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rsidP="00834E29">
      <w:pPr>
        <w:jc w:val="right"/>
        <w:outlineLvl w:val="0"/>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02192943" w:rsidR="00DB1F99" w:rsidRPr="008E510D" w:rsidRDefault="00DB1F99" w:rsidP="00834E29">
      <w:pPr>
        <w:jc w:val="right"/>
        <w:outlineLvl w:val="0"/>
        <w:rPr>
          <w:sz w:val="20"/>
          <w:szCs w:val="20"/>
        </w:rPr>
      </w:pPr>
      <w:r w:rsidRPr="008E510D">
        <w:rPr>
          <w:sz w:val="20"/>
          <w:szCs w:val="20"/>
        </w:rPr>
        <w:t>Submission Date:</w:t>
      </w:r>
      <w:r w:rsidRPr="00253484">
        <w:rPr>
          <w:sz w:val="20"/>
          <w:szCs w:val="20"/>
        </w:rPr>
        <w:t xml:space="preserve"> </w:t>
      </w:r>
      <w:r w:rsidR="004E5E44" w:rsidRPr="00253484">
        <w:rPr>
          <w:sz w:val="20"/>
          <w:szCs w:val="20"/>
        </w:rPr>
        <w:t>2016-</w:t>
      </w:r>
      <w:r w:rsidR="00253484" w:rsidRPr="00253484">
        <w:rPr>
          <w:sz w:val="20"/>
          <w:szCs w:val="20"/>
        </w:rPr>
        <w:t>22</w:t>
      </w:r>
      <w:r w:rsidR="004E5E44" w:rsidRPr="00253484">
        <w:rPr>
          <w:sz w:val="20"/>
          <w:szCs w:val="20"/>
        </w:rPr>
        <w:t>-</w:t>
      </w:r>
      <w:r w:rsidR="00253484" w:rsidRPr="00253484">
        <w:rPr>
          <w:sz w:val="20"/>
          <w:szCs w:val="20"/>
        </w:rPr>
        <w:t>10</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096B3EA1"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w:t>
      </w:r>
      <w:r w:rsidR="009C3B9A">
        <w:rPr>
          <w:sz w:val="20"/>
          <w:szCs w:val="20"/>
        </w:rPr>
        <w:t>3</w:t>
      </w:r>
      <w:r w:rsidR="004C43DA" w:rsidRPr="008E510D">
        <w:rPr>
          <w:sz w:val="20"/>
          <w:szCs w:val="20"/>
        </w:rPr>
        <w:t xml:space="preserve"> </w:t>
      </w:r>
    </w:p>
    <w:p w14:paraId="50F1136D" w14:textId="1FFB5998" w:rsidR="009A7B37" w:rsidRPr="008E510D" w:rsidRDefault="009A7B37">
      <w:pPr>
        <w:pStyle w:val="Caption"/>
        <w:outlineLvl w:val="0"/>
        <w:pPrChange w:id="1" w:author="Lieberman, Joshua" w:date="2016-11-09T21:54:00Z">
          <w:pPr>
            <w:jc w:val="right"/>
          </w:pPr>
        </w:pPrChange>
      </w:pPr>
      <w:r w:rsidRPr="008E510D">
        <w:t xml:space="preserve">Version: </w:t>
      </w:r>
      <w:r w:rsidR="002104D0" w:rsidRPr="008E510D">
        <w:t>0</w:t>
      </w:r>
      <w:r w:rsidR="004E5E44">
        <w:t>.</w:t>
      </w:r>
      <w:ins w:id="2" w:author="Lieberman, Joshua" w:date="2016-11-17T16:41:00Z">
        <w:r w:rsidR="005D34D2">
          <w:t>9</w:t>
        </w:r>
      </w:ins>
      <w:del w:id="3" w:author="Lieberman, Joshua" w:date="2016-11-17T16:41:00Z">
        <w:r w:rsidR="0087145C" w:rsidDel="005D34D2">
          <w:delText>7</w:delText>
        </w:r>
      </w:del>
      <w:bookmarkStart w:id="4" w:name="_GoBack"/>
      <w:bookmarkEnd w:id="4"/>
      <w:r w:rsidR="00D0692D">
        <w:t xml:space="preserve"> </w:t>
      </w:r>
    </w:p>
    <w:p w14:paraId="4B831696" w14:textId="77777777" w:rsidR="009A7B37" w:rsidRPr="008E510D" w:rsidRDefault="009A7B37" w:rsidP="00834E29">
      <w:pPr>
        <w:jc w:val="right"/>
        <w:outlineLvl w:val="0"/>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52E4DCFA"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2104D0" w:rsidRPr="00253484">
        <w:rPr>
          <w:sz w:val="20"/>
          <w:szCs w:val="20"/>
        </w:rPr>
        <w:t xml:space="preserve"> </w:t>
      </w:r>
      <w:r w:rsidR="003E594B" w:rsidRPr="00253484">
        <w:rPr>
          <w:sz w:val="20"/>
          <w:szCs w:val="20"/>
        </w:rPr>
        <w:t xml:space="preserve">Rob Atkinson, </w:t>
      </w:r>
      <w:r w:rsidR="0000110E" w:rsidRPr="00253484">
        <w:rPr>
          <w:sz w:val="20"/>
          <w:szCs w:val="20"/>
        </w:rPr>
        <w:t>David Blodgett</w:t>
      </w:r>
      <w:r w:rsidR="00CA3290" w:rsidRPr="00253484">
        <w:rPr>
          <w:sz w:val="20"/>
          <w:szCs w:val="20"/>
        </w:rPr>
        <w:t>, Irina Dornblut</w:t>
      </w:r>
      <w:ins w:id="5" w:author="Lieberman, Joshua" w:date="2016-11-16T13:37:00Z">
        <w:r w:rsidR="00604248">
          <w:rPr>
            <w:sz w:val="20"/>
            <w:szCs w:val="20"/>
          </w:rPr>
          <w:t xml:space="preserve">, </w:t>
        </w:r>
        <w:proofErr w:type="gramStart"/>
        <w:r w:rsidR="00604248">
          <w:rPr>
            <w:sz w:val="20"/>
            <w:szCs w:val="20"/>
          </w:rPr>
          <w:t>Josh</w:t>
        </w:r>
        <w:proofErr w:type="gramEnd"/>
        <w:r w:rsidR="00604248">
          <w:rPr>
            <w:sz w:val="20"/>
            <w:szCs w:val="20"/>
          </w:rPr>
          <w:t xml:space="preserve"> Lieberman</w:t>
        </w:r>
      </w:ins>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190DCA19" w:rsidR="002104D0" w:rsidRPr="008E510D" w:rsidRDefault="00EC6724" w:rsidP="00B2500C">
      <w:pPr>
        <w:jc w:val="center"/>
        <w:rPr>
          <w:sz w:val="36"/>
          <w:szCs w:val="36"/>
        </w:rPr>
      </w:pPr>
      <w:r w:rsidRPr="008E510D">
        <w:rPr>
          <w:sz w:val="36"/>
          <w:szCs w:val="36"/>
        </w:rPr>
        <w:t>OGC</w:t>
      </w:r>
      <w:proofErr w:type="gramStart"/>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w:t>
      </w:r>
      <w:proofErr w:type="gramEnd"/>
      <w:r w:rsidR="00035727" w:rsidRPr="008E510D">
        <w:rPr>
          <w:sz w:val="36"/>
          <w:szCs w:val="36"/>
        </w:rPr>
        <w:t xml:space="preserve"> 2 –</w:t>
      </w:r>
      <w:r w:rsidR="001F1677" w:rsidRPr="008E510D">
        <w:rPr>
          <w:sz w:val="36"/>
          <w:szCs w:val="36"/>
        </w:rPr>
        <w:t xml:space="preserve"> Part 3</w:t>
      </w:r>
      <w:ins w:id="6" w:author="Lieberman, Joshua" w:date="2016-11-16T14:17:00Z">
        <w:r w:rsidR="00462F6E">
          <w:rPr>
            <w:sz w:val="36"/>
            <w:szCs w:val="36"/>
          </w:rPr>
          <w:t>-1</w:t>
        </w:r>
      </w:ins>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w:t>
      </w:r>
      <w:del w:id="7" w:author="Lieberman, Joshua" w:date="2016-11-16T14:16:00Z">
        <w:r w:rsidR="00B2500C" w:rsidDel="00AE6610">
          <w:rPr>
            <w:sz w:val="36"/>
            <w:szCs w:val="36"/>
          </w:rPr>
          <w:delText xml:space="preserve"> </w:delText>
        </w:r>
        <w:r w:rsidR="00E13A66" w:rsidDel="00AE6610">
          <w:rPr>
            <w:sz w:val="36"/>
            <w:szCs w:val="36"/>
          </w:rPr>
          <w:delText>–</w:delText>
        </w:r>
      </w:del>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rsidP="00834E29">
      <w:pPr>
        <w:pStyle w:val="zzCopyright"/>
        <w:pBdr>
          <w:top w:val="none" w:sz="0" w:space="0" w:color="auto"/>
          <w:left w:val="none" w:sz="0" w:space="0" w:color="auto"/>
          <w:bottom w:val="none" w:sz="0" w:space="0" w:color="auto"/>
          <w:right w:val="none" w:sz="0" w:space="0" w:color="auto"/>
        </w:pBdr>
        <w:jc w:val="center"/>
        <w:outlineLvl w:val="0"/>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834E29">
      <w:pPr>
        <w:jc w:val="center"/>
        <w:outlineLvl w:val="0"/>
        <w:rPr>
          <w:b/>
          <w:bCs/>
        </w:rPr>
      </w:pPr>
      <w:r w:rsidRPr="008E510D">
        <w:rPr>
          <w:b/>
          <w:bCs/>
        </w:rPr>
        <w:t>Warning</w:t>
      </w:r>
    </w:p>
    <w:p w14:paraId="5BB78901" w14:textId="41CC463D"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 xml:space="preserve">This document is not </w:t>
      </w:r>
      <w:ins w:id="8" w:author="Lieberman, Joshua" w:date="2016-11-16T14:16:00Z">
        <w:r w:rsidR="003F0A22">
          <w:rPr>
            <w:rFonts w:ascii="TimesNewRomanPSMT" w:hAnsi="TimesNewRomanPSMT" w:cs="TimesNewRomanPSMT"/>
          </w:rPr>
          <w:t xml:space="preserve">yet </w:t>
        </w:r>
      </w:ins>
      <w:r w:rsidRPr="008E510D">
        <w:rPr>
          <w:rFonts w:ascii="TimesNewRomanPSMT" w:hAnsi="TimesNewRomanPSMT" w:cs="TimesNewRomanPSMT"/>
        </w:rPr>
        <w:t>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652BD257" w:rsidR="00035727" w:rsidRPr="008E510D" w:rsidDel="00A94D96" w:rsidRDefault="00035727" w:rsidP="00035727">
      <w:pPr>
        <w:autoSpaceDE w:val="0"/>
        <w:autoSpaceDN w:val="0"/>
        <w:adjustRightInd w:val="0"/>
        <w:spacing w:after="0"/>
        <w:rPr>
          <w:del w:id="9" w:author="Lieberman, Joshua" w:date="2016-11-17T16:41:00Z"/>
          <w:rFonts w:ascii="TimesNewRomanPSMT" w:hAnsi="TimesNewRomanPSMT" w:cs="TimesNewRomanPSMT"/>
        </w:rPr>
      </w:pPr>
      <w:r w:rsidRPr="008E510D">
        <w:rPr>
          <w:rFonts w:ascii="TimesNewRomanPSMT" w:hAnsi="TimesNewRomanPSMT" w:cs="TimesNewRomanPSMT"/>
        </w:rPr>
        <w:t xml:space="preserve">any relevant patent rights of which they are aware and </w:t>
      </w:r>
      <w:del w:id="10" w:author="Lieberman, Joshua" w:date="2016-11-17T16:42:00Z">
        <w:r w:rsidRPr="008E510D" w:rsidDel="00A94D96">
          <w:rPr>
            <w:rFonts w:ascii="TimesNewRomanPSMT" w:hAnsi="TimesNewRomanPSMT" w:cs="TimesNewRomanPSMT"/>
          </w:rPr>
          <w:delText xml:space="preserve">to </w:delText>
        </w:r>
      </w:del>
      <w:r w:rsidRPr="008E510D">
        <w:rPr>
          <w:rFonts w:ascii="TimesNewRomanPSMT" w:hAnsi="TimesNewRomanPSMT" w:cs="TimesNewRomanPSMT"/>
        </w:rPr>
        <w:t>provide supporting</w:t>
      </w:r>
      <w:ins w:id="11" w:author="Lieberman, Joshua" w:date="2016-11-17T16:41:00Z">
        <w:r w:rsidR="00A94D96">
          <w:rPr>
            <w:rFonts w:ascii="TimesNewRomanPSMT" w:hAnsi="TimesNewRomanPSMT" w:cs="TimesNewRomanPSMT"/>
            <w:lang w:val="fr-CH"/>
          </w:rPr>
          <w:t xml:space="preserve"> </w:t>
        </w:r>
      </w:ins>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12"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rsidP="00834E29">
      <w:pPr>
        <w:pStyle w:val="TOCHeading"/>
        <w:outlineLvl w:val="0"/>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TOCHeading"/>
          </w:pPr>
        </w:p>
        <w:p w14:paraId="6B9F0701" w14:textId="77777777" w:rsidR="00BC5D5D" w:rsidRDefault="0028056A">
          <w:pPr>
            <w:pStyle w:val="TOC1"/>
            <w:tabs>
              <w:tab w:val="left" w:pos="480"/>
              <w:tab w:val="right" w:leader="dot" w:pos="8630"/>
            </w:tabs>
            <w:rPr>
              <w:ins w:id="13" w:author="Lieberman, Joshua" w:date="2016-11-18T09:53:00Z"/>
              <w:rFonts w:asciiTheme="minorHAnsi" w:eastAsiaTheme="minorEastAsia" w:hAnsiTheme="minorHAnsi" w:cstheme="minorBidi"/>
              <w:noProof/>
            </w:rPr>
          </w:pPr>
          <w:r>
            <w:fldChar w:fldCharType="begin"/>
          </w:r>
          <w:r>
            <w:instrText xml:space="preserve"> TOC \o "1-3" \h \z</w:instrText>
          </w:r>
          <w:del w:id="14" w:author="Lieberman, Joshua" w:date="2016-11-17T16:26:00Z">
            <w:r w:rsidDel="0084544E">
              <w:delInstrText xml:space="preserve"> \u</w:delInstrText>
            </w:r>
          </w:del>
          <w:r>
            <w:instrText xml:space="preserve"> </w:instrText>
          </w:r>
          <w:r>
            <w:fldChar w:fldCharType="separate"/>
          </w:r>
          <w:ins w:id="15" w:author="Lieberman, Joshua" w:date="2016-11-18T09:53:00Z">
            <w:r w:rsidR="00BC5D5D" w:rsidRPr="00E21202">
              <w:rPr>
                <w:rStyle w:val="Hyperlink"/>
                <w:noProof/>
              </w:rPr>
              <w:fldChar w:fldCharType="begin"/>
            </w:r>
            <w:r w:rsidR="00BC5D5D" w:rsidRPr="00E21202">
              <w:rPr>
                <w:rStyle w:val="Hyperlink"/>
                <w:noProof/>
              </w:rPr>
              <w:instrText xml:space="preserve"> </w:instrText>
            </w:r>
            <w:r w:rsidR="00BC5D5D">
              <w:rPr>
                <w:noProof/>
              </w:rPr>
              <w:instrText>HYPERLINK \l "_Toc467226133"</w:instrText>
            </w:r>
            <w:r w:rsidR="00BC5D5D" w:rsidRPr="00E21202">
              <w:rPr>
                <w:rStyle w:val="Hyperlink"/>
                <w:noProof/>
              </w:rPr>
              <w:instrText xml:space="preserve"> </w:instrText>
            </w:r>
            <w:r w:rsidR="00BC5D5D" w:rsidRPr="00E21202">
              <w:rPr>
                <w:rStyle w:val="Hyperlink"/>
                <w:noProof/>
              </w:rPr>
              <w:fldChar w:fldCharType="separate"/>
            </w:r>
            <w:r w:rsidR="00BC5D5D" w:rsidRPr="00E21202">
              <w:rPr>
                <w:rStyle w:val="Hyperlink"/>
                <w:noProof/>
              </w:rPr>
              <w:t>1.</w:t>
            </w:r>
            <w:r w:rsidR="00BC5D5D">
              <w:rPr>
                <w:rFonts w:asciiTheme="minorHAnsi" w:eastAsiaTheme="minorEastAsia" w:hAnsiTheme="minorHAnsi" w:cstheme="minorBidi"/>
                <w:noProof/>
              </w:rPr>
              <w:tab/>
            </w:r>
            <w:r w:rsidR="00BC5D5D" w:rsidRPr="00E21202">
              <w:rPr>
                <w:rStyle w:val="Hyperlink"/>
                <w:noProof/>
              </w:rPr>
              <w:t>Scope</w:t>
            </w:r>
            <w:r w:rsidR="00BC5D5D">
              <w:rPr>
                <w:noProof/>
                <w:webHidden/>
              </w:rPr>
              <w:tab/>
            </w:r>
            <w:r w:rsidR="00BC5D5D">
              <w:rPr>
                <w:noProof/>
                <w:webHidden/>
              </w:rPr>
              <w:fldChar w:fldCharType="begin"/>
            </w:r>
            <w:r w:rsidR="00BC5D5D">
              <w:rPr>
                <w:noProof/>
                <w:webHidden/>
              </w:rPr>
              <w:instrText xml:space="preserve"> PAGEREF _Toc467226133 \h </w:instrText>
            </w:r>
          </w:ins>
          <w:r w:rsidR="00BC5D5D">
            <w:rPr>
              <w:noProof/>
              <w:webHidden/>
            </w:rPr>
          </w:r>
          <w:r w:rsidR="00BC5D5D">
            <w:rPr>
              <w:noProof/>
              <w:webHidden/>
            </w:rPr>
            <w:fldChar w:fldCharType="separate"/>
          </w:r>
          <w:ins w:id="16" w:author="Lieberman, Joshua" w:date="2016-11-18T09:53:00Z">
            <w:r w:rsidR="00BC5D5D">
              <w:rPr>
                <w:noProof/>
                <w:webHidden/>
              </w:rPr>
              <w:t>1</w:t>
            </w:r>
            <w:r w:rsidR="00BC5D5D">
              <w:rPr>
                <w:noProof/>
                <w:webHidden/>
              </w:rPr>
              <w:fldChar w:fldCharType="end"/>
            </w:r>
            <w:r w:rsidR="00BC5D5D" w:rsidRPr="00E21202">
              <w:rPr>
                <w:rStyle w:val="Hyperlink"/>
                <w:noProof/>
              </w:rPr>
              <w:fldChar w:fldCharType="end"/>
            </w:r>
          </w:ins>
        </w:p>
        <w:p w14:paraId="4EDCB277" w14:textId="77777777" w:rsidR="00BC5D5D" w:rsidRDefault="00BC5D5D">
          <w:pPr>
            <w:pStyle w:val="TOC1"/>
            <w:tabs>
              <w:tab w:val="left" w:pos="480"/>
              <w:tab w:val="right" w:leader="dot" w:pos="8630"/>
            </w:tabs>
            <w:rPr>
              <w:ins w:id="17" w:author="Lieberman, Joshua" w:date="2016-11-18T09:53:00Z"/>
              <w:rFonts w:asciiTheme="minorHAnsi" w:eastAsiaTheme="minorEastAsia" w:hAnsiTheme="minorHAnsi" w:cstheme="minorBidi"/>
              <w:noProof/>
            </w:rPr>
          </w:pPr>
          <w:ins w:id="1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"_Toc467226134"</w:instrText>
            </w:r>
            <w:r w:rsidRPr="00E21202">
              <w:rPr>
                <w:rStyle w:val="Hyperlink"/>
                <w:noProof/>
              </w:rPr>
              <w:instrText xml:space="preserve"> </w:instrText>
            </w:r>
            <w:r w:rsidRPr="00E21202">
              <w:rPr>
                <w:rStyle w:val="Hyperlink"/>
                <w:noProof/>
              </w:rPr>
              <w:fldChar w:fldCharType="separate"/>
            </w:r>
            <w:r w:rsidRPr="00E21202">
              <w:rPr>
                <w:rStyle w:val="Hyperlink"/>
                <w:noProof/>
              </w:rPr>
              <w:t>2.</w:t>
            </w:r>
            <w:r>
              <w:rPr>
                <w:rFonts w:asciiTheme="minorHAnsi" w:eastAsiaTheme="minorEastAsia" w:hAnsiTheme="minorHAnsi" w:cstheme="minorBidi"/>
                <w:noProof/>
              </w:rPr>
              <w:tab/>
            </w:r>
            <w:r w:rsidRPr="00E21202">
              <w:rPr>
                <w:rStyle w:val="Hyperlink"/>
                <w:noProof/>
              </w:rPr>
              <w:t>Conformance</w:t>
            </w:r>
            <w:r>
              <w:rPr>
                <w:noProof/>
                <w:webHidden/>
              </w:rPr>
              <w:tab/>
            </w:r>
            <w:r>
              <w:rPr>
                <w:noProof/>
                <w:webHidden/>
              </w:rPr>
              <w:fldChar w:fldCharType="begin"/>
            </w:r>
            <w:r>
              <w:rPr>
                <w:noProof/>
                <w:webHidden/>
              </w:rPr>
              <w:instrText xml:space="preserve"> PAGEREF _Toc467226134 \h </w:instrText>
            </w:r>
          </w:ins>
          <w:r>
            <w:rPr>
              <w:noProof/>
              <w:webHidden/>
            </w:rPr>
          </w:r>
          <w:r>
            <w:rPr>
              <w:noProof/>
              <w:webHidden/>
            </w:rPr>
            <w:fldChar w:fldCharType="separate"/>
          </w:r>
          <w:ins w:id="19" w:author="Lieberman, Joshua" w:date="2016-11-18T09:53:00Z">
            <w:r>
              <w:rPr>
                <w:noProof/>
                <w:webHidden/>
              </w:rPr>
              <w:t>3</w:t>
            </w:r>
            <w:r>
              <w:rPr>
                <w:noProof/>
                <w:webHidden/>
              </w:rPr>
              <w:fldChar w:fldCharType="end"/>
            </w:r>
            <w:r w:rsidRPr="00E21202">
              <w:rPr>
                <w:rStyle w:val="Hyperlink"/>
                <w:noProof/>
              </w:rPr>
              <w:fldChar w:fldCharType="end"/>
            </w:r>
          </w:ins>
        </w:p>
        <w:p w14:paraId="03B757E0" w14:textId="77777777" w:rsidR="00BC5D5D" w:rsidRDefault="00BC5D5D">
          <w:pPr>
            <w:pStyle w:val="TOC1"/>
            <w:tabs>
              <w:tab w:val="left" w:pos="480"/>
              <w:tab w:val="right" w:leader="dot" w:pos="8630"/>
            </w:tabs>
            <w:rPr>
              <w:ins w:id="20" w:author="Lieberman, Joshua" w:date="2016-11-18T09:53:00Z"/>
              <w:rFonts w:asciiTheme="minorHAnsi" w:eastAsiaTheme="minorEastAsia" w:hAnsiTheme="minorHAnsi" w:cstheme="minorBidi"/>
              <w:noProof/>
            </w:rPr>
          </w:pPr>
          <w:ins w:id="2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"_Toc467226135"</w:instrText>
            </w:r>
            <w:r w:rsidRPr="00E21202">
              <w:rPr>
                <w:rStyle w:val="Hyperlink"/>
                <w:noProof/>
              </w:rPr>
              <w:instrText xml:space="preserve"> </w:instrText>
            </w:r>
            <w:r w:rsidRPr="00E21202">
              <w:rPr>
                <w:rStyle w:val="Hyperlink"/>
                <w:noProof/>
              </w:rPr>
              <w:fldChar w:fldCharType="separate"/>
            </w:r>
            <w:r w:rsidRPr="00E21202">
              <w:rPr>
                <w:rStyle w:val="Hyperlink"/>
                <w:noProof/>
              </w:rPr>
              <w:t>3.</w:t>
            </w:r>
            <w:r>
              <w:rPr>
                <w:rFonts w:asciiTheme="minorHAnsi" w:eastAsiaTheme="minorEastAsia" w:hAnsiTheme="minorHAnsi" w:cstheme="minorBidi"/>
                <w:noProof/>
              </w:rPr>
              <w:tab/>
            </w:r>
            <w:r w:rsidRPr="00E21202">
              <w:rPr>
                <w:rStyle w:val="Hyperlink"/>
                <w:noProof/>
              </w:rPr>
              <w:t>Normative References</w:t>
            </w:r>
            <w:r>
              <w:rPr>
                <w:noProof/>
                <w:webHidden/>
              </w:rPr>
              <w:tab/>
            </w:r>
            <w:r>
              <w:rPr>
                <w:noProof/>
                <w:webHidden/>
              </w:rPr>
              <w:fldChar w:fldCharType="begin"/>
            </w:r>
            <w:r>
              <w:rPr>
                <w:noProof/>
                <w:webHidden/>
              </w:rPr>
              <w:instrText xml:space="preserve"> PAGEREF _Toc467226135 \h </w:instrText>
            </w:r>
          </w:ins>
          <w:r>
            <w:rPr>
              <w:noProof/>
              <w:webHidden/>
            </w:rPr>
          </w:r>
          <w:r>
            <w:rPr>
              <w:noProof/>
              <w:webHidden/>
            </w:rPr>
            <w:fldChar w:fldCharType="separate"/>
          </w:r>
          <w:ins w:id="22" w:author="Lieberman, Joshua" w:date="2016-11-18T09:53:00Z">
            <w:r>
              <w:rPr>
                <w:noProof/>
                <w:webHidden/>
              </w:rPr>
              <w:t>4</w:t>
            </w:r>
            <w:r>
              <w:rPr>
                <w:noProof/>
                <w:webHidden/>
              </w:rPr>
              <w:fldChar w:fldCharType="end"/>
            </w:r>
            <w:r w:rsidRPr="00E21202">
              <w:rPr>
                <w:rStyle w:val="Hyperlink"/>
                <w:noProof/>
              </w:rPr>
              <w:fldChar w:fldCharType="end"/>
            </w:r>
          </w:ins>
        </w:p>
        <w:p w14:paraId="2BB2DB48" w14:textId="77777777" w:rsidR="00BC5D5D" w:rsidRDefault="00BC5D5D">
          <w:pPr>
            <w:pStyle w:val="TOC1"/>
            <w:tabs>
              <w:tab w:val="left" w:pos="480"/>
              <w:tab w:val="right" w:leader="dot" w:pos="8630"/>
            </w:tabs>
            <w:rPr>
              <w:ins w:id="23" w:author="Lieberman, Joshua" w:date="2016-11-18T09:53:00Z"/>
              <w:rFonts w:asciiTheme="minorHAnsi" w:eastAsiaTheme="minorEastAsia" w:hAnsiTheme="minorHAnsi" w:cstheme="minorBidi"/>
              <w:noProof/>
            </w:rPr>
          </w:pPr>
          <w:ins w:id="2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"_Toc467226136"</w:instrText>
            </w:r>
            <w:r w:rsidRPr="00E21202">
              <w:rPr>
                <w:rStyle w:val="Hyperlink"/>
                <w:noProof/>
              </w:rPr>
              <w:instrText xml:space="preserve"> </w:instrText>
            </w:r>
            <w:r w:rsidRPr="00E21202">
              <w:rPr>
                <w:rStyle w:val="Hyperlink"/>
                <w:noProof/>
              </w:rPr>
              <w:fldChar w:fldCharType="separate"/>
            </w:r>
            <w:r w:rsidRPr="00E21202">
              <w:rPr>
                <w:rStyle w:val="Hyperlink"/>
                <w:noProof/>
              </w:rPr>
              <w:t>4.</w:t>
            </w:r>
            <w:r>
              <w:rPr>
                <w:rFonts w:asciiTheme="minorHAnsi" w:eastAsiaTheme="minorEastAsia" w:hAnsiTheme="minorHAnsi" w:cstheme="minorBidi"/>
                <w:noProof/>
              </w:rPr>
              <w:tab/>
            </w:r>
            <w:r w:rsidRPr="00E21202">
              <w:rPr>
                <w:rStyle w:val="Hyperlink"/>
                <w:noProof/>
              </w:rPr>
              <w:t>Terms and Definitions</w:t>
            </w:r>
            <w:r>
              <w:rPr>
                <w:noProof/>
                <w:webHidden/>
              </w:rPr>
              <w:tab/>
            </w:r>
            <w:r>
              <w:rPr>
                <w:noProof/>
                <w:webHidden/>
              </w:rPr>
              <w:fldChar w:fldCharType="begin"/>
            </w:r>
            <w:r>
              <w:rPr>
                <w:noProof/>
                <w:webHidden/>
              </w:rPr>
              <w:instrText xml:space="preserve"> PAGEREF _Toc467226136 \h </w:instrText>
            </w:r>
          </w:ins>
          <w:r>
            <w:rPr>
              <w:noProof/>
              <w:webHidden/>
            </w:rPr>
          </w:r>
          <w:r>
            <w:rPr>
              <w:noProof/>
              <w:webHidden/>
            </w:rPr>
            <w:fldChar w:fldCharType="separate"/>
          </w:r>
          <w:ins w:id="25" w:author="Lieberman, Joshua" w:date="2016-11-18T09:53:00Z">
            <w:r>
              <w:rPr>
                <w:noProof/>
                <w:webHidden/>
              </w:rPr>
              <w:t>5</w:t>
            </w:r>
            <w:r>
              <w:rPr>
                <w:noProof/>
                <w:webHidden/>
              </w:rPr>
              <w:fldChar w:fldCharType="end"/>
            </w:r>
            <w:r w:rsidRPr="00E21202">
              <w:rPr>
                <w:rStyle w:val="Hyperlink"/>
                <w:noProof/>
              </w:rPr>
              <w:fldChar w:fldCharType="end"/>
            </w:r>
          </w:ins>
        </w:p>
        <w:p w14:paraId="079327C3" w14:textId="77777777" w:rsidR="00BC5D5D" w:rsidRDefault="00BC5D5D">
          <w:pPr>
            <w:pStyle w:val="TOC1"/>
            <w:tabs>
              <w:tab w:val="left" w:pos="480"/>
              <w:tab w:val="right" w:leader="dot" w:pos="8630"/>
            </w:tabs>
            <w:rPr>
              <w:ins w:id="26" w:author="Lieberman, Joshua" w:date="2016-11-18T09:53:00Z"/>
              <w:rFonts w:asciiTheme="minorHAnsi" w:eastAsiaTheme="minorEastAsia" w:hAnsiTheme="minorHAnsi" w:cstheme="minorBidi"/>
              <w:noProof/>
            </w:rPr>
          </w:pPr>
          <w:ins w:id="2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"_Toc467226137"</w:instrText>
            </w:r>
            <w:r w:rsidRPr="00E21202">
              <w:rPr>
                <w:rStyle w:val="Hyperlink"/>
                <w:noProof/>
              </w:rPr>
              <w:instrText xml:space="preserve"> </w:instrText>
            </w:r>
            <w:r w:rsidRPr="00E21202">
              <w:rPr>
                <w:rStyle w:val="Hyperlink"/>
                <w:noProof/>
              </w:rPr>
              <w:fldChar w:fldCharType="separate"/>
            </w:r>
            <w:r w:rsidRPr="00E21202">
              <w:rPr>
                <w:rStyle w:val="Hyperlink"/>
                <w:noProof/>
              </w:rPr>
              <w:t>5.</w:t>
            </w:r>
            <w:r>
              <w:rPr>
                <w:rFonts w:asciiTheme="minorHAnsi" w:eastAsiaTheme="minorEastAsia" w:hAnsiTheme="minorHAnsi" w:cstheme="minorBidi"/>
                <w:noProof/>
              </w:rPr>
              <w:tab/>
            </w:r>
            <w:r w:rsidRPr="00E21202">
              <w:rPr>
                <w:rStyle w:val="Hyperlink"/>
                <w:noProof/>
              </w:rPr>
              <w:t>Conventions</w:t>
            </w:r>
            <w:r>
              <w:rPr>
                <w:noProof/>
                <w:webHidden/>
              </w:rPr>
              <w:tab/>
            </w:r>
            <w:r>
              <w:rPr>
                <w:noProof/>
                <w:webHidden/>
              </w:rPr>
              <w:fldChar w:fldCharType="begin"/>
            </w:r>
            <w:r>
              <w:rPr>
                <w:noProof/>
                <w:webHidden/>
              </w:rPr>
              <w:instrText xml:space="preserve"> PAGEREF _Toc467226137 \h </w:instrText>
            </w:r>
          </w:ins>
          <w:r>
            <w:rPr>
              <w:noProof/>
              <w:webHidden/>
            </w:rPr>
          </w:r>
          <w:r>
            <w:rPr>
              <w:noProof/>
              <w:webHidden/>
            </w:rPr>
            <w:fldChar w:fldCharType="separate"/>
          </w:r>
          <w:ins w:id="28" w:author="Lieberman, Joshua" w:date="2016-11-18T09:53:00Z">
            <w:r>
              <w:rPr>
                <w:noProof/>
                <w:webHidden/>
              </w:rPr>
              <w:t>14</w:t>
            </w:r>
            <w:r>
              <w:rPr>
                <w:noProof/>
                <w:webHidden/>
              </w:rPr>
              <w:fldChar w:fldCharType="end"/>
            </w:r>
            <w:r w:rsidRPr="00E21202">
              <w:rPr>
                <w:rStyle w:val="Hyperlink"/>
                <w:noProof/>
              </w:rPr>
              <w:fldChar w:fldCharType="end"/>
            </w:r>
          </w:ins>
        </w:p>
        <w:p w14:paraId="336905B5" w14:textId="77777777" w:rsidR="00BC5D5D" w:rsidRDefault="00BC5D5D">
          <w:pPr>
            <w:pStyle w:val="TOC2"/>
            <w:tabs>
              <w:tab w:val="left" w:pos="960"/>
              <w:tab w:val="right" w:leader="dot" w:pos="8630"/>
            </w:tabs>
            <w:rPr>
              <w:ins w:id="29" w:author="Lieberman, Joshua" w:date="2016-11-18T09:53:00Z"/>
              <w:rFonts w:asciiTheme="minorHAnsi" w:eastAsiaTheme="minorEastAsia" w:hAnsiTheme="minorHAnsi" w:cstheme="minorBidi"/>
              <w:noProof/>
            </w:rPr>
          </w:pPr>
          <w:ins w:id="3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"_Toc467226138"</w:instrText>
            </w:r>
            <w:r w:rsidRPr="00E21202">
              <w:rPr>
                <w:rStyle w:val="Hyperlink"/>
                <w:noProof/>
              </w:rPr>
              <w:instrText xml:space="preserve"> </w:instrText>
            </w:r>
            <w:r w:rsidRPr="00E21202">
              <w:rPr>
                <w:rStyle w:val="Hyperlink"/>
                <w:noProof/>
              </w:rPr>
              <w:fldChar w:fldCharType="separate"/>
            </w:r>
            <w:r w:rsidRPr="00E21202">
              <w:rPr>
                <w:rStyle w:val="Hyperlink"/>
                <w:noProof/>
              </w:rPr>
              <w:t>5.1</w:t>
            </w:r>
            <w:r>
              <w:rPr>
                <w:rFonts w:asciiTheme="minorHAnsi" w:eastAsiaTheme="minorEastAsia" w:hAnsiTheme="minorHAnsi" w:cstheme="minorBidi"/>
                <w:noProof/>
              </w:rPr>
              <w:tab/>
            </w:r>
            <w:r w:rsidRPr="00E21202">
              <w:rPr>
                <w:rStyle w:val="Hyperlink"/>
                <w:noProof/>
              </w:rPr>
              <w:t>Identifiers</w:t>
            </w:r>
            <w:r>
              <w:rPr>
                <w:noProof/>
                <w:webHidden/>
              </w:rPr>
              <w:tab/>
            </w:r>
            <w:r>
              <w:rPr>
                <w:noProof/>
                <w:webHidden/>
              </w:rPr>
              <w:fldChar w:fldCharType="begin"/>
            </w:r>
            <w:r>
              <w:rPr>
                <w:noProof/>
                <w:webHidden/>
              </w:rPr>
              <w:instrText xml:space="preserve"> PAGEREF _Toc467226138 \h </w:instrText>
            </w:r>
          </w:ins>
          <w:r>
            <w:rPr>
              <w:noProof/>
              <w:webHidden/>
            </w:rPr>
          </w:r>
          <w:r>
            <w:rPr>
              <w:noProof/>
              <w:webHidden/>
            </w:rPr>
            <w:fldChar w:fldCharType="separate"/>
          </w:r>
          <w:ins w:id="31" w:author="Lieberman, Joshua" w:date="2016-11-18T09:53:00Z">
            <w:r>
              <w:rPr>
                <w:noProof/>
                <w:webHidden/>
              </w:rPr>
              <w:t>14</w:t>
            </w:r>
            <w:r>
              <w:rPr>
                <w:noProof/>
                <w:webHidden/>
              </w:rPr>
              <w:fldChar w:fldCharType="end"/>
            </w:r>
            <w:r w:rsidRPr="00E21202">
              <w:rPr>
                <w:rStyle w:val="Hyperlink"/>
                <w:noProof/>
              </w:rPr>
              <w:fldChar w:fldCharType="end"/>
            </w:r>
          </w:ins>
        </w:p>
        <w:p w14:paraId="5F0CCE7D" w14:textId="77777777" w:rsidR="00BC5D5D" w:rsidRDefault="00BC5D5D">
          <w:pPr>
            <w:pStyle w:val="TOC2"/>
            <w:tabs>
              <w:tab w:val="left" w:pos="960"/>
              <w:tab w:val="right" w:leader="dot" w:pos="8630"/>
            </w:tabs>
            <w:rPr>
              <w:ins w:id="32" w:author="Lieberman, Joshua" w:date="2016-11-18T09:53:00Z"/>
              <w:rFonts w:asciiTheme="minorHAnsi" w:eastAsiaTheme="minorEastAsia" w:hAnsiTheme="minorHAnsi" w:cstheme="minorBidi"/>
              <w:noProof/>
            </w:rPr>
          </w:pPr>
          <w:ins w:id="3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"_Toc467226139"</w:instrText>
            </w:r>
            <w:r w:rsidRPr="00E21202">
              <w:rPr>
                <w:rStyle w:val="Hyperlink"/>
                <w:noProof/>
              </w:rPr>
              <w:instrText xml:space="preserve"> </w:instrText>
            </w:r>
            <w:r w:rsidRPr="00E21202">
              <w:rPr>
                <w:rStyle w:val="Hyperlink"/>
                <w:noProof/>
              </w:rPr>
              <w:fldChar w:fldCharType="separate"/>
            </w:r>
            <w:r w:rsidRPr="00E21202">
              <w:rPr>
                <w:rStyle w:val="Hyperlink"/>
                <w:noProof/>
              </w:rPr>
              <w:t>5.2</w:t>
            </w:r>
            <w:r>
              <w:rPr>
                <w:rFonts w:asciiTheme="minorHAnsi" w:eastAsiaTheme="minorEastAsia" w:hAnsiTheme="minorHAnsi" w:cstheme="minorBidi"/>
                <w:noProof/>
              </w:rPr>
              <w:tab/>
            </w:r>
            <w:r w:rsidRPr="00E21202">
              <w:rPr>
                <w:rStyle w:val="Hyperlink"/>
                <w:noProof/>
              </w:rPr>
              <w:t>Symbols (and abbreviated terms)</w:t>
            </w:r>
            <w:r>
              <w:rPr>
                <w:noProof/>
                <w:webHidden/>
              </w:rPr>
              <w:tab/>
            </w:r>
            <w:r>
              <w:rPr>
                <w:noProof/>
                <w:webHidden/>
              </w:rPr>
              <w:fldChar w:fldCharType="begin"/>
            </w:r>
            <w:r>
              <w:rPr>
                <w:noProof/>
                <w:webHidden/>
              </w:rPr>
              <w:instrText xml:space="preserve"> PAGEREF _Toc467226139 \h </w:instrText>
            </w:r>
          </w:ins>
          <w:r>
            <w:rPr>
              <w:noProof/>
              <w:webHidden/>
            </w:rPr>
          </w:r>
          <w:r>
            <w:rPr>
              <w:noProof/>
              <w:webHidden/>
            </w:rPr>
            <w:fldChar w:fldCharType="separate"/>
          </w:r>
          <w:ins w:id="34" w:author="Lieberman, Joshua" w:date="2016-11-18T09:53:00Z">
            <w:r>
              <w:rPr>
                <w:noProof/>
                <w:webHidden/>
              </w:rPr>
              <w:t>14</w:t>
            </w:r>
            <w:r>
              <w:rPr>
                <w:noProof/>
                <w:webHidden/>
              </w:rPr>
              <w:fldChar w:fldCharType="end"/>
            </w:r>
            <w:r w:rsidRPr="00E21202">
              <w:rPr>
                <w:rStyle w:val="Hyperlink"/>
                <w:noProof/>
              </w:rPr>
              <w:fldChar w:fldCharType="end"/>
            </w:r>
          </w:ins>
        </w:p>
        <w:p w14:paraId="095A742B" w14:textId="77777777" w:rsidR="00BC5D5D" w:rsidRDefault="00BC5D5D">
          <w:pPr>
            <w:pStyle w:val="TOC2"/>
            <w:tabs>
              <w:tab w:val="left" w:pos="960"/>
              <w:tab w:val="right" w:leader="dot" w:pos="8630"/>
            </w:tabs>
            <w:rPr>
              <w:ins w:id="35" w:author="Lieberman, Joshua" w:date="2016-11-18T09:53:00Z"/>
              <w:rFonts w:asciiTheme="minorHAnsi" w:eastAsiaTheme="minorEastAsia" w:hAnsiTheme="minorHAnsi" w:cstheme="minorBidi"/>
              <w:noProof/>
            </w:rPr>
          </w:pPr>
          <w:ins w:id="3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"_Toc467226140"</w:instrText>
            </w:r>
            <w:r w:rsidRPr="00E21202">
              <w:rPr>
                <w:rStyle w:val="Hyperlink"/>
                <w:noProof/>
              </w:rPr>
              <w:instrText xml:space="preserve"> </w:instrText>
            </w:r>
            <w:r w:rsidRPr="00E21202">
              <w:rPr>
                <w:rStyle w:val="Hyperlink"/>
                <w:noProof/>
              </w:rPr>
              <w:fldChar w:fldCharType="separate"/>
            </w:r>
            <w:r w:rsidRPr="00E21202">
              <w:rPr>
                <w:rStyle w:val="Hyperlink"/>
                <w:noProof/>
              </w:rPr>
              <w:t>5.3</w:t>
            </w:r>
            <w:r>
              <w:rPr>
                <w:rFonts w:asciiTheme="minorHAnsi" w:eastAsiaTheme="minorEastAsia" w:hAnsiTheme="minorHAnsi" w:cstheme="minorBidi"/>
                <w:noProof/>
              </w:rPr>
              <w:tab/>
            </w:r>
            <w:r w:rsidRPr="00E21202">
              <w:rPr>
                <w:rStyle w:val="Hyperlink"/>
                <w:noProof/>
              </w:rPr>
              <w:t>UML notation</w:t>
            </w:r>
            <w:r>
              <w:rPr>
                <w:noProof/>
                <w:webHidden/>
              </w:rPr>
              <w:tab/>
            </w:r>
            <w:r>
              <w:rPr>
                <w:noProof/>
                <w:webHidden/>
              </w:rPr>
              <w:fldChar w:fldCharType="begin"/>
            </w:r>
            <w:r>
              <w:rPr>
                <w:noProof/>
                <w:webHidden/>
              </w:rPr>
              <w:instrText xml:space="preserve"> PAGEREF _Toc467226140 \h </w:instrText>
            </w:r>
          </w:ins>
          <w:r>
            <w:rPr>
              <w:noProof/>
              <w:webHidden/>
            </w:rPr>
          </w:r>
          <w:r>
            <w:rPr>
              <w:noProof/>
              <w:webHidden/>
            </w:rPr>
            <w:fldChar w:fldCharType="separate"/>
          </w:r>
          <w:ins w:id="37" w:author="Lieberman, Joshua" w:date="2016-11-18T09:53:00Z">
            <w:r>
              <w:rPr>
                <w:noProof/>
                <w:webHidden/>
              </w:rPr>
              <w:t>15</w:t>
            </w:r>
            <w:r>
              <w:rPr>
                <w:noProof/>
                <w:webHidden/>
              </w:rPr>
              <w:fldChar w:fldCharType="end"/>
            </w:r>
            <w:r w:rsidRPr="00E21202">
              <w:rPr>
                <w:rStyle w:val="Hyperlink"/>
                <w:noProof/>
              </w:rPr>
              <w:fldChar w:fldCharType="end"/>
            </w:r>
          </w:ins>
        </w:p>
        <w:p w14:paraId="6E275888" w14:textId="77777777" w:rsidR="00BC5D5D" w:rsidRDefault="00BC5D5D">
          <w:pPr>
            <w:pStyle w:val="TOC2"/>
            <w:tabs>
              <w:tab w:val="left" w:pos="960"/>
              <w:tab w:val="right" w:leader="dot" w:pos="8630"/>
            </w:tabs>
            <w:rPr>
              <w:ins w:id="38" w:author="Lieberman, Joshua" w:date="2016-11-18T09:53:00Z"/>
              <w:rFonts w:asciiTheme="minorHAnsi" w:eastAsiaTheme="minorEastAsia" w:hAnsiTheme="minorHAnsi" w:cstheme="minorBidi"/>
              <w:noProof/>
            </w:rPr>
          </w:pPr>
          <w:ins w:id="3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"_Toc467226141"</w:instrText>
            </w:r>
            <w:r w:rsidRPr="00E21202">
              <w:rPr>
                <w:rStyle w:val="Hyperlink"/>
                <w:noProof/>
              </w:rPr>
              <w:instrText xml:space="preserve"> </w:instrText>
            </w:r>
            <w:r w:rsidRPr="00E21202">
              <w:rPr>
                <w:rStyle w:val="Hyperlink"/>
                <w:noProof/>
              </w:rPr>
              <w:fldChar w:fldCharType="separate"/>
            </w:r>
            <w:r w:rsidRPr="00E21202">
              <w:rPr>
                <w:rStyle w:val="Hyperlink"/>
                <w:noProof/>
              </w:rPr>
              <w:t>5.4</w:t>
            </w:r>
            <w:r>
              <w:rPr>
                <w:rFonts w:asciiTheme="minorHAnsi" w:eastAsiaTheme="minorEastAsia" w:hAnsiTheme="minorHAnsi" w:cstheme="minorBidi"/>
                <w:noProof/>
              </w:rPr>
              <w:tab/>
            </w:r>
            <w:r w:rsidRPr="00E21202">
              <w:rPr>
                <w:rStyle w:val="Hyperlink"/>
                <w:noProof/>
              </w:rPr>
              <w:t>WMO Terminology</w:t>
            </w:r>
            <w:r>
              <w:rPr>
                <w:noProof/>
                <w:webHidden/>
              </w:rPr>
              <w:tab/>
            </w:r>
            <w:r>
              <w:rPr>
                <w:noProof/>
                <w:webHidden/>
              </w:rPr>
              <w:fldChar w:fldCharType="begin"/>
            </w:r>
            <w:r>
              <w:rPr>
                <w:noProof/>
                <w:webHidden/>
              </w:rPr>
              <w:instrText xml:space="preserve"> PAGEREF _Toc467226141 \h </w:instrText>
            </w:r>
          </w:ins>
          <w:r>
            <w:rPr>
              <w:noProof/>
              <w:webHidden/>
            </w:rPr>
          </w:r>
          <w:r>
            <w:rPr>
              <w:noProof/>
              <w:webHidden/>
            </w:rPr>
            <w:fldChar w:fldCharType="separate"/>
          </w:r>
          <w:ins w:id="40" w:author="Lieberman, Joshua" w:date="2016-11-18T09:53:00Z">
            <w:r>
              <w:rPr>
                <w:noProof/>
                <w:webHidden/>
              </w:rPr>
              <w:t>15</w:t>
            </w:r>
            <w:r>
              <w:rPr>
                <w:noProof/>
                <w:webHidden/>
              </w:rPr>
              <w:fldChar w:fldCharType="end"/>
            </w:r>
            <w:r w:rsidRPr="00E21202">
              <w:rPr>
                <w:rStyle w:val="Hyperlink"/>
                <w:noProof/>
              </w:rPr>
              <w:fldChar w:fldCharType="end"/>
            </w:r>
          </w:ins>
        </w:p>
        <w:p w14:paraId="767C3B1C" w14:textId="77777777" w:rsidR="00BC5D5D" w:rsidRDefault="00BC5D5D">
          <w:pPr>
            <w:pStyle w:val="TOC2"/>
            <w:tabs>
              <w:tab w:val="left" w:pos="960"/>
              <w:tab w:val="right" w:leader="dot" w:pos="8630"/>
            </w:tabs>
            <w:rPr>
              <w:ins w:id="41" w:author="Lieberman, Joshua" w:date="2016-11-18T09:53:00Z"/>
              <w:rFonts w:asciiTheme="minorHAnsi" w:eastAsiaTheme="minorEastAsia" w:hAnsiTheme="minorHAnsi" w:cstheme="minorBidi"/>
              <w:noProof/>
            </w:rPr>
          </w:pPr>
          <w:ins w:id="4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"_Toc467226142"</w:instrText>
            </w:r>
            <w:r w:rsidRPr="00E21202">
              <w:rPr>
                <w:rStyle w:val="Hyperlink"/>
                <w:noProof/>
              </w:rPr>
              <w:instrText xml:space="preserve"> </w:instrText>
            </w:r>
            <w:r w:rsidRPr="00E21202">
              <w:rPr>
                <w:rStyle w:val="Hyperlink"/>
                <w:noProof/>
              </w:rPr>
              <w:fldChar w:fldCharType="separate"/>
            </w:r>
            <w:r w:rsidRPr="00E21202">
              <w:rPr>
                <w:rStyle w:val="Hyperlink"/>
                <w:noProof/>
              </w:rPr>
              <w:t>5.5</w:t>
            </w:r>
            <w:r>
              <w:rPr>
                <w:rFonts w:asciiTheme="minorHAnsi" w:eastAsiaTheme="minorEastAsia" w:hAnsiTheme="minorHAnsi" w:cstheme="minorBidi"/>
                <w:noProof/>
              </w:rPr>
              <w:tab/>
            </w:r>
            <w:r w:rsidRPr="00E21202">
              <w:rPr>
                <w:rStyle w:val="Hyperlink"/>
                <w:noProof/>
              </w:rPr>
              <w:t>Naming convention</w:t>
            </w:r>
            <w:r>
              <w:rPr>
                <w:noProof/>
                <w:webHidden/>
              </w:rPr>
              <w:tab/>
            </w:r>
            <w:r>
              <w:rPr>
                <w:noProof/>
                <w:webHidden/>
              </w:rPr>
              <w:fldChar w:fldCharType="begin"/>
            </w:r>
            <w:r>
              <w:rPr>
                <w:noProof/>
                <w:webHidden/>
              </w:rPr>
              <w:instrText xml:space="preserve"> PAGEREF _Toc467226142 \h </w:instrText>
            </w:r>
          </w:ins>
          <w:r>
            <w:rPr>
              <w:noProof/>
              <w:webHidden/>
            </w:rPr>
          </w:r>
          <w:r>
            <w:rPr>
              <w:noProof/>
              <w:webHidden/>
            </w:rPr>
            <w:fldChar w:fldCharType="separate"/>
          </w:r>
          <w:ins w:id="43" w:author="Lieberman, Joshua" w:date="2016-11-18T09:53:00Z">
            <w:r>
              <w:rPr>
                <w:noProof/>
                <w:webHidden/>
              </w:rPr>
              <w:t>15</w:t>
            </w:r>
            <w:r>
              <w:rPr>
                <w:noProof/>
                <w:webHidden/>
              </w:rPr>
              <w:fldChar w:fldCharType="end"/>
            </w:r>
            <w:r w:rsidRPr="00E21202">
              <w:rPr>
                <w:rStyle w:val="Hyperlink"/>
                <w:noProof/>
              </w:rPr>
              <w:fldChar w:fldCharType="end"/>
            </w:r>
          </w:ins>
        </w:p>
        <w:p w14:paraId="16F49BFB" w14:textId="77777777" w:rsidR="00BC5D5D" w:rsidRDefault="00BC5D5D">
          <w:pPr>
            <w:pStyle w:val="TOC1"/>
            <w:tabs>
              <w:tab w:val="left" w:pos="480"/>
              <w:tab w:val="right" w:leader="dot" w:pos="8630"/>
            </w:tabs>
            <w:rPr>
              <w:ins w:id="44" w:author="Lieberman, Joshua" w:date="2016-11-18T09:53:00Z"/>
              <w:rFonts w:asciiTheme="minorHAnsi" w:eastAsiaTheme="minorEastAsia" w:hAnsiTheme="minorHAnsi" w:cstheme="minorBidi"/>
              <w:noProof/>
            </w:rPr>
          </w:pPr>
          <w:ins w:id="4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"_Toc467226143"</w:instrText>
            </w:r>
            <w:r w:rsidRPr="00E21202">
              <w:rPr>
                <w:rStyle w:val="Hyperlink"/>
                <w:noProof/>
              </w:rPr>
              <w:instrText xml:space="preserve"> </w:instrText>
            </w:r>
            <w:r w:rsidRPr="00E21202">
              <w:rPr>
                <w:rStyle w:val="Hyperlink"/>
                <w:noProof/>
              </w:rPr>
              <w:fldChar w:fldCharType="separate"/>
            </w:r>
            <w:r w:rsidRPr="00E21202">
              <w:rPr>
                <w:rStyle w:val="Hyperlink"/>
                <w:noProof/>
              </w:rPr>
              <w:t>6.</w:t>
            </w:r>
            <w:r>
              <w:rPr>
                <w:rFonts w:asciiTheme="minorHAnsi" w:eastAsiaTheme="minorEastAsia" w:hAnsiTheme="minorHAnsi" w:cstheme="minorBidi"/>
                <w:noProof/>
              </w:rPr>
              <w:tab/>
            </w:r>
            <w:r w:rsidRPr="00E21202">
              <w:rPr>
                <w:rStyle w:val="Hyperlink"/>
                <w:noProof/>
              </w:rPr>
              <w:t>Clauses not Containing Normative Material</w:t>
            </w:r>
            <w:r>
              <w:rPr>
                <w:noProof/>
                <w:webHidden/>
              </w:rPr>
              <w:tab/>
            </w:r>
            <w:r>
              <w:rPr>
                <w:noProof/>
                <w:webHidden/>
              </w:rPr>
              <w:fldChar w:fldCharType="begin"/>
            </w:r>
            <w:r>
              <w:rPr>
                <w:noProof/>
                <w:webHidden/>
              </w:rPr>
              <w:instrText xml:space="preserve"> PAGEREF _Toc467226143 \h </w:instrText>
            </w:r>
          </w:ins>
          <w:r>
            <w:rPr>
              <w:noProof/>
              <w:webHidden/>
            </w:rPr>
          </w:r>
          <w:r>
            <w:rPr>
              <w:noProof/>
              <w:webHidden/>
            </w:rPr>
            <w:fldChar w:fldCharType="separate"/>
          </w:r>
          <w:ins w:id="46" w:author="Lieberman, Joshua" w:date="2016-11-18T09:53:00Z">
            <w:r>
              <w:rPr>
                <w:noProof/>
                <w:webHidden/>
              </w:rPr>
              <w:t>16</w:t>
            </w:r>
            <w:r>
              <w:rPr>
                <w:noProof/>
                <w:webHidden/>
              </w:rPr>
              <w:fldChar w:fldCharType="end"/>
            </w:r>
            <w:r w:rsidRPr="00E21202">
              <w:rPr>
                <w:rStyle w:val="Hyperlink"/>
                <w:noProof/>
              </w:rPr>
              <w:fldChar w:fldCharType="end"/>
            </w:r>
          </w:ins>
        </w:p>
        <w:p w14:paraId="4110BAEF" w14:textId="77777777" w:rsidR="00BC5D5D" w:rsidRDefault="00BC5D5D">
          <w:pPr>
            <w:pStyle w:val="TOC2"/>
            <w:tabs>
              <w:tab w:val="left" w:pos="960"/>
              <w:tab w:val="right" w:leader="dot" w:pos="8630"/>
            </w:tabs>
            <w:rPr>
              <w:ins w:id="47" w:author="Lieberman, Joshua" w:date="2016-11-18T09:53:00Z"/>
              <w:rFonts w:asciiTheme="minorHAnsi" w:eastAsiaTheme="minorEastAsia" w:hAnsiTheme="minorHAnsi" w:cstheme="minorBidi"/>
              <w:noProof/>
            </w:rPr>
          </w:pPr>
          <w:ins w:id="4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"_Toc467226144"</w:instrText>
            </w:r>
            <w:r w:rsidRPr="00E21202">
              <w:rPr>
                <w:rStyle w:val="Hyperlink"/>
                <w:noProof/>
              </w:rPr>
              <w:instrText xml:space="preserve"> </w:instrText>
            </w:r>
            <w:r w:rsidRPr="00E21202">
              <w:rPr>
                <w:rStyle w:val="Hyperlink"/>
                <w:noProof/>
              </w:rPr>
              <w:fldChar w:fldCharType="separate"/>
            </w:r>
            <w:r w:rsidRPr="00E21202">
              <w:rPr>
                <w:rStyle w:val="Hyperlink"/>
                <w:noProof/>
              </w:rPr>
              <w:t>6.1</w:t>
            </w:r>
            <w:r>
              <w:rPr>
                <w:rFonts w:asciiTheme="minorHAnsi" w:eastAsiaTheme="minorEastAsia" w:hAnsiTheme="minorHAnsi" w:cstheme="minorBidi"/>
                <w:noProof/>
              </w:rPr>
              <w:tab/>
            </w:r>
            <w:r w:rsidRPr="00E21202">
              <w:rPr>
                <w:rStyle w:val="Hyperlink"/>
                <w:noProof/>
              </w:rPr>
              <w:t>Hydrology phenomena and the catchment concept</w:t>
            </w:r>
            <w:r>
              <w:rPr>
                <w:noProof/>
                <w:webHidden/>
              </w:rPr>
              <w:tab/>
            </w:r>
            <w:r>
              <w:rPr>
                <w:noProof/>
                <w:webHidden/>
              </w:rPr>
              <w:fldChar w:fldCharType="begin"/>
            </w:r>
            <w:r>
              <w:rPr>
                <w:noProof/>
                <w:webHidden/>
              </w:rPr>
              <w:instrText xml:space="preserve"> PAGEREF _Toc467226144 \h </w:instrText>
            </w:r>
          </w:ins>
          <w:r>
            <w:rPr>
              <w:noProof/>
              <w:webHidden/>
            </w:rPr>
          </w:r>
          <w:r>
            <w:rPr>
              <w:noProof/>
              <w:webHidden/>
            </w:rPr>
            <w:fldChar w:fldCharType="separate"/>
          </w:r>
          <w:ins w:id="49" w:author="Lieberman, Joshua" w:date="2016-11-18T09:53:00Z">
            <w:r>
              <w:rPr>
                <w:noProof/>
                <w:webHidden/>
              </w:rPr>
              <w:t>16</w:t>
            </w:r>
            <w:r>
              <w:rPr>
                <w:noProof/>
                <w:webHidden/>
              </w:rPr>
              <w:fldChar w:fldCharType="end"/>
            </w:r>
            <w:r w:rsidRPr="00E21202">
              <w:rPr>
                <w:rStyle w:val="Hyperlink"/>
                <w:noProof/>
              </w:rPr>
              <w:fldChar w:fldCharType="end"/>
            </w:r>
          </w:ins>
        </w:p>
        <w:p w14:paraId="39E038FE" w14:textId="77777777" w:rsidR="00BC5D5D" w:rsidRDefault="00BC5D5D">
          <w:pPr>
            <w:pStyle w:val="TOC2"/>
            <w:tabs>
              <w:tab w:val="left" w:pos="960"/>
              <w:tab w:val="right" w:leader="dot" w:pos="8630"/>
            </w:tabs>
            <w:rPr>
              <w:ins w:id="50" w:author="Lieberman, Joshua" w:date="2016-11-18T09:53:00Z"/>
              <w:rFonts w:asciiTheme="minorHAnsi" w:eastAsiaTheme="minorEastAsia" w:hAnsiTheme="minorHAnsi" w:cstheme="minorBidi"/>
              <w:noProof/>
            </w:rPr>
          </w:pPr>
          <w:ins w:id="5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"_Toc467226145"</w:instrText>
            </w:r>
            <w:r w:rsidRPr="00E21202">
              <w:rPr>
                <w:rStyle w:val="Hyperlink"/>
                <w:noProof/>
              </w:rPr>
              <w:instrText xml:space="preserve"> </w:instrText>
            </w:r>
            <w:r w:rsidRPr="00E21202">
              <w:rPr>
                <w:rStyle w:val="Hyperlink"/>
                <w:noProof/>
              </w:rPr>
              <w:fldChar w:fldCharType="separate"/>
            </w:r>
            <w:r w:rsidRPr="00E21202">
              <w:rPr>
                <w:rStyle w:val="Hyperlink"/>
                <w:noProof/>
              </w:rPr>
              <w:t>6.2</w:t>
            </w:r>
            <w:r>
              <w:rPr>
                <w:rFonts w:asciiTheme="minorHAnsi" w:eastAsiaTheme="minorEastAsia" w:hAnsiTheme="minorHAnsi" w:cstheme="minorBidi"/>
                <w:noProof/>
              </w:rPr>
              <w:tab/>
            </w:r>
            <w:r w:rsidRPr="00E21202">
              <w:rPr>
                <w:rStyle w:val="Hyperlink"/>
                <w:noProof/>
              </w:rPr>
              <w:t>Catchment realization</w:t>
            </w:r>
            <w:r>
              <w:rPr>
                <w:noProof/>
                <w:webHidden/>
              </w:rPr>
              <w:tab/>
            </w:r>
            <w:r>
              <w:rPr>
                <w:noProof/>
                <w:webHidden/>
              </w:rPr>
              <w:fldChar w:fldCharType="begin"/>
            </w:r>
            <w:r>
              <w:rPr>
                <w:noProof/>
                <w:webHidden/>
              </w:rPr>
              <w:instrText xml:space="preserve"> PAGEREF _Toc467226145 \h </w:instrText>
            </w:r>
          </w:ins>
          <w:r>
            <w:rPr>
              <w:noProof/>
              <w:webHidden/>
            </w:rPr>
          </w:r>
          <w:r>
            <w:rPr>
              <w:noProof/>
              <w:webHidden/>
            </w:rPr>
            <w:fldChar w:fldCharType="separate"/>
          </w:r>
          <w:ins w:id="52" w:author="Lieberman, Joshua" w:date="2016-11-18T09:53:00Z">
            <w:r>
              <w:rPr>
                <w:noProof/>
                <w:webHidden/>
              </w:rPr>
              <w:t>19</w:t>
            </w:r>
            <w:r>
              <w:rPr>
                <w:noProof/>
                <w:webHidden/>
              </w:rPr>
              <w:fldChar w:fldCharType="end"/>
            </w:r>
            <w:r w:rsidRPr="00E21202">
              <w:rPr>
                <w:rStyle w:val="Hyperlink"/>
                <w:noProof/>
              </w:rPr>
              <w:fldChar w:fldCharType="end"/>
            </w:r>
          </w:ins>
        </w:p>
        <w:p w14:paraId="69F73DC4" w14:textId="77777777" w:rsidR="00BC5D5D" w:rsidRDefault="00BC5D5D">
          <w:pPr>
            <w:pStyle w:val="TOC2"/>
            <w:tabs>
              <w:tab w:val="left" w:pos="960"/>
              <w:tab w:val="right" w:leader="dot" w:pos="8630"/>
            </w:tabs>
            <w:rPr>
              <w:ins w:id="53" w:author="Lieberman, Joshua" w:date="2016-11-18T09:53:00Z"/>
              <w:rFonts w:asciiTheme="minorHAnsi" w:eastAsiaTheme="minorEastAsia" w:hAnsiTheme="minorHAnsi" w:cstheme="minorBidi"/>
              <w:noProof/>
            </w:rPr>
          </w:pPr>
          <w:ins w:id="5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"_Toc467226146"</w:instrText>
            </w:r>
            <w:r w:rsidRPr="00E21202">
              <w:rPr>
                <w:rStyle w:val="Hyperlink"/>
                <w:noProof/>
              </w:rPr>
              <w:instrText xml:space="preserve"> </w:instrText>
            </w:r>
            <w:r w:rsidRPr="00E21202">
              <w:rPr>
                <w:rStyle w:val="Hyperlink"/>
                <w:noProof/>
              </w:rPr>
              <w:fldChar w:fldCharType="separate"/>
            </w:r>
            <w:r w:rsidRPr="00E21202">
              <w:rPr>
                <w:rStyle w:val="Hyperlink"/>
                <w:noProof/>
              </w:rPr>
              <w:t>6.3</w:t>
            </w:r>
            <w:r>
              <w:rPr>
                <w:rFonts w:asciiTheme="minorHAnsi" w:eastAsiaTheme="minorEastAsia" w:hAnsiTheme="minorHAnsi" w:cstheme="minorBidi"/>
                <w:noProof/>
              </w:rPr>
              <w:tab/>
            </w:r>
            <w:r w:rsidRPr="00E21202">
              <w:rPr>
                <w:rStyle w:val="Hyperlink"/>
                <w:noProof/>
              </w:rPr>
              <w:t>Catchment topology and hierarchy</w:t>
            </w:r>
            <w:r>
              <w:rPr>
                <w:noProof/>
                <w:webHidden/>
              </w:rPr>
              <w:tab/>
            </w:r>
            <w:r>
              <w:rPr>
                <w:noProof/>
                <w:webHidden/>
              </w:rPr>
              <w:fldChar w:fldCharType="begin"/>
            </w:r>
            <w:r>
              <w:rPr>
                <w:noProof/>
                <w:webHidden/>
              </w:rPr>
              <w:instrText xml:space="preserve"> PAGEREF _Toc467226146 \h </w:instrText>
            </w:r>
          </w:ins>
          <w:r>
            <w:rPr>
              <w:noProof/>
              <w:webHidden/>
            </w:rPr>
          </w:r>
          <w:r>
            <w:rPr>
              <w:noProof/>
              <w:webHidden/>
            </w:rPr>
            <w:fldChar w:fldCharType="separate"/>
          </w:r>
          <w:ins w:id="55" w:author="Lieberman, Joshua" w:date="2016-11-18T09:53:00Z">
            <w:r>
              <w:rPr>
                <w:noProof/>
                <w:webHidden/>
              </w:rPr>
              <w:t>21</w:t>
            </w:r>
            <w:r>
              <w:rPr>
                <w:noProof/>
                <w:webHidden/>
              </w:rPr>
              <w:fldChar w:fldCharType="end"/>
            </w:r>
            <w:r w:rsidRPr="00E21202">
              <w:rPr>
                <w:rStyle w:val="Hyperlink"/>
                <w:noProof/>
              </w:rPr>
              <w:fldChar w:fldCharType="end"/>
            </w:r>
          </w:ins>
        </w:p>
        <w:p w14:paraId="4D096BB5" w14:textId="77777777" w:rsidR="00BC5D5D" w:rsidRDefault="00BC5D5D">
          <w:pPr>
            <w:pStyle w:val="TOC3"/>
            <w:tabs>
              <w:tab w:val="left" w:pos="1440"/>
              <w:tab w:val="right" w:leader="dot" w:pos="8630"/>
            </w:tabs>
            <w:rPr>
              <w:ins w:id="56" w:author="Lieberman, Joshua" w:date="2016-11-18T09:53:00Z"/>
              <w:rFonts w:asciiTheme="minorHAnsi" w:eastAsiaTheme="minorEastAsia" w:hAnsiTheme="minorHAnsi" w:cstheme="minorBidi"/>
              <w:noProof/>
            </w:rPr>
          </w:pPr>
          <w:ins w:id="5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"_Toc467226147"</w:instrText>
            </w:r>
            <w:r w:rsidRPr="00E21202">
              <w:rPr>
                <w:rStyle w:val="Hyperlink"/>
                <w:noProof/>
              </w:rPr>
              <w:instrText xml:space="preserve"> </w:instrText>
            </w:r>
            <w:r w:rsidRPr="00E21202">
              <w:rPr>
                <w:rStyle w:val="Hyperlink"/>
                <w:noProof/>
              </w:rPr>
              <w:fldChar w:fldCharType="separate"/>
            </w:r>
            <w:r w:rsidRPr="00E21202">
              <w:rPr>
                <w:rStyle w:val="Hyperlink"/>
                <w:noProof/>
              </w:rPr>
              <w:t>6.3.1</w:t>
            </w:r>
            <w:r>
              <w:rPr>
                <w:rFonts w:asciiTheme="minorHAnsi" w:eastAsiaTheme="minorEastAsia" w:hAnsiTheme="minorHAnsi" w:cstheme="minorBidi"/>
                <w:noProof/>
              </w:rPr>
              <w:tab/>
            </w:r>
            <w:r w:rsidRPr="00E21202">
              <w:rPr>
                <w:rStyle w:val="Hyperlink"/>
                <w:noProof/>
              </w:rPr>
              <w:t>Catchment realization networks</w:t>
            </w:r>
            <w:r>
              <w:rPr>
                <w:noProof/>
                <w:webHidden/>
              </w:rPr>
              <w:tab/>
            </w:r>
            <w:r>
              <w:rPr>
                <w:noProof/>
                <w:webHidden/>
              </w:rPr>
              <w:fldChar w:fldCharType="begin"/>
            </w:r>
            <w:r>
              <w:rPr>
                <w:noProof/>
                <w:webHidden/>
              </w:rPr>
              <w:instrText xml:space="preserve"> PAGEREF _Toc467226147 \h </w:instrText>
            </w:r>
          </w:ins>
          <w:r>
            <w:rPr>
              <w:noProof/>
              <w:webHidden/>
            </w:rPr>
          </w:r>
          <w:r>
            <w:rPr>
              <w:noProof/>
              <w:webHidden/>
            </w:rPr>
            <w:fldChar w:fldCharType="separate"/>
          </w:r>
          <w:ins w:id="58" w:author="Lieberman, Joshua" w:date="2016-11-18T09:53:00Z">
            <w:r>
              <w:rPr>
                <w:noProof/>
                <w:webHidden/>
              </w:rPr>
              <w:t>23</w:t>
            </w:r>
            <w:r>
              <w:rPr>
                <w:noProof/>
                <w:webHidden/>
              </w:rPr>
              <w:fldChar w:fldCharType="end"/>
            </w:r>
            <w:r w:rsidRPr="00E21202">
              <w:rPr>
                <w:rStyle w:val="Hyperlink"/>
                <w:noProof/>
              </w:rPr>
              <w:fldChar w:fldCharType="end"/>
            </w:r>
          </w:ins>
        </w:p>
        <w:p w14:paraId="7D75E0FB" w14:textId="77777777" w:rsidR="00BC5D5D" w:rsidRDefault="00BC5D5D">
          <w:pPr>
            <w:pStyle w:val="TOC2"/>
            <w:tabs>
              <w:tab w:val="left" w:pos="960"/>
              <w:tab w:val="right" w:leader="dot" w:pos="8630"/>
            </w:tabs>
            <w:rPr>
              <w:ins w:id="59" w:author="Lieberman, Joshua" w:date="2016-11-18T09:53:00Z"/>
              <w:rFonts w:asciiTheme="minorHAnsi" w:eastAsiaTheme="minorEastAsia" w:hAnsiTheme="minorHAnsi" w:cstheme="minorBidi"/>
              <w:noProof/>
            </w:rPr>
          </w:pPr>
          <w:ins w:id="6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"_Toc467226148"</w:instrText>
            </w:r>
            <w:r w:rsidRPr="00E21202">
              <w:rPr>
                <w:rStyle w:val="Hyperlink"/>
                <w:noProof/>
              </w:rPr>
              <w:instrText xml:space="preserve"> </w:instrText>
            </w:r>
            <w:r w:rsidRPr="00E21202">
              <w:rPr>
                <w:rStyle w:val="Hyperlink"/>
                <w:noProof/>
              </w:rPr>
              <w:fldChar w:fldCharType="separate"/>
            </w:r>
            <w:r w:rsidRPr="00E21202">
              <w:rPr>
                <w:rStyle w:val="Hyperlink"/>
                <w:noProof/>
                <w:highlight w:val="yellow"/>
              </w:rPr>
              <w:t>6.4</w:t>
            </w:r>
            <w:r>
              <w:rPr>
                <w:rFonts w:asciiTheme="minorHAnsi" w:eastAsiaTheme="minorEastAsia" w:hAnsiTheme="minorHAnsi" w:cstheme="minorBidi"/>
                <w:noProof/>
              </w:rPr>
              <w:tab/>
            </w:r>
            <w:r w:rsidRPr="00E21202">
              <w:rPr>
                <w:rStyle w:val="Hyperlink"/>
                <w:noProof/>
                <w:highlight w:val="yellow"/>
              </w:rPr>
              <w:t>Surface water networks</w:t>
            </w:r>
            <w:r>
              <w:rPr>
                <w:noProof/>
                <w:webHidden/>
              </w:rPr>
              <w:tab/>
            </w:r>
            <w:r>
              <w:rPr>
                <w:noProof/>
                <w:webHidden/>
              </w:rPr>
              <w:fldChar w:fldCharType="begin"/>
            </w:r>
            <w:r>
              <w:rPr>
                <w:noProof/>
                <w:webHidden/>
              </w:rPr>
              <w:instrText xml:space="preserve"> PAGEREF _Toc467226148 \h </w:instrText>
            </w:r>
          </w:ins>
          <w:r>
            <w:rPr>
              <w:noProof/>
              <w:webHidden/>
            </w:rPr>
          </w:r>
          <w:r>
            <w:rPr>
              <w:noProof/>
              <w:webHidden/>
            </w:rPr>
            <w:fldChar w:fldCharType="separate"/>
          </w:r>
          <w:ins w:id="61" w:author="Lieberman, Joshua" w:date="2016-11-18T09:53:00Z">
            <w:r>
              <w:rPr>
                <w:noProof/>
                <w:webHidden/>
              </w:rPr>
              <w:t>27</w:t>
            </w:r>
            <w:r>
              <w:rPr>
                <w:noProof/>
                <w:webHidden/>
              </w:rPr>
              <w:fldChar w:fldCharType="end"/>
            </w:r>
            <w:r w:rsidRPr="00E21202">
              <w:rPr>
                <w:rStyle w:val="Hyperlink"/>
                <w:noProof/>
              </w:rPr>
              <w:fldChar w:fldCharType="end"/>
            </w:r>
          </w:ins>
        </w:p>
        <w:p w14:paraId="2E450268" w14:textId="77777777" w:rsidR="00BC5D5D" w:rsidRDefault="00BC5D5D">
          <w:pPr>
            <w:pStyle w:val="TOC3"/>
            <w:tabs>
              <w:tab w:val="left" w:pos="1440"/>
              <w:tab w:val="right" w:leader="dot" w:pos="8630"/>
            </w:tabs>
            <w:rPr>
              <w:ins w:id="62" w:author="Lieberman, Joshua" w:date="2016-11-18T09:53:00Z"/>
              <w:rFonts w:asciiTheme="minorHAnsi" w:eastAsiaTheme="minorEastAsia" w:hAnsiTheme="minorHAnsi" w:cstheme="minorBidi"/>
              <w:noProof/>
            </w:rPr>
          </w:pPr>
          <w:ins w:id="6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"_Toc467226149"</w:instrText>
            </w:r>
            <w:r w:rsidRPr="00E21202">
              <w:rPr>
                <w:rStyle w:val="Hyperlink"/>
                <w:noProof/>
              </w:rPr>
              <w:instrText xml:space="preserve"> </w:instrText>
            </w:r>
            <w:r w:rsidRPr="00E21202">
              <w:rPr>
                <w:rStyle w:val="Hyperlink"/>
                <w:noProof/>
              </w:rPr>
              <w:fldChar w:fldCharType="separate"/>
            </w:r>
            <w:r w:rsidRPr="00E21202">
              <w:rPr>
                <w:rStyle w:val="Hyperlink"/>
                <w:noProof/>
                <w:highlight w:val="yellow"/>
              </w:rPr>
              <w:t>6.4.1</w:t>
            </w:r>
            <w:r>
              <w:rPr>
                <w:rFonts w:asciiTheme="minorHAnsi" w:eastAsiaTheme="minorEastAsia" w:hAnsiTheme="minorHAnsi" w:cstheme="minorBidi"/>
                <w:noProof/>
              </w:rPr>
              <w:tab/>
            </w:r>
            <w:r w:rsidRPr="00E21202">
              <w:rPr>
                <w:rStyle w:val="Hyperlink"/>
                <w:noProof/>
                <w:highlight w:val="yellow"/>
              </w:rPr>
              <w:t>Hydrographic and channel network</w:t>
            </w:r>
            <w:r>
              <w:rPr>
                <w:noProof/>
                <w:webHidden/>
              </w:rPr>
              <w:tab/>
            </w:r>
            <w:r>
              <w:rPr>
                <w:noProof/>
                <w:webHidden/>
              </w:rPr>
              <w:fldChar w:fldCharType="begin"/>
            </w:r>
            <w:r>
              <w:rPr>
                <w:noProof/>
                <w:webHidden/>
              </w:rPr>
              <w:instrText xml:space="preserve"> PAGEREF _Toc467226149 \h </w:instrText>
            </w:r>
          </w:ins>
          <w:r>
            <w:rPr>
              <w:noProof/>
              <w:webHidden/>
            </w:rPr>
          </w:r>
          <w:r>
            <w:rPr>
              <w:noProof/>
              <w:webHidden/>
            </w:rPr>
            <w:fldChar w:fldCharType="separate"/>
          </w:r>
          <w:ins w:id="64" w:author="Lieberman, Joshua" w:date="2016-11-18T09:53:00Z">
            <w:r>
              <w:rPr>
                <w:noProof/>
                <w:webHidden/>
              </w:rPr>
              <w:t>29</w:t>
            </w:r>
            <w:r>
              <w:rPr>
                <w:noProof/>
                <w:webHidden/>
              </w:rPr>
              <w:fldChar w:fldCharType="end"/>
            </w:r>
            <w:r w:rsidRPr="00E21202">
              <w:rPr>
                <w:rStyle w:val="Hyperlink"/>
                <w:noProof/>
              </w:rPr>
              <w:fldChar w:fldCharType="end"/>
            </w:r>
          </w:ins>
        </w:p>
        <w:p w14:paraId="287A2820" w14:textId="77777777" w:rsidR="00BC5D5D" w:rsidRDefault="00BC5D5D">
          <w:pPr>
            <w:pStyle w:val="TOC2"/>
            <w:tabs>
              <w:tab w:val="left" w:pos="960"/>
              <w:tab w:val="right" w:leader="dot" w:pos="8630"/>
            </w:tabs>
            <w:rPr>
              <w:ins w:id="65" w:author="Lieberman, Joshua" w:date="2016-11-18T09:53:00Z"/>
              <w:rFonts w:asciiTheme="minorHAnsi" w:eastAsiaTheme="minorEastAsia" w:hAnsiTheme="minorHAnsi" w:cstheme="minorBidi"/>
              <w:noProof/>
            </w:rPr>
          </w:pPr>
          <w:ins w:id="6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"_Toc467226150"</w:instrText>
            </w:r>
            <w:r w:rsidRPr="00E21202">
              <w:rPr>
                <w:rStyle w:val="Hyperlink"/>
                <w:noProof/>
              </w:rPr>
              <w:instrText xml:space="preserve"> </w:instrText>
            </w:r>
            <w:r w:rsidRPr="00E21202">
              <w:rPr>
                <w:rStyle w:val="Hyperlink"/>
                <w:noProof/>
              </w:rPr>
              <w:fldChar w:fldCharType="separate"/>
            </w:r>
            <w:r w:rsidRPr="00E21202">
              <w:rPr>
                <w:rStyle w:val="Hyperlink"/>
                <w:noProof/>
              </w:rPr>
              <w:t>6.5</w:t>
            </w:r>
            <w:r>
              <w:rPr>
                <w:rFonts w:asciiTheme="minorHAnsi" w:eastAsiaTheme="minorEastAsia" w:hAnsiTheme="minorHAnsi" w:cstheme="minorBidi"/>
                <w:noProof/>
              </w:rPr>
              <w:tab/>
            </w:r>
            <w:r w:rsidRPr="00E21202">
              <w:rPr>
                <w:rStyle w:val="Hyperlink"/>
                <w:noProof/>
              </w:rPr>
              <w:t>Indirect Position and river reference system</w:t>
            </w:r>
            <w:r>
              <w:rPr>
                <w:noProof/>
                <w:webHidden/>
              </w:rPr>
              <w:tab/>
            </w:r>
            <w:r>
              <w:rPr>
                <w:noProof/>
                <w:webHidden/>
              </w:rPr>
              <w:fldChar w:fldCharType="begin"/>
            </w:r>
            <w:r>
              <w:rPr>
                <w:noProof/>
                <w:webHidden/>
              </w:rPr>
              <w:instrText xml:space="preserve"> PAGEREF _Toc467226150 \h </w:instrText>
            </w:r>
          </w:ins>
          <w:r>
            <w:rPr>
              <w:noProof/>
              <w:webHidden/>
            </w:rPr>
          </w:r>
          <w:r>
            <w:rPr>
              <w:noProof/>
              <w:webHidden/>
            </w:rPr>
            <w:fldChar w:fldCharType="separate"/>
          </w:r>
          <w:ins w:id="67" w:author="Lieberman, Joshua" w:date="2016-11-18T09:53:00Z">
            <w:r>
              <w:rPr>
                <w:noProof/>
                <w:webHidden/>
              </w:rPr>
              <w:t>31</w:t>
            </w:r>
            <w:r>
              <w:rPr>
                <w:noProof/>
                <w:webHidden/>
              </w:rPr>
              <w:fldChar w:fldCharType="end"/>
            </w:r>
            <w:r w:rsidRPr="00E21202">
              <w:rPr>
                <w:rStyle w:val="Hyperlink"/>
                <w:noProof/>
              </w:rPr>
              <w:fldChar w:fldCharType="end"/>
            </w:r>
          </w:ins>
        </w:p>
        <w:p w14:paraId="71620D04" w14:textId="77777777" w:rsidR="00BC5D5D" w:rsidRDefault="00BC5D5D">
          <w:pPr>
            <w:pStyle w:val="TOC3"/>
            <w:tabs>
              <w:tab w:val="left" w:pos="1440"/>
              <w:tab w:val="right" w:leader="dot" w:pos="8630"/>
            </w:tabs>
            <w:rPr>
              <w:ins w:id="68" w:author="Lieberman, Joshua" w:date="2016-11-18T09:53:00Z"/>
              <w:rFonts w:asciiTheme="minorHAnsi" w:eastAsiaTheme="minorEastAsia" w:hAnsiTheme="minorHAnsi" w:cstheme="minorBidi"/>
              <w:noProof/>
            </w:rPr>
          </w:pPr>
          <w:ins w:id="6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"_Toc467226151"</w:instrText>
            </w:r>
            <w:r w:rsidRPr="00E21202">
              <w:rPr>
                <w:rStyle w:val="Hyperlink"/>
                <w:noProof/>
              </w:rPr>
              <w:instrText xml:space="preserve"> </w:instrText>
            </w:r>
            <w:r w:rsidRPr="00E21202">
              <w:rPr>
                <w:rStyle w:val="Hyperlink"/>
                <w:noProof/>
              </w:rPr>
              <w:fldChar w:fldCharType="separate"/>
            </w:r>
            <w:r w:rsidRPr="00E21202">
              <w:rPr>
                <w:rStyle w:val="Hyperlink"/>
                <w:noProof/>
                <w:highlight w:val="yellow"/>
              </w:rPr>
              <w:t>6.5.1</w:t>
            </w:r>
            <w:r>
              <w:rPr>
                <w:rFonts w:asciiTheme="minorHAnsi" w:eastAsiaTheme="minorEastAsia" w:hAnsiTheme="minorHAnsi" w:cstheme="minorBidi"/>
                <w:noProof/>
              </w:rPr>
              <w:tab/>
            </w:r>
            <w:r w:rsidRPr="00E21202">
              <w:rPr>
                <w:rStyle w:val="Hyperlink"/>
                <w:noProof/>
                <w:highlight w:val="yellow"/>
              </w:rPr>
              <w:t>Indirect position</w:t>
            </w:r>
            <w:r>
              <w:rPr>
                <w:noProof/>
                <w:webHidden/>
              </w:rPr>
              <w:tab/>
            </w:r>
            <w:r>
              <w:rPr>
                <w:noProof/>
                <w:webHidden/>
              </w:rPr>
              <w:fldChar w:fldCharType="begin"/>
            </w:r>
            <w:r>
              <w:rPr>
                <w:noProof/>
                <w:webHidden/>
              </w:rPr>
              <w:instrText xml:space="preserve"> PAGEREF _Toc467226151 \h </w:instrText>
            </w:r>
          </w:ins>
          <w:r>
            <w:rPr>
              <w:noProof/>
              <w:webHidden/>
            </w:rPr>
          </w:r>
          <w:r>
            <w:rPr>
              <w:noProof/>
              <w:webHidden/>
            </w:rPr>
            <w:fldChar w:fldCharType="separate"/>
          </w:r>
          <w:ins w:id="70" w:author="Lieberman, Joshua" w:date="2016-11-18T09:53:00Z">
            <w:r>
              <w:rPr>
                <w:noProof/>
                <w:webHidden/>
              </w:rPr>
              <w:t>31</w:t>
            </w:r>
            <w:r>
              <w:rPr>
                <w:noProof/>
                <w:webHidden/>
              </w:rPr>
              <w:fldChar w:fldCharType="end"/>
            </w:r>
            <w:r w:rsidRPr="00E21202">
              <w:rPr>
                <w:rStyle w:val="Hyperlink"/>
                <w:noProof/>
              </w:rPr>
              <w:fldChar w:fldCharType="end"/>
            </w:r>
          </w:ins>
        </w:p>
        <w:p w14:paraId="599A57E6" w14:textId="77777777" w:rsidR="00BC5D5D" w:rsidRDefault="00BC5D5D">
          <w:pPr>
            <w:pStyle w:val="TOC3"/>
            <w:tabs>
              <w:tab w:val="left" w:pos="1440"/>
              <w:tab w:val="right" w:leader="dot" w:pos="8630"/>
            </w:tabs>
            <w:rPr>
              <w:ins w:id="71" w:author="Lieberman, Joshua" w:date="2016-11-18T09:53:00Z"/>
              <w:rFonts w:asciiTheme="minorHAnsi" w:eastAsiaTheme="minorEastAsia" w:hAnsiTheme="minorHAnsi" w:cstheme="minorBidi"/>
              <w:noProof/>
            </w:rPr>
          </w:pPr>
          <w:ins w:id="7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"_Toc467226152"</w:instrText>
            </w:r>
            <w:r w:rsidRPr="00E21202">
              <w:rPr>
                <w:rStyle w:val="Hyperlink"/>
                <w:noProof/>
              </w:rPr>
              <w:instrText xml:space="preserve"> </w:instrText>
            </w:r>
            <w:r w:rsidRPr="00E21202">
              <w:rPr>
                <w:rStyle w:val="Hyperlink"/>
                <w:noProof/>
              </w:rPr>
              <w:fldChar w:fldCharType="separate"/>
            </w:r>
            <w:r w:rsidRPr="00E21202">
              <w:rPr>
                <w:rStyle w:val="Hyperlink"/>
                <w:noProof/>
                <w:highlight w:val="yellow"/>
              </w:rPr>
              <w:t>6.5.2</w:t>
            </w:r>
            <w:r>
              <w:rPr>
                <w:rFonts w:asciiTheme="minorHAnsi" w:eastAsiaTheme="minorEastAsia" w:hAnsiTheme="minorHAnsi" w:cstheme="minorBidi"/>
                <w:noProof/>
              </w:rPr>
              <w:tab/>
            </w:r>
            <w:r w:rsidRPr="00E21202">
              <w:rPr>
                <w:rStyle w:val="Hyperlink"/>
                <w:noProof/>
                <w:highlight w:val="yellow"/>
              </w:rPr>
              <w:t>River reference system</w:t>
            </w:r>
            <w:r>
              <w:rPr>
                <w:noProof/>
                <w:webHidden/>
              </w:rPr>
              <w:tab/>
            </w:r>
            <w:r>
              <w:rPr>
                <w:noProof/>
                <w:webHidden/>
              </w:rPr>
              <w:fldChar w:fldCharType="begin"/>
            </w:r>
            <w:r>
              <w:rPr>
                <w:noProof/>
                <w:webHidden/>
              </w:rPr>
              <w:instrText xml:space="preserve"> PAGEREF _Toc467226152 \h </w:instrText>
            </w:r>
          </w:ins>
          <w:r>
            <w:rPr>
              <w:noProof/>
              <w:webHidden/>
            </w:rPr>
          </w:r>
          <w:r>
            <w:rPr>
              <w:noProof/>
              <w:webHidden/>
            </w:rPr>
            <w:fldChar w:fldCharType="separate"/>
          </w:r>
          <w:ins w:id="73" w:author="Lieberman, Joshua" w:date="2016-11-18T09:53:00Z">
            <w:r>
              <w:rPr>
                <w:noProof/>
                <w:webHidden/>
              </w:rPr>
              <w:t>35</w:t>
            </w:r>
            <w:r>
              <w:rPr>
                <w:noProof/>
                <w:webHidden/>
              </w:rPr>
              <w:fldChar w:fldCharType="end"/>
            </w:r>
            <w:r w:rsidRPr="00E21202">
              <w:rPr>
                <w:rStyle w:val="Hyperlink"/>
                <w:noProof/>
              </w:rPr>
              <w:fldChar w:fldCharType="end"/>
            </w:r>
          </w:ins>
        </w:p>
        <w:p w14:paraId="112AFFBA" w14:textId="77777777" w:rsidR="00BC5D5D" w:rsidRDefault="00BC5D5D">
          <w:pPr>
            <w:pStyle w:val="TOC3"/>
            <w:tabs>
              <w:tab w:val="left" w:pos="1440"/>
              <w:tab w:val="right" w:leader="dot" w:pos="8630"/>
            </w:tabs>
            <w:rPr>
              <w:ins w:id="74" w:author="Lieberman, Joshua" w:date="2016-11-18T09:53:00Z"/>
              <w:rFonts w:asciiTheme="minorHAnsi" w:eastAsiaTheme="minorEastAsia" w:hAnsiTheme="minorHAnsi" w:cstheme="minorBidi"/>
              <w:noProof/>
            </w:rPr>
          </w:pPr>
          <w:ins w:id="7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"_Toc467226153"</w:instrText>
            </w:r>
            <w:r w:rsidRPr="00E21202">
              <w:rPr>
                <w:rStyle w:val="Hyperlink"/>
                <w:noProof/>
              </w:rPr>
              <w:instrText xml:space="preserve"> </w:instrText>
            </w:r>
            <w:r w:rsidRPr="00E21202">
              <w:rPr>
                <w:rStyle w:val="Hyperlink"/>
                <w:noProof/>
              </w:rPr>
              <w:fldChar w:fldCharType="separate"/>
            </w:r>
            <w:r w:rsidRPr="00E21202">
              <w:rPr>
                <w:rStyle w:val="Hyperlink"/>
                <w:noProof/>
              </w:rPr>
              <w:t>6.5.3</w:t>
            </w:r>
            <w:r>
              <w:rPr>
                <w:rFonts w:asciiTheme="minorHAnsi" w:eastAsiaTheme="minorEastAsia" w:hAnsiTheme="minorHAnsi" w:cstheme="minorBidi"/>
                <w:noProof/>
              </w:rPr>
              <w:tab/>
            </w:r>
            <w:r w:rsidRPr="00E21202">
              <w:rPr>
                <w:rStyle w:val="Hyperlink"/>
                <w:noProof/>
              </w:rPr>
              <w:t>Hydrometric network</w:t>
            </w:r>
            <w:r>
              <w:rPr>
                <w:noProof/>
                <w:webHidden/>
              </w:rPr>
              <w:tab/>
            </w:r>
            <w:r>
              <w:rPr>
                <w:noProof/>
                <w:webHidden/>
              </w:rPr>
              <w:fldChar w:fldCharType="begin"/>
            </w:r>
            <w:r>
              <w:rPr>
                <w:noProof/>
                <w:webHidden/>
              </w:rPr>
              <w:instrText xml:space="preserve"> PAGEREF _Toc467226153 \h </w:instrText>
            </w:r>
          </w:ins>
          <w:r>
            <w:rPr>
              <w:noProof/>
              <w:webHidden/>
            </w:rPr>
          </w:r>
          <w:r>
            <w:rPr>
              <w:noProof/>
              <w:webHidden/>
            </w:rPr>
            <w:fldChar w:fldCharType="separate"/>
          </w:r>
          <w:ins w:id="76" w:author="Lieberman, Joshua" w:date="2016-11-18T09:53:00Z">
            <w:r>
              <w:rPr>
                <w:noProof/>
                <w:webHidden/>
              </w:rPr>
              <w:t>36</w:t>
            </w:r>
            <w:r>
              <w:rPr>
                <w:noProof/>
                <w:webHidden/>
              </w:rPr>
              <w:fldChar w:fldCharType="end"/>
            </w:r>
            <w:r w:rsidRPr="00E21202">
              <w:rPr>
                <w:rStyle w:val="Hyperlink"/>
                <w:noProof/>
              </w:rPr>
              <w:fldChar w:fldCharType="end"/>
            </w:r>
          </w:ins>
        </w:p>
        <w:p w14:paraId="39A14EFF" w14:textId="77777777" w:rsidR="00BC5D5D" w:rsidRDefault="00BC5D5D">
          <w:pPr>
            <w:pStyle w:val="TOC3"/>
            <w:tabs>
              <w:tab w:val="left" w:pos="1440"/>
              <w:tab w:val="right" w:leader="dot" w:pos="8630"/>
            </w:tabs>
            <w:rPr>
              <w:ins w:id="77" w:author="Lieberman, Joshua" w:date="2016-11-18T09:53:00Z"/>
              <w:rFonts w:asciiTheme="minorHAnsi" w:eastAsiaTheme="minorEastAsia" w:hAnsiTheme="minorHAnsi" w:cstheme="minorBidi"/>
              <w:noProof/>
            </w:rPr>
          </w:pPr>
          <w:ins w:id="7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"_Toc467226154"</w:instrText>
            </w:r>
            <w:r w:rsidRPr="00E21202">
              <w:rPr>
                <w:rStyle w:val="Hyperlink"/>
                <w:noProof/>
              </w:rPr>
              <w:instrText xml:space="preserve"> </w:instrText>
            </w:r>
            <w:r w:rsidRPr="00E21202">
              <w:rPr>
                <w:rStyle w:val="Hyperlink"/>
                <w:noProof/>
              </w:rPr>
              <w:fldChar w:fldCharType="separate"/>
            </w:r>
            <w:r w:rsidRPr="00E21202">
              <w:rPr>
                <w:rStyle w:val="Hyperlink"/>
                <w:noProof/>
                <w:highlight w:val="yellow"/>
              </w:rPr>
              <w:t>6.5.4</w:t>
            </w:r>
            <w:r>
              <w:rPr>
                <w:rFonts w:asciiTheme="minorHAnsi" w:eastAsiaTheme="minorEastAsia" w:hAnsiTheme="minorHAnsi" w:cstheme="minorBidi"/>
                <w:noProof/>
              </w:rPr>
              <w:tab/>
            </w:r>
            <w:r w:rsidRPr="00E21202">
              <w:rPr>
                <w:rStyle w:val="Hyperlink"/>
                <w:noProof/>
                <w:highlight w:val="yellow"/>
              </w:rPr>
              <w:t>Network navigation</w:t>
            </w:r>
            <w:r>
              <w:rPr>
                <w:noProof/>
                <w:webHidden/>
              </w:rPr>
              <w:tab/>
            </w:r>
            <w:r>
              <w:rPr>
                <w:noProof/>
                <w:webHidden/>
              </w:rPr>
              <w:fldChar w:fldCharType="begin"/>
            </w:r>
            <w:r>
              <w:rPr>
                <w:noProof/>
                <w:webHidden/>
              </w:rPr>
              <w:instrText xml:space="preserve"> PAGEREF _Toc467226154 \h </w:instrText>
            </w:r>
          </w:ins>
          <w:r>
            <w:rPr>
              <w:noProof/>
              <w:webHidden/>
            </w:rPr>
          </w:r>
          <w:r>
            <w:rPr>
              <w:noProof/>
              <w:webHidden/>
            </w:rPr>
            <w:fldChar w:fldCharType="separate"/>
          </w:r>
          <w:ins w:id="79" w:author="Lieberman, Joshua" w:date="2016-11-18T09:53:00Z">
            <w:r>
              <w:rPr>
                <w:noProof/>
                <w:webHidden/>
              </w:rPr>
              <w:t>36</w:t>
            </w:r>
            <w:r>
              <w:rPr>
                <w:noProof/>
                <w:webHidden/>
              </w:rPr>
              <w:fldChar w:fldCharType="end"/>
            </w:r>
            <w:r w:rsidRPr="00E21202">
              <w:rPr>
                <w:rStyle w:val="Hyperlink"/>
                <w:noProof/>
              </w:rPr>
              <w:fldChar w:fldCharType="end"/>
            </w:r>
          </w:ins>
        </w:p>
        <w:p w14:paraId="7C6070F6" w14:textId="77777777" w:rsidR="00BC5D5D" w:rsidRDefault="00BC5D5D">
          <w:pPr>
            <w:pStyle w:val="TOC1"/>
            <w:tabs>
              <w:tab w:val="left" w:pos="480"/>
              <w:tab w:val="right" w:leader="dot" w:pos="8630"/>
            </w:tabs>
            <w:rPr>
              <w:ins w:id="80" w:author="Lieberman, Joshua" w:date="2016-11-18T09:53:00Z"/>
              <w:rFonts w:asciiTheme="minorHAnsi" w:eastAsiaTheme="minorEastAsia" w:hAnsiTheme="minorHAnsi" w:cstheme="minorBidi"/>
              <w:noProof/>
            </w:rPr>
          </w:pPr>
          <w:ins w:id="8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"_Toc467226155"</w:instrText>
            </w:r>
            <w:r w:rsidRPr="00E21202">
              <w:rPr>
                <w:rStyle w:val="Hyperlink"/>
                <w:noProof/>
              </w:rPr>
              <w:instrText xml:space="preserve"> </w:instrText>
            </w:r>
            <w:r w:rsidRPr="00E21202">
              <w:rPr>
                <w:rStyle w:val="Hyperlink"/>
                <w:noProof/>
              </w:rPr>
              <w:fldChar w:fldCharType="separate"/>
            </w:r>
            <w:r w:rsidRPr="00E21202">
              <w:rPr>
                <w:rStyle w:val="Hyperlink"/>
                <w:noProof/>
              </w:rPr>
              <w:t>7.</w:t>
            </w:r>
            <w:r>
              <w:rPr>
                <w:rFonts w:asciiTheme="minorHAnsi" w:eastAsiaTheme="minorEastAsia" w:hAnsiTheme="minorHAnsi" w:cstheme="minorBidi"/>
                <w:noProof/>
              </w:rPr>
              <w:tab/>
            </w:r>
            <w:r w:rsidRPr="00E21202">
              <w:rPr>
                <w:rStyle w:val="Hyperlink"/>
                <w:noProof/>
              </w:rPr>
              <w:t>Clause containing normative material</w:t>
            </w:r>
            <w:r>
              <w:rPr>
                <w:noProof/>
                <w:webHidden/>
              </w:rPr>
              <w:tab/>
            </w:r>
            <w:r>
              <w:rPr>
                <w:noProof/>
                <w:webHidden/>
              </w:rPr>
              <w:fldChar w:fldCharType="begin"/>
            </w:r>
            <w:r>
              <w:rPr>
                <w:noProof/>
                <w:webHidden/>
              </w:rPr>
              <w:instrText xml:space="preserve"> PAGEREF _Toc467226155 \h </w:instrText>
            </w:r>
          </w:ins>
          <w:r>
            <w:rPr>
              <w:noProof/>
              <w:webHidden/>
            </w:rPr>
          </w:r>
          <w:r>
            <w:rPr>
              <w:noProof/>
              <w:webHidden/>
            </w:rPr>
            <w:fldChar w:fldCharType="separate"/>
          </w:r>
          <w:ins w:id="82" w:author="Lieberman, Joshua" w:date="2016-11-18T09:53:00Z">
            <w:r>
              <w:rPr>
                <w:noProof/>
                <w:webHidden/>
              </w:rPr>
              <w:t>38</w:t>
            </w:r>
            <w:r>
              <w:rPr>
                <w:noProof/>
                <w:webHidden/>
              </w:rPr>
              <w:fldChar w:fldCharType="end"/>
            </w:r>
            <w:r w:rsidRPr="00E21202">
              <w:rPr>
                <w:rStyle w:val="Hyperlink"/>
                <w:noProof/>
              </w:rPr>
              <w:fldChar w:fldCharType="end"/>
            </w:r>
          </w:ins>
        </w:p>
        <w:p w14:paraId="1ADA95E4" w14:textId="77777777" w:rsidR="00BC5D5D" w:rsidRDefault="00BC5D5D">
          <w:pPr>
            <w:pStyle w:val="TOC2"/>
            <w:tabs>
              <w:tab w:val="left" w:pos="960"/>
              <w:tab w:val="right" w:leader="dot" w:pos="8630"/>
            </w:tabs>
            <w:rPr>
              <w:ins w:id="83" w:author="Lieberman, Joshua" w:date="2016-11-18T09:53:00Z"/>
              <w:rFonts w:asciiTheme="minorHAnsi" w:eastAsiaTheme="minorEastAsia" w:hAnsiTheme="minorHAnsi" w:cstheme="minorBidi"/>
              <w:noProof/>
            </w:rPr>
          </w:pPr>
          <w:ins w:id="8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"_Toc467226156"</w:instrText>
            </w:r>
            <w:r w:rsidRPr="00E21202">
              <w:rPr>
                <w:rStyle w:val="Hyperlink"/>
                <w:noProof/>
              </w:rPr>
              <w:instrText xml:space="preserve"> </w:instrText>
            </w:r>
            <w:r w:rsidRPr="00E21202">
              <w:rPr>
                <w:rStyle w:val="Hyperlink"/>
                <w:noProof/>
              </w:rPr>
              <w:fldChar w:fldCharType="separate"/>
            </w:r>
            <w:r w:rsidRPr="00E21202">
              <w:rPr>
                <w:rStyle w:val="Hyperlink"/>
                <w:noProof/>
              </w:rPr>
              <w:t>7.1</w:t>
            </w:r>
            <w:r>
              <w:rPr>
                <w:rFonts w:asciiTheme="minorHAnsi" w:eastAsiaTheme="minorEastAsia" w:hAnsiTheme="minorHAnsi" w:cstheme="minorBidi"/>
                <w:noProof/>
              </w:rPr>
              <w:tab/>
            </w:r>
            <w:r w:rsidRPr="00E21202">
              <w:rPr>
                <w:rStyle w:val="Hyperlink"/>
                <w:noProof/>
              </w:rPr>
              <w:t>The HY_Features conceptual model</w:t>
            </w:r>
            <w:r>
              <w:rPr>
                <w:noProof/>
                <w:webHidden/>
              </w:rPr>
              <w:tab/>
            </w:r>
            <w:r>
              <w:rPr>
                <w:noProof/>
                <w:webHidden/>
              </w:rPr>
              <w:fldChar w:fldCharType="begin"/>
            </w:r>
            <w:r>
              <w:rPr>
                <w:noProof/>
                <w:webHidden/>
              </w:rPr>
              <w:instrText xml:space="preserve"> PAGEREF _Toc467226156 \h </w:instrText>
            </w:r>
          </w:ins>
          <w:r>
            <w:rPr>
              <w:noProof/>
              <w:webHidden/>
            </w:rPr>
          </w:r>
          <w:r>
            <w:rPr>
              <w:noProof/>
              <w:webHidden/>
            </w:rPr>
            <w:fldChar w:fldCharType="separate"/>
          </w:r>
          <w:ins w:id="85" w:author="Lieberman, Joshua" w:date="2016-11-18T09:53:00Z">
            <w:r>
              <w:rPr>
                <w:noProof/>
                <w:webHidden/>
              </w:rPr>
              <w:t>38</w:t>
            </w:r>
            <w:r>
              <w:rPr>
                <w:noProof/>
                <w:webHidden/>
              </w:rPr>
              <w:fldChar w:fldCharType="end"/>
            </w:r>
            <w:r w:rsidRPr="00E21202">
              <w:rPr>
                <w:rStyle w:val="Hyperlink"/>
                <w:noProof/>
              </w:rPr>
              <w:fldChar w:fldCharType="end"/>
            </w:r>
          </w:ins>
        </w:p>
        <w:p w14:paraId="4EB4FD81" w14:textId="77777777" w:rsidR="00BC5D5D" w:rsidRDefault="00BC5D5D">
          <w:pPr>
            <w:pStyle w:val="TOC2"/>
            <w:tabs>
              <w:tab w:val="left" w:pos="960"/>
              <w:tab w:val="right" w:leader="dot" w:pos="8630"/>
            </w:tabs>
            <w:rPr>
              <w:ins w:id="86" w:author="Lieberman, Joshua" w:date="2016-11-18T09:53:00Z"/>
              <w:rFonts w:asciiTheme="minorHAnsi" w:eastAsiaTheme="minorEastAsia" w:hAnsiTheme="minorHAnsi" w:cstheme="minorBidi"/>
              <w:noProof/>
            </w:rPr>
          </w:pPr>
          <w:ins w:id="8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"_Toc467226157"</w:instrText>
            </w:r>
            <w:r w:rsidRPr="00E21202">
              <w:rPr>
                <w:rStyle w:val="Hyperlink"/>
                <w:noProof/>
              </w:rPr>
              <w:instrText xml:space="preserve"> </w:instrText>
            </w:r>
            <w:r w:rsidRPr="00E21202">
              <w:rPr>
                <w:rStyle w:val="Hyperlink"/>
                <w:noProof/>
              </w:rPr>
              <w:fldChar w:fldCharType="separate"/>
            </w:r>
            <w:r w:rsidRPr="00E21202">
              <w:rPr>
                <w:rStyle w:val="Hyperlink"/>
                <w:noProof/>
              </w:rPr>
              <w:t>7.2</w:t>
            </w:r>
            <w:r>
              <w:rPr>
                <w:rFonts w:asciiTheme="minorHAnsi" w:eastAsiaTheme="minorEastAsia" w:hAnsiTheme="minorHAnsi" w:cstheme="minorBidi"/>
                <w:noProof/>
              </w:rPr>
              <w:tab/>
            </w:r>
            <w:r w:rsidRPr="00E21202">
              <w:rPr>
                <w:rStyle w:val="Hyperlink"/>
                <w:noProof/>
              </w:rPr>
              <w:t>The HY_Features conceptual conformance (mapping)</w:t>
            </w:r>
            <w:r>
              <w:rPr>
                <w:noProof/>
                <w:webHidden/>
              </w:rPr>
              <w:tab/>
            </w:r>
            <w:r>
              <w:rPr>
                <w:noProof/>
                <w:webHidden/>
              </w:rPr>
              <w:fldChar w:fldCharType="begin"/>
            </w:r>
            <w:r>
              <w:rPr>
                <w:noProof/>
                <w:webHidden/>
              </w:rPr>
              <w:instrText xml:space="preserve"> PAGEREF _Toc467226157 \h </w:instrText>
            </w:r>
          </w:ins>
          <w:r>
            <w:rPr>
              <w:noProof/>
              <w:webHidden/>
            </w:rPr>
          </w:r>
          <w:r>
            <w:rPr>
              <w:noProof/>
              <w:webHidden/>
            </w:rPr>
            <w:fldChar w:fldCharType="separate"/>
          </w:r>
          <w:ins w:id="88" w:author="Lieberman, Joshua" w:date="2016-11-18T09:53:00Z">
            <w:r>
              <w:rPr>
                <w:noProof/>
                <w:webHidden/>
              </w:rPr>
              <w:t>39</w:t>
            </w:r>
            <w:r>
              <w:rPr>
                <w:noProof/>
                <w:webHidden/>
              </w:rPr>
              <w:fldChar w:fldCharType="end"/>
            </w:r>
            <w:r w:rsidRPr="00E21202">
              <w:rPr>
                <w:rStyle w:val="Hyperlink"/>
                <w:noProof/>
              </w:rPr>
              <w:fldChar w:fldCharType="end"/>
            </w:r>
          </w:ins>
        </w:p>
        <w:p w14:paraId="106E281D" w14:textId="77777777" w:rsidR="00BC5D5D" w:rsidRDefault="00BC5D5D">
          <w:pPr>
            <w:pStyle w:val="TOC2"/>
            <w:tabs>
              <w:tab w:val="left" w:pos="960"/>
              <w:tab w:val="right" w:leader="dot" w:pos="8630"/>
            </w:tabs>
            <w:rPr>
              <w:ins w:id="89" w:author="Lieberman, Joshua" w:date="2016-11-18T09:53:00Z"/>
              <w:rFonts w:asciiTheme="minorHAnsi" w:eastAsiaTheme="minorEastAsia" w:hAnsiTheme="minorHAnsi" w:cstheme="minorBidi"/>
              <w:noProof/>
            </w:rPr>
          </w:pPr>
          <w:ins w:id="9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"_Toc467226189"</w:instrText>
            </w:r>
            <w:r w:rsidRPr="00E21202">
              <w:rPr>
                <w:rStyle w:val="Hyperlink"/>
                <w:noProof/>
              </w:rPr>
              <w:instrText xml:space="preserve"> </w:instrText>
            </w:r>
            <w:r w:rsidRPr="00E21202">
              <w:rPr>
                <w:rStyle w:val="Hyperlink"/>
                <w:noProof/>
              </w:rPr>
              <w:fldChar w:fldCharType="separate"/>
            </w:r>
            <w:r w:rsidRPr="00E21202">
              <w:rPr>
                <w:rStyle w:val="Hyperlink"/>
                <w:noProof/>
              </w:rPr>
              <w:t>7.3</w:t>
            </w:r>
            <w:r>
              <w:rPr>
                <w:rFonts w:asciiTheme="minorHAnsi" w:eastAsiaTheme="minorEastAsia" w:hAnsiTheme="minorHAnsi" w:cstheme="minorBidi"/>
                <w:noProof/>
              </w:rPr>
              <w:tab/>
            </w:r>
            <w:r w:rsidRPr="00E21202">
              <w:rPr>
                <w:rStyle w:val="Hyperlink"/>
                <w:noProof/>
              </w:rPr>
              <w:t>HydroFeature module</w:t>
            </w:r>
            <w:r>
              <w:rPr>
                <w:noProof/>
                <w:webHidden/>
              </w:rPr>
              <w:tab/>
            </w:r>
            <w:r>
              <w:rPr>
                <w:noProof/>
                <w:webHidden/>
              </w:rPr>
              <w:fldChar w:fldCharType="begin"/>
            </w:r>
            <w:r>
              <w:rPr>
                <w:noProof/>
                <w:webHidden/>
              </w:rPr>
              <w:instrText xml:space="preserve"> PAGEREF _Toc467226189 \h </w:instrText>
            </w:r>
          </w:ins>
          <w:r>
            <w:rPr>
              <w:noProof/>
              <w:webHidden/>
            </w:rPr>
          </w:r>
          <w:r>
            <w:rPr>
              <w:noProof/>
              <w:webHidden/>
            </w:rPr>
            <w:fldChar w:fldCharType="separate"/>
          </w:r>
          <w:ins w:id="91" w:author="Lieberman, Joshua" w:date="2016-11-18T09:53:00Z">
            <w:r>
              <w:rPr>
                <w:noProof/>
                <w:webHidden/>
              </w:rPr>
              <w:t>40</w:t>
            </w:r>
            <w:r>
              <w:rPr>
                <w:noProof/>
                <w:webHidden/>
              </w:rPr>
              <w:fldChar w:fldCharType="end"/>
            </w:r>
            <w:r w:rsidRPr="00E21202">
              <w:rPr>
                <w:rStyle w:val="Hyperlink"/>
                <w:noProof/>
              </w:rPr>
              <w:fldChar w:fldCharType="end"/>
            </w:r>
          </w:ins>
        </w:p>
        <w:p w14:paraId="6D05A9BD" w14:textId="77777777" w:rsidR="00BC5D5D" w:rsidRDefault="00BC5D5D">
          <w:pPr>
            <w:pStyle w:val="TOC3"/>
            <w:tabs>
              <w:tab w:val="left" w:pos="1440"/>
              <w:tab w:val="right" w:leader="dot" w:pos="8630"/>
            </w:tabs>
            <w:rPr>
              <w:ins w:id="92" w:author="Lieberman, Joshua" w:date="2016-11-18T09:53:00Z"/>
              <w:rFonts w:asciiTheme="minorHAnsi" w:eastAsiaTheme="minorEastAsia" w:hAnsiTheme="minorHAnsi" w:cstheme="minorBidi"/>
              <w:noProof/>
            </w:rPr>
          </w:pPr>
          <w:ins w:id="9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"_Toc467226190"</w:instrText>
            </w:r>
            <w:r w:rsidRPr="00E21202">
              <w:rPr>
                <w:rStyle w:val="Hyperlink"/>
                <w:noProof/>
              </w:rPr>
              <w:instrText xml:space="preserve"> </w:instrText>
            </w:r>
            <w:r w:rsidRPr="00E21202">
              <w:rPr>
                <w:rStyle w:val="Hyperlink"/>
                <w:noProof/>
              </w:rPr>
              <w:fldChar w:fldCharType="separate"/>
            </w:r>
            <w:r w:rsidRPr="00E21202">
              <w:rPr>
                <w:rStyle w:val="Hyperlink"/>
                <w:noProof/>
              </w:rPr>
              <w:t>7.3.1</w:t>
            </w:r>
            <w:r>
              <w:rPr>
                <w:rFonts w:asciiTheme="minorHAnsi" w:eastAsiaTheme="minorEastAsia" w:hAnsiTheme="minorHAnsi" w:cstheme="minorBidi"/>
                <w:noProof/>
              </w:rPr>
              <w:tab/>
            </w:r>
            <w:r w:rsidRPr="00E21202">
              <w:rPr>
                <w:rStyle w:val="Hyperlink"/>
                <w:noProof/>
              </w:rPr>
              <w:t>Named Feature Package</w:t>
            </w:r>
            <w:r>
              <w:rPr>
                <w:noProof/>
                <w:webHidden/>
              </w:rPr>
              <w:tab/>
            </w:r>
            <w:r>
              <w:rPr>
                <w:noProof/>
                <w:webHidden/>
              </w:rPr>
              <w:fldChar w:fldCharType="begin"/>
            </w:r>
            <w:r>
              <w:rPr>
                <w:noProof/>
                <w:webHidden/>
              </w:rPr>
              <w:instrText xml:space="preserve"> PAGEREF _Toc467226190 \h </w:instrText>
            </w:r>
          </w:ins>
          <w:r>
            <w:rPr>
              <w:noProof/>
              <w:webHidden/>
            </w:rPr>
          </w:r>
          <w:r>
            <w:rPr>
              <w:noProof/>
              <w:webHidden/>
            </w:rPr>
            <w:fldChar w:fldCharType="separate"/>
          </w:r>
          <w:ins w:id="94" w:author="Lieberman, Joshua" w:date="2016-11-18T09:53:00Z">
            <w:r>
              <w:rPr>
                <w:noProof/>
                <w:webHidden/>
              </w:rPr>
              <w:t>43</w:t>
            </w:r>
            <w:r>
              <w:rPr>
                <w:noProof/>
                <w:webHidden/>
              </w:rPr>
              <w:fldChar w:fldCharType="end"/>
            </w:r>
            <w:r w:rsidRPr="00E21202">
              <w:rPr>
                <w:rStyle w:val="Hyperlink"/>
                <w:noProof/>
              </w:rPr>
              <w:fldChar w:fldCharType="end"/>
            </w:r>
          </w:ins>
        </w:p>
        <w:p w14:paraId="0D4DA343" w14:textId="77777777" w:rsidR="00BC5D5D" w:rsidRDefault="00BC5D5D">
          <w:pPr>
            <w:pStyle w:val="TOC3"/>
            <w:tabs>
              <w:tab w:val="left" w:pos="1440"/>
              <w:tab w:val="right" w:leader="dot" w:pos="8630"/>
            </w:tabs>
            <w:rPr>
              <w:ins w:id="95" w:author="Lieberman, Joshua" w:date="2016-11-18T09:53:00Z"/>
              <w:rFonts w:asciiTheme="minorHAnsi" w:eastAsiaTheme="minorEastAsia" w:hAnsiTheme="minorHAnsi" w:cstheme="minorBidi"/>
              <w:noProof/>
            </w:rPr>
          </w:pPr>
          <w:ins w:id="9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"_Toc467226191"</w:instrText>
            </w:r>
            <w:r w:rsidRPr="00E21202">
              <w:rPr>
                <w:rStyle w:val="Hyperlink"/>
                <w:noProof/>
              </w:rPr>
              <w:instrText xml:space="preserve"> </w:instrText>
            </w:r>
            <w:r w:rsidRPr="00E21202">
              <w:rPr>
                <w:rStyle w:val="Hyperlink"/>
                <w:noProof/>
              </w:rPr>
              <w:fldChar w:fldCharType="separate"/>
            </w:r>
            <w:r w:rsidRPr="00E21202">
              <w:rPr>
                <w:rStyle w:val="Hyperlink"/>
                <w:noProof/>
              </w:rPr>
              <w:t>7.3.2</w:t>
            </w:r>
            <w:r>
              <w:rPr>
                <w:rFonts w:asciiTheme="minorHAnsi" w:eastAsiaTheme="minorEastAsia" w:hAnsiTheme="minorHAnsi" w:cstheme="minorBidi"/>
                <w:noProof/>
              </w:rPr>
              <w:tab/>
            </w:r>
            <w:r w:rsidRPr="00E21202">
              <w:rPr>
                <w:rStyle w:val="Hyperlink"/>
                <w:noProof/>
              </w:rPr>
              <w:t>The HydroComplex package</w:t>
            </w:r>
            <w:r>
              <w:rPr>
                <w:noProof/>
                <w:webHidden/>
              </w:rPr>
              <w:tab/>
            </w:r>
            <w:r>
              <w:rPr>
                <w:noProof/>
                <w:webHidden/>
              </w:rPr>
              <w:fldChar w:fldCharType="begin"/>
            </w:r>
            <w:r>
              <w:rPr>
                <w:noProof/>
                <w:webHidden/>
              </w:rPr>
              <w:instrText xml:space="preserve"> PAGEREF _Toc467226191 \h </w:instrText>
            </w:r>
          </w:ins>
          <w:r>
            <w:rPr>
              <w:noProof/>
              <w:webHidden/>
            </w:rPr>
          </w:r>
          <w:r>
            <w:rPr>
              <w:noProof/>
              <w:webHidden/>
            </w:rPr>
            <w:fldChar w:fldCharType="separate"/>
          </w:r>
          <w:ins w:id="97" w:author="Lieberman, Joshua" w:date="2016-11-18T09:53:00Z">
            <w:r>
              <w:rPr>
                <w:noProof/>
                <w:webHidden/>
              </w:rPr>
              <w:t>45</w:t>
            </w:r>
            <w:r>
              <w:rPr>
                <w:noProof/>
                <w:webHidden/>
              </w:rPr>
              <w:fldChar w:fldCharType="end"/>
            </w:r>
            <w:r w:rsidRPr="00E21202">
              <w:rPr>
                <w:rStyle w:val="Hyperlink"/>
                <w:noProof/>
              </w:rPr>
              <w:fldChar w:fldCharType="end"/>
            </w:r>
          </w:ins>
        </w:p>
        <w:p w14:paraId="767CEE85" w14:textId="77777777" w:rsidR="00BC5D5D" w:rsidRDefault="00BC5D5D">
          <w:pPr>
            <w:pStyle w:val="TOC3"/>
            <w:tabs>
              <w:tab w:val="left" w:pos="1440"/>
              <w:tab w:val="right" w:leader="dot" w:pos="8630"/>
            </w:tabs>
            <w:rPr>
              <w:ins w:id="98" w:author="Lieberman, Joshua" w:date="2016-11-18T09:53:00Z"/>
              <w:rFonts w:asciiTheme="minorHAnsi" w:eastAsiaTheme="minorEastAsia" w:hAnsiTheme="minorHAnsi" w:cstheme="minorBidi"/>
              <w:noProof/>
            </w:rPr>
          </w:pPr>
          <w:ins w:id="9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"_Toc467226192"</w:instrText>
            </w:r>
            <w:r w:rsidRPr="00E21202">
              <w:rPr>
                <w:rStyle w:val="Hyperlink"/>
                <w:noProof/>
              </w:rPr>
              <w:instrText xml:space="preserve"> </w:instrText>
            </w:r>
            <w:r w:rsidRPr="00E21202">
              <w:rPr>
                <w:rStyle w:val="Hyperlink"/>
                <w:noProof/>
              </w:rPr>
              <w:fldChar w:fldCharType="separate"/>
            </w:r>
            <w:r w:rsidRPr="00E21202">
              <w:rPr>
                <w:rStyle w:val="Hyperlink"/>
                <w:noProof/>
              </w:rPr>
              <w:t>7.3.3</w:t>
            </w:r>
            <w:r>
              <w:rPr>
                <w:rFonts w:asciiTheme="minorHAnsi" w:eastAsiaTheme="minorEastAsia" w:hAnsiTheme="minorHAnsi" w:cstheme="minorBidi"/>
                <w:noProof/>
              </w:rPr>
              <w:tab/>
            </w:r>
            <w:r w:rsidRPr="00E21202">
              <w:rPr>
                <w:rStyle w:val="Hyperlink"/>
                <w:noProof/>
              </w:rPr>
              <w:t>The River Positioning System</w:t>
            </w:r>
            <w:r>
              <w:rPr>
                <w:noProof/>
                <w:webHidden/>
              </w:rPr>
              <w:tab/>
            </w:r>
            <w:r>
              <w:rPr>
                <w:noProof/>
                <w:webHidden/>
              </w:rPr>
              <w:fldChar w:fldCharType="begin"/>
            </w:r>
            <w:r>
              <w:rPr>
                <w:noProof/>
                <w:webHidden/>
              </w:rPr>
              <w:instrText xml:space="preserve"> PAGEREF _Toc467226192 \h </w:instrText>
            </w:r>
          </w:ins>
          <w:r>
            <w:rPr>
              <w:noProof/>
              <w:webHidden/>
            </w:rPr>
          </w:r>
          <w:r>
            <w:rPr>
              <w:noProof/>
              <w:webHidden/>
            </w:rPr>
            <w:fldChar w:fldCharType="separate"/>
          </w:r>
          <w:ins w:id="100" w:author="Lieberman, Joshua" w:date="2016-11-18T09:53:00Z">
            <w:r>
              <w:rPr>
                <w:noProof/>
                <w:webHidden/>
              </w:rPr>
              <w:t>59</w:t>
            </w:r>
            <w:r>
              <w:rPr>
                <w:noProof/>
                <w:webHidden/>
              </w:rPr>
              <w:fldChar w:fldCharType="end"/>
            </w:r>
            <w:r w:rsidRPr="00E21202">
              <w:rPr>
                <w:rStyle w:val="Hyperlink"/>
                <w:noProof/>
              </w:rPr>
              <w:fldChar w:fldCharType="end"/>
            </w:r>
          </w:ins>
        </w:p>
        <w:p w14:paraId="31D75276" w14:textId="77777777" w:rsidR="00BC5D5D" w:rsidRDefault="00BC5D5D">
          <w:pPr>
            <w:pStyle w:val="TOC2"/>
            <w:tabs>
              <w:tab w:val="left" w:pos="960"/>
              <w:tab w:val="right" w:leader="dot" w:pos="8630"/>
            </w:tabs>
            <w:rPr>
              <w:ins w:id="101" w:author="Lieberman, Joshua" w:date="2016-11-18T09:53:00Z"/>
              <w:rFonts w:asciiTheme="minorHAnsi" w:eastAsiaTheme="minorEastAsia" w:hAnsiTheme="minorHAnsi" w:cstheme="minorBidi"/>
              <w:noProof/>
            </w:rPr>
          </w:pPr>
          <w:ins w:id="10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"_Toc467226193"</w:instrText>
            </w:r>
            <w:r w:rsidRPr="00E21202">
              <w:rPr>
                <w:rStyle w:val="Hyperlink"/>
                <w:noProof/>
              </w:rPr>
              <w:instrText xml:space="preserve"> </w:instrText>
            </w:r>
            <w:r w:rsidRPr="00E21202">
              <w:rPr>
                <w:rStyle w:val="Hyperlink"/>
                <w:noProof/>
              </w:rPr>
              <w:fldChar w:fldCharType="separate"/>
            </w:r>
            <w:r w:rsidRPr="00E21202">
              <w:rPr>
                <w:rStyle w:val="Hyperlink"/>
                <w:noProof/>
              </w:rPr>
              <w:t>7.4</w:t>
            </w:r>
            <w:r>
              <w:rPr>
                <w:rFonts w:asciiTheme="minorHAnsi" w:eastAsiaTheme="minorEastAsia" w:hAnsiTheme="minorHAnsi" w:cstheme="minorBidi"/>
                <w:noProof/>
              </w:rPr>
              <w:tab/>
            </w:r>
            <w:r w:rsidRPr="00E21202">
              <w:rPr>
                <w:rStyle w:val="Hyperlink"/>
                <w:noProof/>
              </w:rPr>
              <w:t>The Surface Hydro Feature model</w:t>
            </w:r>
            <w:r>
              <w:rPr>
                <w:noProof/>
                <w:webHidden/>
              </w:rPr>
              <w:tab/>
            </w:r>
            <w:r>
              <w:rPr>
                <w:noProof/>
                <w:webHidden/>
              </w:rPr>
              <w:fldChar w:fldCharType="begin"/>
            </w:r>
            <w:r>
              <w:rPr>
                <w:noProof/>
                <w:webHidden/>
              </w:rPr>
              <w:instrText xml:space="preserve"> PAGEREF _Toc467226193 \h </w:instrText>
            </w:r>
          </w:ins>
          <w:r>
            <w:rPr>
              <w:noProof/>
              <w:webHidden/>
            </w:rPr>
          </w:r>
          <w:r>
            <w:rPr>
              <w:noProof/>
              <w:webHidden/>
            </w:rPr>
            <w:fldChar w:fldCharType="separate"/>
          </w:r>
          <w:ins w:id="103" w:author="Lieberman, Joshua" w:date="2016-11-18T09:53:00Z">
            <w:r>
              <w:rPr>
                <w:noProof/>
                <w:webHidden/>
              </w:rPr>
              <w:t>63</w:t>
            </w:r>
            <w:r>
              <w:rPr>
                <w:noProof/>
                <w:webHidden/>
              </w:rPr>
              <w:fldChar w:fldCharType="end"/>
            </w:r>
            <w:r w:rsidRPr="00E21202">
              <w:rPr>
                <w:rStyle w:val="Hyperlink"/>
                <w:noProof/>
              </w:rPr>
              <w:fldChar w:fldCharType="end"/>
            </w:r>
          </w:ins>
        </w:p>
        <w:p w14:paraId="2C83534F" w14:textId="77777777" w:rsidR="00BC5D5D" w:rsidRDefault="00BC5D5D">
          <w:pPr>
            <w:pStyle w:val="TOC3"/>
            <w:tabs>
              <w:tab w:val="left" w:pos="1440"/>
              <w:tab w:val="right" w:leader="dot" w:pos="8630"/>
            </w:tabs>
            <w:rPr>
              <w:ins w:id="104" w:author="Lieberman, Joshua" w:date="2016-11-18T09:53:00Z"/>
              <w:rFonts w:asciiTheme="minorHAnsi" w:eastAsiaTheme="minorEastAsia" w:hAnsiTheme="minorHAnsi" w:cstheme="minorBidi"/>
              <w:noProof/>
            </w:rPr>
          </w:pPr>
          <w:ins w:id="10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"_Toc467226194"</w:instrText>
            </w:r>
            <w:r w:rsidRPr="00E21202">
              <w:rPr>
                <w:rStyle w:val="Hyperlink"/>
                <w:noProof/>
              </w:rPr>
              <w:instrText xml:space="preserve"> </w:instrText>
            </w:r>
            <w:r w:rsidRPr="00E21202">
              <w:rPr>
                <w:rStyle w:val="Hyperlink"/>
                <w:noProof/>
              </w:rPr>
              <w:fldChar w:fldCharType="separate"/>
            </w:r>
            <w:r w:rsidRPr="00E21202">
              <w:rPr>
                <w:rStyle w:val="Hyperlink"/>
                <w:noProof/>
              </w:rPr>
              <w:t>7.4.1</w:t>
            </w:r>
            <w:r>
              <w:rPr>
                <w:rFonts w:asciiTheme="minorHAnsi" w:eastAsiaTheme="minorEastAsia" w:hAnsiTheme="minorHAnsi" w:cstheme="minorBidi"/>
                <w:noProof/>
              </w:rPr>
              <w:tab/>
            </w:r>
            <w:r w:rsidRPr="00E21202">
              <w:rPr>
                <w:rStyle w:val="Hyperlink"/>
                <w:noProof/>
              </w:rPr>
              <w:t>The Channel Network model</w:t>
            </w:r>
            <w:r>
              <w:rPr>
                <w:noProof/>
                <w:webHidden/>
              </w:rPr>
              <w:tab/>
            </w:r>
            <w:r>
              <w:rPr>
                <w:noProof/>
                <w:webHidden/>
              </w:rPr>
              <w:fldChar w:fldCharType="begin"/>
            </w:r>
            <w:r>
              <w:rPr>
                <w:noProof/>
                <w:webHidden/>
              </w:rPr>
              <w:instrText xml:space="preserve"> PAGEREF _Toc467226194 \h </w:instrText>
            </w:r>
          </w:ins>
          <w:r>
            <w:rPr>
              <w:noProof/>
              <w:webHidden/>
            </w:rPr>
          </w:r>
          <w:r>
            <w:rPr>
              <w:noProof/>
              <w:webHidden/>
            </w:rPr>
            <w:fldChar w:fldCharType="separate"/>
          </w:r>
          <w:ins w:id="106" w:author="Lieberman, Joshua" w:date="2016-11-18T09:53:00Z">
            <w:r>
              <w:rPr>
                <w:noProof/>
                <w:webHidden/>
              </w:rPr>
              <w:t>65</w:t>
            </w:r>
            <w:r>
              <w:rPr>
                <w:noProof/>
                <w:webHidden/>
              </w:rPr>
              <w:fldChar w:fldCharType="end"/>
            </w:r>
            <w:r w:rsidRPr="00E21202">
              <w:rPr>
                <w:rStyle w:val="Hyperlink"/>
                <w:noProof/>
              </w:rPr>
              <w:fldChar w:fldCharType="end"/>
            </w:r>
          </w:ins>
        </w:p>
        <w:p w14:paraId="451FBA64" w14:textId="77777777" w:rsidR="00BC5D5D" w:rsidRDefault="00BC5D5D">
          <w:pPr>
            <w:pStyle w:val="TOC3"/>
            <w:tabs>
              <w:tab w:val="left" w:pos="1440"/>
              <w:tab w:val="right" w:leader="dot" w:pos="8630"/>
            </w:tabs>
            <w:rPr>
              <w:ins w:id="107" w:author="Lieberman, Joshua" w:date="2016-11-18T09:53:00Z"/>
              <w:rFonts w:asciiTheme="minorHAnsi" w:eastAsiaTheme="minorEastAsia" w:hAnsiTheme="minorHAnsi" w:cstheme="minorBidi"/>
              <w:noProof/>
            </w:rPr>
          </w:pPr>
          <w:ins w:id="10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"_Toc467226195"</w:instrText>
            </w:r>
            <w:r w:rsidRPr="00E21202">
              <w:rPr>
                <w:rStyle w:val="Hyperlink"/>
                <w:noProof/>
              </w:rPr>
              <w:instrText xml:space="preserve"> </w:instrText>
            </w:r>
            <w:r w:rsidRPr="00E21202">
              <w:rPr>
                <w:rStyle w:val="Hyperlink"/>
                <w:noProof/>
              </w:rPr>
              <w:fldChar w:fldCharType="separate"/>
            </w:r>
            <w:r w:rsidRPr="00E21202">
              <w:rPr>
                <w:rStyle w:val="Hyperlink"/>
                <w:noProof/>
              </w:rPr>
              <w:t>7.4.2</w:t>
            </w:r>
            <w:r>
              <w:rPr>
                <w:rFonts w:asciiTheme="minorHAnsi" w:eastAsiaTheme="minorEastAsia" w:hAnsiTheme="minorHAnsi" w:cstheme="minorBidi"/>
                <w:noProof/>
              </w:rPr>
              <w:tab/>
            </w:r>
            <w:r w:rsidRPr="00E21202">
              <w:rPr>
                <w:rStyle w:val="Hyperlink"/>
                <w:noProof/>
              </w:rPr>
              <w:t>The Hydrographic Network model</w:t>
            </w:r>
            <w:r>
              <w:rPr>
                <w:noProof/>
                <w:webHidden/>
              </w:rPr>
              <w:tab/>
            </w:r>
            <w:r>
              <w:rPr>
                <w:noProof/>
                <w:webHidden/>
              </w:rPr>
              <w:fldChar w:fldCharType="begin"/>
            </w:r>
            <w:r>
              <w:rPr>
                <w:noProof/>
                <w:webHidden/>
              </w:rPr>
              <w:instrText xml:space="preserve"> PAGEREF _Toc467226195 \h </w:instrText>
            </w:r>
          </w:ins>
          <w:r>
            <w:rPr>
              <w:noProof/>
              <w:webHidden/>
            </w:rPr>
          </w:r>
          <w:r>
            <w:rPr>
              <w:noProof/>
              <w:webHidden/>
            </w:rPr>
            <w:fldChar w:fldCharType="separate"/>
          </w:r>
          <w:ins w:id="109" w:author="Lieberman, Joshua" w:date="2016-11-18T09:53:00Z">
            <w:r>
              <w:rPr>
                <w:noProof/>
                <w:webHidden/>
              </w:rPr>
              <w:t>70</w:t>
            </w:r>
            <w:r>
              <w:rPr>
                <w:noProof/>
                <w:webHidden/>
              </w:rPr>
              <w:fldChar w:fldCharType="end"/>
            </w:r>
            <w:r w:rsidRPr="00E21202">
              <w:rPr>
                <w:rStyle w:val="Hyperlink"/>
                <w:noProof/>
              </w:rPr>
              <w:fldChar w:fldCharType="end"/>
            </w:r>
          </w:ins>
        </w:p>
        <w:p w14:paraId="6D3E6D1C" w14:textId="77777777" w:rsidR="00BC5D5D" w:rsidRDefault="00BC5D5D">
          <w:pPr>
            <w:pStyle w:val="TOC3"/>
            <w:tabs>
              <w:tab w:val="left" w:pos="1440"/>
              <w:tab w:val="right" w:leader="dot" w:pos="8630"/>
            </w:tabs>
            <w:rPr>
              <w:ins w:id="110" w:author="Lieberman, Joshua" w:date="2016-11-18T09:53:00Z"/>
              <w:rFonts w:asciiTheme="minorHAnsi" w:eastAsiaTheme="minorEastAsia" w:hAnsiTheme="minorHAnsi" w:cstheme="minorBidi"/>
              <w:noProof/>
            </w:rPr>
          </w:pPr>
          <w:ins w:id="11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"_Toc467226196"</w:instrText>
            </w:r>
            <w:r w:rsidRPr="00E21202">
              <w:rPr>
                <w:rStyle w:val="Hyperlink"/>
                <w:noProof/>
              </w:rPr>
              <w:instrText xml:space="preserve"> </w:instrText>
            </w:r>
            <w:r w:rsidRPr="00E21202">
              <w:rPr>
                <w:rStyle w:val="Hyperlink"/>
                <w:noProof/>
              </w:rPr>
              <w:fldChar w:fldCharType="separate"/>
            </w:r>
            <w:r w:rsidRPr="00E21202">
              <w:rPr>
                <w:rStyle w:val="Hyperlink"/>
                <w:noProof/>
              </w:rPr>
              <w:t>7.4.3</w:t>
            </w:r>
            <w:r>
              <w:rPr>
                <w:rFonts w:asciiTheme="minorHAnsi" w:eastAsiaTheme="minorEastAsia" w:hAnsiTheme="minorHAnsi" w:cstheme="minorBidi"/>
                <w:noProof/>
              </w:rPr>
              <w:tab/>
            </w:r>
            <w:r w:rsidRPr="00E21202">
              <w:rPr>
                <w:rStyle w:val="Hyperlink"/>
                <w:noProof/>
              </w:rPr>
              <w:t>The Surface-Water Body types</w:t>
            </w:r>
            <w:r>
              <w:rPr>
                <w:noProof/>
                <w:webHidden/>
              </w:rPr>
              <w:tab/>
            </w:r>
            <w:r>
              <w:rPr>
                <w:noProof/>
                <w:webHidden/>
              </w:rPr>
              <w:fldChar w:fldCharType="begin"/>
            </w:r>
            <w:r>
              <w:rPr>
                <w:noProof/>
                <w:webHidden/>
              </w:rPr>
              <w:instrText xml:space="preserve"> PAGEREF _Toc467226196 \h </w:instrText>
            </w:r>
          </w:ins>
          <w:r>
            <w:rPr>
              <w:noProof/>
              <w:webHidden/>
            </w:rPr>
          </w:r>
          <w:r>
            <w:rPr>
              <w:noProof/>
              <w:webHidden/>
            </w:rPr>
            <w:fldChar w:fldCharType="separate"/>
          </w:r>
          <w:ins w:id="112" w:author="Lieberman, Joshua" w:date="2016-11-18T09:53:00Z">
            <w:r>
              <w:rPr>
                <w:noProof/>
                <w:webHidden/>
              </w:rPr>
              <w:t>76</w:t>
            </w:r>
            <w:r>
              <w:rPr>
                <w:noProof/>
                <w:webHidden/>
              </w:rPr>
              <w:fldChar w:fldCharType="end"/>
            </w:r>
            <w:r w:rsidRPr="00E21202">
              <w:rPr>
                <w:rStyle w:val="Hyperlink"/>
                <w:noProof/>
              </w:rPr>
              <w:fldChar w:fldCharType="end"/>
            </w:r>
          </w:ins>
        </w:p>
        <w:p w14:paraId="0EECC2C3" w14:textId="77777777" w:rsidR="00BC5D5D" w:rsidRDefault="00BC5D5D">
          <w:pPr>
            <w:pStyle w:val="TOC3"/>
            <w:tabs>
              <w:tab w:val="left" w:pos="1440"/>
              <w:tab w:val="right" w:leader="dot" w:pos="8630"/>
            </w:tabs>
            <w:rPr>
              <w:ins w:id="113" w:author="Lieberman, Joshua" w:date="2016-11-18T09:53:00Z"/>
              <w:rFonts w:asciiTheme="minorHAnsi" w:eastAsiaTheme="minorEastAsia" w:hAnsiTheme="minorHAnsi" w:cstheme="minorBidi"/>
              <w:noProof/>
            </w:rPr>
          </w:pPr>
          <w:ins w:id="11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"_Toc467226197"</w:instrText>
            </w:r>
            <w:r w:rsidRPr="00E21202">
              <w:rPr>
                <w:rStyle w:val="Hyperlink"/>
                <w:noProof/>
              </w:rPr>
              <w:instrText xml:space="preserve"> </w:instrText>
            </w:r>
            <w:r w:rsidRPr="00E21202">
              <w:rPr>
                <w:rStyle w:val="Hyperlink"/>
                <w:noProof/>
              </w:rPr>
              <w:fldChar w:fldCharType="separate"/>
            </w:r>
            <w:r w:rsidRPr="00E21202">
              <w:rPr>
                <w:rStyle w:val="Hyperlink"/>
                <w:noProof/>
              </w:rPr>
              <w:t>7.4.4</w:t>
            </w:r>
            <w:r>
              <w:rPr>
                <w:rFonts w:asciiTheme="minorHAnsi" w:eastAsiaTheme="minorEastAsia" w:hAnsiTheme="minorHAnsi" w:cstheme="minorBidi"/>
                <w:noProof/>
              </w:rPr>
              <w:tab/>
            </w:r>
            <w:r w:rsidRPr="00E21202">
              <w:rPr>
                <w:rStyle w:val="Hyperlink"/>
                <w:noProof/>
              </w:rPr>
              <w:t>The Storage model</w:t>
            </w:r>
            <w:r>
              <w:rPr>
                <w:noProof/>
                <w:webHidden/>
              </w:rPr>
              <w:tab/>
            </w:r>
            <w:r>
              <w:rPr>
                <w:noProof/>
                <w:webHidden/>
              </w:rPr>
              <w:fldChar w:fldCharType="begin"/>
            </w:r>
            <w:r>
              <w:rPr>
                <w:noProof/>
                <w:webHidden/>
              </w:rPr>
              <w:instrText xml:space="preserve"> PAGEREF _Toc467226197 \h </w:instrText>
            </w:r>
          </w:ins>
          <w:r>
            <w:rPr>
              <w:noProof/>
              <w:webHidden/>
            </w:rPr>
          </w:r>
          <w:r>
            <w:rPr>
              <w:noProof/>
              <w:webHidden/>
            </w:rPr>
            <w:fldChar w:fldCharType="separate"/>
          </w:r>
          <w:ins w:id="115" w:author="Lieberman, Joshua" w:date="2016-11-18T09:53:00Z">
            <w:r>
              <w:rPr>
                <w:noProof/>
                <w:webHidden/>
              </w:rPr>
              <w:t>77</w:t>
            </w:r>
            <w:r>
              <w:rPr>
                <w:noProof/>
                <w:webHidden/>
              </w:rPr>
              <w:fldChar w:fldCharType="end"/>
            </w:r>
            <w:r w:rsidRPr="00E21202">
              <w:rPr>
                <w:rStyle w:val="Hyperlink"/>
                <w:noProof/>
              </w:rPr>
              <w:fldChar w:fldCharType="end"/>
            </w:r>
          </w:ins>
        </w:p>
        <w:p w14:paraId="2BF8626C" w14:textId="77777777" w:rsidR="00BC5D5D" w:rsidRDefault="00BC5D5D">
          <w:pPr>
            <w:pStyle w:val="TOC2"/>
            <w:tabs>
              <w:tab w:val="left" w:pos="960"/>
              <w:tab w:val="right" w:leader="dot" w:pos="8630"/>
            </w:tabs>
            <w:rPr>
              <w:ins w:id="116" w:author="Lieberman, Joshua" w:date="2016-11-18T09:53:00Z"/>
              <w:rFonts w:asciiTheme="minorHAnsi" w:eastAsiaTheme="minorEastAsia" w:hAnsiTheme="minorHAnsi" w:cstheme="minorBidi"/>
              <w:noProof/>
            </w:rPr>
          </w:pPr>
          <w:ins w:id="11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"_Toc467226198"</w:instrText>
            </w:r>
            <w:r w:rsidRPr="00E21202">
              <w:rPr>
                <w:rStyle w:val="Hyperlink"/>
                <w:noProof/>
              </w:rPr>
              <w:instrText xml:space="preserve"> </w:instrText>
            </w:r>
            <w:r w:rsidRPr="00E21202">
              <w:rPr>
                <w:rStyle w:val="Hyperlink"/>
                <w:noProof/>
              </w:rPr>
              <w:fldChar w:fldCharType="separate"/>
            </w:r>
            <w:r w:rsidRPr="00E21202">
              <w:rPr>
                <w:rStyle w:val="Hyperlink"/>
                <w:noProof/>
              </w:rPr>
              <w:t>7.5</w:t>
            </w:r>
            <w:r>
              <w:rPr>
                <w:rFonts w:asciiTheme="minorHAnsi" w:eastAsiaTheme="minorEastAsia" w:hAnsiTheme="minorHAnsi" w:cstheme="minorBidi"/>
                <w:noProof/>
              </w:rPr>
              <w:tab/>
            </w:r>
            <w:r w:rsidRPr="00E21202">
              <w:rPr>
                <w:rStyle w:val="Hyperlink"/>
                <w:noProof/>
              </w:rPr>
              <w:t>The Hydrometric Network application schema</w:t>
            </w:r>
            <w:r>
              <w:rPr>
                <w:noProof/>
                <w:webHidden/>
              </w:rPr>
              <w:tab/>
            </w:r>
            <w:r>
              <w:rPr>
                <w:noProof/>
                <w:webHidden/>
              </w:rPr>
              <w:fldChar w:fldCharType="begin"/>
            </w:r>
            <w:r>
              <w:rPr>
                <w:noProof/>
                <w:webHidden/>
              </w:rPr>
              <w:instrText xml:space="preserve"> PAGEREF _Toc467226198 \h </w:instrText>
            </w:r>
          </w:ins>
          <w:r>
            <w:rPr>
              <w:noProof/>
              <w:webHidden/>
            </w:rPr>
          </w:r>
          <w:r>
            <w:rPr>
              <w:noProof/>
              <w:webHidden/>
            </w:rPr>
            <w:fldChar w:fldCharType="separate"/>
          </w:r>
          <w:ins w:id="118" w:author="Lieberman, Joshua" w:date="2016-11-18T09:53:00Z">
            <w:r>
              <w:rPr>
                <w:noProof/>
                <w:webHidden/>
              </w:rPr>
              <w:t>78</w:t>
            </w:r>
            <w:r>
              <w:rPr>
                <w:noProof/>
                <w:webHidden/>
              </w:rPr>
              <w:fldChar w:fldCharType="end"/>
            </w:r>
            <w:r w:rsidRPr="00E21202">
              <w:rPr>
                <w:rStyle w:val="Hyperlink"/>
                <w:noProof/>
              </w:rPr>
              <w:fldChar w:fldCharType="end"/>
            </w:r>
          </w:ins>
        </w:p>
        <w:p w14:paraId="72E489D2" w14:textId="77777777" w:rsidR="00BC5D5D" w:rsidRDefault="00BC5D5D">
          <w:pPr>
            <w:pStyle w:val="TOC3"/>
            <w:tabs>
              <w:tab w:val="left" w:pos="1440"/>
              <w:tab w:val="right" w:leader="dot" w:pos="8630"/>
            </w:tabs>
            <w:rPr>
              <w:ins w:id="119" w:author="Lieberman, Joshua" w:date="2016-11-18T09:53:00Z"/>
              <w:rFonts w:asciiTheme="minorHAnsi" w:eastAsiaTheme="minorEastAsia" w:hAnsiTheme="minorHAnsi" w:cstheme="minorBidi"/>
              <w:noProof/>
            </w:rPr>
          </w:pPr>
          <w:ins w:id="12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"_Toc467226199"</w:instrText>
            </w:r>
            <w:r w:rsidRPr="00E21202">
              <w:rPr>
                <w:rStyle w:val="Hyperlink"/>
                <w:noProof/>
              </w:rPr>
              <w:instrText xml:space="preserve"> </w:instrText>
            </w:r>
            <w:r w:rsidRPr="00E21202">
              <w:rPr>
                <w:rStyle w:val="Hyperlink"/>
                <w:noProof/>
              </w:rPr>
              <w:fldChar w:fldCharType="separate"/>
            </w:r>
            <w:r w:rsidRPr="00E21202">
              <w:rPr>
                <w:rStyle w:val="Hyperlink"/>
                <w:noProof/>
              </w:rPr>
              <w:t>7.5.1</w:t>
            </w:r>
            <w:r>
              <w:rPr>
                <w:rFonts w:asciiTheme="minorHAnsi" w:eastAsiaTheme="minorEastAsia" w:hAnsiTheme="minorHAnsi" w:cstheme="minorBidi"/>
                <w:noProof/>
              </w:rPr>
              <w:tab/>
            </w:r>
            <w:r w:rsidRPr="00E21202">
              <w:rPr>
                <w:rStyle w:val="Hyperlink"/>
                <w:noProof/>
              </w:rPr>
              <w:t>Hydrometric Network</w:t>
            </w:r>
            <w:r>
              <w:rPr>
                <w:noProof/>
                <w:webHidden/>
              </w:rPr>
              <w:tab/>
            </w:r>
            <w:r>
              <w:rPr>
                <w:noProof/>
                <w:webHidden/>
              </w:rPr>
              <w:fldChar w:fldCharType="begin"/>
            </w:r>
            <w:r>
              <w:rPr>
                <w:noProof/>
                <w:webHidden/>
              </w:rPr>
              <w:instrText xml:space="preserve"> PAGEREF _Toc467226199 \h </w:instrText>
            </w:r>
          </w:ins>
          <w:r>
            <w:rPr>
              <w:noProof/>
              <w:webHidden/>
            </w:rPr>
          </w:r>
          <w:r>
            <w:rPr>
              <w:noProof/>
              <w:webHidden/>
            </w:rPr>
            <w:fldChar w:fldCharType="separate"/>
          </w:r>
          <w:ins w:id="121" w:author="Lieberman, Joshua" w:date="2016-11-18T09:53:00Z">
            <w:r>
              <w:rPr>
                <w:noProof/>
                <w:webHidden/>
              </w:rPr>
              <w:t>79</w:t>
            </w:r>
            <w:r>
              <w:rPr>
                <w:noProof/>
                <w:webHidden/>
              </w:rPr>
              <w:fldChar w:fldCharType="end"/>
            </w:r>
            <w:r w:rsidRPr="00E21202">
              <w:rPr>
                <w:rStyle w:val="Hyperlink"/>
                <w:noProof/>
              </w:rPr>
              <w:fldChar w:fldCharType="end"/>
            </w:r>
          </w:ins>
        </w:p>
        <w:p w14:paraId="44882D28" w14:textId="77777777" w:rsidR="00BC5D5D" w:rsidRDefault="00BC5D5D">
          <w:pPr>
            <w:pStyle w:val="TOC3"/>
            <w:tabs>
              <w:tab w:val="left" w:pos="1440"/>
              <w:tab w:val="right" w:leader="dot" w:pos="8630"/>
            </w:tabs>
            <w:rPr>
              <w:ins w:id="122" w:author="Lieberman, Joshua" w:date="2016-11-18T09:53:00Z"/>
              <w:rFonts w:asciiTheme="minorHAnsi" w:eastAsiaTheme="minorEastAsia" w:hAnsiTheme="minorHAnsi" w:cstheme="minorBidi"/>
              <w:noProof/>
            </w:rPr>
          </w:pPr>
          <w:ins w:id="12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"_Toc467226200"</w:instrText>
            </w:r>
            <w:r w:rsidRPr="00E21202">
              <w:rPr>
                <w:rStyle w:val="Hyperlink"/>
                <w:noProof/>
              </w:rPr>
              <w:instrText xml:space="preserve"> </w:instrText>
            </w:r>
            <w:r w:rsidRPr="00E21202">
              <w:rPr>
                <w:rStyle w:val="Hyperlink"/>
                <w:noProof/>
              </w:rPr>
              <w:fldChar w:fldCharType="separate"/>
            </w:r>
            <w:r w:rsidRPr="00E21202">
              <w:rPr>
                <w:rStyle w:val="Hyperlink"/>
                <w:noProof/>
              </w:rPr>
              <w:t>7.5.2</w:t>
            </w:r>
            <w:r>
              <w:rPr>
                <w:rFonts w:asciiTheme="minorHAnsi" w:eastAsiaTheme="minorEastAsia" w:hAnsiTheme="minorHAnsi" w:cstheme="minorBidi"/>
                <w:noProof/>
              </w:rPr>
              <w:tab/>
            </w:r>
            <w:r w:rsidRPr="00E21202">
              <w:rPr>
                <w:rStyle w:val="Hyperlink"/>
                <w:noProof/>
              </w:rPr>
              <w:t>Hydrometric Feature</w:t>
            </w:r>
            <w:r>
              <w:rPr>
                <w:noProof/>
                <w:webHidden/>
              </w:rPr>
              <w:tab/>
            </w:r>
            <w:r>
              <w:rPr>
                <w:noProof/>
                <w:webHidden/>
              </w:rPr>
              <w:fldChar w:fldCharType="begin"/>
            </w:r>
            <w:r>
              <w:rPr>
                <w:noProof/>
                <w:webHidden/>
              </w:rPr>
              <w:instrText xml:space="preserve"> PAGEREF _Toc467226200 \h </w:instrText>
            </w:r>
          </w:ins>
          <w:r>
            <w:rPr>
              <w:noProof/>
              <w:webHidden/>
            </w:rPr>
          </w:r>
          <w:r>
            <w:rPr>
              <w:noProof/>
              <w:webHidden/>
            </w:rPr>
            <w:fldChar w:fldCharType="separate"/>
          </w:r>
          <w:ins w:id="124" w:author="Lieberman, Joshua" w:date="2016-11-18T09:53:00Z">
            <w:r>
              <w:rPr>
                <w:noProof/>
                <w:webHidden/>
              </w:rPr>
              <w:t>80</w:t>
            </w:r>
            <w:r>
              <w:rPr>
                <w:noProof/>
                <w:webHidden/>
              </w:rPr>
              <w:fldChar w:fldCharType="end"/>
            </w:r>
            <w:r w:rsidRPr="00E21202">
              <w:rPr>
                <w:rStyle w:val="Hyperlink"/>
                <w:noProof/>
              </w:rPr>
              <w:fldChar w:fldCharType="end"/>
            </w:r>
          </w:ins>
        </w:p>
        <w:p w14:paraId="373938B7" w14:textId="77777777" w:rsidR="00BC5D5D" w:rsidRDefault="00BC5D5D">
          <w:pPr>
            <w:pStyle w:val="TOC1"/>
            <w:tabs>
              <w:tab w:val="right" w:leader="dot" w:pos="8630"/>
            </w:tabs>
            <w:rPr>
              <w:ins w:id="125" w:author="Lieberman, Joshua" w:date="2016-11-18T09:53:00Z"/>
              <w:rFonts w:asciiTheme="minorHAnsi" w:eastAsiaTheme="minorEastAsia" w:hAnsiTheme="minorHAnsi" w:cstheme="minorBidi"/>
              <w:noProof/>
            </w:rPr>
          </w:pPr>
          <w:ins w:id="12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"_Toc467226201"</w:instrText>
            </w:r>
            <w:r w:rsidRPr="00E21202">
              <w:rPr>
                <w:rStyle w:val="Hyperlink"/>
                <w:noProof/>
              </w:rPr>
              <w:instrText xml:space="preserve"> </w:instrText>
            </w:r>
            <w:r w:rsidRPr="00E21202">
              <w:rPr>
                <w:rStyle w:val="Hyperlink"/>
                <w:noProof/>
              </w:rPr>
              <w:fldChar w:fldCharType="separate"/>
            </w:r>
            <w:r w:rsidRPr="00E21202">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_Toc467226201 \h </w:instrText>
            </w:r>
          </w:ins>
          <w:r>
            <w:rPr>
              <w:noProof/>
              <w:webHidden/>
            </w:rPr>
          </w:r>
          <w:r>
            <w:rPr>
              <w:noProof/>
              <w:webHidden/>
            </w:rPr>
            <w:fldChar w:fldCharType="separate"/>
          </w:r>
          <w:ins w:id="127" w:author="Lieberman, Joshua" w:date="2016-11-18T09:53:00Z">
            <w:r>
              <w:rPr>
                <w:noProof/>
                <w:webHidden/>
              </w:rPr>
              <w:t>1</w:t>
            </w:r>
            <w:r>
              <w:rPr>
                <w:noProof/>
                <w:webHidden/>
              </w:rPr>
              <w:fldChar w:fldCharType="end"/>
            </w:r>
            <w:r w:rsidRPr="00E21202">
              <w:rPr>
                <w:rStyle w:val="Hyperlink"/>
                <w:noProof/>
              </w:rPr>
              <w:fldChar w:fldCharType="end"/>
            </w:r>
          </w:ins>
        </w:p>
        <w:p w14:paraId="29418E83" w14:textId="77777777" w:rsidR="00BC5D5D" w:rsidRDefault="00BC5D5D">
          <w:pPr>
            <w:pStyle w:val="TOC2"/>
            <w:tabs>
              <w:tab w:val="right" w:leader="dot" w:pos="8630"/>
            </w:tabs>
            <w:rPr>
              <w:ins w:id="128" w:author="Lieberman, Joshua" w:date="2016-11-18T09:53:00Z"/>
              <w:rFonts w:asciiTheme="minorHAnsi" w:eastAsiaTheme="minorEastAsia" w:hAnsiTheme="minorHAnsi" w:cstheme="minorBidi"/>
              <w:noProof/>
            </w:rPr>
          </w:pPr>
          <w:ins w:id="12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"_Toc467226202"</w:instrText>
            </w:r>
            <w:r w:rsidRPr="00E21202">
              <w:rPr>
                <w:rStyle w:val="Hyperlink"/>
                <w:noProof/>
              </w:rPr>
              <w:instrText xml:space="preserve"> </w:instrText>
            </w:r>
            <w:r w:rsidRPr="00E21202">
              <w:rPr>
                <w:rStyle w:val="Hyperlink"/>
                <w:noProof/>
              </w:rPr>
              <w:fldChar w:fldCharType="separate"/>
            </w:r>
            <w:r w:rsidRPr="00E21202">
              <w:rPr>
                <w:rStyle w:val="Hyperlink"/>
                <w:noProof/>
              </w:rPr>
              <w:t>A.1 Introduction</w:t>
            </w:r>
            <w:r>
              <w:rPr>
                <w:noProof/>
                <w:webHidden/>
              </w:rPr>
              <w:tab/>
            </w:r>
            <w:r>
              <w:rPr>
                <w:noProof/>
                <w:webHidden/>
              </w:rPr>
              <w:fldChar w:fldCharType="begin"/>
            </w:r>
            <w:r>
              <w:rPr>
                <w:noProof/>
                <w:webHidden/>
              </w:rPr>
              <w:instrText xml:space="preserve"> PAGEREF _Toc467226202 \h </w:instrText>
            </w:r>
          </w:ins>
          <w:r>
            <w:rPr>
              <w:noProof/>
              <w:webHidden/>
            </w:rPr>
          </w:r>
          <w:r>
            <w:rPr>
              <w:noProof/>
              <w:webHidden/>
            </w:rPr>
            <w:fldChar w:fldCharType="separate"/>
          </w:r>
          <w:ins w:id="130" w:author="Lieberman, Joshua" w:date="2016-11-18T09:53:00Z">
            <w:r>
              <w:rPr>
                <w:noProof/>
                <w:webHidden/>
              </w:rPr>
              <w:t>1</w:t>
            </w:r>
            <w:r>
              <w:rPr>
                <w:noProof/>
                <w:webHidden/>
              </w:rPr>
              <w:fldChar w:fldCharType="end"/>
            </w:r>
            <w:r w:rsidRPr="00E21202">
              <w:rPr>
                <w:rStyle w:val="Hyperlink"/>
                <w:noProof/>
              </w:rPr>
              <w:fldChar w:fldCharType="end"/>
            </w:r>
          </w:ins>
        </w:p>
        <w:p w14:paraId="5304FCBF" w14:textId="77777777" w:rsidR="00BC5D5D" w:rsidRDefault="00BC5D5D">
          <w:pPr>
            <w:pStyle w:val="TOC2"/>
            <w:tabs>
              <w:tab w:val="right" w:leader="dot" w:pos="8630"/>
            </w:tabs>
            <w:rPr>
              <w:ins w:id="131" w:author="Lieberman, Joshua" w:date="2016-11-18T09:53:00Z"/>
              <w:rFonts w:asciiTheme="minorHAnsi" w:eastAsiaTheme="minorEastAsia" w:hAnsiTheme="minorHAnsi" w:cstheme="minorBidi"/>
              <w:noProof/>
            </w:rPr>
          </w:pPr>
          <w:ins w:id="13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"_Toc467226203"</w:instrText>
            </w:r>
            <w:r w:rsidRPr="00E21202">
              <w:rPr>
                <w:rStyle w:val="Hyperlink"/>
                <w:noProof/>
              </w:rPr>
              <w:instrText xml:space="preserve"> </w:instrText>
            </w:r>
            <w:r w:rsidRPr="00E21202">
              <w:rPr>
                <w:rStyle w:val="Hyperlink"/>
                <w:noProof/>
              </w:rPr>
              <w:fldChar w:fldCharType="separate"/>
            </w:r>
            <w:r w:rsidRPr="00E21202">
              <w:rPr>
                <w:rStyle w:val="Hyperlink"/>
                <w:noProof/>
              </w:rPr>
              <w:t>A.2 Conformance class: HY_HydroFeature application schema equivalence</w:t>
            </w:r>
            <w:r>
              <w:rPr>
                <w:noProof/>
                <w:webHidden/>
              </w:rPr>
              <w:tab/>
            </w:r>
            <w:r>
              <w:rPr>
                <w:noProof/>
                <w:webHidden/>
              </w:rPr>
              <w:fldChar w:fldCharType="begin"/>
            </w:r>
            <w:r>
              <w:rPr>
                <w:noProof/>
                <w:webHidden/>
              </w:rPr>
              <w:instrText xml:space="preserve"> PAGEREF _Toc467226203 \h </w:instrText>
            </w:r>
          </w:ins>
          <w:r>
            <w:rPr>
              <w:noProof/>
              <w:webHidden/>
            </w:rPr>
          </w:r>
          <w:r>
            <w:rPr>
              <w:noProof/>
              <w:webHidden/>
            </w:rPr>
            <w:fldChar w:fldCharType="separate"/>
          </w:r>
          <w:ins w:id="133" w:author="Lieberman, Joshua" w:date="2016-11-18T09:53:00Z">
            <w:r>
              <w:rPr>
                <w:noProof/>
                <w:webHidden/>
              </w:rPr>
              <w:t>1</w:t>
            </w:r>
            <w:r>
              <w:rPr>
                <w:noProof/>
                <w:webHidden/>
              </w:rPr>
              <w:fldChar w:fldCharType="end"/>
            </w:r>
            <w:r w:rsidRPr="00E21202">
              <w:rPr>
                <w:rStyle w:val="Hyperlink"/>
                <w:noProof/>
              </w:rPr>
              <w:fldChar w:fldCharType="end"/>
            </w:r>
          </w:ins>
        </w:p>
        <w:p w14:paraId="01611E55" w14:textId="77777777" w:rsidR="00BC5D5D" w:rsidRDefault="00BC5D5D">
          <w:pPr>
            <w:pStyle w:val="TOC2"/>
            <w:tabs>
              <w:tab w:val="right" w:leader="dot" w:pos="8630"/>
            </w:tabs>
            <w:rPr>
              <w:ins w:id="134" w:author="Lieberman, Joshua" w:date="2016-11-18T09:53:00Z"/>
              <w:rFonts w:asciiTheme="minorHAnsi" w:eastAsiaTheme="minorEastAsia" w:hAnsiTheme="minorHAnsi" w:cstheme="minorBidi"/>
              <w:noProof/>
            </w:rPr>
          </w:pPr>
          <w:ins w:id="13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"_Toc467226204"</w:instrText>
            </w:r>
            <w:r w:rsidRPr="00E21202">
              <w:rPr>
                <w:rStyle w:val="Hyperlink"/>
                <w:noProof/>
              </w:rPr>
              <w:instrText xml:space="preserve"> </w:instrText>
            </w:r>
            <w:r w:rsidRPr="00E21202">
              <w:rPr>
                <w:rStyle w:val="Hyperlink"/>
                <w:noProof/>
              </w:rPr>
              <w:fldChar w:fldCharType="separate"/>
            </w:r>
            <w:r w:rsidRPr="00E21202">
              <w:rPr>
                <w:rStyle w:val="Hyperlink"/>
                <w:noProof/>
              </w:rPr>
              <w:t>A.3 Conformance class: HY_SurfaceHydroFeature application schema equivalence</w:t>
            </w:r>
            <w:r>
              <w:rPr>
                <w:noProof/>
                <w:webHidden/>
              </w:rPr>
              <w:tab/>
            </w:r>
            <w:r>
              <w:rPr>
                <w:noProof/>
                <w:webHidden/>
              </w:rPr>
              <w:fldChar w:fldCharType="begin"/>
            </w:r>
            <w:r>
              <w:rPr>
                <w:noProof/>
                <w:webHidden/>
              </w:rPr>
              <w:instrText xml:space="preserve"> PAGEREF _Toc467226204 \h </w:instrText>
            </w:r>
          </w:ins>
          <w:r>
            <w:rPr>
              <w:noProof/>
              <w:webHidden/>
            </w:rPr>
          </w:r>
          <w:r>
            <w:rPr>
              <w:noProof/>
              <w:webHidden/>
            </w:rPr>
            <w:fldChar w:fldCharType="separate"/>
          </w:r>
          <w:ins w:id="136" w:author="Lieberman, Joshua" w:date="2016-11-18T09:53:00Z">
            <w:r>
              <w:rPr>
                <w:noProof/>
                <w:webHidden/>
              </w:rPr>
              <w:t>2</w:t>
            </w:r>
            <w:r>
              <w:rPr>
                <w:noProof/>
                <w:webHidden/>
              </w:rPr>
              <w:fldChar w:fldCharType="end"/>
            </w:r>
            <w:r w:rsidRPr="00E21202">
              <w:rPr>
                <w:rStyle w:val="Hyperlink"/>
                <w:noProof/>
              </w:rPr>
              <w:fldChar w:fldCharType="end"/>
            </w:r>
          </w:ins>
        </w:p>
        <w:p w14:paraId="05D5486C" w14:textId="77777777" w:rsidR="00BC5D5D" w:rsidRDefault="00BC5D5D">
          <w:pPr>
            <w:pStyle w:val="TOC2"/>
            <w:tabs>
              <w:tab w:val="right" w:leader="dot" w:pos="8630"/>
            </w:tabs>
            <w:rPr>
              <w:ins w:id="137" w:author="Lieberman, Joshua" w:date="2016-11-18T09:53:00Z"/>
              <w:rFonts w:asciiTheme="minorHAnsi" w:eastAsiaTheme="minorEastAsia" w:hAnsiTheme="minorHAnsi" w:cstheme="minorBidi"/>
              <w:noProof/>
            </w:rPr>
          </w:pPr>
          <w:ins w:id="13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"_Toc467226205"</w:instrText>
            </w:r>
            <w:r w:rsidRPr="00E21202">
              <w:rPr>
                <w:rStyle w:val="Hyperlink"/>
                <w:noProof/>
              </w:rPr>
              <w:instrText xml:space="preserve"> </w:instrText>
            </w:r>
            <w:r w:rsidRPr="00E21202">
              <w:rPr>
                <w:rStyle w:val="Hyperlink"/>
                <w:noProof/>
              </w:rPr>
              <w:fldChar w:fldCharType="separate"/>
            </w:r>
            <w:r w:rsidRPr="00E21202">
              <w:rPr>
                <w:rStyle w:val="Hyperlink"/>
                <w:noProof/>
              </w:rPr>
              <w:t>A.4 Conformance class: HY_HydrometricFeature application schema equivalence</w:t>
            </w:r>
            <w:r>
              <w:rPr>
                <w:noProof/>
                <w:webHidden/>
              </w:rPr>
              <w:tab/>
            </w:r>
            <w:r>
              <w:rPr>
                <w:noProof/>
                <w:webHidden/>
              </w:rPr>
              <w:fldChar w:fldCharType="begin"/>
            </w:r>
            <w:r>
              <w:rPr>
                <w:noProof/>
                <w:webHidden/>
              </w:rPr>
              <w:instrText xml:space="preserve"> PAGEREF _Toc467226205 \h </w:instrText>
            </w:r>
          </w:ins>
          <w:r>
            <w:rPr>
              <w:noProof/>
              <w:webHidden/>
            </w:rPr>
          </w:r>
          <w:r>
            <w:rPr>
              <w:noProof/>
              <w:webHidden/>
            </w:rPr>
            <w:fldChar w:fldCharType="separate"/>
          </w:r>
          <w:ins w:id="139" w:author="Lieberman, Joshua" w:date="2016-11-18T09:53:00Z">
            <w:r>
              <w:rPr>
                <w:noProof/>
                <w:webHidden/>
              </w:rPr>
              <w:t>2</w:t>
            </w:r>
            <w:r>
              <w:rPr>
                <w:noProof/>
                <w:webHidden/>
              </w:rPr>
              <w:fldChar w:fldCharType="end"/>
            </w:r>
            <w:r w:rsidRPr="00E21202">
              <w:rPr>
                <w:rStyle w:val="Hyperlink"/>
                <w:noProof/>
              </w:rPr>
              <w:fldChar w:fldCharType="end"/>
            </w:r>
          </w:ins>
        </w:p>
        <w:p w14:paraId="62480AC9" w14:textId="77777777" w:rsidR="00BC5D5D" w:rsidRDefault="00BC5D5D">
          <w:pPr>
            <w:pStyle w:val="TOC1"/>
            <w:tabs>
              <w:tab w:val="right" w:leader="dot" w:pos="8630"/>
            </w:tabs>
            <w:rPr>
              <w:ins w:id="140" w:author="Lieberman, Joshua" w:date="2016-11-18T09:53:00Z"/>
              <w:rFonts w:asciiTheme="minorHAnsi" w:eastAsiaTheme="minorEastAsia" w:hAnsiTheme="minorHAnsi" w:cstheme="minorBidi"/>
              <w:noProof/>
            </w:rPr>
          </w:pPr>
          <w:ins w:id="14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"_Toc467226206"</w:instrText>
            </w:r>
            <w:r w:rsidRPr="00E21202">
              <w:rPr>
                <w:rStyle w:val="Hyperlink"/>
                <w:noProof/>
              </w:rPr>
              <w:instrText xml:space="preserve"> </w:instrText>
            </w:r>
            <w:r w:rsidRPr="00E21202">
              <w:rPr>
                <w:rStyle w:val="Hyperlink"/>
                <w:noProof/>
              </w:rPr>
              <w:fldChar w:fldCharType="separate"/>
            </w:r>
            <w:r w:rsidRPr="00E21202">
              <w:rPr>
                <w:rStyle w:val="Hyperlink"/>
                <w:noProof/>
              </w:rPr>
              <w:t>ANNEX B - Code lists for the HY_Features model</w:t>
            </w:r>
            <w:r>
              <w:rPr>
                <w:noProof/>
                <w:webHidden/>
              </w:rPr>
              <w:tab/>
            </w:r>
            <w:r>
              <w:rPr>
                <w:noProof/>
                <w:webHidden/>
              </w:rPr>
              <w:fldChar w:fldCharType="begin"/>
            </w:r>
            <w:r>
              <w:rPr>
                <w:noProof/>
                <w:webHidden/>
              </w:rPr>
              <w:instrText xml:space="preserve"> PAGEREF _Toc467226206 \h </w:instrText>
            </w:r>
          </w:ins>
          <w:r>
            <w:rPr>
              <w:noProof/>
              <w:webHidden/>
            </w:rPr>
          </w:r>
          <w:r>
            <w:rPr>
              <w:noProof/>
              <w:webHidden/>
            </w:rPr>
            <w:fldChar w:fldCharType="separate"/>
          </w:r>
          <w:ins w:id="142" w:author="Lieberman, Joshua" w:date="2016-11-18T09:53:00Z">
            <w:r>
              <w:rPr>
                <w:noProof/>
                <w:webHidden/>
              </w:rPr>
              <w:t>1</w:t>
            </w:r>
            <w:r>
              <w:rPr>
                <w:noProof/>
                <w:webHidden/>
              </w:rPr>
              <w:fldChar w:fldCharType="end"/>
            </w:r>
            <w:r w:rsidRPr="00E21202">
              <w:rPr>
                <w:rStyle w:val="Hyperlink"/>
                <w:noProof/>
              </w:rPr>
              <w:fldChar w:fldCharType="end"/>
            </w:r>
          </w:ins>
        </w:p>
        <w:p w14:paraId="00D2A529" w14:textId="77777777" w:rsidR="00BC5D5D" w:rsidRDefault="00BC5D5D">
          <w:pPr>
            <w:pStyle w:val="TOC2"/>
            <w:tabs>
              <w:tab w:val="right" w:leader="dot" w:pos="8630"/>
            </w:tabs>
            <w:rPr>
              <w:ins w:id="143" w:author="Lieberman, Joshua" w:date="2016-11-18T09:53:00Z"/>
              <w:rFonts w:asciiTheme="minorHAnsi" w:eastAsiaTheme="minorEastAsia" w:hAnsiTheme="minorHAnsi" w:cstheme="minorBidi"/>
              <w:noProof/>
            </w:rPr>
          </w:pPr>
          <w:ins w:id="14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"_Toc467226207"</w:instrText>
            </w:r>
            <w:r w:rsidRPr="00E21202">
              <w:rPr>
                <w:rStyle w:val="Hyperlink"/>
                <w:noProof/>
              </w:rPr>
              <w:instrText xml:space="preserve"> </w:instrText>
            </w:r>
            <w:r w:rsidRPr="00E21202">
              <w:rPr>
                <w:rStyle w:val="Hyperlink"/>
                <w:noProof/>
              </w:rPr>
              <w:fldChar w:fldCharType="separate"/>
            </w:r>
            <w:r w:rsidRPr="00E21202">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_Toc467226207 \h </w:instrText>
            </w:r>
          </w:ins>
          <w:r>
            <w:rPr>
              <w:noProof/>
              <w:webHidden/>
            </w:rPr>
          </w:r>
          <w:r>
            <w:rPr>
              <w:noProof/>
              <w:webHidden/>
            </w:rPr>
            <w:fldChar w:fldCharType="separate"/>
          </w:r>
          <w:ins w:id="145" w:author="Lieberman, Joshua" w:date="2016-11-18T09:53:00Z">
            <w:r>
              <w:rPr>
                <w:noProof/>
                <w:webHidden/>
              </w:rPr>
              <w:t>1</w:t>
            </w:r>
            <w:r>
              <w:rPr>
                <w:noProof/>
                <w:webHidden/>
              </w:rPr>
              <w:fldChar w:fldCharType="end"/>
            </w:r>
            <w:r w:rsidRPr="00E21202">
              <w:rPr>
                <w:rStyle w:val="Hyperlink"/>
                <w:noProof/>
              </w:rPr>
              <w:fldChar w:fldCharType="end"/>
            </w:r>
          </w:ins>
        </w:p>
        <w:p w14:paraId="2C16CBD8" w14:textId="77777777" w:rsidR="00BC5D5D" w:rsidRDefault="00BC5D5D">
          <w:pPr>
            <w:pStyle w:val="TOC2"/>
            <w:tabs>
              <w:tab w:val="right" w:leader="dot" w:pos="8630"/>
            </w:tabs>
            <w:rPr>
              <w:ins w:id="146" w:author="Lieberman, Joshua" w:date="2016-11-18T09:53:00Z"/>
              <w:rFonts w:asciiTheme="minorHAnsi" w:eastAsiaTheme="minorEastAsia" w:hAnsiTheme="minorHAnsi" w:cstheme="minorBidi"/>
              <w:noProof/>
            </w:rPr>
          </w:pPr>
          <w:ins w:id="14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"_Toc467226208"</w:instrText>
            </w:r>
            <w:r w:rsidRPr="00E21202">
              <w:rPr>
                <w:rStyle w:val="Hyperlink"/>
                <w:noProof/>
              </w:rPr>
              <w:instrText xml:space="preserve"> </w:instrText>
            </w:r>
            <w:r w:rsidRPr="00E21202">
              <w:rPr>
                <w:rStyle w:val="Hyperlink"/>
                <w:noProof/>
              </w:rPr>
              <w:fldChar w:fldCharType="separate"/>
            </w:r>
            <w:r w:rsidRPr="00E21202">
              <w:rPr>
                <w:rStyle w:val="Hyperlink"/>
                <w:noProof/>
              </w:rPr>
              <w:t>B.2 Terms commonly used in hydrology to describe a spatial relation between two points</w:t>
            </w:r>
            <w:r>
              <w:rPr>
                <w:noProof/>
                <w:webHidden/>
              </w:rPr>
              <w:tab/>
            </w:r>
            <w:r>
              <w:rPr>
                <w:noProof/>
                <w:webHidden/>
              </w:rPr>
              <w:fldChar w:fldCharType="begin"/>
            </w:r>
            <w:r>
              <w:rPr>
                <w:noProof/>
                <w:webHidden/>
              </w:rPr>
              <w:instrText xml:space="preserve"> PAGEREF _Toc467226208 \h </w:instrText>
            </w:r>
          </w:ins>
          <w:r>
            <w:rPr>
              <w:noProof/>
              <w:webHidden/>
            </w:rPr>
          </w:r>
          <w:r>
            <w:rPr>
              <w:noProof/>
              <w:webHidden/>
            </w:rPr>
            <w:fldChar w:fldCharType="separate"/>
          </w:r>
          <w:ins w:id="148" w:author="Lieberman, Joshua" w:date="2016-11-18T09:53:00Z">
            <w:r>
              <w:rPr>
                <w:noProof/>
                <w:webHidden/>
              </w:rPr>
              <w:t>2</w:t>
            </w:r>
            <w:r>
              <w:rPr>
                <w:noProof/>
                <w:webHidden/>
              </w:rPr>
              <w:fldChar w:fldCharType="end"/>
            </w:r>
            <w:r w:rsidRPr="00E21202">
              <w:rPr>
                <w:rStyle w:val="Hyperlink"/>
                <w:noProof/>
              </w:rPr>
              <w:fldChar w:fldCharType="end"/>
            </w:r>
          </w:ins>
        </w:p>
        <w:p w14:paraId="0196EEEC" w14:textId="77777777" w:rsidR="00BC5D5D" w:rsidRDefault="00BC5D5D">
          <w:pPr>
            <w:pStyle w:val="TOC2"/>
            <w:tabs>
              <w:tab w:val="right" w:leader="dot" w:pos="8630"/>
            </w:tabs>
            <w:rPr>
              <w:ins w:id="149" w:author="Lieberman, Joshua" w:date="2016-11-18T09:53:00Z"/>
              <w:rFonts w:asciiTheme="minorHAnsi" w:eastAsiaTheme="minorEastAsia" w:hAnsiTheme="minorHAnsi" w:cstheme="minorBidi"/>
              <w:noProof/>
            </w:rPr>
          </w:pPr>
          <w:ins w:id="15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"_Toc467226209"</w:instrText>
            </w:r>
            <w:r w:rsidRPr="00E21202">
              <w:rPr>
                <w:rStyle w:val="Hyperlink"/>
                <w:noProof/>
              </w:rPr>
              <w:instrText xml:space="preserve"> </w:instrText>
            </w:r>
            <w:r w:rsidRPr="00E21202">
              <w:rPr>
                <w:rStyle w:val="Hyperlink"/>
                <w:noProof/>
              </w:rPr>
              <w:fldChar w:fldCharType="separate"/>
            </w:r>
            <w:r w:rsidRPr="00E21202">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_Toc467226209 \h </w:instrText>
            </w:r>
          </w:ins>
          <w:r>
            <w:rPr>
              <w:noProof/>
              <w:webHidden/>
            </w:rPr>
          </w:r>
          <w:r>
            <w:rPr>
              <w:noProof/>
              <w:webHidden/>
            </w:rPr>
            <w:fldChar w:fldCharType="separate"/>
          </w:r>
          <w:ins w:id="151" w:author="Lieberman, Joshua" w:date="2016-11-18T09:53:00Z">
            <w:r>
              <w:rPr>
                <w:noProof/>
                <w:webHidden/>
              </w:rPr>
              <w:t>2</w:t>
            </w:r>
            <w:r>
              <w:rPr>
                <w:noProof/>
                <w:webHidden/>
              </w:rPr>
              <w:fldChar w:fldCharType="end"/>
            </w:r>
            <w:r w:rsidRPr="00E21202">
              <w:rPr>
                <w:rStyle w:val="Hyperlink"/>
                <w:noProof/>
              </w:rPr>
              <w:fldChar w:fldCharType="end"/>
            </w:r>
          </w:ins>
        </w:p>
        <w:p w14:paraId="16587D5C" w14:textId="77777777" w:rsidR="00BC5D5D" w:rsidRDefault="00BC5D5D">
          <w:pPr>
            <w:pStyle w:val="TOC2"/>
            <w:tabs>
              <w:tab w:val="right" w:leader="dot" w:pos="8630"/>
            </w:tabs>
            <w:rPr>
              <w:ins w:id="152" w:author="Lieberman, Joshua" w:date="2016-11-18T09:53:00Z"/>
              <w:rFonts w:asciiTheme="minorHAnsi" w:eastAsiaTheme="minorEastAsia" w:hAnsiTheme="minorHAnsi" w:cstheme="minorBidi"/>
              <w:noProof/>
            </w:rPr>
          </w:pPr>
          <w:ins w:id="15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"_Toc467226210"</w:instrText>
            </w:r>
            <w:r w:rsidRPr="00E21202">
              <w:rPr>
                <w:rStyle w:val="Hyperlink"/>
                <w:noProof/>
              </w:rPr>
              <w:instrText xml:space="preserve"> </w:instrText>
            </w:r>
            <w:r w:rsidRPr="00E21202">
              <w:rPr>
                <w:rStyle w:val="Hyperlink"/>
                <w:noProof/>
              </w:rPr>
              <w:fldChar w:fldCharType="separate"/>
            </w:r>
            <w:r w:rsidRPr="00E21202">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_Toc467226210 \h </w:instrText>
            </w:r>
          </w:ins>
          <w:r>
            <w:rPr>
              <w:noProof/>
              <w:webHidden/>
            </w:rPr>
          </w:r>
          <w:r>
            <w:rPr>
              <w:noProof/>
              <w:webHidden/>
            </w:rPr>
            <w:fldChar w:fldCharType="separate"/>
          </w:r>
          <w:ins w:id="154" w:author="Lieberman, Joshua" w:date="2016-11-18T09:53:00Z">
            <w:r>
              <w:rPr>
                <w:noProof/>
                <w:webHidden/>
              </w:rPr>
              <w:t>3</w:t>
            </w:r>
            <w:r>
              <w:rPr>
                <w:noProof/>
                <w:webHidden/>
              </w:rPr>
              <w:fldChar w:fldCharType="end"/>
            </w:r>
            <w:r w:rsidRPr="00E21202">
              <w:rPr>
                <w:rStyle w:val="Hyperlink"/>
                <w:noProof/>
              </w:rPr>
              <w:fldChar w:fldCharType="end"/>
            </w:r>
          </w:ins>
        </w:p>
        <w:p w14:paraId="5BCDF54C" w14:textId="77777777" w:rsidR="00BC5D5D" w:rsidRDefault="00BC5D5D">
          <w:pPr>
            <w:pStyle w:val="TOC1"/>
            <w:tabs>
              <w:tab w:val="right" w:leader="dot" w:pos="8630"/>
            </w:tabs>
            <w:rPr>
              <w:ins w:id="155" w:author="Lieberman, Joshua" w:date="2016-11-18T09:53:00Z"/>
              <w:rFonts w:asciiTheme="minorHAnsi" w:eastAsiaTheme="minorEastAsia" w:hAnsiTheme="minorHAnsi" w:cstheme="minorBidi"/>
              <w:noProof/>
            </w:rPr>
          </w:pPr>
          <w:ins w:id="15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"_Toc467226211"</w:instrText>
            </w:r>
            <w:r w:rsidRPr="00E21202">
              <w:rPr>
                <w:rStyle w:val="Hyperlink"/>
                <w:noProof/>
              </w:rPr>
              <w:instrText xml:space="preserve"> </w:instrText>
            </w:r>
            <w:r w:rsidRPr="00E21202">
              <w:rPr>
                <w:rStyle w:val="Hyperlink"/>
                <w:noProof/>
              </w:rPr>
              <w:fldChar w:fldCharType="separate"/>
            </w:r>
            <w:r w:rsidRPr="00E21202">
              <w:rPr>
                <w:rStyle w:val="Hyperlink"/>
                <w:noProof/>
              </w:rPr>
              <w:t>ANNEX C:  HY_Features  - AHGF Mapping</w:t>
            </w:r>
            <w:r>
              <w:rPr>
                <w:noProof/>
                <w:webHidden/>
              </w:rPr>
              <w:tab/>
            </w:r>
            <w:r>
              <w:rPr>
                <w:noProof/>
                <w:webHidden/>
              </w:rPr>
              <w:fldChar w:fldCharType="begin"/>
            </w:r>
            <w:r>
              <w:rPr>
                <w:noProof/>
                <w:webHidden/>
              </w:rPr>
              <w:instrText xml:space="preserve"> PAGEREF _Toc467226211 \h </w:instrText>
            </w:r>
          </w:ins>
          <w:r>
            <w:rPr>
              <w:noProof/>
              <w:webHidden/>
            </w:rPr>
          </w:r>
          <w:r>
            <w:rPr>
              <w:noProof/>
              <w:webHidden/>
            </w:rPr>
            <w:fldChar w:fldCharType="separate"/>
          </w:r>
          <w:ins w:id="157" w:author="Lieberman, Joshua" w:date="2016-11-18T09:53:00Z">
            <w:r>
              <w:rPr>
                <w:noProof/>
                <w:webHidden/>
              </w:rPr>
              <w:t>1</w:t>
            </w:r>
            <w:r>
              <w:rPr>
                <w:noProof/>
                <w:webHidden/>
              </w:rPr>
              <w:fldChar w:fldCharType="end"/>
            </w:r>
            <w:r w:rsidRPr="00E21202">
              <w:rPr>
                <w:rStyle w:val="Hyperlink"/>
                <w:noProof/>
              </w:rPr>
              <w:fldChar w:fldCharType="end"/>
            </w:r>
          </w:ins>
        </w:p>
        <w:p w14:paraId="07483B28" w14:textId="77777777" w:rsidR="00BC5D5D" w:rsidRDefault="00BC5D5D">
          <w:pPr>
            <w:pStyle w:val="TOC2"/>
            <w:tabs>
              <w:tab w:val="right" w:leader="dot" w:pos="8630"/>
            </w:tabs>
            <w:rPr>
              <w:ins w:id="158" w:author="Lieberman, Joshua" w:date="2016-11-18T09:53:00Z"/>
              <w:rFonts w:asciiTheme="minorHAnsi" w:eastAsiaTheme="minorEastAsia" w:hAnsiTheme="minorHAnsi" w:cstheme="minorBidi"/>
              <w:noProof/>
            </w:rPr>
          </w:pPr>
          <w:ins w:id="15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"_Toc467226212"</w:instrText>
            </w:r>
            <w:r w:rsidRPr="00E21202">
              <w:rPr>
                <w:rStyle w:val="Hyperlink"/>
                <w:noProof/>
              </w:rPr>
              <w:instrText xml:space="preserve"> </w:instrText>
            </w:r>
            <w:r w:rsidRPr="00E21202">
              <w:rPr>
                <w:rStyle w:val="Hyperlink"/>
                <w:noProof/>
              </w:rPr>
              <w:fldChar w:fldCharType="separate"/>
            </w:r>
            <w:r w:rsidRPr="00E21202">
              <w:rPr>
                <w:rStyle w:val="Hyperlink"/>
                <w:noProof/>
              </w:rPr>
              <w:t>C.1 Catchment Model</w:t>
            </w:r>
            <w:r>
              <w:rPr>
                <w:noProof/>
                <w:webHidden/>
              </w:rPr>
              <w:tab/>
            </w:r>
            <w:r>
              <w:rPr>
                <w:noProof/>
                <w:webHidden/>
              </w:rPr>
              <w:fldChar w:fldCharType="begin"/>
            </w:r>
            <w:r>
              <w:rPr>
                <w:noProof/>
                <w:webHidden/>
              </w:rPr>
              <w:instrText xml:space="preserve"> PAGEREF _Toc467226212 \h </w:instrText>
            </w:r>
          </w:ins>
          <w:r>
            <w:rPr>
              <w:noProof/>
              <w:webHidden/>
            </w:rPr>
          </w:r>
          <w:r>
            <w:rPr>
              <w:noProof/>
              <w:webHidden/>
            </w:rPr>
            <w:fldChar w:fldCharType="separate"/>
          </w:r>
          <w:ins w:id="160" w:author="Lieberman, Joshua" w:date="2016-11-18T09:53:00Z">
            <w:r>
              <w:rPr>
                <w:noProof/>
                <w:webHidden/>
              </w:rPr>
              <w:t>1</w:t>
            </w:r>
            <w:r>
              <w:rPr>
                <w:noProof/>
                <w:webHidden/>
              </w:rPr>
              <w:fldChar w:fldCharType="end"/>
            </w:r>
            <w:r w:rsidRPr="00E21202">
              <w:rPr>
                <w:rStyle w:val="Hyperlink"/>
                <w:noProof/>
              </w:rPr>
              <w:fldChar w:fldCharType="end"/>
            </w:r>
          </w:ins>
        </w:p>
        <w:p w14:paraId="79121923" w14:textId="77777777" w:rsidR="00BC5D5D" w:rsidRDefault="00BC5D5D">
          <w:pPr>
            <w:pStyle w:val="TOC2"/>
            <w:tabs>
              <w:tab w:val="right" w:leader="dot" w:pos="8630"/>
            </w:tabs>
            <w:rPr>
              <w:ins w:id="161" w:author="Lieberman, Joshua" w:date="2016-11-18T09:53:00Z"/>
              <w:rFonts w:asciiTheme="minorHAnsi" w:eastAsiaTheme="minorEastAsia" w:hAnsiTheme="minorHAnsi" w:cstheme="minorBidi"/>
              <w:noProof/>
            </w:rPr>
          </w:pPr>
          <w:ins w:id="16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"_Toc467226213"</w:instrText>
            </w:r>
            <w:r w:rsidRPr="00E21202">
              <w:rPr>
                <w:rStyle w:val="Hyperlink"/>
                <w:noProof/>
              </w:rPr>
              <w:instrText xml:space="preserve"> </w:instrText>
            </w:r>
            <w:r w:rsidRPr="00E21202">
              <w:rPr>
                <w:rStyle w:val="Hyperlink"/>
                <w:noProof/>
              </w:rPr>
              <w:fldChar w:fldCharType="separate"/>
            </w:r>
            <w:r w:rsidRPr="00E21202">
              <w:rPr>
                <w:rStyle w:val="Hyperlink"/>
                <w:noProof/>
              </w:rPr>
              <w:t>C.2 Hydrographic Network</w:t>
            </w:r>
            <w:r>
              <w:rPr>
                <w:noProof/>
                <w:webHidden/>
              </w:rPr>
              <w:tab/>
            </w:r>
            <w:r>
              <w:rPr>
                <w:noProof/>
                <w:webHidden/>
              </w:rPr>
              <w:fldChar w:fldCharType="begin"/>
            </w:r>
            <w:r>
              <w:rPr>
                <w:noProof/>
                <w:webHidden/>
              </w:rPr>
              <w:instrText xml:space="preserve"> PAGEREF _Toc467226213 \h </w:instrText>
            </w:r>
          </w:ins>
          <w:r>
            <w:rPr>
              <w:noProof/>
              <w:webHidden/>
            </w:rPr>
          </w:r>
          <w:r>
            <w:rPr>
              <w:noProof/>
              <w:webHidden/>
            </w:rPr>
            <w:fldChar w:fldCharType="separate"/>
          </w:r>
          <w:ins w:id="163" w:author="Lieberman, Joshua" w:date="2016-11-18T09:53:00Z">
            <w:r>
              <w:rPr>
                <w:noProof/>
                <w:webHidden/>
              </w:rPr>
              <w:t>2</w:t>
            </w:r>
            <w:r>
              <w:rPr>
                <w:noProof/>
                <w:webHidden/>
              </w:rPr>
              <w:fldChar w:fldCharType="end"/>
            </w:r>
            <w:r w:rsidRPr="00E21202">
              <w:rPr>
                <w:rStyle w:val="Hyperlink"/>
                <w:noProof/>
              </w:rPr>
              <w:fldChar w:fldCharType="end"/>
            </w:r>
          </w:ins>
        </w:p>
        <w:p w14:paraId="465B48FA" w14:textId="77777777" w:rsidR="00BC5D5D" w:rsidRDefault="00BC5D5D">
          <w:pPr>
            <w:pStyle w:val="TOC2"/>
            <w:tabs>
              <w:tab w:val="right" w:leader="dot" w:pos="8630"/>
            </w:tabs>
            <w:rPr>
              <w:ins w:id="164" w:author="Lieberman, Joshua" w:date="2016-11-18T09:53:00Z"/>
              <w:rFonts w:asciiTheme="minorHAnsi" w:eastAsiaTheme="minorEastAsia" w:hAnsiTheme="minorHAnsi" w:cstheme="minorBidi"/>
              <w:noProof/>
            </w:rPr>
          </w:pPr>
          <w:ins w:id="16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"_Toc467226214"</w:instrText>
            </w:r>
            <w:r w:rsidRPr="00E21202">
              <w:rPr>
                <w:rStyle w:val="Hyperlink"/>
                <w:noProof/>
              </w:rPr>
              <w:instrText xml:space="preserve"> </w:instrText>
            </w:r>
            <w:r w:rsidRPr="00E21202">
              <w:rPr>
                <w:rStyle w:val="Hyperlink"/>
                <w:noProof/>
              </w:rPr>
              <w:fldChar w:fldCharType="separate"/>
            </w:r>
            <w:r w:rsidRPr="00E21202">
              <w:rPr>
                <w:rStyle w:val="Hyperlink"/>
                <w:noProof/>
              </w:rPr>
              <w:t>C.3 Hydrometric Network</w:t>
            </w:r>
            <w:r>
              <w:rPr>
                <w:noProof/>
                <w:webHidden/>
              </w:rPr>
              <w:tab/>
            </w:r>
            <w:r>
              <w:rPr>
                <w:noProof/>
                <w:webHidden/>
              </w:rPr>
              <w:fldChar w:fldCharType="begin"/>
            </w:r>
            <w:r>
              <w:rPr>
                <w:noProof/>
                <w:webHidden/>
              </w:rPr>
              <w:instrText xml:space="preserve"> PAGEREF _Toc467226214 \h </w:instrText>
            </w:r>
          </w:ins>
          <w:r>
            <w:rPr>
              <w:noProof/>
              <w:webHidden/>
            </w:rPr>
          </w:r>
          <w:r>
            <w:rPr>
              <w:noProof/>
              <w:webHidden/>
            </w:rPr>
            <w:fldChar w:fldCharType="separate"/>
          </w:r>
          <w:ins w:id="166" w:author="Lieberman, Joshua" w:date="2016-11-18T09:53:00Z">
            <w:r>
              <w:rPr>
                <w:noProof/>
                <w:webHidden/>
              </w:rPr>
              <w:t>4</w:t>
            </w:r>
            <w:r>
              <w:rPr>
                <w:noProof/>
                <w:webHidden/>
              </w:rPr>
              <w:fldChar w:fldCharType="end"/>
            </w:r>
            <w:r w:rsidRPr="00E21202">
              <w:rPr>
                <w:rStyle w:val="Hyperlink"/>
                <w:noProof/>
              </w:rPr>
              <w:fldChar w:fldCharType="end"/>
            </w:r>
          </w:ins>
        </w:p>
        <w:p w14:paraId="370B8300" w14:textId="77777777" w:rsidR="00BC5D5D" w:rsidRDefault="00BC5D5D">
          <w:pPr>
            <w:pStyle w:val="TOC1"/>
            <w:tabs>
              <w:tab w:val="right" w:leader="dot" w:pos="8630"/>
            </w:tabs>
            <w:rPr>
              <w:ins w:id="167" w:author="Lieberman, Joshua" w:date="2016-11-18T09:53:00Z"/>
              <w:rFonts w:asciiTheme="minorHAnsi" w:eastAsiaTheme="minorEastAsia" w:hAnsiTheme="minorHAnsi" w:cstheme="minorBidi"/>
              <w:noProof/>
            </w:rPr>
          </w:pPr>
          <w:ins w:id="16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"_Toc467226215"</w:instrText>
            </w:r>
            <w:r w:rsidRPr="00E21202">
              <w:rPr>
                <w:rStyle w:val="Hyperlink"/>
                <w:noProof/>
              </w:rPr>
              <w:instrText xml:space="preserve"> </w:instrText>
            </w:r>
            <w:r w:rsidRPr="00E21202">
              <w:rPr>
                <w:rStyle w:val="Hyperlink"/>
                <w:noProof/>
              </w:rPr>
              <w:fldChar w:fldCharType="separate"/>
            </w:r>
            <w:r w:rsidRPr="00E21202">
              <w:rPr>
                <w:rStyle w:val="Hyperlink"/>
                <w:noProof/>
              </w:rPr>
              <w:t>ANNEX D: HY_Features - NHDPlus  Mapping</w:t>
            </w:r>
            <w:r>
              <w:rPr>
                <w:noProof/>
                <w:webHidden/>
              </w:rPr>
              <w:tab/>
            </w:r>
            <w:r>
              <w:rPr>
                <w:noProof/>
                <w:webHidden/>
              </w:rPr>
              <w:fldChar w:fldCharType="begin"/>
            </w:r>
            <w:r>
              <w:rPr>
                <w:noProof/>
                <w:webHidden/>
              </w:rPr>
              <w:instrText xml:space="preserve"> PAGEREF _Toc467226215 \h </w:instrText>
            </w:r>
          </w:ins>
          <w:r>
            <w:rPr>
              <w:noProof/>
              <w:webHidden/>
            </w:rPr>
          </w:r>
          <w:r>
            <w:rPr>
              <w:noProof/>
              <w:webHidden/>
            </w:rPr>
            <w:fldChar w:fldCharType="separate"/>
          </w:r>
          <w:ins w:id="169" w:author="Lieberman, Joshua" w:date="2016-11-18T09:53:00Z">
            <w:r>
              <w:rPr>
                <w:noProof/>
                <w:webHidden/>
              </w:rPr>
              <w:t>1</w:t>
            </w:r>
            <w:r>
              <w:rPr>
                <w:noProof/>
                <w:webHidden/>
              </w:rPr>
              <w:fldChar w:fldCharType="end"/>
            </w:r>
            <w:r w:rsidRPr="00E21202">
              <w:rPr>
                <w:rStyle w:val="Hyperlink"/>
                <w:noProof/>
              </w:rPr>
              <w:fldChar w:fldCharType="end"/>
            </w:r>
          </w:ins>
        </w:p>
        <w:p w14:paraId="4FAD6B38" w14:textId="77777777" w:rsidR="00BC5D5D" w:rsidRDefault="00BC5D5D">
          <w:pPr>
            <w:pStyle w:val="TOC2"/>
            <w:tabs>
              <w:tab w:val="right" w:leader="dot" w:pos="8630"/>
            </w:tabs>
            <w:rPr>
              <w:ins w:id="170" w:author="Lieberman, Joshua" w:date="2016-11-18T09:53:00Z"/>
              <w:rFonts w:asciiTheme="minorHAnsi" w:eastAsiaTheme="minorEastAsia" w:hAnsiTheme="minorHAnsi" w:cstheme="minorBidi"/>
              <w:noProof/>
            </w:rPr>
          </w:pPr>
          <w:ins w:id="17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"_Toc467226216"</w:instrText>
            </w:r>
            <w:r w:rsidRPr="00E21202">
              <w:rPr>
                <w:rStyle w:val="Hyperlink"/>
                <w:noProof/>
              </w:rPr>
              <w:instrText xml:space="preserve"> </w:instrText>
            </w:r>
            <w:r w:rsidRPr="00E21202">
              <w:rPr>
                <w:rStyle w:val="Hyperlink"/>
                <w:noProof/>
              </w:rPr>
              <w:fldChar w:fldCharType="separate"/>
            </w:r>
            <w:r w:rsidRPr="00E21202">
              <w:rPr>
                <w:rStyle w:val="Hyperlink"/>
                <w:noProof/>
              </w:rPr>
              <w:t>D.1 Catchment Model</w:t>
            </w:r>
            <w:r>
              <w:rPr>
                <w:noProof/>
                <w:webHidden/>
              </w:rPr>
              <w:tab/>
            </w:r>
            <w:r>
              <w:rPr>
                <w:noProof/>
                <w:webHidden/>
              </w:rPr>
              <w:fldChar w:fldCharType="begin"/>
            </w:r>
            <w:r>
              <w:rPr>
                <w:noProof/>
                <w:webHidden/>
              </w:rPr>
              <w:instrText xml:space="preserve"> PAGEREF _Toc467226216 \h </w:instrText>
            </w:r>
          </w:ins>
          <w:r>
            <w:rPr>
              <w:noProof/>
              <w:webHidden/>
            </w:rPr>
          </w:r>
          <w:r>
            <w:rPr>
              <w:noProof/>
              <w:webHidden/>
            </w:rPr>
            <w:fldChar w:fldCharType="separate"/>
          </w:r>
          <w:ins w:id="172" w:author="Lieberman, Joshua" w:date="2016-11-18T09:53:00Z">
            <w:r>
              <w:rPr>
                <w:noProof/>
                <w:webHidden/>
              </w:rPr>
              <w:t>1</w:t>
            </w:r>
            <w:r>
              <w:rPr>
                <w:noProof/>
                <w:webHidden/>
              </w:rPr>
              <w:fldChar w:fldCharType="end"/>
            </w:r>
            <w:r w:rsidRPr="00E21202">
              <w:rPr>
                <w:rStyle w:val="Hyperlink"/>
                <w:noProof/>
              </w:rPr>
              <w:fldChar w:fldCharType="end"/>
            </w:r>
          </w:ins>
        </w:p>
        <w:p w14:paraId="4AF7237A" w14:textId="77777777" w:rsidR="00BC5D5D" w:rsidRDefault="00BC5D5D">
          <w:pPr>
            <w:pStyle w:val="TOC2"/>
            <w:tabs>
              <w:tab w:val="right" w:leader="dot" w:pos="8630"/>
            </w:tabs>
            <w:rPr>
              <w:ins w:id="173" w:author="Lieberman, Joshua" w:date="2016-11-18T09:53:00Z"/>
              <w:rFonts w:asciiTheme="minorHAnsi" w:eastAsiaTheme="minorEastAsia" w:hAnsiTheme="minorHAnsi" w:cstheme="minorBidi"/>
              <w:noProof/>
            </w:rPr>
          </w:pPr>
          <w:ins w:id="17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"_Toc467226217"</w:instrText>
            </w:r>
            <w:r w:rsidRPr="00E21202">
              <w:rPr>
                <w:rStyle w:val="Hyperlink"/>
                <w:noProof/>
              </w:rPr>
              <w:instrText xml:space="preserve"> </w:instrText>
            </w:r>
            <w:r w:rsidRPr="00E21202">
              <w:rPr>
                <w:rStyle w:val="Hyperlink"/>
                <w:noProof/>
              </w:rPr>
              <w:fldChar w:fldCharType="separate"/>
            </w:r>
            <w:r w:rsidRPr="00E21202">
              <w:rPr>
                <w:rStyle w:val="Hyperlink"/>
                <w:noProof/>
              </w:rPr>
              <w:t>D.2 Hydrographic Network Model</w:t>
            </w:r>
            <w:r>
              <w:rPr>
                <w:noProof/>
                <w:webHidden/>
              </w:rPr>
              <w:tab/>
            </w:r>
            <w:r>
              <w:rPr>
                <w:noProof/>
                <w:webHidden/>
              </w:rPr>
              <w:fldChar w:fldCharType="begin"/>
            </w:r>
            <w:r>
              <w:rPr>
                <w:noProof/>
                <w:webHidden/>
              </w:rPr>
              <w:instrText xml:space="preserve"> PAGEREF _Toc467226217 \h </w:instrText>
            </w:r>
          </w:ins>
          <w:r>
            <w:rPr>
              <w:noProof/>
              <w:webHidden/>
            </w:rPr>
          </w:r>
          <w:r>
            <w:rPr>
              <w:noProof/>
              <w:webHidden/>
            </w:rPr>
            <w:fldChar w:fldCharType="separate"/>
          </w:r>
          <w:ins w:id="175" w:author="Lieberman, Joshua" w:date="2016-11-18T09:53:00Z">
            <w:r>
              <w:rPr>
                <w:noProof/>
                <w:webHidden/>
              </w:rPr>
              <w:t>2</w:t>
            </w:r>
            <w:r>
              <w:rPr>
                <w:noProof/>
                <w:webHidden/>
              </w:rPr>
              <w:fldChar w:fldCharType="end"/>
            </w:r>
            <w:r w:rsidRPr="00E21202">
              <w:rPr>
                <w:rStyle w:val="Hyperlink"/>
                <w:noProof/>
              </w:rPr>
              <w:fldChar w:fldCharType="end"/>
            </w:r>
          </w:ins>
        </w:p>
        <w:p w14:paraId="0618DAE3" w14:textId="77777777" w:rsidR="00BC5D5D" w:rsidRDefault="00BC5D5D">
          <w:pPr>
            <w:pStyle w:val="TOC2"/>
            <w:tabs>
              <w:tab w:val="right" w:leader="dot" w:pos="8630"/>
            </w:tabs>
            <w:rPr>
              <w:ins w:id="176" w:author="Lieberman, Joshua" w:date="2016-11-18T09:53:00Z"/>
              <w:rFonts w:asciiTheme="minorHAnsi" w:eastAsiaTheme="minorEastAsia" w:hAnsiTheme="minorHAnsi" w:cstheme="minorBidi"/>
              <w:noProof/>
            </w:rPr>
          </w:pPr>
          <w:ins w:id="17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"_Toc467226218"</w:instrText>
            </w:r>
            <w:r w:rsidRPr="00E21202">
              <w:rPr>
                <w:rStyle w:val="Hyperlink"/>
                <w:noProof/>
              </w:rPr>
              <w:instrText xml:space="preserve"> </w:instrText>
            </w:r>
            <w:r w:rsidRPr="00E21202">
              <w:rPr>
                <w:rStyle w:val="Hyperlink"/>
                <w:noProof/>
              </w:rPr>
              <w:fldChar w:fldCharType="separate"/>
            </w:r>
            <w:r w:rsidRPr="00E21202">
              <w:rPr>
                <w:rStyle w:val="Hyperlink"/>
                <w:noProof/>
              </w:rPr>
              <w:t>D.3 Hydrometric Network Model</w:t>
            </w:r>
            <w:r>
              <w:rPr>
                <w:noProof/>
                <w:webHidden/>
              </w:rPr>
              <w:tab/>
            </w:r>
            <w:r>
              <w:rPr>
                <w:noProof/>
                <w:webHidden/>
              </w:rPr>
              <w:fldChar w:fldCharType="begin"/>
            </w:r>
            <w:r>
              <w:rPr>
                <w:noProof/>
                <w:webHidden/>
              </w:rPr>
              <w:instrText xml:space="preserve"> PAGEREF _Toc467226218 \h </w:instrText>
            </w:r>
          </w:ins>
          <w:r>
            <w:rPr>
              <w:noProof/>
              <w:webHidden/>
            </w:rPr>
          </w:r>
          <w:r>
            <w:rPr>
              <w:noProof/>
              <w:webHidden/>
            </w:rPr>
            <w:fldChar w:fldCharType="separate"/>
          </w:r>
          <w:ins w:id="178" w:author="Lieberman, Joshua" w:date="2016-11-18T09:53:00Z">
            <w:r>
              <w:rPr>
                <w:noProof/>
                <w:webHidden/>
              </w:rPr>
              <w:t>3</w:t>
            </w:r>
            <w:r>
              <w:rPr>
                <w:noProof/>
                <w:webHidden/>
              </w:rPr>
              <w:fldChar w:fldCharType="end"/>
            </w:r>
            <w:r w:rsidRPr="00E21202">
              <w:rPr>
                <w:rStyle w:val="Hyperlink"/>
                <w:noProof/>
              </w:rPr>
              <w:fldChar w:fldCharType="end"/>
            </w:r>
          </w:ins>
        </w:p>
        <w:p w14:paraId="0291E899" w14:textId="77777777" w:rsidR="00BC5D5D" w:rsidRDefault="00BC5D5D">
          <w:pPr>
            <w:pStyle w:val="TOC1"/>
            <w:tabs>
              <w:tab w:val="right" w:leader="dot" w:pos="8630"/>
            </w:tabs>
            <w:rPr>
              <w:ins w:id="179" w:author="Lieberman, Joshua" w:date="2016-11-18T09:53:00Z"/>
              <w:rFonts w:asciiTheme="minorHAnsi" w:eastAsiaTheme="minorEastAsia" w:hAnsiTheme="minorHAnsi" w:cstheme="minorBidi"/>
              <w:noProof/>
            </w:rPr>
          </w:pPr>
          <w:ins w:id="18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"_Toc467226219"</w:instrText>
            </w:r>
            <w:r w:rsidRPr="00E21202">
              <w:rPr>
                <w:rStyle w:val="Hyperlink"/>
                <w:noProof/>
              </w:rPr>
              <w:instrText xml:space="preserve"> </w:instrText>
            </w:r>
            <w:r w:rsidRPr="00E21202">
              <w:rPr>
                <w:rStyle w:val="Hyperlink"/>
                <w:noProof/>
              </w:rPr>
              <w:fldChar w:fldCharType="separate"/>
            </w:r>
            <w:r w:rsidRPr="00E21202">
              <w:rPr>
                <w:rStyle w:val="Hyperlink"/>
                <w:noProof/>
              </w:rPr>
              <w:t>ANNEX E: HY_Features - INSPIRE Hydrography Theme</w:t>
            </w:r>
            <w:r>
              <w:rPr>
                <w:noProof/>
                <w:webHidden/>
              </w:rPr>
              <w:tab/>
            </w:r>
            <w:r>
              <w:rPr>
                <w:noProof/>
                <w:webHidden/>
              </w:rPr>
              <w:fldChar w:fldCharType="begin"/>
            </w:r>
            <w:r>
              <w:rPr>
                <w:noProof/>
                <w:webHidden/>
              </w:rPr>
              <w:instrText xml:space="preserve"> PAGEREF _Toc467226219 \h </w:instrText>
            </w:r>
          </w:ins>
          <w:r>
            <w:rPr>
              <w:noProof/>
              <w:webHidden/>
            </w:rPr>
          </w:r>
          <w:r>
            <w:rPr>
              <w:noProof/>
              <w:webHidden/>
            </w:rPr>
            <w:fldChar w:fldCharType="separate"/>
          </w:r>
          <w:ins w:id="181" w:author="Lieberman, Joshua" w:date="2016-11-18T09:53:00Z">
            <w:r>
              <w:rPr>
                <w:noProof/>
                <w:webHidden/>
              </w:rPr>
              <w:t>1</w:t>
            </w:r>
            <w:r>
              <w:rPr>
                <w:noProof/>
                <w:webHidden/>
              </w:rPr>
              <w:fldChar w:fldCharType="end"/>
            </w:r>
            <w:r w:rsidRPr="00E21202">
              <w:rPr>
                <w:rStyle w:val="Hyperlink"/>
                <w:noProof/>
              </w:rPr>
              <w:fldChar w:fldCharType="end"/>
            </w:r>
          </w:ins>
        </w:p>
        <w:p w14:paraId="3294D68D" w14:textId="77777777" w:rsidR="00BC5D5D" w:rsidRDefault="00BC5D5D">
          <w:pPr>
            <w:pStyle w:val="TOC2"/>
            <w:tabs>
              <w:tab w:val="right" w:leader="dot" w:pos="8630"/>
            </w:tabs>
            <w:rPr>
              <w:ins w:id="182" w:author="Lieberman, Joshua" w:date="2016-11-18T09:53:00Z"/>
              <w:rFonts w:asciiTheme="minorHAnsi" w:eastAsiaTheme="minorEastAsia" w:hAnsiTheme="minorHAnsi" w:cstheme="minorBidi"/>
              <w:noProof/>
            </w:rPr>
          </w:pPr>
          <w:ins w:id="18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"_Toc467226220"</w:instrText>
            </w:r>
            <w:r w:rsidRPr="00E21202">
              <w:rPr>
                <w:rStyle w:val="Hyperlink"/>
                <w:noProof/>
              </w:rPr>
              <w:instrText xml:space="preserve"> </w:instrText>
            </w:r>
            <w:r w:rsidRPr="00E21202">
              <w:rPr>
                <w:rStyle w:val="Hyperlink"/>
                <w:noProof/>
              </w:rPr>
              <w:fldChar w:fldCharType="separate"/>
            </w:r>
            <w:r w:rsidRPr="00E21202">
              <w:rPr>
                <w:rStyle w:val="Hyperlink"/>
                <w:noProof/>
              </w:rPr>
              <w:t>E.1 Catchment Model</w:t>
            </w:r>
            <w:r>
              <w:rPr>
                <w:noProof/>
                <w:webHidden/>
              </w:rPr>
              <w:tab/>
            </w:r>
            <w:r>
              <w:rPr>
                <w:noProof/>
                <w:webHidden/>
              </w:rPr>
              <w:fldChar w:fldCharType="begin"/>
            </w:r>
            <w:r>
              <w:rPr>
                <w:noProof/>
                <w:webHidden/>
              </w:rPr>
              <w:instrText xml:space="preserve"> PAGEREF _Toc467226220 \h </w:instrText>
            </w:r>
          </w:ins>
          <w:r>
            <w:rPr>
              <w:noProof/>
              <w:webHidden/>
            </w:rPr>
          </w:r>
          <w:r>
            <w:rPr>
              <w:noProof/>
              <w:webHidden/>
            </w:rPr>
            <w:fldChar w:fldCharType="separate"/>
          </w:r>
          <w:ins w:id="184" w:author="Lieberman, Joshua" w:date="2016-11-18T09:53:00Z">
            <w:r>
              <w:rPr>
                <w:noProof/>
                <w:webHidden/>
              </w:rPr>
              <w:t>1</w:t>
            </w:r>
            <w:r>
              <w:rPr>
                <w:noProof/>
                <w:webHidden/>
              </w:rPr>
              <w:fldChar w:fldCharType="end"/>
            </w:r>
            <w:r w:rsidRPr="00E21202">
              <w:rPr>
                <w:rStyle w:val="Hyperlink"/>
                <w:noProof/>
              </w:rPr>
              <w:fldChar w:fldCharType="end"/>
            </w:r>
          </w:ins>
        </w:p>
        <w:p w14:paraId="12F7B612" w14:textId="77777777" w:rsidR="00BC5D5D" w:rsidRDefault="00BC5D5D">
          <w:pPr>
            <w:pStyle w:val="TOC2"/>
            <w:tabs>
              <w:tab w:val="right" w:leader="dot" w:pos="8630"/>
            </w:tabs>
            <w:rPr>
              <w:ins w:id="185" w:author="Lieberman, Joshua" w:date="2016-11-18T09:53:00Z"/>
              <w:rFonts w:asciiTheme="minorHAnsi" w:eastAsiaTheme="minorEastAsia" w:hAnsiTheme="minorHAnsi" w:cstheme="minorBidi"/>
              <w:noProof/>
            </w:rPr>
          </w:pPr>
          <w:ins w:id="18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"_Toc467226221"</w:instrText>
            </w:r>
            <w:r w:rsidRPr="00E21202">
              <w:rPr>
                <w:rStyle w:val="Hyperlink"/>
                <w:noProof/>
              </w:rPr>
              <w:instrText xml:space="preserve"> </w:instrText>
            </w:r>
            <w:r w:rsidRPr="00E21202">
              <w:rPr>
                <w:rStyle w:val="Hyperlink"/>
                <w:noProof/>
              </w:rPr>
              <w:fldChar w:fldCharType="separate"/>
            </w:r>
            <w:r w:rsidRPr="00E21202">
              <w:rPr>
                <w:rStyle w:val="Hyperlink"/>
                <w:noProof/>
              </w:rPr>
              <w:t>E.2 Hydrographic Network Model</w:t>
            </w:r>
            <w:r>
              <w:rPr>
                <w:noProof/>
                <w:webHidden/>
              </w:rPr>
              <w:tab/>
            </w:r>
            <w:r>
              <w:rPr>
                <w:noProof/>
                <w:webHidden/>
              </w:rPr>
              <w:fldChar w:fldCharType="begin"/>
            </w:r>
            <w:r>
              <w:rPr>
                <w:noProof/>
                <w:webHidden/>
              </w:rPr>
              <w:instrText xml:space="preserve"> PAGEREF _Toc467226221 \h </w:instrText>
            </w:r>
          </w:ins>
          <w:r>
            <w:rPr>
              <w:noProof/>
              <w:webHidden/>
            </w:rPr>
          </w:r>
          <w:r>
            <w:rPr>
              <w:noProof/>
              <w:webHidden/>
            </w:rPr>
            <w:fldChar w:fldCharType="separate"/>
          </w:r>
          <w:ins w:id="187" w:author="Lieberman, Joshua" w:date="2016-11-18T09:53:00Z">
            <w:r>
              <w:rPr>
                <w:noProof/>
                <w:webHidden/>
              </w:rPr>
              <w:t>3</w:t>
            </w:r>
            <w:r>
              <w:rPr>
                <w:noProof/>
                <w:webHidden/>
              </w:rPr>
              <w:fldChar w:fldCharType="end"/>
            </w:r>
            <w:r w:rsidRPr="00E21202">
              <w:rPr>
                <w:rStyle w:val="Hyperlink"/>
                <w:noProof/>
              </w:rPr>
              <w:fldChar w:fldCharType="end"/>
            </w:r>
          </w:ins>
        </w:p>
        <w:p w14:paraId="441088A9" w14:textId="77777777" w:rsidR="00BC5D5D" w:rsidRDefault="00BC5D5D">
          <w:pPr>
            <w:pStyle w:val="TOC1"/>
            <w:tabs>
              <w:tab w:val="right" w:leader="dot" w:pos="8630"/>
            </w:tabs>
            <w:rPr>
              <w:ins w:id="188" w:author="Lieberman, Joshua" w:date="2016-11-18T09:53:00Z"/>
              <w:rFonts w:asciiTheme="minorHAnsi" w:eastAsiaTheme="minorEastAsia" w:hAnsiTheme="minorHAnsi" w:cstheme="minorBidi"/>
              <w:noProof/>
            </w:rPr>
          </w:pPr>
          <w:ins w:id="18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"_Toc467226222"</w:instrText>
            </w:r>
            <w:r w:rsidRPr="00E21202">
              <w:rPr>
                <w:rStyle w:val="Hyperlink"/>
                <w:noProof/>
              </w:rPr>
              <w:instrText xml:space="preserve"> </w:instrText>
            </w:r>
            <w:r w:rsidRPr="00E21202">
              <w:rPr>
                <w:rStyle w:val="Hyperlink"/>
                <w:noProof/>
              </w:rPr>
              <w:fldChar w:fldCharType="separate"/>
            </w:r>
            <w:r w:rsidRPr="00E21202">
              <w:rPr>
                <w:rStyle w:val="Hyperlink"/>
                <w:noProof/>
              </w:rPr>
              <w:t>ANNEX F: HY_Features - SANDRE  Mapping</w:t>
            </w:r>
            <w:r>
              <w:rPr>
                <w:noProof/>
                <w:webHidden/>
              </w:rPr>
              <w:tab/>
            </w:r>
            <w:r>
              <w:rPr>
                <w:noProof/>
                <w:webHidden/>
              </w:rPr>
              <w:fldChar w:fldCharType="begin"/>
            </w:r>
            <w:r>
              <w:rPr>
                <w:noProof/>
                <w:webHidden/>
              </w:rPr>
              <w:instrText xml:space="preserve"> PAGEREF _Toc467226222 \h </w:instrText>
            </w:r>
          </w:ins>
          <w:r>
            <w:rPr>
              <w:noProof/>
              <w:webHidden/>
            </w:rPr>
          </w:r>
          <w:r>
            <w:rPr>
              <w:noProof/>
              <w:webHidden/>
            </w:rPr>
            <w:fldChar w:fldCharType="separate"/>
          </w:r>
          <w:ins w:id="190" w:author="Lieberman, Joshua" w:date="2016-11-18T09:53:00Z">
            <w:r>
              <w:rPr>
                <w:noProof/>
                <w:webHidden/>
              </w:rPr>
              <w:t>1</w:t>
            </w:r>
            <w:r>
              <w:rPr>
                <w:noProof/>
                <w:webHidden/>
              </w:rPr>
              <w:fldChar w:fldCharType="end"/>
            </w:r>
            <w:r w:rsidRPr="00E21202">
              <w:rPr>
                <w:rStyle w:val="Hyperlink"/>
                <w:noProof/>
              </w:rPr>
              <w:fldChar w:fldCharType="end"/>
            </w:r>
          </w:ins>
        </w:p>
        <w:p w14:paraId="4957971B" w14:textId="77777777" w:rsidR="00BC5D5D" w:rsidRDefault="00BC5D5D">
          <w:pPr>
            <w:pStyle w:val="TOC2"/>
            <w:tabs>
              <w:tab w:val="right" w:leader="dot" w:pos="8630"/>
            </w:tabs>
            <w:rPr>
              <w:ins w:id="191" w:author="Lieberman, Joshua" w:date="2016-11-18T09:53:00Z"/>
              <w:rFonts w:asciiTheme="minorHAnsi" w:eastAsiaTheme="minorEastAsia" w:hAnsiTheme="minorHAnsi" w:cstheme="minorBidi"/>
              <w:noProof/>
            </w:rPr>
          </w:pPr>
          <w:ins w:id="19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"_Toc467226223"</w:instrText>
            </w:r>
            <w:r w:rsidRPr="00E21202">
              <w:rPr>
                <w:rStyle w:val="Hyperlink"/>
                <w:noProof/>
              </w:rPr>
              <w:instrText xml:space="preserve"> </w:instrText>
            </w:r>
            <w:r w:rsidRPr="00E21202">
              <w:rPr>
                <w:rStyle w:val="Hyperlink"/>
                <w:noProof/>
              </w:rPr>
              <w:fldChar w:fldCharType="separate"/>
            </w:r>
            <w:r w:rsidRPr="00E21202">
              <w:rPr>
                <w:rStyle w:val="Hyperlink"/>
                <w:noProof/>
              </w:rPr>
              <w:t>F.1 Catchment Model</w:t>
            </w:r>
            <w:r>
              <w:rPr>
                <w:noProof/>
                <w:webHidden/>
              </w:rPr>
              <w:tab/>
            </w:r>
            <w:r>
              <w:rPr>
                <w:noProof/>
                <w:webHidden/>
              </w:rPr>
              <w:fldChar w:fldCharType="begin"/>
            </w:r>
            <w:r>
              <w:rPr>
                <w:noProof/>
                <w:webHidden/>
              </w:rPr>
              <w:instrText xml:space="preserve"> PAGEREF _Toc467226223 \h </w:instrText>
            </w:r>
          </w:ins>
          <w:r>
            <w:rPr>
              <w:noProof/>
              <w:webHidden/>
            </w:rPr>
          </w:r>
          <w:r>
            <w:rPr>
              <w:noProof/>
              <w:webHidden/>
            </w:rPr>
            <w:fldChar w:fldCharType="separate"/>
          </w:r>
          <w:ins w:id="193" w:author="Lieberman, Joshua" w:date="2016-11-18T09:53:00Z">
            <w:r>
              <w:rPr>
                <w:noProof/>
                <w:webHidden/>
              </w:rPr>
              <w:t>1</w:t>
            </w:r>
            <w:r>
              <w:rPr>
                <w:noProof/>
                <w:webHidden/>
              </w:rPr>
              <w:fldChar w:fldCharType="end"/>
            </w:r>
            <w:r w:rsidRPr="00E21202">
              <w:rPr>
                <w:rStyle w:val="Hyperlink"/>
                <w:noProof/>
              </w:rPr>
              <w:fldChar w:fldCharType="end"/>
            </w:r>
          </w:ins>
        </w:p>
        <w:p w14:paraId="404CCD3C" w14:textId="77777777" w:rsidR="00BC5D5D" w:rsidRDefault="00BC5D5D">
          <w:pPr>
            <w:pStyle w:val="TOC2"/>
            <w:tabs>
              <w:tab w:val="right" w:leader="dot" w:pos="8630"/>
            </w:tabs>
            <w:rPr>
              <w:ins w:id="194" w:author="Lieberman, Joshua" w:date="2016-11-18T09:53:00Z"/>
              <w:rFonts w:asciiTheme="minorHAnsi" w:eastAsiaTheme="minorEastAsia" w:hAnsiTheme="minorHAnsi" w:cstheme="minorBidi"/>
              <w:noProof/>
            </w:rPr>
          </w:pPr>
          <w:ins w:id="19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"_Toc467226224"</w:instrText>
            </w:r>
            <w:r w:rsidRPr="00E21202">
              <w:rPr>
                <w:rStyle w:val="Hyperlink"/>
                <w:noProof/>
              </w:rPr>
              <w:instrText xml:space="preserve"> </w:instrText>
            </w:r>
            <w:r w:rsidRPr="00E21202">
              <w:rPr>
                <w:rStyle w:val="Hyperlink"/>
                <w:noProof/>
              </w:rPr>
              <w:fldChar w:fldCharType="separate"/>
            </w:r>
            <w:r w:rsidRPr="00E21202">
              <w:rPr>
                <w:rStyle w:val="Hyperlink"/>
                <w:noProof/>
              </w:rPr>
              <w:t>F.2 Hydrographic Network Model</w:t>
            </w:r>
            <w:r>
              <w:rPr>
                <w:noProof/>
                <w:webHidden/>
              </w:rPr>
              <w:tab/>
            </w:r>
            <w:r>
              <w:rPr>
                <w:noProof/>
                <w:webHidden/>
              </w:rPr>
              <w:fldChar w:fldCharType="begin"/>
            </w:r>
            <w:r>
              <w:rPr>
                <w:noProof/>
                <w:webHidden/>
              </w:rPr>
              <w:instrText xml:space="preserve"> PAGEREF _Toc467226224 \h </w:instrText>
            </w:r>
          </w:ins>
          <w:r>
            <w:rPr>
              <w:noProof/>
              <w:webHidden/>
            </w:rPr>
          </w:r>
          <w:r>
            <w:rPr>
              <w:noProof/>
              <w:webHidden/>
            </w:rPr>
            <w:fldChar w:fldCharType="separate"/>
          </w:r>
          <w:ins w:id="196" w:author="Lieberman, Joshua" w:date="2016-11-18T09:53:00Z">
            <w:r>
              <w:rPr>
                <w:noProof/>
                <w:webHidden/>
              </w:rPr>
              <w:t>2</w:t>
            </w:r>
            <w:r>
              <w:rPr>
                <w:noProof/>
                <w:webHidden/>
              </w:rPr>
              <w:fldChar w:fldCharType="end"/>
            </w:r>
            <w:r w:rsidRPr="00E21202">
              <w:rPr>
                <w:rStyle w:val="Hyperlink"/>
                <w:noProof/>
              </w:rPr>
              <w:fldChar w:fldCharType="end"/>
            </w:r>
          </w:ins>
        </w:p>
        <w:p w14:paraId="5D6A5C40" w14:textId="77777777" w:rsidR="00BC5D5D" w:rsidRDefault="00BC5D5D">
          <w:pPr>
            <w:pStyle w:val="TOC2"/>
            <w:tabs>
              <w:tab w:val="right" w:leader="dot" w:pos="8630"/>
            </w:tabs>
            <w:rPr>
              <w:ins w:id="197" w:author="Lieberman, Joshua" w:date="2016-11-18T09:53:00Z"/>
              <w:rFonts w:asciiTheme="minorHAnsi" w:eastAsiaTheme="minorEastAsia" w:hAnsiTheme="minorHAnsi" w:cstheme="minorBidi"/>
              <w:noProof/>
            </w:rPr>
          </w:pPr>
          <w:ins w:id="19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"_Toc467226225"</w:instrText>
            </w:r>
            <w:r w:rsidRPr="00E21202">
              <w:rPr>
                <w:rStyle w:val="Hyperlink"/>
                <w:noProof/>
              </w:rPr>
              <w:instrText xml:space="preserve"> </w:instrText>
            </w:r>
            <w:r w:rsidRPr="00E21202">
              <w:rPr>
                <w:rStyle w:val="Hyperlink"/>
                <w:noProof/>
              </w:rPr>
              <w:fldChar w:fldCharType="separate"/>
            </w:r>
            <w:r w:rsidRPr="00E21202">
              <w:rPr>
                <w:rStyle w:val="Hyperlink"/>
                <w:noProof/>
              </w:rPr>
              <w:t>F.3 Hydrometric Network Model</w:t>
            </w:r>
            <w:r>
              <w:rPr>
                <w:noProof/>
                <w:webHidden/>
              </w:rPr>
              <w:tab/>
            </w:r>
            <w:r>
              <w:rPr>
                <w:noProof/>
                <w:webHidden/>
              </w:rPr>
              <w:fldChar w:fldCharType="begin"/>
            </w:r>
            <w:r>
              <w:rPr>
                <w:noProof/>
                <w:webHidden/>
              </w:rPr>
              <w:instrText xml:space="preserve"> PAGEREF _Toc467226225 \h </w:instrText>
            </w:r>
          </w:ins>
          <w:r>
            <w:rPr>
              <w:noProof/>
              <w:webHidden/>
            </w:rPr>
          </w:r>
          <w:r>
            <w:rPr>
              <w:noProof/>
              <w:webHidden/>
            </w:rPr>
            <w:fldChar w:fldCharType="separate"/>
          </w:r>
          <w:ins w:id="199" w:author="Lieberman, Joshua" w:date="2016-11-18T09:53:00Z">
            <w:r>
              <w:rPr>
                <w:noProof/>
                <w:webHidden/>
              </w:rPr>
              <w:t>3</w:t>
            </w:r>
            <w:r>
              <w:rPr>
                <w:noProof/>
                <w:webHidden/>
              </w:rPr>
              <w:fldChar w:fldCharType="end"/>
            </w:r>
            <w:r w:rsidRPr="00E21202">
              <w:rPr>
                <w:rStyle w:val="Hyperlink"/>
                <w:noProof/>
              </w:rPr>
              <w:fldChar w:fldCharType="end"/>
            </w:r>
          </w:ins>
        </w:p>
        <w:p w14:paraId="5461DAD7" w14:textId="77777777" w:rsidR="00BC5D5D" w:rsidRDefault="00BC5D5D">
          <w:pPr>
            <w:pStyle w:val="TOC1"/>
            <w:tabs>
              <w:tab w:val="right" w:leader="dot" w:pos="8630"/>
            </w:tabs>
            <w:rPr>
              <w:ins w:id="200" w:author="Lieberman, Joshua" w:date="2016-11-18T09:53:00Z"/>
              <w:rFonts w:asciiTheme="minorHAnsi" w:eastAsiaTheme="minorEastAsia" w:hAnsiTheme="minorHAnsi" w:cstheme="minorBidi"/>
              <w:noProof/>
            </w:rPr>
          </w:pPr>
          <w:ins w:id="20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"_Toc467226226"</w:instrText>
            </w:r>
            <w:r w:rsidRPr="00E21202">
              <w:rPr>
                <w:rStyle w:val="Hyperlink"/>
                <w:noProof/>
              </w:rPr>
              <w:instrText xml:space="preserve"> </w:instrText>
            </w:r>
            <w:r w:rsidRPr="00E21202">
              <w:rPr>
                <w:rStyle w:val="Hyperlink"/>
                <w:noProof/>
              </w:rPr>
              <w:fldChar w:fldCharType="separate"/>
            </w:r>
            <w:r w:rsidRPr="00E21202">
              <w:rPr>
                <w:rStyle w:val="Hyperlink"/>
                <w:noProof/>
              </w:rPr>
              <w:t>ANNEX G: Bibliography</w:t>
            </w:r>
            <w:r>
              <w:rPr>
                <w:noProof/>
                <w:webHidden/>
              </w:rPr>
              <w:tab/>
            </w:r>
            <w:r>
              <w:rPr>
                <w:noProof/>
                <w:webHidden/>
              </w:rPr>
              <w:fldChar w:fldCharType="begin"/>
            </w:r>
            <w:r>
              <w:rPr>
                <w:noProof/>
                <w:webHidden/>
              </w:rPr>
              <w:instrText xml:space="preserve"> PAGEREF _Toc467226226 \h </w:instrText>
            </w:r>
          </w:ins>
          <w:r>
            <w:rPr>
              <w:noProof/>
              <w:webHidden/>
            </w:rPr>
          </w:r>
          <w:r>
            <w:rPr>
              <w:noProof/>
              <w:webHidden/>
            </w:rPr>
            <w:fldChar w:fldCharType="separate"/>
          </w:r>
          <w:ins w:id="202" w:author="Lieberman, Joshua" w:date="2016-11-18T09:53:00Z">
            <w:r>
              <w:rPr>
                <w:noProof/>
                <w:webHidden/>
              </w:rPr>
              <w:t>1</w:t>
            </w:r>
            <w:r>
              <w:rPr>
                <w:noProof/>
                <w:webHidden/>
              </w:rPr>
              <w:fldChar w:fldCharType="end"/>
            </w:r>
            <w:r w:rsidRPr="00E21202">
              <w:rPr>
                <w:rStyle w:val="Hyperlink"/>
                <w:noProof/>
              </w:rPr>
              <w:fldChar w:fldCharType="end"/>
            </w:r>
          </w:ins>
        </w:p>
        <w:p w14:paraId="491550E8" w14:textId="77777777" w:rsidR="00BC5D5D" w:rsidRDefault="00BC5D5D">
          <w:pPr>
            <w:pStyle w:val="TOC1"/>
            <w:tabs>
              <w:tab w:val="right" w:leader="dot" w:pos="8630"/>
            </w:tabs>
            <w:rPr>
              <w:ins w:id="203" w:author="Lieberman, Joshua" w:date="2016-11-18T09:53:00Z"/>
              <w:rFonts w:asciiTheme="minorHAnsi" w:eastAsiaTheme="minorEastAsia" w:hAnsiTheme="minorHAnsi" w:cstheme="minorBidi"/>
              <w:noProof/>
            </w:rPr>
          </w:pPr>
          <w:ins w:id="20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"_Toc467226227"</w:instrText>
            </w:r>
            <w:r w:rsidRPr="00E21202">
              <w:rPr>
                <w:rStyle w:val="Hyperlink"/>
                <w:noProof/>
              </w:rPr>
              <w:instrText xml:space="preserve"> </w:instrText>
            </w:r>
            <w:r w:rsidRPr="00E21202">
              <w:rPr>
                <w:rStyle w:val="Hyperlink"/>
                <w:noProof/>
              </w:rPr>
              <w:fldChar w:fldCharType="separate"/>
            </w:r>
            <w:r w:rsidRPr="00E21202">
              <w:rPr>
                <w:rStyle w:val="Hyperlink"/>
                <w:noProof/>
              </w:rPr>
              <w:t>ANNEX H: Revision history</w:t>
            </w:r>
            <w:r>
              <w:rPr>
                <w:noProof/>
                <w:webHidden/>
              </w:rPr>
              <w:tab/>
            </w:r>
            <w:r>
              <w:rPr>
                <w:noProof/>
                <w:webHidden/>
              </w:rPr>
              <w:fldChar w:fldCharType="begin"/>
            </w:r>
            <w:r>
              <w:rPr>
                <w:noProof/>
                <w:webHidden/>
              </w:rPr>
              <w:instrText xml:space="preserve"> PAGEREF _Toc467226227 \h </w:instrText>
            </w:r>
          </w:ins>
          <w:r>
            <w:rPr>
              <w:noProof/>
              <w:webHidden/>
            </w:rPr>
          </w:r>
          <w:r>
            <w:rPr>
              <w:noProof/>
              <w:webHidden/>
            </w:rPr>
            <w:fldChar w:fldCharType="separate"/>
          </w:r>
          <w:ins w:id="205" w:author="Lieberman, Joshua" w:date="2016-11-18T09:53:00Z">
            <w:r>
              <w:rPr>
                <w:noProof/>
                <w:webHidden/>
              </w:rPr>
              <w:t>1</w:t>
            </w:r>
            <w:r>
              <w:rPr>
                <w:noProof/>
                <w:webHidden/>
              </w:rPr>
              <w:fldChar w:fldCharType="end"/>
            </w:r>
            <w:r w:rsidRPr="00E21202">
              <w:rPr>
                <w:rStyle w:val="Hyperlink"/>
                <w:noProof/>
              </w:rPr>
              <w:fldChar w:fldCharType="end"/>
            </w:r>
          </w:ins>
        </w:p>
        <w:p w14:paraId="4E04854F" w14:textId="77777777" w:rsidR="0026708A" w:rsidRPr="00774F88" w:rsidDel="0084544E" w:rsidRDefault="0026708A">
          <w:pPr>
            <w:pStyle w:val="TOC1"/>
            <w:tabs>
              <w:tab w:val="left" w:pos="480"/>
              <w:tab w:val="right" w:leader="dot" w:pos="8630"/>
            </w:tabs>
            <w:rPr>
              <w:del w:id="206" w:author="Lieberman, Joshua" w:date="2016-11-17T16:26:00Z"/>
              <w:rFonts w:asciiTheme="minorHAnsi" w:eastAsiaTheme="minorEastAsia" w:hAnsiTheme="minorHAnsi" w:cstheme="minorBidi"/>
              <w:noProof/>
              <w:sz w:val="22"/>
              <w:szCs w:val="22"/>
            </w:rPr>
          </w:pPr>
          <w:del w:id="207" w:author="Lieberman, Joshua" w:date="2016-11-17T16:26:00Z">
            <w:r w:rsidRPr="0084544E" w:rsidDel="0084544E">
              <w:rPr>
                <w:rPrChange w:id="208" w:author="Lieberman, Joshua" w:date="2016-11-17T16:26:00Z">
                  <w:rPr>
                    <w:rStyle w:val="Hyperlink"/>
                    <w:noProof/>
                  </w:rPr>
                </w:rPrChange>
              </w:rPr>
              <w:delText>1.</w:delText>
            </w:r>
            <w:r w:rsidRPr="00774F88" w:rsidDel="0084544E">
              <w:rPr>
                <w:rFonts w:asciiTheme="minorHAnsi" w:eastAsiaTheme="minorEastAsia" w:hAnsiTheme="minorHAnsi" w:cstheme="minorBidi"/>
                <w:noProof/>
                <w:sz w:val="22"/>
                <w:szCs w:val="22"/>
              </w:rPr>
              <w:tab/>
            </w:r>
            <w:r w:rsidRPr="0084544E" w:rsidDel="0084544E">
              <w:rPr>
                <w:rPrChange w:id="209" w:author="Lieberman, Joshua" w:date="2016-11-17T16:26:00Z">
                  <w:rPr>
                    <w:rStyle w:val="Hyperlink"/>
                    <w:noProof/>
                  </w:rPr>
                </w:rPrChange>
              </w:rPr>
              <w:delText>Scope</w:delText>
            </w:r>
            <w:r w:rsidRPr="00774F88" w:rsidDel="0084544E">
              <w:rPr>
                <w:noProof/>
                <w:webHidden/>
              </w:rPr>
              <w:tab/>
              <w:delText>1</w:delText>
            </w:r>
          </w:del>
        </w:p>
        <w:p w14:paraId="1E7B0AC2" w14:textId="77777777" w:rsidR="0026708A" w:rsidRPr="00774F88" w:rsidDel="0084544E" w:rsidRDefault="0026708A">
          <w:pPr>
            <w:pStyle w:val="TOC1"/>
            <w:tabs>
              <w:tab w:val="left" w:pos="480"/>
              <w:tab w:val="right" w:leader="dot" w:pos="8630"/>
            </w:tabs>
            <w:rPr>
              <w:del w:id="210" w:author="Lieberman, Joshua" w:date="2016-11-17T16:26:00Z"/>
              <w:rFonts w:asciiTheme="minorHAnsi" w:eastAsiaTheme="minorEastAsia" w:hAnsiTheme="minorHAnsi" w:cstheme="minorBidi"/>
              <w:noProof/>
              <w:sz w:val="22"/>
              <w:szCs w:val="22"/>
            </w:rPr>
          </w:pPr>
          <w:del w:id="211" w:author="Lieberman, Joshua" w:date="2016-11-17T16:26:00Z">
            <w:r w:rsidRPr="0084544E" w:rsidDel="0084544E">
              <w:rPr>
                <w:rPrChange w:id="212" w:author="Lieberman, Joshua" w:date="2016-11-17T16:26:00Z">
                  <w:rPr>
                    <w:rStyle w:val="Hyperlink"/>
                    <w:noProof/>
                  </w:rPr>
                </w:rPrChange>
              </w:rPr>
              <w:delText>2.</w:delText>
            </w:r>
            <w:r w:rsidRPr="00774F88" w:rsidDel="0084544E">
              <w:rPr>
                <w:rFonts w:asciiTheme="minorHAnsi" w:eastAsiaTheme="minorEastAsia" w:hAnsiTheme="minorHAnsi" w:cstheme="minorBidi"/>
                <w:noProof/>
                <w:sz w:val="22"/>
                <w:szCs w:val="22"/>
              </w:rPr>
              <w:tab/>
            </w:r>
            <w:r w:rsidRPr="0084544E" w:rsidDel="0084544E">
              <w:rPr>
                <w:rPrChange w:id="213" w:author="Lieberman, Joshua" w:date="2016-11-17T16:26:00Z">
                  <w:rPr>
                    <w:rStyle w:val="Hyperlink"/>
                    <w:noProof/>
                  </w:rPr>
                </w:rPrChange>
              </w:rPr>
              <w:delText>Conformance</w:delText>
            </w:r>
            <w:r w:rsidRPr="00774F88" w:rsidDel="0084544E">
              <w:rPr>
                <w:noProof/>
                <w:webHidden/>
              </w:rPr>
              <w:tab/>
              <w:delText>4</w:delText>
            </w:r>
          </w:del>
        </w:p>
        <w:p w14:paraId="71586CE5" w14:textId="77777777" w:rsidR="0026708A" w:rsidRPr="00774F88" w:rsidDel="0084544E" w:rsidRDefault="0026708A">
          <w:pPr>
            <w:pStyle w:val="TOC1"/>
            <w:tabs>
              <w:tab w:val="left" w:pos="480"/>
              <w:tab w:val="right" w:leader="dot" w:pos="8630"/>
            </w:tabs>
            <w:rPr>
              <w:del w:id="214" w:author="Lieberman, Joshua" w:date="2016-11-17T16:26:00Z"/>
              <w:rFonts w:asciiTheme="minorHAnsi" w:eastAsiaTheme="minorEastAsia" w:hAnsiTheme="minorHAnsi" w:cstheme="minorBidi"/>
              <w:noProof/>
              <w:sz w:val="22"/>
              <w:szCs w:val="22"/>
            </w:rPr>
          </w:pPr>
          <w:del w:id="215" w:author="Lieberman, Joshua" w:date="2016-11-17T16:26:00Z">
            <w:r w:rsidRPr="0084544E" w:rsidDel="0084544E">
              <w:rPr>
                <w:rPrChange w:id="216" w:author="Lieberman, Joshua" w:date="2016-11-17T16:26:00Z">
                  <w:rPr>
                    <w:rStyle w:val="Hyperlink"/>
                    <w:noProof/>
                  </w:rPr>
                </w:rPrChange>
              </w:rPr>
              <w:delText>3.</w:delText>
            </w:r>
            <w:r w:rsidRPr="00774F88" w:rsidDel="0084544E">
              <w:rPr>
                <w:rFonts w:asciiTheme="minorHAnsi" w:eastAsiaTheme="minorEastAsia" w:hAnsiTheme="minorHAnsi" w:cstheme="minorBidi"/>
                <w:noProof/>
                <w:sz w:val="22"/>
                <w:szCs w:val="22"/>
              </w:rPr>
              <w:tab/>
            </w:r>
            <w:r w:rsidRPr="0084544E" w:rsidDel="0084544E">
              <w:rPr>
                <w:rPrChange w:id="217" w:author="Lieberman, Joshua" w:date="2016-11-17T16:26:00Z">
                  <w:rPr>
                    <w:rStyle w:val="Hyperlink"/>
                    <w:noProof/>
                  </w:rPr>
                </w:rPrChange>
              </w:rPr>
              <w:delText>Normative References</w:delText>
            </w:r>
            <w:r w:rsidRPr="00774F88" w:rsidDel="0084544E">
              <w:rPr>
                <w:noProof/>
                <w:webHidden/>
              </w:rPr>
              <w:tab/>
              <w:delText>6</w:delText>
            </w:r>
          </w:del>
        </w:p>
        <w:p w14:paraId="685684C6" w14:textId="77777777" w:rsidR="0026708A" w:rsidRPr="00774F88" w:rsidDel="0084544E" w:rsidRDefault="0026708A">
          <w:pPr>
            <w:pStyle w:val="TOC1"/>
            <w:tabs>
              <w:tab w:val="left" w:pos="480"/>
              <w:tab w:val="right" w:leader="dot" w:pos="8630"/>
            </w:tabs>
            <w:rPr>
              <w:del w:id="218" w:author="Lieberman, Joshua" w:date="2016-11-17T16:26:00Z"/>
              <w:rFonts w:asciiTheme="minorHAnsi" w:eastAsiaTheme="minorEastAsia" w:hAnsiTheme="minorHAnsi" w:cstheme="minorBidi"/>
              <w:noProof/>
              <w:sz w:val="22"/>
              <w:szCs w:val="22"/>
            </w:rPr>
          </w:pPr>
          <w:del w:id="219" w:author="Lieberman, Joshua" w:date="2016-11-17T16:26:00Z">
            <w:r w:rsidRPr="0084544E" w:rsidDel="0084544E">
              <w:rPr>
                <w:rPrChange w:id="220" w:author="Lieberman, Joshua" w:date="2016-11-17T16:26:00Z">
                  <w:rPr>
                    <w:rStyle w:val="Hyperlink"/>
                    <w:noProof/>
                  </w:rPr>
                </w:rPrChange>
              </w:rPr>
              <w:delText>4.</w:delText>
            </w:r>
            <w:r w:rsidRPr="00774F88" w:rsidDel="0084544E">
              <w:rPr>
                <w:rFonts w:asciiTheme="minorHAnsi" w:eastAsiaTheme="minorEastAsia" w:hAnsiTheme="minorHAnsi" w:cstheme="minorBidi"/>
                <w:noProof/>
                <w:sz w:val="22"/>
                <w:szCs w:val="22"/>
              </w:rPr>
              <w:tab/>
            </w:r>
            <w:r w:rsidRPr="0084544E" w:rsidDel="0084544E">
              <w:rPr>
                <w:rPrChange w:id="221" w:author="Lieberman, Joshua" w:date="2016-11-17T16:26:00Z">
                  <w:rPr>
                    <w:rStyle w:val="Hyperlink"/>
                    <w:noProof/>
                  </w:rPr>
                </w:rPrChange>
              </w:rPr>
              <w:delText>Terms and Definitions</w:delText>
            </w:r>
            <w:r w:rsidRPr="00774F88" w:rsidDel="0084544E">
              <w:rPr>
                <w:noProof/>
                <w:webHidden/>
              </w:rPr>
              <w:tab/>
              <w:delText>7</w:delText>
            </w:r>
          </w:del>
        </w:p>
        <w:p w14:paraId="5A309C3C" w14:textId="77777777" w:rsidR="0026708A" w:rsidRPr="00774F88" w:rsidDel="0084544E" w:rsidRDefault="0026708A">
          <w:pPr>
            <w:pStyle w:val="TOC1"/>
            <w:tabs>
              <w:tab w:val="left" w:pos="480"/>
              <w:tab w:val="right" w:leader="dot" w:pos="8630"/>
            </w:tabs>
            <w:rPr>
              <w:del w:id="222" w:author="Lieberman, Joshua" w:date="2016-11-17T16:26:00Z"/>
              <w:rFonts w:asciiTheme="minorHAnsi" w:eastAsiaTheme="minorEastAsia" w:hAnsiTheme="minorHAnsi" w:cstheme="minorBidi"/>
              <w:noProof/>
              <w:sz w:val="22"/>
              <w:szCs w:val="22"/>
            </w:rPr>
          </w:pPr>
          <w:del w:id="223" w:author="Lieberman, Joshua" w:date="2016-11-17T16:26:00Z">
            <w:r w:rsidRPr="0084544E" w:rsidDel="0084544E">
              <w:rPr>
                <w:rPrChange w:id="224" w:author="Lieberman, Joshua" w:date="2016-11-17T16:26:00Z">
                  <w:rPr>
                    <w:rStyle w:val="Hyperlink"/>
                    <w:noProof/>
                  </w:rPr>
                </w:rPrChange>
              </w:rPr>
              <w:delText>5.</w:delText>
            </w:r>
            <w:r w:rsidRPr="00774F88" w:rsidDel="0084544E">
              <w:rPr>
                <w:rFonts w:asciiTheme="minorHAnsi" w:eastAsiaTheme="minorEastAsia" w:hAnsiTheme="minorHAnsi" w:cstheme="minorBidi"/>
                <w:noProof/>
                <w:sz w:val="22"/>
                <w:szCs w:val="22"/>
              </w:rPr>
              <w:tab/>
            </w:r>
            <w:r w:rsidRPr="0084544E" w:rsidDel="0084544E">
              <w:rPr>
                <w:rPrChange w:id="225" w:author="Lieberman, Joshua" w:date="2016-11-17T16:26:00Z">
                  <w:rPr>
                    <w:rStyle w:val="Hyperlink"/>
                    <w:noProof/>
                  </w:rPr>
                </w:rPrChange>
              </w:rPr>
              <w:delText>Conventions</w:delText>
            </w:r>
            <w:r w:rsidRPr="00774F88" w:rsidDel="0084544E">
              <w:rPr>
                <w:noProof/>
                <w:webHidden/>
              </w:rPr>
              <w:tab/>
              <w:delText>16</w:delText>
            </w:r>
          </w:del>
        </w:p>
        <w:p w14:paraId="15E690C0" w14:textId="77777777" w:rsidR="0026708A" w:rsidRPr="00774F88" w:rsidDel="0084544E" w:rsidRDefault="0026708A">
          <w:pPr>
            <w:pStyle w:val="TOC2"/>
            <w:tabs>
              <w:tab w:val="left" w:pos="960"/>
              <w:tab w:val="right" w:leader="dot" w:pos="8630"/>
            </w:tabs>
            <w:rPr>
              <w:del w:id="226" w:author="Lieberman, Joshua" w:date="2016-11-17T16:26:00Z"/>
              <w:rFonts w:asciiTheme="minorHAnsi" w:eastAsiaTheme="minorEastAsia" w:hAnsiTheme="minorHAnsi" w:cstheme="minorBidi"/>
              <w:noProof/>
              <w:sz w:val="22"/>
              <w:szCs w:val="22"/>
            </w:rPr>
          </w:pPr>
          <w:del w:id="227" w:author="Lieberman, Joshua" w:date="2016-11-17T16:26:00Z">
            <w:r w:rsidRPr="0084544E" w:rsidDel="0084544E">
              <w:rPr>
                <w:rPrChange w:id="228" w:author="Lieberman, Joshua" w:date="2016-11-17T16:26:00Z">
                  <w:rPr>
                    <w:rStyle w:val="Hyperlink"/>
                    <w:noProof/>
                  </w:rPr>
                </w:rPrChange>
              </w:rPr>
              <w:delText>5.1</w:delText>
            </w:r>
            <w:r w:rsidRPr="00774F88" w:rsidDel="0084544E">
              <w:rPr>
                <w:rFonts w:asciiTheme="minorHAnsi" w:eastAsiaTheme="minorEastAsia" w:hAnsiTheme="minorHAnsi" w:cstheme="minorBidi"/>
                <w:noProof/>
                <w:sz w:val="22"/>
                <w:szCs w:val="22"/>
              </w:rPr>
              <w:tab/>
            </w:r>
            <w:r w:rsidRPr="0084544E" w:rsidDel="0084544E">
              <w:rPr>
                <w:rPrChange w:id="229" w:author="Lieberman, Joshua" w:date="2016-11-17T16:26:00Z">
                  <w:rPr>
                    <w:rStyle w:val="Hyperlink"/>
                    <w:noProof/>
                  </w:rPr>
                </w:rPrChange>
              </w:rPr>
              <w:delText>Identifiers</w:delText>
            </w:r>
            <w:r w:rsidRPr="00774F88" w:rsidDel="0084544E">
              <w:rPr>
                <w:noProof/>
                <w:webHidden/>
              </w:rPr>
              <w:tab/>
              <w:delText>16</w:delText>
            </w:r>
          </w:del>
        </w:p>
        <w:p w14:paraId="494BDF41" w14:textId="77777777" w:rsidR="0026708A" w:rsidRPr="00774F88" w:rsidDel="0084544E" w:rsidRDefault="0026708A">
          <w:pPr>
            <w:pStyle w:val="TOC2"/>
            <w:tabs>
              <w:tab w:val="left" w:pos="960"/>
              <w:tab w:val="right" w:leader="dot" w:pos="8630"/>
            </w:tabs>
            <w:rPr>
              <w:del w:id="230" w:author="Lieberman, Joshua" w:date="2016-11-17T16:26:00Z"/>
              <w:rFonts w:asciiTheme="minorHAnsi" w:eastAsiaTheme="minorEastAsia" w:hAnsiTheme="minorHAnsi" w:cstheme="minorBidi"/>
              <w:noProof/>
              <w:sz w:val="22"/>
              <w:szCs w:val="22"/>
            </w:rPr>
          </w:pPr>
          <w:del w:id="231" w:author="Lieberman, Joshua" w:date="2016-11-17T16:26:00Z">
            <w:r w:rsidRPr="0084544E" w:rsidDel="0084544E">
              <w:rPr>
                <w:rPrChange w:id="232" w:author="Lieberman, Joshua" w:date="2016-11-17T16:26:00Z">
                  <w:rPr>
                    <w:rStyle w:val="Hyperlink"/>
                    <w:noProof/>
                  </w:rPr>
                </w:rPrChange>
              </w:rPr>
              <w:delText>5.2</w:delText>
            </w:r>
            <w:r w:rsidRPr="00774F88" w:rsidDel="0084544E">
              <w:rPr>
                <w:rFonts w:asciiTheme="minorHAnsi" w:eastAsiaTheme="minorEastAsia" w:hAnsiTheme="minorHAnsi" w:cstheme="minorBidi"/>
                <w:noProof/>
                <w:sz w:val="22"/>
                <w:szCs w:val="22"/>
              </w:rPr>
              <w:tab/>
            </w:r>
            <w:r w:rsidRPr="0084544E" w:rsidDel="0084544E">
              <w:rPr>
                <w:rPrChange w:id="233" w:author="Lieberman, Joshua" w:date="2016-11-17T16:26:00Z">
                  <w:rPr>
                    <w:rStyle w:val="Hyperlink"/>
                    <w:noProof/>
                  </w:rPr>
                </w:rPrChange>
              </w:rPr>
              <w:delText>Symbols (and abbreviated terms)</w:delText>
            </w:r>
            <w:r w:rsidRPr="00774F88" w:rsidDel="0084544E">
              <w:rPr>
                <w:noProof/>
                <w:webHidden/>
              </w:rPr>
              <w:tab/>
              <w:delText>16</w:delText>
            </w:r>
          </w:del>
        </w:p>
        <w:p w14:paraId="7EC0A1B8" w14:textId="77777777" w:rsidR="0026708A" w:rsidRPr="00774F88" w:rsidDel="0084544E" w:rsidRDefault="0026708A">
          <w:pPr>
            <w:pStyle w:val="TOC2"/>
            <w:tabs>
              <w:tab w:val="left" w:pos="960"/>
              <w:tab w:val="right" w:leader="dot" w:pos="8630"/>
            </w:tabs>
            <w:rPr>
              <w:del w:id="234" w:author="Lieberman, Joshua" w:date="2016-11-17T16:26:00Z"/>
              <w:rFonts w:asciiTheme="minorHAnsi" w:eastAsiaTheme="minorEastAsia" w:hAnsiTheme="minorHAnsi" w:cstheme="minorBidi"/>
              <w:noProof/>
              <w:sz w:val="22"/>
              <w:szCs w:val="22"/>
            </w:rPr>
          </w:pPr>
          <w:del w:id="235" w:author="Lieberman, Joshua" w:date="2016-11-17T16:26:00Z">
            <w:r w:rsidRPr="0084544E" w:rsidDel="0084544E">
              <w:rPr>
                <w:rPrChange w:id="236" w:author="Lieberman, Joshua" w:date="2016-11-17T16:26:00Z">
                  <w:rPr>
                    <w:rStyle w:val="Hyperlink"/>
                    <w:noProof/>
                  </w:rPr>
                </w:rPrChange>
              </w:rPr>
              <w:delText>5.3</w:delText>
            </w:r>
            <w:r w:rsidRPr="00774F88" w:rsidDel="0084544E">
              <w:rPr>
                <w:rFonts w:asciiTheme="minorHAnsi" w:eastAsiaTheme="minorEastAsia" w:hAnsiTheme="minorHAnsi" w:cstheme="minorBidi"/>
                <w:noProof/>
                <w:sz w:val="22"/>
                <w:szCs w:val="22"/>
              </w:rPr>
              <w:tab/>
            </w:r>
            <w:r w:rsidRPr="0084544E" w:rsidDel="0084544E">
              <w:rPr>
                <w:rPrChange w:id="237" w:author="Lieberman, Joshua" w:date="2016-11-17T16:26:00Z">
                  <w:rPr>
                    <w:rStyle w:val="Hyperlink"/>
                    <w:noProof/>
                  </w:rPr>
                </w:rPrChange>
              </w:rPr>
              <w:delText>UML notation</w:delText>
            </w:r>
            <w:r w:rsidRPr="00774F88" w:rsidDel="0084544E">
              <w:rPr>
                <w:noProof/>
                <w:webHidden/>
              </w:rPr>
              <w:tab/>
              <w:delText>17</w:delText>
            </w:r>
          </w:del>
        </w:p>
        <w:p w14:paraId="3F08F945" w14:textId="77777777" w:rsidR="0026708A" w:rsidRPr="00774F88" w:rsidDel="0084544E" w:rsidRDefault="0026708A">
          <w:pPr>
            <w:pStyle w:val="TOC2"/>
            <w:tabs>
              <w:tab w:val="left" w:pos="960"/>
              <w:tab w:val="right" w:leader="dot" w:pos="8630"/>
            </w:tabs>
            <w:rPr>
              <w:del w:id="238" w:author="Lieberman, Joshua" w:date="2016-11-17T16:26:00Z"/>
              <w:rFonts w:asciiTheme="minorHAnsi" w:eastAsiaTheme="minorEastAsia" w:hAnsiTheme="minorHAnsi" w:cstheme="minorBidi"/>
              <w:noProof/>
              <w:sz w:val="22"/>
              <w:szCs w:val="22"/>
            </w:rPr>
          </w:pPr>
          <w:del w:id="239" w:author="Lieberman, Joshua" w:date="2016-11-17T16:26:00Z">
            <w:r w:rsidRPr="0084544E" w:rsidDel="0084544E">
              <w:rPr>
                <w:rPrChange w:id="240" w:author="Lieberman, Joshua" w:date="2016-11-17T16:26:00Z">
                  <w:rPr>
                    <w:rStyle w:val="Hyperlink"/>
                    <w:noProof/>
                  </w:rPr>
                </w:rPrChange>
              </w:rPr>
              <w:delText>5.4</w:delText>
            </w:r>
            <w:r w:rsidRPr="00774F88" w:rsidDel="0084544E">
              <w:rPr>
                <w:rFonts w:asciiTheme="minorHAnsi" w:eastAsiaTheme="minorEastAsia" w:hAnsiTheme="minorHAnsi" w:cstheme="minorBidi"/>
                <w:noProof/>
                <w:sz w:val="22"/>
                <w:szCs w:val="22"/>
              </w:rPr>
              <w:tab/>
            </w:r>
            <w:r w:rsidRPr="0084544E" w:rsidDel="0084544E">
              <w:rPr>
                <w:rPrChange w:id="241" w:author="Lieberman, Joshua" w:date="2016-11-17T16:26:00Z">
                  <w:rPr>
                    <w:rStyle w:val="Hyperlink"/>
                    <w:noProof/>
                  </w:rPr>
                </w:rPrChange>
              </w:rPr>
              <w:delText>WMO Terminology</w:delText>
            </w:r>
            <w:r w:rsidRPr="00774F88" w:rsidDel="0084544E">
              <w:rPr>
                <w:noProof/>
                <w:webHidden/>
              </w:rPr>
              <w:tab/>
              <w:delText>17</w:delText>
            </w:r>
          </w:del>
        </w:p>
        <w:p w14:paraId="564F956C" w14:textId="77777777" w:rsidR="0026708A" w:rsidRPr="00774F88" w:rsidDel="0084544E" w:rsidRDefault="0026708A">
          <w:pPr>
            <w:pStyle w:val="TOC2"/>
            <w:tabs>
              <w:tab w:val="left" w:pos="960"/>
              <w:tab w:val="right" w:leader="dot" w:pos="8630"/>
            </w:tabs>
            <w:rPr>
              <w:del w:id="242" w:author="Lieberman, Joshua" w:date="2016-11-17T16:26:00Z"/>
              <w:rFonts w:asciiTheme="minorHAnsi" w:eastAsiaTheme="minorEastAsia" w:hAnsiTheme="minorHAnsi" w:cstheme="minorBidi"/>
              <w:noProof/>
              <w:sz w:val="22"/>
              <w:szCs w:val="22"/>
            </w:rPr>
          </w:pPr>
          <w:del w:id="243" w:author="Lieberman, Joshua" w:date="2016-11-17T16:26:00Z">
            <w:r w:rsidRPr="0084544E" w:rsidDel="0084544E">
              <w:rPr>
                <w:rPrChange w:id="244" w:author="Lieberman, Joshua" w:date="2016-11-17T16:26:00Z">
                  <w:rPr>
                    <w:rStyle w:val="Hyperlink"/>
                    <w:noProof/>
                  </w:rPr>
                </w:rPrChange>
              </w:rPr>
              <w:delText>5.5</w:delText>
            </w:r>
            <w:r w:rsidRPr="00774F88" w:rsidDel="0084544E">
              <w:rPr>
                <w:rFonts w:asciiTheme="minorHAnsi" w:eastAsiaTheme="minorEastAsia" w:hAnsiTheme="minorHAnsi" w:cstheme="minorBidi"/>
                <w:noProof/>
                <w:sz w:val="22"/>
                <w:szCs w:val="22"/>
              </w:rPr>
              <w:tab/>
            </w:r>
            <w:r w:rsidRPr="0084544E" w:rsidDel="0084544E">
              <w:rPr>
                <w:rPrChange w:id="245" w:author="Lieberman, Joshua" w:date="2016-11-17T16:26:00Z">
                  <w:rPr>
                    <w:rStyle w:val="Hyperlink"/>
                    <w:noProof/>
                  </w:rPr>
                </w:rPrChange>
              </w:rPr>
              <w:delText>Naming convention</w:delText>
            </w:r>
            <w:r w:rsidRPr="00774F88" w:rsidDel="0084544E">
              <w:rPr>
                <w:noProof/>
                <w:webHidden/>
              </w:rPr>
              <w:tab/>
              <w:delText>18</w:delText>
            </w:r>
          </w:del>
        </w:p>
        <w:p w14:paraId="46242368" w14:textId="77777777" w:rsidR="0026708A" w:rsidRPr="00774F88" w:rsidDel="0084544E" w:rsidRDefault="0026708A">
          <w:pPr>
            <w:pStyle w:val="TOC1"/>
            <w:tabs>
              <w:tab w:val="left" w:pos="480"/>
              <w:tab w:val="right" w:leader="dot" w:pos="8630"/>
            </w:tabs>
            <w:rPr>
              <w:del w:id="246" w:author="Lieberman, Joshua" w:date="2016-11-17T16:26:00Z"/>
              <w:rFonts w:asciiTheme="minorHAnsi" w:eastAsiaTheme="minorEastAsia" w:hAnsiTheme="minorHAnsi" w:cstheme="minorBidi"/>
              <w:noProof/>
              <w:sz w:val="22"/>
              <w:szCs w:val="22"/>
            </w:rPr>
          </w:pPr>
          <w:del w:id="247" w:author="Lieberman, Joshua" w:date="2016-11-17T16:26:00Z">
            <w:r w:rsidRPr="0084544E" w:rsidDel="0084544E">
              <w:rPr>
                <w:rPrChange w:id="248" w:author="Lieberman, Joshua" w:date="2016-11-17T16:26:00Z">
                  <w:rPr>
                    <w:rStyle w:val="Hyperlink"/>
                    <w:noProof/>
                  </w:rPr>
                </w:rPrChange>
              </w:rPr>
              <w:delText>6.</w:delText>
            </w:r>
            <w:r w:rsidRPr="00774F88" w:rsidDel="0084544E">
              <w:rPr>
                <w:rFonts w:asciiTheme="minorHAnsi" w:eastAsiaTheme="minorEastAsia" w:hAnsiTheme="minorHAnsi" w:cstheme="minorBidi"/>
                <w:noProof/>
                <w:sz w:val="22"/>
                <w:szCs w:val="22"/>
              </w:rPr>
              <w:tab/>
            </w:r>
            <w:r w:rsidRPr="0084544E" w:rsidDel="0084544E">
              <w:rPr>
                <w:rPrChange w:id="249" w:author="Lieberman, Joshua" w:date="2016-11-17T16:26:00Z">
                  <w:rPr>
                    <w:rStyle w:val="Hyperlink"/>
                    <w:noProof/>
                  </w:rPr>
                </w:rPrChange>
              </w:rPr>
              <w:delText>Clauses not Containing Normative Material</w:delText>
            </w:r>
            <w:r w:rsidRPr="00774F88" w:rsidDel="0084544E">
              <w:rPr>
                <w:noProof/>
                <w:webHidden/>
              </w:rPr>
              <w:tab/>
              <w:delText>18</w:delText>
            </w:r>
          </w:del>
        </w:p>
        <w:p w14:paraId="736F1815" w14:textId="77777777" w:rsidR="0026708A" w:rsidRPr="00774F88" w:rsidDel="0084544E" w:rsidRDefault="0026708A">
          <w:pPr>
            <w:pStyle w:val="TOC2"/>
            <w:tabs>
              <w:tab w:val="left" w:pos="960"/>
              <w:tab w:val="right" w:leader="dot" w:pos="8630"/>
            </w:tabs>
            <w:rPr>
              <w:del w:id="250" w:author="Lieberman, Joshua" w:date="2016-11-17T16:26:00Z"/>
              <w:rFonts w:asciiTheme="minorHAnsi" w:eastAsiaTheme="minorEastAsia" w:hAnsiTheme="minorHAnsi" w:cstheme="minorBidi"/>
              <w:noProof/>
              <w:sz w:val="22"/>
              <w:szCs w:val="22"/>
            </w:rPr>
          </w:pPr>
          <w:del w:id="251" w:author="Lieberman, Joshua" w:date="2016-11-17T16:26:00Z">
            <w:r w:rsidRPr="0084544E" w:rsidDel="0084544E">
              <w:rPr>
                <w:rPrChange w:id="252" w:author="Lieberman, Joshua" w:date="2016-11-17T16:26:00Z">
                  <w:rPr>
                    <w:rStyle w:val="Hyperlink"/>
                    <w:noProof/>
                  </w:rPr>
                </w:rPrChange>
              </w:rPr>
              <w:delText>6.1</w:delText>
            </w:r>
            <w:r w:rsidRPr="00774F88" w:rsidDel="0084544E">
              <w:rPr>
                <w:rFonts w:asciiTheme="minorHAnsi" w:eastAsiaTheme="minorEastAsia" w:hAnsiTheme="minorHAnsi" w:cstheme="minorBidi"/>
                <w:noProof/>
                <w:sz w:val="22"/>
                <w:szCs w:val="22"/>
              </w:rPr>
              <w:tab/>
            </w:r>
            <w:r w:rsidRPr="0084544E" w:rsidDel="0084544E">
              <w:rPr>
                <w:rPrChange w:id="253" w:author="Lieberman, Joshua" w:date="2016-11-17T16:26:00Z">
                  <w:rPr>
                    <w:rStyle w:val="Hyperlink"/>
                    <w:noProof/>
                  </w:rPr>
                </w:rPrChange>
              </w:rPr>
              <w:delText>The abstract idea of the hydrology phenomenon</w:delText>
            </w:r>
            <w:r w:rsidRPr="00774F88" w:rsidDel="0084544E">
              <w:rPr>
                <w:noProof/>
                <w:webHidden/>
              </w:rPr>
              <w:tab/>
              <w:delText>18</w:delText>
            </w:r>
          </w:del>
        </w:p>
        <w:p w14:paraId="07FBCC87" w14:textId="77777777" w:rsidR="0026708A" w:rsidRPr="00774F88" w:rsidDel="0084544E" w:rsidRDefault="0026708A">
          <w:pPr>
            <w:pStyle w:val="TOC2"/>
            <w:tabs>
              <w:tab w:val="left" w:pos="960"/>
              <w:tab w:val="right" w:leader="dot" w:pos="8630"/>
            </w:tabs>
            <w:rPr>
              <w:del w:id="254" w:author="Lieberman, Joshua" w:date="2016-11-17T16:26:00Z"/>
              <w:rFonts w:asciiTheme="minorHAnsi" w:eastAsiaTheme="minorEastAsia" w:hAnsiTheme="minorHAnsi" w:cstheme="minorBidi"/>
              <w:noProof/>
              <w:sz w:val="22"/>
              <w:szCs w:val="22"/>
            </w:rPr>
          </w:pPr>
          <w:del w:id="255" w:author="Lieberman, Joshua" w:date="2016-11-17T16:26:00Z">
            <w:r w:rsidRPr="0084544E" w:rsidDel="0084544E">
              <w:rPr>
                <w:rPrChange w:id="256" w:author="Lieberman, Joshua" w:date="2016-11-17T16:26:00Z">
                  <w:rPr>
                    <w:rStyle w:val="Hyperlink"/>
                    <w:noProof/>
                  </w:rPr>
                </w:rPrChange>
              </w:rPr>
              <w:delText>6.2</w:delText>
            </w:r>
            <w:r w:rsidRPr="00774F88" w:rsidDel="0084544E">
              <w:rPr>
                <w:rFonts w:asciiTheme="minorHAnsi" w:eastAsiaTheme="minorEastAsia" w:hAnsiTheme="minorHAnsi" w:cstheme="minorBidi"/>
                <w:noProof/>
                <w:sz w:val="22"/>
                <w:szCs w:val="22"/>
              </w:rPr>
              <w:tab/>
            </w:r>
            <w:r w:rsidRPr="0084544E" w:rsidDel="0084544E">
              <w:rPr>
                <w:rPrChange w:id="257" w:author="Lieberman, Joshua" w:date="2016-11-17T16:26:00Z">
                  <w:rPr>
                    <w:rStyle w:val="Hyperlink"/>
                    <w:noProof/>
                  </w:rPr>
                </w:rPrChange>
              </w:rPr>
              <w:delText>Catchment and multiple realizations of the catchment concept</w:delText>
            </w:r>
            <w:r w:rsidRPr="00774F88" w:rsidDel="0084544E">
              <w:rPr>
                <w:noProof/>
                <w:webHidden/>
              </w:rPr>
              <w:tab/>
              <w:delText>22</w:delText>
            </w:r>
          </w:del>
        </w:p>
        <w:p w14:paraId="61E203EC" w14:textId="77777777" w:rsidR="0026708A" w:rsidRPr="00774F88" w:rsidDel="0084544E" w:rsidRDefault="0026708A">
          <w:pPr>
            <w:pStyle w:val="TOC2"/>
            <w:tabs>
              <w:tab w:val="left" w:pos="960"/>
              <w:tab w:val="right" w:leader="dot" w:pos="8630"/>
            </w:tabs>
            <w:rPr>
              <w:del w:id="258" w:author="Lieberman, Joshua" w:date="2016-11-17T16:26:00Z"/>
              <w:rFonts w:asciiTheme="minorHAnsi" w:eastAsiaTheme="minorEastAsia" w:hAnsiTheme="minorHAnsi" w:cstheme="minorBidi"/>
              <w:noProof/>
              <w:sz w:val="22"/>
              <w:szCs w:val="22"/>
            </w:rPr>
          </w:pPr>
          <w:del w:id="259" w:author="Lieberman, Joshua" w:date="2016-11-17T16:26:00Z">
            <w:r w:rsidRPr="0084544E" w:rsidDel="0084544E">
              <w:rPr>
                <w:rPrChange w:id="260" w:author="Lieberman, Joshua" w:date="2016-11-17T16:26:00Z">
                  <w:rPr>
                    <w:rStyle w:val="Hyperlink"/>
                    <w:noProof/>
                  </w:rPr>
                </w:rPrChange>
              </w:rPr>
              <w:delText>6.3</w:delText>
            </w:r>
            <w:r w:rsidRPr="00774F88" w:rsidDel="0084544E">
              <w:rPr>
                <w:rFonts w:asciiTheme="minorHAnsi" w:eastAsiaTheme="minorEastAsia" w:hAnsiTheme="minorHAnsi" w:cstheme="minorBidi"/>
                <w:noProof/>
                <w:sz w:val="22"/>
                <w:szCs w:val="22"/>
              </w:rPr>
              <w:tab/>
            </w:r>
            <w:r w:rsidRPr="0084544E" w:rsidDel="0084544E">
              <w:rPr>
                <w:rPrChange w:id="261" w:author="Lieberman, Joshua" w:date="2016-11-17T16:26:00Z">
                  <w:rPr>
                    <w:rStyle w:val="Hyperlink"/>
                    <w:noProof/>
                  </w:rPr>
                </w:rPrChange>
              </w:rPr>
              <w:delText>Catchment hierarchy and catchment topology</w:delText>
            </w:r>
            <w:r w:rsidRPr="00774F88" w:rsidDel="0084544E">
              <w:rPr>
                <w:noProof/>
                <w:webHidden/>
              </w:rPr>
              <w:tab/>
              <w:delText>24</w:delText>
            </w:r>
          </w:del>
        </w:p>
        <w:p w14:paraId="36BD6D5F" w14:textId="77777777" w:rsidR="0026708A" w:rsidRPr="00774F88" w:rsidDel="0084544E" w:rsidRDefault="0026708A">
          <w:pPr>
            <w:pStyle w:val="TOC3"/>
            <w:tabs>
              <w:tab w:val="left" w:pos="1200"/>
              <w:tab w:val="right" w:leader="dot" w:pos="8630"/>
            </w:tabs>
            <w:rPr>
              <w:del w:id="262" w:author="Lieberman, Joshua" w:date="2016-11-17T16:26:00Z"/>
              <w:rFonts w:asciiTheme="minorHAnsi" w:eastAsiaTheme="minorEastAsia" w:hAnsiTheme="minorHAnsi" w:cstheme="minorBidi"/>
              <w:noProof/>
              <w:sz w:val="22"/>
              <w:szCs w:val="22"/>
            </w:rPr>
          </w:pPr>
          <w:del w:id="263" w:author="Lieberman, Joshua" w:date="2016-11-17T16:26:00Z">
            <w:r w:rsidRPr="0084544E" w:rsidDel="0084544E">
              <w:rPr>
                <w:rPrChange w:id="264" w:author="Lieberman, Joshua" w:date="2016-11-17T16:26:00Z">
                  <w:rPr>
                    <w:rStyle w:val="Hyperlink"/>
                    <w:noProof/>
                  </w:rPr>
                </w:rPrChange>
              </w:rPr>
              <w:delText>6.3.1</w:delText>
            </w:r>
            <w:r w:rsidRPr="00774F88" w:rsidDel="0084544E">
              <w:rPr>
                <w:rFonts w:asciiTheme="minorHAnsi" w:eastAsiaTheme="minorEastAsia" w:hAnsiTheme="minorHAnsi" w:cstheme="minorBidi"/>
                <w:noProof/>
                <w:sz w:val="22"/>
                <w:szCs w:val="22"/>
              </w:rPr>
              <w:tab/>
            </w:r>
            <w:r w:rsidRPr="0084544E" w:rsidDel="0084544E">
              <w:rPr>
                <w:rPrChange w:id="265" w:author="Lieberman, Joshua" w:date="2016-11-17T16:26:00Z">
                  <w:rPr>
                    <w:rStyle w:val="Hyperlink"/>
                    <w:noProof/>
                  </w:rPr>
                </w:rPrChange>
              </w:rPr>
              <w:delText>Hierarchy of catchments</w:delText>
            </w:r>
            <w:r w:rsidRPr="00774F88" w:rsidDel="0084544E">
              <w:rPr>
                <w:noProof/>
                <w:webHidden/>
              </w:rPr>
              <w:tab/>
              <w:delText>25</w:delText>
            </w:r>
          </w:del>
        </w:p>
        <w:p w14:paraId="1C1999EC" w14:textId="77777777" w:rsidR="0026708A" w:rsidRPr="00774F88" w:rsidDel="0084544E" w:rsidRDefault="0026708A">
          <w:pPr>
            <w:pStyle w:val="TOC3"/>
            <w:tabs>
              <w:tab w:val="left" w:pos="1200"/>
              <w:tab w:val="right" w:leader="dot" w:pos="8630"/>
            </w:tabs>
            <w:rPr>
              <w:del w:id="266" w:author="Lieberman, Joshua" w:date="2016-11-17T16:26:00Z"/>
              <w:rFonts w:asciiTheme="minorHAnsi" w:eastAsiaTheme="minorEastAsia" w:hAnsiTheme="minorHAnsi" w:cstheme="minorBidi"/>
              <w:noProof/>
              <w:sz w:val="22"/>
              <w:szCs w:val="22"/>
            </w:rPr>
          </w:pPr>
          <w:del w:id="267" w:author="Lieberman, Joshua" w:date="2016-11-17T16:26:00Z">
            <w:r w:rsidRPr="0084544E" w:rsidDel="0084544E">
              <w:rPr>
                <w:rPrChange w:id="268" w:author="Lieberman, Joshua" w:date="2016-11-17T16:26:00Z">
                  <w:rPr>
                    <w:rStyle w:val="Hyperlink"/>
                    <w:noProof/>
                    <w:highlight w:val="yellow"/>
                  </w:rPr>
                </w:rPrChange>
              </w:rPr>
              <w:delText>6.3.2</w:delText>
            </w:r>
            <w:r w:rsidRPr="00774F88" w:rsidDel="0084544E">
              <w:rPr>
                <w:rFonts w:asciiTheme="minorHAnsi" w:eastAsiaTheme="minorEastAsia" w:hAnsiTheme="minorHAnsi" w:cstheme="minorBidi"/>
                <w:noProof/>
                <w:sz w:val="22"/>
                <w:szCs w:val="22"/>
              </w:rPr>
              <w:tab/>
            </w:r>
            <w:r w:rsidRPr="0084544E" w:rsidDel="0084544E">
              <w:rPr>
                <w:rPrChange w:id="269" w:author="Lieberman, Joshua" w:date="2016-11-17T16:26:00Z">
                  <w:rPr>
                    <w:rStyle w:val="Hyperlink"/>
                    <w:noProof/>
                    <w:highlight w:val="yellow"/>
                  </w:rPr>
                </w:rPrChange>
              </w:rPr>
              <w:delText>Logical network of catchments</w:delText>
            </w:r>
            <w:r w:rsidRPr="00774F88" w:rsidDel="0084544E">
              <w:rPr>
                <w:noProof/>
                <w:webHidden/>
              </w:rPr>
              <w:tab/>
              <w:delText>27</w:delText>
            </w:r>
          </w:del>
        </w:p>
        <w:p w14:paraId="1D32C65B" w14:textId="77777777" w:rsidR="0026708A" w:rsidRPr="00774F88" w:rsidDel="0084544E" w:rsidRDefault="0026708A">
          <w:pPr>
            <w:pStyle w:val="TOC2"/>
            <w:tabs>
              <w:tab w:val="left" w:pos="960"/>
              <w:tab w:val="right" w:leader="dot" w:pos="8630"/>
            </w:tabs>
            <w:rPr>
              <w:del w:id="270" w:author="Lieberman, Joshua" w:date="2016-11-17T16:26:00Z"/>
              <w:rFonts w:asciiTheme="minorHAnsi" w:eastAsiaTheme="minorEastAsia" w:hAnsiTheme="minorHAnsi" w:cstheme="minorBidi"/>
              <w:noProof/>
              <w:sz w:val="22"/>
              <w:szCs w:val="22"/>
            </w:rPr>
          </w:pPr>
          <w:del w:id="271" w:author="Lieberman, Joshua" w:date="2016-11-17T16:26:00Z">
            <w:r w:rsidRPr="0084544E" w:rsidDel="0084544E">
              <w:rPr>
                <w:rPrChange w:id="272" w:author="Lieberman, Joshua" w:date="2016-11-17T16:26:00Z">
                  <w:rPr>
                    <w:rStyle w:val="Hyperlink"/>
                    <w:noProof/>
                  </w:rPr>
                </w:rPrChange>
              </w:rPr>
              <w:delText>6.4</w:delText>
            </w:r>
            <w:r w:rsidRPr="00774F88" w:rsidDel="0084544E">
              <w:rPr>
                <w:rFonts w:asciiTheme="minorHAnsi" w:eastAsiaTheme="minorEastAsia" w:hAnsiTheme="minorHAnsi" w:cstheme="minorBidi"/>
                <w:noProof/>
                <w:sz w:val="22"/>
                <w:szCs w:val="22"/>
              </w:rPr>
              <w:tab/>
            </w:r>
            <w:r w:rsidRPr="0084544E" w:rsidDel="0084544E">
              <w:rPr>
                <w:rPrChange w:id="273" w:author="Lieberman, Joshua" w:date="2016-11-17T16:26:00Z">
                  <w:rPr>
                    <w:rStyle w:val="Hyperlink"/>
                    <w:noProof/>
                  </w:rPr>
                </w:rPrChange>
              </w:rPr>
              <w:delText>Indirect Position and river reference system</w:delText>
            </w:r>
            <w:r w:rsidRPr="00774F88" w:rsidDel="0084544E">
              <w:rPr>
                <w:noProof/>
                <w:webHidden/>
              </w:rPr>
              <w:tab/>
              <w:delText>32</w:delText>
            </w:r>
          </w:del>
        </w:p>
        <w:p w14:paraId="3FF05FCF" w14:textId="77777777" w:rsidR="0026708A" w:rsidRPr="00774F88" w:rsidDel="0084544E" w:rsidRDefault="0026708A">
          <w:pPr>
            <w:pStyle w:val="TOC3"/>
            <w:tabs>
              <w:tab w:val="left" w:pos="1200"/>
              <w:tab w:val="right" w:leader="dot" w:pos="8630"/>
            </w:tabs>
            <w:rPr>
              <w:del w:id="274" w:author="Lieberman, Joshua" w:date="2016-11-17T16:26:00Z"/>
              <w:rFonts w:asciiTheme="minorHAnsi" w:eastAsiaTheme="minorEastAsia" w:hAnsiTheme="minorHAnsi" w:cstheme="minorBidi"/>
              <w:noProof/>
              <w:sz w:val="22"/>
              <w:szCs w:val="22"/>
            </w:rPr>
          </w:pPr>
          <w:del w:id="275" w:author="Lieberman, Joshua" w:date="2016-11-17T16:26:00Z">
            <w:r w:rsidRPr="0084544E" w:rsidDel="0084544E">
              <w:rPr>
                <w:rPrChange w:id="276" w:author="Lieberman, Joshua" w:date="2016-11-17T16:26:00Z">
                  <w:rPr>
                    <w:rStyle w:val="Hyperlink"/>
                    <w:noProof/>
                    <w:highlight w:val="yellow"/>
                  </w:rPr>
                </w:rPrChange>
              </w:rPr>
              <w:delText>6.4.1</w:delText>
            </w:r>
            <w:r w:rsidRPr="00774F88" w:rsidDel="0084544E">
              <w:rPr>
                <w:rFonts w:asciiTheme="minorHAnsi" w:eastAsiaTheme="minorEastAsia" w:hAnsiTheme="minorHAnsi" w:cstheme="minorBidi"/>
                <w:noProof/>
                <w:sz w:val="22"/>
                <w:szCs w:val="22"/>
              </w:rPr>
              <w:tab/>
            </w:r>
            <w:r w:rsidRPr="0084544E" w:rsidDel="0084544E">
              <w:rPr>
                <w:rPrChange w:id="277" w:author="Lieberman, Joshua" w:date="2016-11-17T16:26:00Z">
                  <w:rPr>
                    <w:rStyle w:val="Hyperlink"/>
                    <w:noProof/>
                    <w:highlight w:val="yellow"/>
                  </w:rPr>
                </w:rPrChange>
              </w:rPr>
              <w:delText>Indirect position</w:delText>
            </w:r>
            <w:r w:rsidRPr="00774F88" w:rsidDel="0084544E">
              <w:rPr>
                <w:noProof/>
                <w:webHidden/>
              </w:rPr>
              <w:tab/>
              <w:delText>32</w:delText>
            </w:r>
          </w:del>
        </w:p>
        <w:p w14:paraId="03985E5F" w14:textId="77777777" w:rsidR="0026708A" w:rsidRPr="00774F88" w:rsidDel="0084544E" w:rsidRDefault="0026708A">
          <w:pPr>
            <w:pStyle w:val="TOC3"/>
            <w:tabs>
              <w:tab w:val="left" w:pos="1200"/>
              <w:tab w:val="right" w:leader="dot" w:pos="8630"/>
            </w:tabs>
            <w:rPr>
              <w:del w:id="278" w:author="Lieberman, Joshua" w:date="2016-11-17T16:26:00Z"/>
              <w:rFonts w:asciiTheme="minorHAnsi" w:eastAsiaTheme="minorEastAsia" w:hAnsiTheme="minorHAnsi" w:cstheme="minorBidi"/>
              <w:noProof/>
              <w:sz w:val="22"/>
              <w:szCs w:val="22"/>
            </w:rPr>
          </w:pPr>
          <w:del w:id="279" w:author="Lieberman, Joshua" w:date="2016-11-17T16:26:00Z">
            <w:r w:rsidRPr="0084544E" w:rsidDel="0084544E">
              <w:rPr>
                <w:rPrChange w:id="280" w:author="Lieberman, Joshua" w:date="2016-11-17T16:26:00Z">
                  <w:rPr>
                    <w:rStyle w:val="Hyperlink"/>
                    <w:noProof/>
                    <w:highlight w:val="yellow"/>
                  </w:rPr>
                </w:rPrChange>
              </w:rPr>
              <w:delText>6.4.2</w:delText>
            </w:r>
            <w:r w:rsidRPr="00774F88" w:rsidDel="0084544E">
              <w:rPr>
                <w:rFonts w:asciiTheme="minorHAnsi" w:eastAsiaTheme="minorEastAsia" w:hAnsiTheme="minorHAnsi" w:cstheme="minorBidi"/>
                <w:noProof/>
                <w:sz w:val="22"/>
                <w:szCs w:val="22"/>
              </w:rPr>
              <w:tab/>
            </w:r>
            <w:r w:rsidRPr="0084544E" w:rsidDel="0084544E">
              <w:rPr>
                <w:rPrChange w:id="281" w:author="Lieberman, Joshua" w:date="2016-11-17T16:26:00Z">
                  <w:rPr>
                    <w:rStyle w:val="Hyperlink"/>
                    <w:noProof/>
                    <w:highlight w:val="yellow"/>
                  </w:rPr>
                </w:rPrChange>
              </w:rPr>
              <w:delText>River reference system</w:delText>
            </w:r>
            <w:r w:rsidRPr="00774F88" w:rsidDel="0084544E">
              <w:rPr>
                <w:noProof/>
                <w:webHidden/>
              </w:rPr>
              <w:tab/>
              <w:delText>36</w:delText>
            </w:r>
          </w:del>
        </w:p>
        <w:p w14:paraId="076911A5" w14:textId="77777777" w:rsidR="0026708A" w:rsidRPr="00774F88" w:rsidDel="0084544E" w:rsidRDefault="0026708A">
          <w:pPr>
            <w:pStyle w:val="TOC2"/>
            <w:tabs>
              <w:tab w:val="left" w:pos="960"/>
              <w:tab w:val="right" w:leader="dot" w:pos="8630"/>
            </w:tabs>
            <w:rPr>
              <w:del w:id="282" w:author="Lieberman, Joshua" w:date="2016-11-17T16:26:00Z"/>
              <w:rFonts w:asciiTheme="minorHAnsi" w:eastAsiaTheme="minorEastAsia" w:hAnsiTheme="minorHAnsi" w:cstheme="minorBidi"/>
              <w:noProof/>
              <w:sz w:val="22"/>
              <w:szCs w:val="22"/>
            </w:rPr>
          </w:pPr>
          <w:del w:id="283" w:author="Lieberman, Joshua" w:date="2016-11-17T16:26:00Z">
            <w:r w:rsidRPr="0084544E" w:rsidDel="0084544E">
              <w:rPr>
                <w:rPrChange w:id="284" w:author="Lieberman, Joshua" w:date="2016-11-17T16:26:00Z">
                  <w:rPr>
                    <w:rStyle w:val="Hyperlink"/>
                    <w:noProof/>
                    <w:highlight w:val="yellow"/>
                  </w:rPr>
                </w:rPrChange>
              </w:rPr>
              <w:delText>6.5</w:delText>
            </w:r>
            <w:r w:rsidRPr="00774F88" w:rsidDel="0084544E">
              <w:rPr>
                <w:rFonts w:asciiTheme="minorHAnsi" w:eastAsiaTheme="minorEastAsia" w:hAnsiTheme="minorHAnsi" w:cstheme="minorBidi"/>
                <w:noProof/>
                <w:sz w:val="22"/>
                <w:szCs w:val="22"/>
              </w:rPr>
              <w:tab/>
            </w:r>
            <w:r w:rsidRPr="0084544E" w:rsidDel="0084544E">
              <w:rPr>
                <w:rPrChange w:id="285" w:author="Lieberman, Joshua" w:date="2016-11-17T16:26:00Z">
                  <w:rPr>
                    <w:rStyle w:val="Hyperlink"/>
                    <w:noProof/>
                    <w:highlight w:val="yellow"/>
                  </w:rPr>
                </w:rPrChange>
              </w:rPr>
              <w:delText>Surface water hydrology networks</w:delText>
            </w:r>
            <w:r w:rsidRPr="00774F88" w:rsidDel="0084544E">
              <w:rPr>
                <w:noProof/>
                <w:webHidden/>
              </w:rPr>
              <w:tab/>
              <w:delText>37</w:delText>
            </w:r>
          </w:del>
        </w:p>
        <w:p w14:paraId="64D6A415" w14:textId="77777777" w:rsidR="0026708A" w:rsidRPr="00774F88" w:rsidDel="0084544E" w:rsidRDefault="0026708A">
          <w:pPr>
            <w:pStyle w:val="TOC3"/>
            <w:tabs>
              <w:tab w:val="left" w:pos="1200"/>
              <w:tab w:val="right" w:leader="dot" w:pos="8630"/>
            </w:tabs>
            <w:rPr>
              <w:del w:id="286" w:author="Lieberman, Joshua" w:date="2016-11-17T16:26:00Z"/>
              <w:rFonts w:asciiTheme="minorHAnsi" w:eastAsiaTheme="minorEastAsia" w:hAnsiTheme="minorHAnsi" w:cstheme="minorBidi"/>
              <w:noProof/>
              <w:sz w:val="22"/>
              <w:szCs w:val="22"/>
            </w:rPr>
          </w:pPr>
          <w:del w:id="287" w:author="Lieberman, Joshua" w:date="2016-11-17T16:26:00Z">
            <w:r w:rsidRPr="0084544E" w:rsidDel="0084544E">
              <w:rPr>
                <w:rPrChange w:id="288" w:author="Lieberman, Joshua" w:date="2016-11-17T16:26:00Z">
                  <w:rPr>
                    <w:rStyle w:val="Hyperlink"/>
                    <w:noProof/>
                    <w:highlight w:val="yellow"/>
                  </w:rPr>
                </w:rPrChange>
              </w:rPr>
              <w:delText>6.5.1</w:delText>
            </w:r>
            <w:r w:rsidRPr="00774F88" w:rsidDel="0084544E">
              <w:rPr>
                <w:rFonts w:asciiTheme="minorHAnsi" w:eastAsiaTheme="minorEastAsia" w:hAnsiTheme="minorHAnsi" w:cstheme="minorBidi"/>
                <w:noProof/>
                <w:sz w:val="22"/>
                <w:szCs w:val="22"/>
              </w:rPr>
              <w:tab/>
            </w:r>
            <w:r w:rsidRPr="0084544E" w:rsidDel="0084544E">
              <w:rPr>
                <w:rPrChange w:id="289" w:author="Lieberman, Joshua" w:date="2016-11-17T16:26:00Z">
                  <w:rPr>
                    <w:rStyle w:val="Hyperlink"/>
                    <w:noProof/>
                    <w:highlight w:val="yellow"/>
                  </w:rPr>
                </w:rPrChange>
              </w:rPr>
              <w:delText>Hydrographic and channel network</w:delText>
            </w:r>
            <w:r w:rsidRPr="00774F88" w:rsidDel="0084544E">
              <w:rPr>
                <w:noProof/>
                <w:webHidden/>
              </w:rPr>
              <w:tab/>
              <w:delText>39</w:delText>
            </w:r>
          </w:del>
        </w:p>
        <w:p w14:paraId="19619BDD" w14:textId="77777777" w:rsidR="0026708A" w:rsidRPr="00774F88" w:rsidDel="0084544E" w:rsidRDefault="0026708A">
          <w:pPr>
            <w:pStyle w:val="TOC3"/>
            <w:tabs>
              <w:tab w:val="left" w:pos="1200"/>
              <w:tab w:val="right" w:leader="dot" w:pos="8630"/>
            </w:tabs>
            <w:rPr>
              <w:del w:id="290" w:author="Lieberman, Joshua" w:date="2016-11-17T16:26:00Z"/>
              <w:rFonts w:asciiTheme="minorHAnsi" w:eastAsiaTheme="minorEastAsia" w:hAnsiTheme="minorHAnsi" w:cstheme="minorBidi"/>
              <w:noProof/>
              <w:sz w:val="22"/>
              <w:szCs w:val="22"/>
            </w:rPr>
          </w:pPr>
          <w:del w:id="291" w:author="Lieberman, Joshua" w:date="2016-11-17T16:26:00Z">
            <w:r w:rsidRPr="0084544E" w:rsidDel="0084544E">
              <w:rPr>
                <w:rPrChange w:id="292" w:author="Lieberman, Joshua" w:date="2016-11-17T16:26:00Z">
                  <w:rPr>
                    <w:rStyle w:val="Hyperlink"/>
                    <w:noProof/>
                  </w:rPr>
                </w:rPrChange>
              </w:rPr>
              <w:delText>6.5.2</w:delText>
            </w:r>
            <w:r w:rsidRPr="00774F88" w:rsidDel="0084544E">
              <w:rPr>
                <w:rFonts w:asciiTheme="minorHAnsi" w:eastAsiaTheme="minorEastAsia" w:hAnsiTheme="minorHAnsi" w:cstheme="minorBidi"/>
                <w:noProof/>
                <w:sz w:val="22"/>
                <w:szCs w:val="22"/>
              </w:rPr>
              <w:tab/>
            </w:r>
            <w:r w:rsidRPr="0084544E" w:rsidDel="0084544E">
              <w:rPr>
                <w:rPrChange w:id="293" w:author="Lieberman, Joshua" w:date="2016-11-17T16:26:00Z">
                  <w:rPr>
                    <w:rStyle w:val="Hyperlink"/>
                    <w:noProof/>
                  </w:rPr>
                </w:rPrChange>
              </w:rPr>
              <w:delText>Hydrometric network</w:delText>
            </w:r>
            <w:r w:rsidRPr="00774F88" w:rsidDel="0084544E">
              <w:rPr>
                <w:noProof/>
                <w:webHidden/>
              </w:rPr>
              <w:tab/>
              <w:delText>40</w:delText>
            </w:r>
          </w:del>
        </w:p>
        <w:p w14:paraId="50A525C8" w14:textId="77777777" w:rsidR="0026708A" w:rsidDel="0084544E" w:rsidRDefault="0026708A">
          <w:pPr>
            <w:pStyle w:val="TOC3"/>
            <w:tabs>
              <w:tab w:val="left" w:pos="1200"/>
              <w:tab w:val="right" w:leader="dot" w:pos="8630"/>
            </w:tabs>
            <w:rPr>
              <w:del w:id="294" w:author="Lieberman, Joshua" w:date="2016-11-17T16:26:00Z"/>
              <w:rFonts w:asciiTheme="minorHAnsi" w:eastAsiaTheme="minorEastAsia" w:hAnsiTheme="minorHAnsi" w:cstheme="minorBidi"/>
              <w:noProof/>
              <w:sz w:val="22"/>
              <w:szCs w:val="22"/>
            </w:rPr>
          </w:pPr>
          <w:del w:id="295" w:author="Lieberman, Joshua" w:date="2016-11-17T16:26:00Z">
            <w:r w:rsidRPr="0084544E" w:rsidDel="0084544E">
              <w:rPr>
                <w:rPrChange w:id="296" w:author="Lieberman, Joshua" w:date="2016-11-17T16:26:00Z">
                  <w:rPr>
                    <w:rStyle w:val="Hyperlink"/>
                    <w:noProof/>
                    <w:highlight w:val="yellow"/>
                  </w:rPr>
                </w:rPrChange>
              </w:rPr>
              <w:delText>6.5.3</w:delText>
            </w:r>
            <w:r w:rsidRPr="00774F88" w:rsidDel="0084544E">
              <w:rPr>
                <w:rFonts w:asciiTheme="minorHAnsi" w:eastAsiaTheme="minorEastAsia" w:hAnsiTheme="minorHAnsi" w:cstheme="minorBidi"/>
                <w:noProof/>
                <w:sz w:val="22"/>
                <w:szCs w:val="22"/>
              </w:rPr>
              <w:tab/>
            </w:r>
            <w:r w:rsidRPr="0084544E" w:rsidDel="0084544E">
              <w:rPr>
                <w:rPrChange w:id="297" w:author="Lieberman, Joshua" w:date="2016-11-17T16:26:00Z">
                  <w:rPr>
                    <w:rStyle w:val="Hyperlink"/>
                    <w:noProof/>
                    <w:highlight w:val="yellow"/>
                  </w:rPr>
                </w:rPrChange>
              </w:rPr>
              <w:delText>Network navigation</w:delText>
            </w:r>
            <w:r w:rsidRPr="00774F88" w:rsidDel="0084544E">
              <w:rPr>
                <w:noProof/>
                <w:webHidden/>
              </w:rPr>
              <w:tab/>
              <w:delText>41</w:delText>
            </w:r>
          </w:del>
        </w:p>
        <w:p w14:paraId="6AA741D8" w14:textId="77777777" w:rsidR="0026708A" w:rsidDel="0084544E" w:rsidRDefault="0026708A">
          <w:pPr>
            <w:pStyle w:val="TOC1"/>
            <w:tabs>
              <w:tab w:val="left" w:pos="480"/>
              <w:tab w:val="right" w:leader="dot" w:pos="8630"/>
            </w:tabs>
            <w:rPr>
              <w:del w:id="298" w:author="Lieberman, Joshua" w:date="2016-11-17T16:26:00Z"/>
              <w:rFonts w:asciiTheme="minorHAnsi" w:eastAsiaTheme="minorEastAsia" w:hAnsiTheme="minorHAnsi" w:cstheme="minorBidi"/>
              <w:noProof/>
              <w:sz w:val="22"/>
              <w:szCs w:val="22"/>
            </w:rPr>
          </w:pPr>
          <w:del w:id="299" w:author="Lieberman, Joshua" w:date="2016-11-17T16:26:00Z">
            <w:r w:rsidRPr="0084544E" w:rsidDel="0084544E">
              <w:rPr>
                <w:rPrChange w:id="300" w:author="Lieberman, Joshua" w:date="2016-11-17T16:26:00Z">
                  <w:rPr>
                    <w:rStyle w:val="Hyperlink"/>
                    <w:noProof/>
                  </w:rPr>
                </w:rPrChange>
              </w:rPr>
              <w:delText>7.</w:delText>
            </w:r>
            <w:r w:rsidDel="0084544E">
              <w:rPr>
                <w:rFonts w:asciiTheme="minorHAnsi" w:eastAsiaTheme="minorEastAsia" w:hAnsiTheme="minorHAnsi" w:cstheme="minorBidi"/>
                <w:noProof/>
                <w:sz w:val="22"/>
                <w:szCs w:val="22"/>
              </w:rPr>
              <w:tab/>
            </w:r>
            <w:r w:rsidRPr="0084544E" w:rsidDel="0084544E">
              <w:rPr>
                <w:rPrChange w:id="301" w:author="Lieberman, Joshua" w:date="2016-11-17T16:26:00Z">
                  <w:rPr>
                    <w:rStyle w:val="Hyperlink"/>
                    <w:noProof/>
                  </w:rPr>
                </w:rPrChange>
              </w:rPr>
              <w:delText>Clause containing normative material</w:delText>
            </w:r>
            <w:r w:rsidDel="0084544E">
              <w:rPr>
                <w:noProof/>
                <w:webHidden/>
              </w:rPr>
              <w:tab/>
              <w:delText>42</w:delText>
            </w:r>
          </w:del>
        </w:p>
        <w:p w14:paraId="2D95F3A8" w14:textId="77777777" w:rsidR="0026708A" w:rsidDel="0084544E" w:rsidRDefault="0026708A">
          <w:pPr>
            <w:pStyle w:val="TOC2"/>
            <w:tabs>
              <w:tab w:val="left" w:pos="960"/>
              <w:tab w:val="right" w:leader="dot" w:pos="8630"/>
            </w:tabs>
            <w:rPr>
              <w:del w:id="302" w:author="Lieberman, Joshua" w:date="2016-11-17T16:26:00Z"/>
              <w:rFonts w:asciiTheme="minorHAnsi" w:eastAsiaTheme="minorEastAsia" w:hAnsiTheme="minorHAnsi" w:cstheme="minorBidi"/>
              <w:noProof/>
              <w:sz w:val="22"/>
              <w:szCs w:val="22"/>
            </w:rPr>
          </w:pPr>
          <w:del w:id="303" w:author="Lieberman, Joshua" w:date="2016-11-17T16:26:00Z">
            <w:r w:rsidRPr="0084544E" w:rsidDel="0084544E">
              <w:rPr>
                <w:rPrChange w:id="304" w:author="Lieberman, Joshua" w:date="2016-11-17T16:26:00Z">
                  <w:rPr>
                    <w:rStyle w:val="Hyperlink"/>
                    <w:noProof/>
                  </w:rPr>
                </w:rPrChange>
              </w:rPr>
              <w:delText>7.1</w:delText>
            </w:r>
            <w:r w:rsidDel="0084544E">
              <w:rPr>
                <w:rFonts w:asciiTheme="minorHAnsi" w:eastAsiaTheme="minorEastAsia" w:hAnsiTheme="minorHAnsi" w:cstheme="minorBidi"/>
                <w:noProof/>
                <w:sz w:val="22"/>
                <w:szCs w:val="22"/>
              </w:rPr>
              <w:tab/>
            </w:r>
            <w:r w:rsidRPr="0084544E" w:rsidDel="0084544E">
              <w:rPr>
                <w:rPrChange w:id="305" w:author="Lieberman, Joshua" w:date="2016-11-17T16:26:00Z">
                  <w:rPr>
                    <w:rStyle w:val="Hyperlink"/>
                    <w:noProof/>
                  </w:rPr>
                </w:rPrChange>
              </w:rPr>
              <w:delText>The HY_Features conceptual model</w:delText>
            </w:r>
            <w:r w:rsidDel="0084544E">
              <w:rPr>
                <w:noProof/>
                <w:webHidden/>
              </w:rPr>
              <w:tab/>
              <w:delText>42</w:delText>
            </w:r>
          </w:del>
        </w:p>
        <w:p w14:paraId="6CB134FE" w14:textId="77777777" w:rsidR="0026708A" w:rsidDel="0084544E" w:rsidRDefault="0026708A">
          <w:pPr>
            <w:pStyle w:val="TOC2"/>
            <w:tabs>
              <w:tab w:val="left" w:pos="960"/>
              <w:tab w:val="right" w:leader="dot" w:pos="8630"/>
            </w:tabs>
            <w:rPr>
              <w:del w:id="306" w:author="Lieberman, Joshua" w:date="2016-11-17T16:26:00Z"/>
              <w:rFonts w:asciiTheme="minorHAnsi" w:eastAsiaTheme="minorEastAsia" w:hAnsiTheme="minorHAnsi" w:cstheme="minorBidi"/>
              <w:noProof/>
              <w:sz w:val="22"/>
              <w:szCs w:val="22"/>
            </w:rPr>
          </w:pPr>
          <w:del w:id="307" w:author="Lieberman, Joshua" w:date="2016-11-17T16:26:00Z">
            <w:r w:rsidRPr="0084544E" w:rsidDel="0084544E">
              <w:rPr>
                <w:rPrChange w:id="308" w:author="Lieberman, Joshua" w:date="2016-11-17T16:26:00Z">
                  <w:rPr>
                    <w:rStyle w:val="Hyperlink"/>
                    <w:noProof/>
                  </w:rPr>
                </w:rPrChange>
              </w:rPr>
              <w:delText>7.2</w:delText>
            </w:r>
            <w:r w:rsidDel="0084544E">
              <w:rPr>
                <w:rFonts w:asciiTheme="minorHAnsi" w:eastAsiaTheme="minorEastAsia" w:hAnsiTheme="minorHAnsi" w:cstheme="minorBidi"/>
                <w:noProof/>
                <w:sz w:val="22"/>
                <w:szCs w:val="22"/>
              </w:rPr>
              <w:tab/>
            </w:r>
            <w:r w:rsidRPr="0084544E" w:rsidDel="0084544E">
              <w:rPr>
                <w:rPrChange w:id="309" w:author="Lieberman, Joshua" w:date="2016-11-17T16:26:00Z">
                  <w:rPr>
                    <w:rStyle w:val="Hyperlink"/>
                    <w:noProof/>
                  </w:rPr>
                </w:rPrChange>
              </w:rPr>
              <w:delText>The HY_Features conceptual conformance (mapping)</w:delText>
            </w:r>
            <w:r w:rsidDel="0084544E">
              <w:rPr>
                <w:noProof/>
                <w:webHidden/>
              </w:rPr>
              <w:tab/>
              <w:delText>44</w:delText>
            </w:r>
          </w:del>
        </w:p>
        <w:p w14:paraId="654AE09E" w14:textId="77777777" w:rsidR="0026708A" w:rsidDel="0084544E" w:rsidRDefault="0026708A">
          <w:pPr>
            <w:pStyle w:val="TOC2"/>
            <w:tabs>
              <w:tab w:val="left" w:pos="960"/>
              <w:tab w:val="right" w:leader="dot" w:pos="8630"/>
            </w:tabs>
            <w:rPr>
              <w:del w:id="310" w:author="Lieberman, Joshua" w:date="2016-11-17T16:26:00Z"/>
              <w:rFonts w:asciiTheme="minorHAnsi" w:eastAsiaTheme="minorEastAsia" w:hAnsiTheme="minorHAnsi" w:cstheme="minorBidi"/>
              <w:noProof/>
              <w:sz w:val="22"/>
              <w:szCs w:val="22"/>
            </w:rPr>
          </w:pPr>
          <w:del w:id="311" w:author="Lieberman, Joshua" w:date="2016-11-17T16:26:00Z">
            <w:r w:rsidRPr="0084544E" w:rsidDel="0084544E">
              <w:rPr>
                <w:rPrChange w:id="312" w:author="Lieberman, Joshua" w:date="2016-11-17T16:26:00Z">
                  <w:rPr>
                    <w:rStyle w:val="Hyperlink"/>
                    <w:noProof/>
                  </w:rPr>
                </w:rPrChange>
              </w:rPr>
              <w:delText>7.3</w:delText>
            </w:r>
            <w:r w:rsidDel="0084544E">
              <w:rPr>
                <w:rFonts w:asciiTheme="minorHAnsi" w:eastAsiaTheme="minorEastAsia" w:hAnsiTheme="minorHAnsi" w:cstheme="minorBidi"/>
                <w:noProof/>
                <w:sz w:val="22"/>
                <w:szCs w:val="22"/>
              </w:rPr>
              <w:tab/>
            </w:r>
            <w:r w:rsidRPr="0084544E" w:rsidDel="0084544E">
              <w:rPr>
                <w:rPrChange w:id="313" w:author="Lieberman, Joshua" w:date="2016-11-17T16:26:00Z">
                  <w:rPr>
                    <w:rStyle w:val="Hyperlink"/>
                    <w:noProof/>
                  </w:rPr>
                </w:rPrChange>
              </w:rPr>
              <w:delText>The HY_Features data conformance (encoding)</w:delText>
            </w:r>
            <w:r w:rsidDel="0084544E">
              <w:rPr>
                <w:noProof/>
                <w:webHidden/>
              </w:rPr>
              <w:tab/>
              <w:delText>45</w:delText>
            </w:r>
          </w:del>
        </w:p>
        <w:p w14:paraId="04980044" w14:textId="77777777" w:rsidR="0026708A" w:rsidDel="0084544E" w:rsidRDefault="0026708A">
          <w:pPr>
            <w:pStyle w:val="TOC2"/>
            <w:tabs>
              <w:tab w:val="left" w:pos="960"/>
              <w:tab w:val="right" w:leader="dot" w:pos="8630"/>
            </w:tabs>
            <w:rPr>
              <w:del w:id="314" w:author="Lieberman, Joshua" w:date="2016-11-17T16:26:00Z"/>
              <w:rFonts w:asciiTheme="minorHAnsi" w:eastAsiaTheme="minorEastAsia" w:hAnsiTheme="minorHAnsi" w:cstheme="minorBidi"/>
              <w:noProof/>
              <w:sz w:val="22"/>
              <w:szCs w:val="22"/>
            </w:rPr>
          </w:pPr>
          <w:del w:id="315" w:author="Lieberman, Joshua" w:date="2016-11-17T16:26:00Z">
            <w:r w:rsidRPr="0084544E" w:rsidDel="0084544E">
              <w:rPr>
                <w:rPrChange w:id="316" w:author="Lieberman, Joshua" w:date="2016-11-17T16:26:00Z">
                  <w:rPr>
                    <w:rStyle w:val="Hyperlink"/>
                    <w:noProof/>
                  </w:rPr>
                </w:rPrChange>
              </w:rPr>
              <w:delText>7.4</w:delText>
            </w:r>
            <w:r w:rsidDel="0084544E">
              <w:rPr>
                <w:rFonts w:asciiTheme="minorHAnsi" w:eastAsiaTheme="minorEastAsia" w:hAnsiTheme="minorHAnsi" w:cstheme="minorBidi"/>
                <w:noProof/>
                <w:sz w:val="22"/>
                <w:szCs w:val="22"/>
              </w:rPr>
              <w:tab/>
            </w:r>
            <w:r w:rsidRPr="0084544E" w:rsidDel="0084544E">
              <w:rPr>
                <w:rPrChange w:id="317" w:author="Lieberman, Joshua" w:date="2016-11-17T16:26:00Z">
                  <w:rPr>
                    <w:rStyle w:val="Hyperlink"/>
                    <w:noProof/>
                  </w:rPr>
                </w:rPrChange>
              </w:rPr>
              <w:delText>The Hydro Feature application schema</w:delText>
            </w:r>
            <w:r w:rsidDel="0084544E">
              <w:rPr>
                <w:noProof/>
                <w:webHidden/>
              </w:rPr>
              <w:tab/>
              <w:delText>46</w:delText>
            </w:r>
          </w:del>
        </w:p>
        <w:p w14:paraId="564EF5A3" w14:textId="77777777" w:rsidR="0026708A" w:rsidDel="0084544E" w:rsidRDefault="0026708A">
          <w:pPr>
            <w:pStyle w:val="TOC3"/>
            <w:tabs>
              <w:tab w:val="left" w:pos="1200"/>
              <w:tab w:val="right" w:leader="dot" w:pos="8630"/>
            </w:tabs>
            <w:rPr>
              <w:del w:id="318" w:author="Lieberman, Joshua" w:date="2016-11-17T16:26:00Z"/>
              <w:rFonts w:asciiTheme="minorHAnsi" w:eastAsiaTheme="minorEastAsia" w:hAnsiTheme="minorHAnsi" w:cstheme="minorBidi"/>
              <w:noProof/>
              <w:sz w:val="22"/>
              <w:szCs w:val="22"/>
            </w:rPr>
          </w:pPr>
          <w:del w:id="319" w:author="Lieberman, Joshua" w:date="2016-11-17T16:26:00Z">
            <w:r w:rsidRPr="0084544E" w:rsidDel="0084544E">
              <w:rPr>
                <w:rPrChange w:id="320" w:author="Lieberman, Joshua" w:date="2016-11-17T16:26:00Z">
                  <w:rPr>
                    <w:rStyle w:val="Hyperlink"/>
                    <w:noProof/>
                  </w:rPr>
                </w:rPrChange>
              </w:rPr>
              <w:delText>7.4.1</w:delText>
            </w:r>
            <w:r w:rsidDel="0084544E">
              <w:rPr>
                <w:rFonts w:asciiTheme="minorHAnsi" w:eastAsiaTheme="minorEastAsia" w:hAnsiTheme="minorHAnsi" w:cstheme="minorBidi"/>
                <w:noProof/>
                <w:sz w:val="22"/>
                <w:szCs w:val="22"/>
              </w:rPr>
              <w:tab/>
            </w:r>
            <w:r w:rsidRPr="0084544E" w:rsidDel="0084544E">
              <w:rPr>
                <w:rPrChange w:id="321" w:author="Lieberman, Joshua" w:date="2016-11-17T16:26:00Z">
                  <w:rPr>
                    <w:rStyle w:val="Hyperlink"/>
                    <w:noProof/>
                  </w:rPr>
                </w:rPrChange>
              </w:rPr>
              <w:delText>Requirements class: HY_HydroFeature</w:delText>
            </w:r>
            <w:r w:rsidDel="0084544E">
              <w:rPr>
                <w:noProof/>
                <w:webHidden/>
              </w:rPr>
              <w:tab/>
              <w:delText>47</w:delText>
            </w:r>
          </w:del>
        </w:p>
        <w:p w14:paraId="2E324C40" w14:textId="77777777" w:rsidR="0026708A" w:rsidDel="0084544E" w:rsidRDefault="0026708A">
          <w:pPr>
            <w:pStyle w:val="TOC3"/>
            <w:tabs>
              <w:tab w:val="left" w:pos="1200"/>
              <w:tab w:val="right" w:leader="dot" w:pos="8630"/>
            </w:tabs>
            <w:rPr>
              <w:del w:id="322" w:author="Lieberman, Joshua" w:date="2016-11-17T16:26:00Z"/>
              <w:rFonts w:asciiTheme="minorHAnsi" w:eastAsiaTheme="minorEastAsia" w:hAnsiTheme="minorHAnsi" w:cstheme="minorBidi"/>
              <w:noProof/>
              <w:sz w:val="22"/>
              <w:szCs w:val="22"/>
            </w:rPr>
          </w:pPr>
          <w:del w:id="323" w:author="Lieberman, Joshua" w:date="2016-11-17T16:26:00Z">
            <w:r w:rsidRPr="0084544E" w:rsidDel="0084544E">
              <w:rPr>
                <w:rPrChange w:id="324" w:author="Lieberman, Joshua" w:date="2016-11-17T16:26:00Z">
                  <w:rPr>
                    <w:rStyle w:val="Hyperlink"/>
                    <w:noProof/>
                  </w:rPr>
                </w:rPrChange>
              </w:rPr>
              <w:delText>7.4.2</w:delText>
            </w:r>
            <w:r w:rsidDel="0084544E">
              <w:rPr>
                <w:rFonts w:asciiTheme="minorHAnsi" w:eastAsiaTheme="minorEastAsia" w:hAnsiTheme="minorHAnsi" w:cstheme="minorBidi"/>
                <w:noProof/>
                <w:sz w:val="22"/>
                <w:szCs w:val="22"/>
              </w:rPr>
              <w:tab/>
            </w:r>
            <w:r w:rsidRPr="0084544E" w:rsidDel="0084544E">
              <w:rPr>
                <w:rPrChange w:id="325" w:author="Lieberman, Joshua" w:date="2016-11-17T16:26:00Z">
                  <w:rPr>
                    <w:rStyle w:val="Hyperlink"/>
                    <w:noProof/>
                  </w:rPr>
                </w:rPrChange>
              </w:rPr>
              <w:delText>The Named Feature model</w:delText>
            </w:r>
            <w:r w:rsidDel="0084544E">
              <w:rPr>
                <w:noProof/>
                <w:webHidden/>
              </w:rPr>
              <w:tab/>
              <w:delText>50</w:delText>
            </w:r>
          </w:del>
        </w:p>
        <w:p w14:paraId="5AA40B84" w14:textId="77777777" w:rsidR="0026708A" w:rsidDel="0084544E" w:rsidRDefault="0026708A">
          <w:pPr>
            <w:pStyle w:val="TOC3"/>
            <w:tabs>
              <w:tab w:val="left" w:pos="1200"/>
              <w:tab w:val="right" w:leader="dot" w:pos="8630"/>
            </w:tabs>
            <w:rPr>
              <w:del w:id="326" w:author="Lieberman, Joshua" w:date="2016-11-17T16:26:00Z"/>
              <w:rFonts w:asciiTheme="minorHAnsi" w:eastAsiaTheme="minorEastAsia" w:hAnsiTheme="minorHAnsi" w:cstheme="minorBidi"/>
              <w:noProof/>
              <w:sz w:val="22"/>
              <w:szCs w:val="22"/>
            </w:rPr>
          </w:pPr>
          <w:del w:id="327" w:author="Lieberman, Joshua" w:date="2016-11-17T16:26:00Z">
            <w:r w:rsidRPr="0084544E" w:rsidDel="0084544E">
              <w:rPr>
                <w:rPrChange w:id="328" w:author="Lieberman, Joshua" w:date="2016-11-17T16:26:00Z">
                  <w:rPr>
                    <w:rStyle w:val="Hyperlink"/>
                    <w:noProof/>
                  </w:rPr>
                </w:rPrChange>
              </w:rPr>
              <w:delText>7.4.3</w:delText>
            </w:r>
            <w:r w:rsidDel="0084544E">
              <w:rPr>
                <w:rFonts w:asciiTheme="minorHAnsi" w:eastAsiaTheme="minorEastAsia" w:hAnsiTheme="minorHAnsi" w:cstheme="minorBidi"/>
                <w:noProof/>
                <w:sz w:val="22"/>
                <w:szCs w:val="22"/>
              </w:rPr>
              <w:tab/>
            </w:r>
            <w:r w:rsidRPr="0084544E" w:rsidDel="0084544E">
              <w:rPr>
                <w:rPrChange w:id="329" w:author="Lieberman, Joshua" w:date="2016-11-17T16:26:00Z">
                  <w:rPr>
                    <w:rStyle w:val="Hyperlink"/>
                    <w:noProof/>
                  </w:rPr>
                </w:rPrChange>
              </w:rPr>
              <w:delText>The Hydro Complex model</w:delText>
            </w:r>
            <w:r w:rsidDel="0084544E">
              <w:rPr>
                <w:noProof/>
                <w:webHidden/>
              </w:rPr>
              <w:tab/>
              <w:delText>52</w:delText>
            </w:r>
          </w:del>
        </w:p>
        <w:p w14:paraId="625A9FBE" w14:textId="77777777" w:rsidR="0026708A" w:rsidDel="0084544E" w:rsidRDefault="0026708A">
          <w:pPr>
            <w:pStyle w:val="TOC3"/>
            <w:tabs>
              <w:tab w:val="left" w:pos="1200"/>
              <w:tab w:val="right" w:leader="dot" w:pos="8630"/>
            </w:tabs>
            <w:rPr>
              <w:del w:id="330" w:author="Lieberman, Joshua" w:date="2016-11-17T16:26:00Z"/>
              <w:rFonts w:asciiTheme="minorHAnsi" w:eastAsiaTheme="minorEastAsia" w:hAnsiTheme="minorHAnsi" w:cstheme="minorBidi"/>
              <w:noProof/>
              <w:sz w:val="22"/>
              <w:szCs w:val="22"/>
            </w:rPr>
          </w:pPr>
          <w:del w:id="331" w:author="Lieberman, Joshua" w:date="2016-11-17T16:26:00Z">
            <w:r w:rsidRPr="0084544E" w:rsidDel="0084544E">
              <w:rPr>
                <w:rPrChange w:id="332" w:author="Lieberman, Joshua" w:date="2016-11-17T16:26:00Z">
                  <w:rPr>
                    <w:rStyle w:val="Hyperlink"/>
                    <w:noProof/>
                  </w:rPr>
                </w:rPrChange>
              </w:rPr>
              <w:delText>7.4.4</w:delText>
            </w:r>
            <w:r w:rsidDel="0084544E">
              <w:rPr>
                <w:rFonts w:asciiTheme="minorHAnsi" w:eastAsiaTheme="minorEastAsia" w:hAnsiTheme="minorHAnsi" w:cstheme="minorBidi"/>
                <w:noProof/>
                <w:sz w:val="22"/>
                <w:szCs w:val="22"/>
              </w:rPr>
              <w:tab/>
            </w:r>
            <w:r w:rsidRPr="0084544E" w:rsidDel="0084544E">
              <w:rPr>
                <w:rPrChange w:id="333" w:author="Lieberman, Joshua" w:date="2016-11-17T16:26:00Z">
                  <w:rPr>
                    <w:rStyle w:val="Hyperlink"/>
                    <w:noProof/>
                  </w:rPr>
                </w:rPrChange>
              </w:rPr>
              <w:delText>The River Positioning System</w:delText>
            </w:r>
            <w:r w:rsidDel="0084544E">
              <w:rPr>
                <w:noProof/>
                <w:webHidden/>
              </w:rPr>
              <w:tab/>
              <w:delText>67</w:delText>
            </w:r>
          </w:del>
        </w:p>
        <w:p w14:paraId="49AF1F3A" w14:textId="77777777" w:rsidR="0026708A" w:rsidDel="0084544E" w:rsidRDefault="0026708A">
          <w:pPr>
            <w:pStyle w:val="TOC2"/>
            <w:tabs>
              <w:tab w:val="left" w:pos="960"/>
              <w:tab w:val="right" w:leader="dot" w:pos="8630"/>
            </w:tabs>
            <w:rPr>
              <w:del w:id="334" w:author="Lieberman, Joshua" w:date="2016-11-17T16:26:00Z"/>
              <w:rFonts w:asciiTheme="minorHAnsi" w:eastAsiaTheme="minorEastAsia" w:hAnsiTheme="minorHAnsi" w:cstheme="minorBidi"/>
              <w:noProof/>
              <w:sz w:val="22"/>
              <w:szCs w:val="22"/>
            </w:rPr>
          </w:pPr>
          <w:del w:id="335" w:author="Lieberman, Joshua" w:date="2016-11-17T16:26:00Z">
            <w:r w:rsidRPr="0084544E" w:rsidDel="0084544E">
              <w:rPr>
                <w:rPrChange w:id="336" w:author="Lieberman, Joshua" w:date="2016-11-17T16:26:00Z">
                  <w:rPr>
                    <w:rStyle w:val="Hyperlink"/>
                    <w:noProof/>
                  </w:rPr>
                </w:rPrChange>
              </w:rPr>
              <w:delText>7.5</w:delText>
            </w:r>
            <w:r w:rsidDel="0084544E">
              <w:rPr>
                <w:rFonts w:asciiTheme="minorHAnsi" w:eastAsiaTheme="minorEastAsia" w:hAnsiTheme="minorHAnsi" w:cstheme="minorBidi"/>
                <w:noProof/>
                <w:sz w:val="22"/>
                <w:szCs w:val="22"/>
              </w:rPr>
              <w:tab/>
            </w:r>
            <w:r w:rsidRPr="0084544E" w:rsidDel="0084544E">
              <w:rPr>
                <w:rPrChange w:id="337" w:author="Lieberman, Joshua" w:date="2016-11-17T16:26:00Z">
                  <w:rPr>
                    <w:rStyle w:val="Hyperlink"/>
                    <w:noProof/>
                  </w:rPr>
                </w:rPrChange>
              </w:rPr>
              <w:delText>The Surface Hydro Feature application schema</w:delText>
            </w:r>
            <w:r w:rsidDel="0084544E">
              <w:rPr>
                <w:noProof/>
                <w:webHidden/>
              </w:rPr>
              <w:tab/>
              <w:delText>70</w:delText>
            </w:r>
          </w:del>
        </w:p>
        <w:p w14:paraId="5E4DE0CA" w14:textId="77777777" w:rsidR="0026708A" w:rsidDel="0084544E" w:rsidRDefault="0026708A">
          <w:pPr>
            <w:pStyle w:val="TOC3"/>
            <w:tabs>
              <w:tab w:val="left" w:pos="1200"/>
              <w:tab w:val="right" w:leader="dot" w:pos="8630"/>
            </w:tabs>
            <w:rPr>
              <w:del w:id="338" w:author="Lieberman, Joshua" w:date="2016-11-17T16:26:00Z"/>
              <w:rFonts w:asciiTheme="minorHAnsi" w:eastAsiaTheme="minorEastAsia" w:hAnsiTheme="minorHAnsi" w:cstheme="minorBidi"/>
              <w:noProof/>
              <w:sz w:val="22"/>
              <w:szCs w:val="22"/>
            </w:rPr>
          </w:pPr>
          <w:del w:id="339" w:author="Lieberman, Joshua" w:date="2016-11-17T16:26:00Z">
            <w:r w:rsidRPr="0084544E" w:rsidDel="0084544E">
              <w:rPr>
                <w:rPrChange w:id="340" w:author="Lieberman, Joshua" w:date="2016-11-17T16:26:00Z">
                  <w:rPr>
                    <w:rStyle w:val="Hyperlink"/>
                    <w:noProof/>
                  </w:rPr>
                </w:rPrChange>
              </w:rPr>
              <w:delText>7.5.1</w:delText>
            </w:r>
            <w:r w:rsidDel="0084544E">
              <w:rPr>
                <w:rFonts w:asciiTheme="minorHAnsi" w:eastAsiaTheme="minorEastAsia" w:hAnsiTheme="minorHAnsi" w:cstheme="minorBidi"/>
                <w:noProof/>
                <w:sz w:val="22"/>
                <w:szCs w:val="22"/>
              </w:rPr>
              <w:tab/>
            </w:r>
            <w:r w:rsidRPr="0084544E" w:rsidDel="0084544E">
              <w:rPr>
                <w:rPrChange w:id="341" w:author="Lieberman, Joshua" w:date="2016-11-17T16:26:00Z">
                  <w:rPr>
                    <w:rStyle w:val="Hyperlink"/>
                    <w:noProof/>
                  </w:rPr>
                </w:rPrChange>
              </w:rPr>
              <w:delText>The Channel Network model</w:delText>
            </w:r>
            <w:r w:rsidDel="0084544E">
              <w:rPr>
                <w:noProof/>
                <w:webHidden/>
              </w:rPr>
              <w:tab/>
              <w:delText>72</w:delText>
            </w:r>
          </w:del>
        </w:p>
        <w:p w14:paraId="6CB594B9" w14:textId="77777777" w:rsidR="0026708A" w:rsidDel="0084544E" w:rsidRDefault="0026708A">
          <w:pPr>
            <w:pStyle w:val="TOC3"/>
            <w:tabs>
              <w:tab w:val="left" w:pos="1200"/>
              <w:tab w:val="right" w:leader="dot" w:pos="8630"/>
            </w:tabs>
            <w:rPr>
              <w:del w:id="342" w:author="Lieberman, Joshua" w:date="2016-11-17T16:26:00Z"/>
              <w:rFonts w:asciiTheme="minorHAnsi" w:eastAsiaTheme="minorEastAsia" w:hAnsiTheme="minorHAnsi" w:cstheme="minorBidi"/>
              <w:noProof/>
              <w:sz w:val="22"/>
              <w:szCs w:val="22"/>
            </w:rPr>
          </w:pPr>
          <w:del w:id="343" w:author="Lieberman, Joshua" w:date="2016-11-17T16:26:00Z">
            <w:r w:rsidRPr="0084544E" w:rsidDel="0084544E">
              <w:rPr>
                <w:rPrChange w:id="344" w:author="Lieberman, Joshua" w:date="2016-11-17T16:26:00Z">
                  <w:rPr>
                    <w:rStyle w:val="Hyperlink"/>
                    <w:noProof/>
                  </w:rPr>
                </w:rPrChange>
              </w:rPr>
              <w:delText>7.5.2</w:delText>
            </w:r>
            <w:r w:rsidDel="0084544E">
              <w:rPr>
                <w:rFonts w:asciiTheme="minorHAnsi" w:eastAsiaTheme="minorEastAsia" w:hAnsiTheme="minorHAnsi" w:cstheme="minorBidi"/>
                <w:noProof/>
                <w:sz w:val="22"/>
                <w:szCs w:val="22"/>
              </w:rPr>
              <w:tab/>
            </w:r>
            <w:r w:rsidRPr="0084544E" w:rsidDel="0084544E">
              <w:rPr>
                <w:rPrChange w:id="345" w:author="Lieberman, Joshua" w:date="2016-11-17T16:26:00Z">
                  <w:rPr>
                    <w:rStyle w:val="Hyperlink"/>
                    <w:noProof/>
                  </w:rPr>
                </w:rPrChange>
              </w:rPr>
              <w:delText>The Hydrographic Network model</w:delText>
            </w:r>
            <w:r w:rsidDel="0084544E">
              <w:rPr>
                <w:noProof/>
                <w:webHidden/>
              </w:rPr>
              <w:tab/>
              <w:delText>77</w:delText>
            </w:r>
          </w:del>
        </w:p>
        <w:p w14:paraId="0D177A44" w14:textId="77777777" w:rsidR="0026708A" w:rsidDel="0084544E" w:rsidRDefault="0026708A">
          <w:pPr>
            <w:pStyle w:val="TOC3"/>
            <w:tabs>
              <w:tab w:val="left" w:pos="1200"/>
              <w:tab w:val="right" w:leader="dot" w:pos="8630"/>
            </w:tabs>
            <w:rPr>
              <w:del w:id="346" w:author="Lieberman, Joshua" w:date="2016-11-17T16:26:00Z"/>
              <w:rFonts w:asciiTheme="minorHAnsi" w:eastAsiaTheme="minorEastAsia" w:hAnsiTheme="minorHAnsi" w:cstheme="minorBidi"/>
              <w:noProof/>
              <w:sz w:val="22"/>
              <w:szCs w:val="22"/>
            </w:rPr>
          </w:pPr>
          <w:del w:id="347" w:author="Lieberman, Joshua" w:date="2016-11-17T16:26:00Z">
            <w:r w:rsidRPr="0084544E" w:rsidDel="0084544E">
              <w:rPr>
                <w:rPrChange w:id="348" w:author="Lieberman, Joshua" w:date="2016-11-17T16:26:00Z">
                  <w:rPr>
                    <w:rStyle w:val="Hyperlink"/>
                    <w:noProof/>
                  </w:rPr>
                </w:rPrChange>
              </w:rPr>
              <w:delText>7.5.3</w:delText>
            </w:r>
            <w:r w:rsidDel="0084544E">
              <w:rPr>
                <w:rFonts w:asciiTheme="minorHAnsi" w:eastAsiaTheme="minorEastAsia" w:hAnsiTheme="minorHAnsi" w:cstheme="minorBidi"/>
                <w:noProof/>
                <w:sz w:val="22"/>
                <w:szCs w:val="22"/>
              </w:rPr>
              <w:tab/>
            </w:r>
            <w:r w:rsidRPr="0084544E" w:rsidDel="0084544E">
              <w:rPr>
                <w:rPrChange w:id="349" w:author="Lieberman, Joshua" w:date="2016-11-17T16:26:00Z">
                  <w:rPr>
                    <w:rStyle w:val="Hyperlink"/>
                    <w:noProof/>
                  </w:rPr>
                </w:rPrChange>
              </w:rPr>
              <w:delText>The Surface-Water Body types</w:delText>
            </w:r>
            <w:r w:rsidDel="0084544E">
              <w:rPr>
                <w:noProof/>
                <w:webHidden/>
              </w:rPr>
              <w:tab/>
              <w:delText>83</w:delText>
            </w:r>
          </w:del>
        </w:p>
        <w:p w14:paraId="58BA3C52" w14:textId="77777777" w:rsidR="0026708A" w:rsidDel="0084544E" w:rsidRDefault="0026708A">
          <w:pPr>
            <w:pStyle w:val="TOC3"/>
            <w:tabs>
              <w:tab w:val="left" w:pos="1200"/>
              <w:tab w:val="right" w:leader="dot" w:pos="8630"/>
            </w:tabs>
            <w:rPr>
              <w:del w:id="350" w:author="Lieberman, Joshua" w:date="2016-11-17T16:26:00Z"/>
              <w:rFonts w:asciiTheme="minorHAnsi" w:eastAsiaTheme="minorEastAsia" w:hAnsiTheme="minorHAnsi" w:cstheme="minorBidi"/>
              <w:noProof/>
              <w:sz w:val="22"/>
              <w:szCs w:val="22"/>
            </w:rPr>
          </w:pPr>
          <w:del w:id="351" w:author="Lieberman, Joshua" w:date="2016-11-17T16:26:00Z">
            <w:r w:rsidRPr="0084544E" w:rsidDel="0084544E">
              <w:rPr>
                <w:rPrChange w:id="352" w:author="Lieberman, Joshua" w:date="2016-11-17T16:26:00Z">
                  <w:rPr>
                    <w:rStyle w:val="Hyperlink"/>
                    <w:noProof/>
                  </w:rPr>
                </w:rPrChange>
              </w:rPr>
              <w:delText>7.5.4</w:delText>
            </w:r>
            <w:r w:rsidDel="0084544E">
              <w:rPr>
                <w:rFonts w:asciiTheme="minorHAnsi" w:eastAsiaTheme="minorEastAsia" w:hAnsiTheme="minorHAnsi" w:cstheme="minorBidi"/>
                <w:noProof/>
                <w:sz w:val="22"/>
                <w:szCs w:val="22"/>
              </w:rPr>
              <w:tab/>
            </w:r>
            <w:r w:rsidRPr="0084544E" w:rsidDel="0084544E">
              <w:rPr>
                <w:rPrChange w:id="353" w:author="Lieberman, Joshua" w:date="2016-11-17T16:26:00Z">
                  <w:rPr>
                    <w:rStyle w:val="Hyperlink"/>
                    <w:noProof/>
                  </w:rPr>
                </w:rPrChange>
              </w:rPr>
              <w:delText>The Storage model</w:delText>
            </w:r>
            <w:r w:rsidDel="0084544E">
              <w:rPr>
                <w:noProof/>
                <w:webHidden/>
              </w:rPr>
              <w:tab/>
              <w:delText>84</w:delText>
            </w:r>
          </w:del>
        </w:p>
        <w:p w14:paraId="7BA909C6" w14:textId="77777777" w:rsidR="0026708A" w:rsidDel="0084544E" w:rsidRDefault="0026708A">
          <w:pPr>
            <w:pStyle w:val="TOC2"/>
            <w:tabs>
              <w:tab w:val="left" w:pos="960"/>
              <w:tab w:val="right" w:leader="dot" w:pos="8630"/>
            </w:tabs>
            <w:rPr>
              <w:del w:id="354" w:author="Lieberman, Joshua" w:date="2016-11-17T16:26:00Z"/>
              <w:rFonts w:asciiTheme="minorHAnsi" w:eastAsiaTheme="minorEastAsia" w:hAnsiTheme="minorHAnsi" w:cstheme="minorBidi"/>
              <w:noProof/>
              <w:sz w:val="22"/>
              <w:szCs w:val="22"/>
            </w:rPr>
          </w:pPr>
          <w:del w:id="355" w:author="Lieberman, Joshua" w:date="2016-11-17T16:26:00Z">
            <w:r w:rsidRPr="0084544E" w:rsidDel="0084544E">
              <w:rPr>
                <w:rPrChange w:id="356" w:author="Lieberman, Joshua" w:date="2016-11-17T16:26:00Z">
                  <w:rPr>
                    <w:rStyle w:val="Hyperlink"/>
                    <w:noProof/>
                  </w:rPr>
                </w:rPrChange>
              </w:rPr>
              <w:delText>7.6</w:delText>
            </w:r>
            <w:r w:rsidDel="0084544E">
              <w:rPr>
                <w:rFonts w:asciiTheme="minorHAnsi" w:eastAsiaTheme="minorEastAsia" w:hAnsiTheme="minorHAnsi" w:cstheme="minorBidi"/>
                <w:noProof/>
                <w:sz w:val="22"/>
                <w:szCs w:val="22"/>
              </w:rPr>
              <w:tab/>
            </w:r>
            <w:r w:rsidRPr="0084544E" w:rsidDel="0084544E">
              <w:rPr>
                <w:rPrChange w:id="357" w:author="Lieberman, Joshua" w:date="2016-11-17T16:26:00Z">
                  <w:rPr>
                    <w:rStyle w:val="Hyperlink"/>
                    <w:noProof/>
                  </w:rPr>
                </w:rPrChange>
              </w:rPr>
              <w:delText>The Hydrometric Network application schema</w:delText>
            </w:r>
            <w:r w:rsidDel="0084544E">
              <w:rPr>
                <w:noProof/>
                <w:webHidden/>
              </w:rPr>
              <w:tab/>
              <w:delText>85</w:delText>
            </w:r>
          </w:del>
        </w:p>
        <w:p w14:paraId="1EE8F807" w14:textId="77777777" w:rsidR="0026708A" w:rsidDel="0084544E" w:rsidRDefault="0026708A">
          <w:pPr>
            <w:pStyle w:val="TOC3"/>
            <w:tabs>
              <w:tab w:val="left" w:pos="1200"/>
              <w:tab w:val="right" w:leader="dot" w:pos="8630"/>
            </w:tabs>
            <w:rPr>
              <w:del w:id="358" w:author="Lieberman, Joshua" w:date="2016-11-17T16:26:00Z"/>
              <w:rFonts w:asciiTheme="minorHAnsi" w:eastAsiaTheme="minorEastAsia" w:hAnsiTheme="minorHAnsi" w:cstheme="minorBidi"/>
              <w:noProof/>
              <w:sz w:val="22"/>
              <w:szCs w:val="22"/>
            </w:rPr>
          </w:pPr>
          <w:del w:id="359" w:author="Lieberman, Joshua" w:date="2016-11-17T16:26:00Z">
            <w:r w:rsidRPr="0084544E" w:rsidDel="0084544E">
              <w:rPr>
                <w:rPrChange w:id="360" w:author="Lieberman, Joshua" w:date="2016-11-17T16:26:00Z">
                  <w:rPr>
                    <w:rStyle w:val="Hyperlink"/>
                    <w:noProof/>
                  </w:rPr>
                </w:rPrChange>
              </w:rPr>
              <w:delText>7.6.1</w:delText>
            </w:r>
            <w:r w:rsidDel="0084544E">
              <w:rPr>
                <w:rFonts w:asciiTheme="minorHAnsi" w:eastAsiaTheme="minorEastAsia" w:hAnsiTheme="minorHAnsi" w:cstheme="minorBidi"/>
                <w:noProof/>
                <w:sz w:val="22"/>
                <w:szCs w:val="22"/>
              </w:rPr>
              <w:tab/>
            </w:r>
            <w:r w:rsidRPr="0084544E" w:rsidDel="0084544E">
              <w:rPr>
                <w:rPrChange w:id="361" w:author="Lieberman, Joshua" w:date="2016-11-17T16:26:00Z">
                  <w:rPr>
                    <w:rStyle w:val="Hyperlink"/>
                    <w:noProof/>
                  </w:rPr>
                </w:rPrChange>
              </w:rPr>
              <w:delText>Hydrometric Network</w:delText>
            </w:r>
            <w:r w:rsidDel="0084544E">
              <w:rPr>
                <w:noProof/>
                <w:webHidden/>
              </w:rPr>
              <w:tab/>
              <w:delText>86</w:delText>
            </w:r>
          </w:del>
        </w:p>
        <w:p w14:paraId="6A7FEB33" w14:textId="77777777" w:rsidR="0026708A" w:rsidDel="0084544E" w:rsidRDefault="0026708A">
          <w:pPr>
            <w:pStyle w:val="TOC3"/>
            <w:tabs>
              <w:tab w:val="left" w:pos="1200"/>
              <w:tab w:val="right" w:leader="dot" w:pos="8630"/>
            </w:tabs>
            <w:rPr>
              <w:del w:id="362" w:author="Lieberman, Joshua" w:date="2016-11-17T16:26:00Z"/>
              <w:rFonts w:asciiTheme="minorHAnsi" w:eastAsiaTheme="minorEastAsia" w:hAnsiTheme="minorHAnsi" w:cstheme="minorBidi"/>
              <w:noProof/>
              <w:sz w:val="22"/>
              <w:szCs w:val="22"/>
            </w:rPr>
          </w:pPr>
          <w:del w:id="363" w:author="Lieberman, Joshua" w:date="2016-11-17T16:26:00Z">
            <w:r w:rsidRPr="0084544E" w:rsidDel="0084544E">
              <w:rPr>
                <w:rPrChange w:id="364" w:author="Lieberman, Joshua" w:date="2016-11-17T16:26:00Z">
                  <w:rPr>
                    <w:rStyle w:val="Hyperlink"/>
                    <w:noProof/>
                  </w:rPr>
                </w:rPrChange>
              </w:rPr>
              <w:delText>7.6.2</w:delText>
            </w:r>
            <w:r w:rsidDel="0084544E">
              <w:rPr>
                <w:rFonts w:asciiTheme="minorHAnsi" w:eastAsiaTheme="minorEastAsia" w:hAnsiTheme="minorHAnsi" w:cstheme="minorBidi"/>
                <w:noProof/>
                <w:sz w:val="22"/>
                <w:szCs w:val="22"/>
              </w:rPr>
              <w:tab/>
            </w:r>
            <w:r w:rsidRPr="0084544E" w:rsidDel="0084544E">
              <w:rPr>
                <w:rPrChange w:id="365" w:author="Lieberman, Joshua" w:date="2016-11-17T16:26:00Z">
                  <w:rPr>
                    <w:rStyle w:val="Hyperlink"/>
                    <w:noProof/>
                  </w:rPr>
                </w:rPrChange>
              </w:rPr>
              <w:delText>Hydrometric Feature</w:delText>
            </w:r>
            <w:r w:rsidDel="0084544E">
              <w:rPr>
                <w:noProof/>
                <w:webHidden/>
              </w:rPr>
              <w:tab/>
              <w:delText>87</w:delText>
            </w:r>
          </w:del>
        </w:p>
        <w:p w14:paraId="486EE861" w14:textId="77777777" w:rsidR="0026708A" w:rsidDel="0084544E" w:rsidRDefault="0026708A">
          <w:pPr>
            <w:pStyle w:val="TOC1"/>
            <w:tabs>
              <w:tab w:val="right" w:leader="dot" w:pos="8630"/>
            </w:tabs>
            <w:rPr>
              <w:del w:id="366" w:author="Lieberman, Joshua" w:date="2016-11-17T16:26:00Z"/>
              <w:rFonts w:asciiTheme="minorHAnsi" w:eastAsiaTheme="minorEastAsia" w:hAnsiTheme="minorHAnsi" w:cstheme="minorBidi"/>
              <w:noProof/>
              <w:sz w:val="22"/>
              <w:szCs w:val="22"/>
            </w:rPr>
          </w:pPr>
          <w:del w:id="367" w:author="Lieberman, Joshua" w:date="2016-11-17T16:26:00Z">
            <w:r w:rsidRPr="0084544E" w:rsidDel="0084544E">
              <w:rPr>
                <w:rPrChange w:id="368" w:author="Lieberman, Joshua" w:date="2016-11-17T16:26:00Z">
                  <w:rPr>
                    <w:rStyle w:val="Hyperlink"/>
                    <w:noProof/>
                  </w:rPr>
                </w:rPrChange>
              </w:rPr>
              <w:delText>ANNEX A Conformance Class Abstract Test Suite (Normative)</w:delText>
            </w:r>
            <w:r w:rsidDel="0084544E">
              <w:rPr>
                <w:noProof/>
                <w:webHidden/>
              </w:rPr>
              <w:tab/>
              <w:delText>1</w:delText>
            </w:r>
          </w:del>
        </w:p>
        <w:p w14:paraId="61D5BDCF" w14:textId="77777777" w:rsidR="0026708A" w:rsidDel="0084544E" w:rsidRDefault="0026708A">
          <w:pPr>
            <w:pStyle w:val="TOC2"/>
            <w:tabs>
              <w:tab w:val="right" w:leader="dot" w:pos="8630"/>
            </w:tabs>
            <w:rPr>
              <w:del w:id="369" w:author="Lieberman, Joshua" w:date="2016-11-17T16:26:00Z"/>
              <w:rFonts w:asciiTheme="minorHAnsi" w:eastAsiaTheme="minorEastAsia" w:hAnsiTheme="minorHAnsi" w:cstheme="minorBidi"/>
              <w:noProof/>
              <w:sz w:val="22"/>
              <w:szCs w:val="22"/>
            </w:rPr>
          </w:pPr>
          <w:del w:id="370" w:author="Lieberman, Joshua" w:date="2016-11-17T16:26:00Z">
            <w:r w:rsidRPr="0084544E" w:rsidDel="0084544E">
              <w:rPr>
                <w:rPrChange w:id="371" w:author="Lieberman, Joshua" w:date="2016-11-17T16:26:00Z">
                  <w:rPr>
                    <w:rStyle w:val="Hyperlink"/>
                    <w:noProof/>
                  </w:rPr>
                </w:rPrChange>
              </w:rPr>
              <w:delText>A.1 Introduction</w:delText>
            </w:r>
            <w:r w:rsidDel="0084544E">
              <w:rPr>
                <w:noProof/>
                <w:webHidden/>
              </w:rPr>
              <w:tab/>
              <w:delText>1</w:delText>
            </w:r>
          </w:del>
        </w:p>
        <w:p w14:paraId="5FDF8F9B" w14:textId="77777777" w:rsidR="0026708A" w:rsidDel="0084544E" w:rsidRDefault="0026708A">
          <w:pPr>
            <w:pStyle w:val="TOC2"/>
            <w:tabs>
              <w:tab w:val="right" w:leader="dot" w:pos="8630"/>
            </w:tabs>
            <w:rPr>
              <w:del w:id="372" w:author="Lieberman, Joshua" w:date="2016-11-17T16:26:00Z"/>
              <w:rFonts w:asciiTheme="minorHAnsi" w:eastAsiaTheme="minorEastAsia" w:hAnsiTheme="minorHAnsi" w:cstheme="minorBidi"/>
              <w:noProof/>
              <w:sz w:val="22"/>
              <w:szCs w:val="22"/>
            </w:rPr>
          </w:pPr>
          <w:del w:id="373" w:author="Lieberman, Joshua" w:date="2016-11-17T16:26:00Z">
            <w:r w:rsidRPr="0084544E" w:rsidDel="0084544E">
              <w:rPr>
                <w:rPrChange w:id="374" w:author="Lieberman, Joshua" w:date="2016-11-17T16:26:00Z">
                  <w:rPr>
                    <w:rStyle w:val="Hyperlink"/>
                    <w:noProof/>
                  </w:rPr>
                </w:rPrChange>
              </w:rPr>
              <w:delText>A.2 Conformance class: HY_HydroFeature application schema equivalence</w:delText>
            </w:r>
            <w:r w:rsidDel="0084544E">
              <w:rPr>
                <w:noProof/>
                <w:webHidden/>
              </w:rPr>
              <w:tab/>
              <w:delText>1</w:delText>
            </w:r>
          </w:del>
        </w:p>
        <w:p w14:paraId="1E950C3F" w14:textId="77777777" w:rsidR="0026708A" w:rsidDel="0084544E" w:rsidRDefault="0026708A">
          <w:pPr>
            <w:pStyle w:val="TOC2"/>
            <w:tabs>
              <w:tab w:val="right" w:leader="dot" w:pos="8630"/>
            </w:tabs>
            <w:rPr>
              <w:del w:id="375" w:author="Lieberman, Joshua" w:date="2016-11-17T16:26:00Z"/>
              <w:rFonts w:asciiTheme="minorHAnsi" w:eastAsiaTheme="minorEastAsia" w:hAnsiTheme="minorHAnsi" w:cstheme="minorBidi"/>
              <w:noProof/>
              <w:sz w:val="22"/>
              <w:szCs w:val="22"/>
            </w:rPr>
          </w:pPr>
          <w:del w:id="376" w:author="Lieberman, Joshua" w:date="2016-11-17T16:26:00Z">
            <w:r w:rsidRPr="0084544E" w:rsidDel="0084544E">
              <w:rPr>
                <w:rPrChange w:id="377" w:author="Lieberman, Joshua" w:date="2016-11-17T16:26:00Z">
                  <w:rPr>
                    <w:rStyle w:val="Hyperlink"/>
                    <w:noProof/>
                  </w:rPr>
                </w:rPrChange>
              </w:rPr>
              <w:delText>A.3 Conformance class: HY_SurfaceHydroFeature application schema equivalence</w:delText>
            </w:r>
            <w:r w:rsidDel="0084544E">
              <w:rPr>
                <w:noProof/>
                <w:webHidden/>
              </w:rPr>
              <w:tab/>
              <w:delText>2</w:delText>
            </w:r>
          </w:del>
        </w:p>
        <w:p w14:paraId="570385AE" w14:textId="77777777" w:rsidR="0026708A" w:rsidDel="0084544E" w:rsidRDefault="0026708A">
          <w:pPr>
            <w:pStyle w:val="TOC2"/>
            <w:tabs>
              <w:tab w:val="right" w:leader="dot" w:pos="8630"/>
            </w:tabs>
            <w:rPr>
              <w:del w:id="378" w:author="Lieberman, Joshua" w:date="2016-11-17T16:26:00Z"/>
              <w:rFonts w:asciiTheme="minorHAnsi" w:eastAsiaTheme="minorEastAsia" w:hAnsiTheme="minorHAnsi" w:cstheme="minorBidi"/>
              <w:noProof/>
              <w:sz w:val="22"/>
              <w:szCs w:val="22"/>
            </w:rPr>
          </w:pPr>
          <w:del w:id="379" w:author="Lieberman, Joshua" w:date="2016-11-17T16:26:00Z">
            <w:r w:rsidRPr="0084544E" w:rsidDel="0084544E">
              <w:rPr>
                <w:rPrChange w:id="380" w:author="Lieberman, Joshua" w:date="2016-11-17T16:26:00Z">
                  <w:rPr>
                    <w:rStyle w:val="Hyperlink"/>
                    <w:noProof/>
                  </w:rPr>
                </w:rPrChange>
              </w:rPr>
              <w:delText>A.4 Conformance class: HY_HydrometricFeature application schema equivalence</w:delText>
            </w:r>
            <w:r w:rsidDel="0084544E">
              <w:rPr>
                <w:noProof/>
                <w:webHidden/>
              </w:rPr>
              <w:tab/>
              <w:delText>2</w:delText>
            </w:r>
          </w:del>
        </w:p>
        <w:p w14:paraId="3D2C5846" w14:textId="77777777" w:rsidR="0026708A" w:rsidDel="0084544E" w:rsidRDefault="0026708A">
          <w:pPr>
            <w:pStyle w:val="TOC1"/>
            <w:tabs>
              <w:tab w:val="right" w:leader="dot" w:pos="8630"/>
            </w:tabs>
            <w:rPr>
              <w:del w:id="381" w:author="Lieberman, Joshua" w:date="2016-11-17T16:26:00Z"/>
              <w:rFonts w:asciiTheme="minorHAnsi" w:eastAsiaTheme="minorEastAsia" w:hAnsiTheme="minorHAnsi" w:cstheme="minorBidi"/>
              <w:noProof/>
              <w:sz w:val="22"/>
              <w:szCs w:val="22"/>
            </w:rPr>
          </w:pPr>
          <w:del w:id="382" w:author="Lieberman, Joshua" w:date="2016-11-17T16:26:00Z">
            <w:r w:rsidRPr="0084544E" w:rsidDel="0084544E">
              <w:rPr>
                <w:rPrChange w:id="383" w:author="Lieberman, Joshua" w:date="2016-11-17T16:26:00Z">
                  <w:rPr>
                    <w:rStyle w:val="Hyperlink"/>
                    <w:noProof/>
                  </w:rPr>
                </w:rPrChange>
              </w:rPr>
              <w:delText>ANNEX B - Code lists for the HY_Features model</w:delText>
            </w:r>
            <w:r w:rsidDel="0084544E">
              <w:rPr>
                <w:noProof/>
                <w:webHidden/>
              </w:rPr>
              <w:tab/>
              <w:delText>1</w:delText>
            </w:r>
          </w:del>
        </w:p>
        <w:p w14:paraId="69435D21" w14:textId="77777777" w:rsidR="0026708A" w:rsidDel="0084544E" w:rsidRDefault="0026708A">
          <w:pPr>
            <w:pStyle w:val="TOC2"/>
            <w:tabs>
              <w:tab w:val="right" w:leader="dot" w:pos="8630"/>
            </w:tabs>
            <w:rPr>
              <w:del w:id="384" w:author="Lieberman, Joshua" w:date="2016-11-17T16:26:00Z"/>
              <w:rFonts w:asciiTheme="minorHAnsi" w:eastAsiaTheme="minorEastAsia" w:hAnsiTheme="minorHAnsi" w:cstheme="minorBidi"/>
              <w:noProof/>
              <w:sz w:val="22"/>
              <w:szCs w:val="22"/>
            </w:rPr>
          </w:pPr>
          <w:del w:id="385" w:author="Lieberman, Joshua" w:date="2016-11-17T16:26:00Z">
            <w:r w:rsidRPr="0084544E" w:rsidDel="0084544E">
              <w:rPr>
                <w:rPrChange w:id="386" w:author="Lieberman, Joshua" w:date="2016-11-17T16:26:00Z">
                  <w:rPr>
                    <w:rStyle w:val="Hyperlink"/>
                    <w:noProof/>
                  </w:rPr>
                </w:rPrChange>
              </w:rPr>
              <w:delText>B.1 Terms identifying a fixed landmark determined to realize the conceptual outfall</w:delText>
            </w:r>
            <w:r w:rsidDel="0084544E">
              <w:rPr>
                <w:noProof/>
                <w:webHidden/>
              </w:rPr>
              <w:tab/>
              <w:delText>1</w:delText>
            </w:r>
          </w:del>
        </w:p>
        <w:p w14:paraId="5858A3D0" w14:textId="77777777" w:rsidR="0026708A" w:rsidDel="0084544E" w:rsidRDefault="0026708A">
          <w:pPr>
            <w:pStyle w:val="TOC2"/>
            <w:tabs>
              <w:tab w:val="right" w:leader="dot" w:pos="8630"/>
            </w:tabs>
            <w:rPr>
              <w:del w:id="387" w:author="Lieberman, Joshua" w:date="2016-11-17T16:26:00Z"/>
              <w:rFonts w:asciiTheme="minorHAnsi" w:eastAsiaTheme="minorEastAsia" w:hAnsiTheme="minorHAnsi" w:cstheme="minorBidi"/>
              <w:noProof/>
              <w:sz w:val="22"/>
              <w:szCs w:val="22"/>
            </w:rPr>
          </w:pPr>
          <w:del w:id="388" w:author="Lieberman, Joshua" w:date="2016-11-17T16:26:00Z">
            <w:r w:rsidRPr="0084544E" w:rsidDel="0084544E">
              <w:rPr>
                <w:rPrChange w:id="389" w:author="Lieberman, Joshua" w:date="2016-11-17T16:26:00Z">
                  <w:rPr>
                    <w:rStyle w:val="Hyperlink"/>
                    <w:noProof/>
                  </w:rPr>
                </w:rPrChange>
              </w:rPr>
              <w:delText>B.2 Terms commonly used in hydrology to describe a spatial relation between two points</w:delText>
            </w:r>
            <w:r w:rsidDel="0084544E">
              <w:rPr>
                <w:noProof/>
                <w:webHidden/>
              </w:rPr>
              <w:tab/>
              <w:delText>2</w:delText>
            </w:r>
          </w:del>
        </w:p>
        <w:p w14:paraId="5B9140D2" w14:textId="77777777" w:rsidR="0026708A" w:rsidDel="0084544E" w:rsidRDefault="0026708A">
          <w:pPr>
            <w:pStyle w:val="TOC2"/>
            <w:tabs>
              <w:tab w:val="right" w:leader="dot" w:pos="8630"/>
            </w:tabs>
            <w:rPr>
              <w:del w:id="390" w:author="Lieberman, Joshua" w:date="2016-11-17T16:26:00Z"/>
              <w:rFonts w:asciiTheme="minorHAnsi" w:eastAsiaTheme="minorEastAsia" w:hAnsiTheme="minorHAnsi" w:cstheme="minorBidi"/>
              <w:noProof/>
              <w:sz w:val="22"/>
              <w:szCs w:val="22"/>
            </w:rPr>
          </w:pPr>
          <w:del w:id="391" w:author="Lieberman, Joshua" w:date="2016-11-17T16:26:00Z">
            <w:r w:rsidRPr="0084544E" w:rsidDel="0084544E">
              <w:rPr>
                <w:rPrChange w:id="392" w:author="Lieberman, Joshua" w:date="2016-11-17T16:26:00Z">
                  <w:rPr>
                    <w:rStyle w:val="Hyperlink"/>
                    <w:noProof/>
                  </w:rPr>
                </w:rPrChange>
              </w:rPr>
              <w:delText>B.3 Terms commonly used in hydrology to describe a drainage pattern</w:delText>
            </w:r>
            <w:r w:rsidDel="0084544E">
              <w:rPr>
                <w:noProof/>
                <w:webHidden/>
              </w:rPr>
              <w:tab/>
              <w:delText>2</w:delText>
            </w:r>
          </w:del>
        </w:p>
        <w:p w14:paraId="6E70A575" w14:textId="77777777" w:rsidR="0026708A" w:rsidDel="0084544E" w:rsidRDefault="0026708A">
          <w:pPr>
            <w:pStyle w:val="TOC2"/>
            <w:tabs>
              <w:tab w:val="right" w:leader="dot" w:pos="8630"/>
            </w:tabs>
            <w:rPr>
              <w:del w:id="393" w:author="Lieberman, Joshua" w:date="2016-11-17T16:26:00Z"/>
              <w:rFonts w:asciiTheme="minorHAnsi" w:eastAsiaTheme="minorEastAsia" w:hAnsiTheme="minorHAnsi" w:cstheme="minorBidi"/>
              <w:noProof/>
              <w:sz w:val="22"/>
              <w:szCs w:val="22"/>
            </w:rPr>
          </w:pPr>
          <w:del w:id="394" w:author="Lieberman, Joshua" w:date="2016-11-17T16:26:00Z">
            <w:r w:rsidRPr="0084544E" w:rsidDel="0084544E">
              <w:rPr>
                <w:rPrChange w:id="395" w:author="Lieberman, Joshua" w:date="2016-11-17T16:26:00Z">
                  <w:rPr>
                    <w:rStyle w:val="Hyperlink"/>
                    <w:noProof/>
                  </w:rPr>
                </w:rPrChange>
              </w:rPr>
              <w:delText>B.4 Terms commonly used to indicate the type of name usage.</w:delText>
            </w:r>
            <w:r w:rsidDel="0084544E">
              <w:rPr>
                <w:noProof/>
                <w:webHidden/>
              </w:rPr>
              <w:tab/>
              <w:delText>3</w:delText>
            </w:r>
          </w:del>
        </w:p>
        <w:p w14:paraId="72886C4B" w14:textId="77777777" w:rsidR="0026708A" w:rsidDel="0084544E" w:rsidRDefault="0026708A">
          <w:pPr>
            <w:pStyle w:val="TOC1"/>
            <w:tabs>
              <w:tab w:val="right" w:leader="dot" w:pos="8630"/>
            </w:tabs>
            <w:rPr>
              <w:del w:id="396" w:author="Lieberman, Joshua" w:date="2016-11-17T16:26:00Z"/>
              <w:rFonts w:asciiTheme="minorHAnsi" w:eastAsiaTheme="minorEastAsia" w:hAnsiTheme="minorHAnsi" w:cstheme="minorBidi"/>
              <w:noProof/>
              <w:sz w:val="22"/>
              <w:szCs w:val="22"/>
            </w:rPr>
          </w:pPr>
          <w:del w:id="397" w:author="Lieberman, Joshua" w:date="2016-11-17T16:26:00Z">
            <w:r w:rsidRPr="0084544E" w:rsidDel="0084544E">
              <w:rPr>
                <w:rPrChange w:id="398" w:author="Lieberman, Joshua" w:date="2016-11-17T16:26:00Z">
                  <w:rPr>
                    <w:rStyle w:val="Hyperlink"/>
                    <w:noProof/>
                  </w:rPr>
                </w:rPrChange>
              </w:rPr>
              <w:delText>ANNEX C:  HY_Features  - AHGF Mapping</w:delText>
            </w:r>
            <w:r w:rsidDel="0084544E">
              <w:rPr>
                <w:noProof/>
                <w:webHidden/>
              </w:rPr>
              <w:tab/>
              <w:delText>1</w:delText>
            </w:r>
          </w:del>
        </w:p>
        <w:p w14:paraId="76AF5D92" w14:textId="77777777" w:rsidR="0026708A" w:rsidDel="0084544E" w:rsidRDefault="0026708A">
          <w:pPr>
            <w:pStyle w:val="TOC2"/>
            <w:tabs>
              <w:tab w:val="right" w:leader="dot" w:pos="8630"/>
            </w:tabs>
            <w:rPr>
              <w:del w:id="399" w:author="Lieberman, Joshua" w:date="2016-11-17T16:26:00Z"/>
              <w:rFonts w:asciiTheme="minorHAnsi" w:eastAsiaTheme="minorEastAsia" w:hAnsiTheme="minorHAnsi" w:cstheme="minorBidi"/>
              <w:noProof/>
              <w:sz w:val="22"/>
              <w:szCs w:val="22"/>
            </w:rPr>
          </w:pPr>
          <w:del w:id="400" w:author="Lieberman, Joshua" w:date="2016-11-17T16:26:00Z">
            <w:r w:rsidRPr="0084544E" w:rsidDel="0084544E">
              <w:rPr>
                <w:rPrChange w:id="401" w:author="Lieberman, Joshua" w:date="2016-11-17T16:26:00Z">
                  <w:rPr>
                    <w:rStyle w:val="Hyperlink"/>
                    <w:noProof/>
                  </w:rPr>
                </w:rPrChange>
              </w:rPr>
              <w:delText>C.1 Catchment Model</w:delText>
            </w:r>
            <w:r w:rsidDel="0084544E">
              <w:rPr>
                <w:noProof/>
                <w:webHidden/>
              </w:rPr>
              <w:tab/>
              <w:delText>1</w:delText>
            </w:r>
          </w:del>
        </w:p>
        <w:p w14:paraId="40A5B2A2" w14:textId="77777777" w:rsidR="0026708A" w:rsidDel="0084544E" w:rsidRDefault="0026708A">
          <w:pPr>
            <w:pStyle w:val="TOC2"/>
            <w:tabs>
              <w:tab w:val="right" w:leader="dot" w:pos="8630"/>
            </w:tabs>
            <w:rPr>
              <w:del w:id="402" w:author="Lieberman, Joshua" w:date="2016-11-17T16:26:00Z"/>
              <w:rFonts w:asciiTheme="minorHAnsi" w:eastAsiaTheme="minorEastAsia" w:hAnsiTheme="minorHAnsi" w:cstheme="minorBidi"/>
              <w:noProof/>
              <w:sz w:val="22"/>
              <w:szCs w:val="22"/>
            </w:rPr>
          </w:pPr>
          <w:del w:id="403" w:author="Lieberman, Joshua" w:date="2016-11-17T16:26:00Z">
            <w:r w:rsidRPr="0084544E" w:rsidDel="0084544E">
              <w:rPr>
                <w:rPrChange w:id="404" w:author="Lieberman, Joshua" w:date="2016-11-17T16:26:00Z">
                  <w:rPr>
                    <w:rStyle w:val="Hyperlink"/>
                    <w:noProof/>
                  </w:rPr>
                </w:rPrChange>
              </w:rPr>
              <w:delText>C.2 Hydrographic Network</w:delText>
            </w:r>
            <w:r w:rsidDel="0084544E">
              <w:rPr>
                <w:noProof/>
                <w:webHidden/>
              </w:rPr>
              <w:tab/>
              <w:delText>2</w:delText>
            </w:r>
          </w:del>
        </w:p>
        <w:p w14:paraId="2FC2CFC9" w14:textId="77777777" w:rsidR="0026708A" w:rsidDel="0084544E" w:rsidRDefault="0026708A">
          <w:pPr>
            <w:pStyle w:val="TOC2"/>
            <w:tabs>
              <w:tab w:val="right" w:leader="dot" w:pos="8630"/>
            </w:tabs>
            <w:rPr>
              <w:del w:id="405" w:author="Lieberman, Joshua" w:date="2016-11-17T16:26:00Z"/>
              <w:rFonts w:asciiTheme="minorHAnsi" w:eastAsiaTheme="minorEastAsia" w:hAnsiTheme="minorHAnsi" w:cstheme="minorBidi"/>
              <w:noProof/>
              <w:sz w:val="22"/>
              <w:szCs w:val="22"/>
            </w:rPr>
          </w:pPr>
          <w:del w:id="406" w:author="Lieberman, Joshua" w:date="2016-11-17T16:26:00Z">
            <w:r w:rsidRPr="0084544E" w:rsidDel="0084544E">
              <w:rPr>
                <w:rPrChange w:id="407" w:author="Lieberman, Joshua" w:date="2016-11-17T16:26:00Z">
                  <w:rPr>
                    <w:rStyle w:val="Hyperlink"/>
                    <w:noProof/>
                  </w:rPr>
                </w:rPrChange>
              </w:rPr>
              <w:delText>C.3 Hydrometric Network</w:delText>
            </w:r>
            <w:r w:rsidDel="0084544E">
              <w:rPr>
                <w:noProof/>
                <w:webHidden/>
              </w:rPr>
              <w:tab/>
              <w:delText>4</w:delText>
            </w:r>
          </w:del>
        </w:p>
        <w:p w14:paraId="5FAA312D" w14:textId="77777777" w:rsidR="0026708A" w:rsidDel="0084544E" w:rsidRDefault="0026708A">
          <w:pPr>
            <w:pStyle w:val="TOC1"/>
            <w:tabs>
              <w:tab w:val="right" w:leader="dot" w:pos="8630"/>
            </w:tabs>
            <w:rPr>
              <w:del w:id="408" w:author="Lieberman, Joshua" w:date="2016-11-17T16:26:00Z"/>
              <w:rFonts w:asciiTheme="minorHAnsi" w:eastAsiaTheme="minorEastAsia" w:hAnsiTheme="minorHAnsi" w:cstheme="minorBidi"/>
              <w:noProof/>
              <w:sz w:val="22"/>
              <w:szCs w:val="22"/>
            </w:rPr>
          </w:pPr>
          <w:del w:id="409" w:author="Lieberman, Joshua" w:date="2016-11-17T16:26:00Z">
            <w:r w:rsidRPr="0084544E" w:rsidDel="0084544E">
              <w:rPr>
                <w:rPrChange w:id="410" w:author="Lieberman, Joshua" w:date="2016-11-17T16:26:00Z">
                  <w:rPr>
                    <w:rStyle w:val="Hyperlink"/>
                    <w:noProof/>
                  </w:rPr>
                </w:rPrChange>
              </w:rPr>
              <w:delText>ANNEX D: HY_Features - NHDPlus  Mapping</w:delText>
            </w:r>
            <w:r w:rsidDel="0084544E">
              <w:rPr>
                <w:noProof/>
                <w:webHidden/>
              </w:rPr>
              <w:tab/>
              <w:delText>1</w:delText>
            </w:r>
          </w:del>
        </w:p>
        <w:p w14:paraId="1F2D7F6A" w14:textId="77777777" w:rsidR="0026708A" w:rsidDel="0084544E" w:rsidRDefault="0026708A">
          <w:pPr>
            <w:pStyle w:val="TOC2"/>
            <w:tabs>
              <w:tab w:val="right" w:leader="dot" w:pos="8630"/>
            </w:tabs>
            <w:rPr>
              <w:del w:id="411" w:author="Lieberman, Joshua" w:date="2016-11-17T16:26:00Z"/>
              <w:rFonts w:asciiTheme="minorHAnsi" w:eastAsiaTheme="minorEastAsia" w:hAnsiTheme="minorHAnsi" w:cstheme="minorBidi"/>
              <w:noProof/>
              <w:sz w:val="22"/>
              <w:szCs w:val="22"/>
            </w:rPr>
          </w:pPr>
          <w:del w:id="412" w:author="Lieberman, Joshua" w:date="2016-11-17T16:26:00Z">
            <w:r w:rsidRPr="0084544E" w:rsidDel="0084544E">
              <w:rPr>
                <w:rPrChange w:id="413" w:author="Lieberman, Joshua" w:date="2016-11-17T16:26:00Z">
                  <w:rPr>
                    <w:rStyle w:val="Hyperlink"/>
                    <w:noProof/>
                  </w:rPr>
                </w:rPrChange>
              </w:rPr>
              <w:delText>D.1 Catchment Model</w:delText>
            </w:r>
            <w:r w:rsidDel="0084544E">
              <w:rPr>
                <w:noProof/>
                <w:webHidden/>
              </w:rPr>
              <w:tab/>
              <w:delText>1</w:delText>
            </w:r>
          </w:del>
        </w:p>
        <w:p w14:paraId="2F7DC6D9" w14:textId="77777777" w:rsidR="0026708A" w:rsidDel="0084544E" w:rsidRDefault="0026708A">
          <w:pPr>
            <w:pStyle w:val="TOC2"/>
            <w:tabs>
              <w:tab w:val="right" w:leader="dot" w:pos="8630"/>
            </w:tabs>
            <w:rPr>
              <w:del w:id="414" w:author="Lieberman, Joshua" w:date="2016-11-17T16:26:00Z"/>
              <w:rFonts w:asciiTheme="minorHAnsi" w:eastAsiaTheme="minorEastAsia" w:hAnsiTheme="minorHAnsi" w:cstheme="minorBidi"/>
              <w:noProof/>
              <w:sz w:val="22"/>
              <w:szCs w:val="22"/>
            </w:rPr>
          </w:pPr>
          <w:del w:id="415" w:author="Lieberman, Joshua" w:date="2016-11-17T16:26:00Z">
            <w:r w:rsidRPr="0084544E" w:rsidDel="0084544E">
              <w:rPr>
                <w:rPrChange w:id="416" w:author="Lieberman, Joshua" w:date="2016-11-17T16:26:00Z">
                  <w:rPr>
                    <w:rStyle w:val="Hyperlink"/>
                    <w:noProof/>
                  </w:rPr>
                </w:rPrChange>
              </w:rPr>
              <w:delText>D.2 Hydrographic Network Model</w:delText>
            </w:r>
            <w:r w:rsidDel="0084544E">
              <w:rPr>
                <w:noProof/>
                <w:webHidden/>
              </w:rPr>
              <w:tab/>
              <w:delText>2</w:delText>
            </w:r>
          </w:del>
        </w:p>
        <w:p w14:paraId="0742354C" w14:textId="77777777" w:rsidR="0026708A" w:rsidDel="0084544E" w:rsidRDefault="0026708A">
          <w:pPr>
            <w:pStyle w:val="TOC2"/>
            <w:tabs>
              <w:tab w:val="right" w:leader="dot" w:pos="8630"/>
            </w:tabs>
            <w:rPr>
              <w:del w:id="417" w:author="Lieberman, Joshua" w:date="2016-11-17T16:26:00Z"/>
              <w:rFonts w:asciiTheme="minorHAnsi" w:eastAsiaTheme="minorEastAsia" w:hAnsiTheme="minorHAnsi" w:cstheme="minorBidi"/>
              <w:noProof/>
              <w:sz w:val="22"/>
              <w:szCs w:val="22"/>
            </w:rPr>
          </w:pPr>
          <w:del w:id="418" w:author="Lieberman, Joshua" w:date="2016-11-17T16:26:00Z">
            <w:r w:rsidRPr="0084544E" w:rsidDel="0084544E">
              <w:rPr>
                <w:rPrChange w:id="419" w:author="Lieberman, Joshua" w:date="2016-11-17T16:26:00Z">
                  <w:rPr>
                    <w:rStyle w:val="Hyperlink"/>
                    <w:noProof/>
                  </w:rPr>
                </w:rPrChange>
              </w:rPr>
              <w:delText>D.3 Hydrometric Network Model</w:delText>
            </w:r>
            <w:r w:rsidDel="0084544E">
              <w:rPr>
                <w:noProof/>
                <w:webHidden/>
              </w:rPr>
              <w:tab/>
              <w:delText>3</w:delText>
            </w:r>
          </w:del>
        </w:p>
        <w:p w14:paraId="12035C82" w14:textId="77777777" w:rsidR="0026708A" w:rsidDel="0084544E" w:rsidRDefault="0026708A">
          <w:pPr>
            <w:pStyle w:val="TOC1"/>
            <w:tabs>
              <w:tab w:val="right" w:leader="dot" w:pos="8630"/>
            </w:tabs>
            <w:rPr>
              <w:del w:id="420" w:author="Lieberman, Joshua" w:date="2016-11-17T16:26:00Z"/>
              <w:rFonts w:asciiTheme="minorHAnsi" w:eastAsiaTheme="minorEastAsia" w:hAnsiTheme="minorHAnsi" w:cstheme="minorBidi"/>
              <w:noProof/>
              <w:sz w:val="22"/>
              <w:szCs w:val="22"/>
            </w:rPr>
          </w:pPr>
          <w:del w:id="421" w:author="Lieberman, Joshua" w:date="2016-11-17T16:26:00Z">
            <w:r w:rsidRPr="0084544E" w:rsidDel="0084544E">
              <w:rPr>
                <w:rPrChange w:id="422" w:author="Lieberman, Joshua" w:date="2016-11-17T16:26:00Z">
                  <w:rPr>
                    <w:rStyle w:val="Hyperlink"/>
                    <w:noProof/>
                  </w:rPr>
                </w:rPrChange>
              </w:rPr>
              <w:delText>ANNEX E: HY_Features - INSPIRE Hydrography Theme</w:delText>
            </w:r>
            <w:r w:rsidDel="0084544E">
              <w:rPr>
                <w:noProof/>
                <w:webHidden/>
              </w:rPr>
              <w:tab/>
              <w:delText>1</w:delText>
            </w:r>
          </w:del>
        </w:p>
        <w:p w14:paraId="2600AE09" w14:textId="77777777" w:rsidR="0026708A" w:rsidDel="0084544E" w:rsidRDefault="0026708A">
          <w:pPr>
            <w:pStyle w:val="TOC2"/>
            <w:tabs>
              <w:tab w:val="right" w:leader="dot" w:pos="8630"/>
            </w:tabs>
            <w:rPr>
              <w:del w:id="423" w:author="Lieberman, Joshua" w:date="2016-11-17T16:26:00Z"/>
              <w:rFonts w:asciiTheme="minorHAnsi" w:eastAsiaTheme="minorEastAsia" w:hAnsiTheme="minorHAnsi" w:cstheme="minorBidi"/>
              <w:noProof/>
              <w:sz w:val="22"/>
              <w:szCs w:val="22"/>
            </w:rPr>
          </w:pPr>
          <w:del w:id="424" w:author="Lieberman, Joshua" w:date="2016-11-17T16:26:00Z">
            <w:r w:rsidRPr="0084544E" w:rsidDel="0084544E">
              <w:rPr>
                <w:rPrChange w:id="425" w:author="Lieberman, Joshua" w:date="2016-11-17T16:26:00Z">
                  <w:rPr>
                    <w:rStyle w:val="Hyperlink"/>
                    <w:noProof/>
                  </w:rPr>
                </w:rPrChange>
              </w:rPr>
              <w:delText>E.1 Catchment Model</w:delText>
            </w:r>
            <w:r w:rsidDel="0084544E">
              <w:rPr>
                <w:noProof/>
                <w:webHidden/>
              </w:rPr>
              <w:tab/>
              <w:delText>1</w:delText>
            </w:r>
          </w:del>
        </w:p>
        <w:p w14:paraId="03215BB3" w14:textId="77777777" w:rsidR="0026708A" w:rsidDel="0084544E" w:rsidRDefault="0026708A">
          <w:pPr>
            <w:pStyle w:val="TOC2"/>
            <w:tabs>
              <w:tab w:val="right" w:leader="dot" w:pos="8630"/>
            </w:tabs>
            <w:rPr>
              <w:del w:id="426" w:author="Lieberman, Joshua" w:date="2016-11-17T16:26:00Z"/>
              <w:rFonts w:asciiTheme="minorHAnsi" w:eastAsiaTheme="minorEastAsia" w:hAnsiTheme="minorHAnsi" w:cstheme="minorBidi"/>
              <w:noProof/>
              <w:sz w:val="22"/>
              <w:szCs w:val="22"/>
            </w:rPr>
          </w:pPr>
          <w:del w:id="427" w:author="Lieberman, Joshua" w:date="2016-11-17T16:26:00Z">
            <w:r w:rsidRPr="0084544E" w:rsidDel="0084544E">
              <w:rPr>
                <w:rPrChange w:id="428" w:author="Lieberman, Joshua" w:date="2016-11-17T16:26:00Z">
                  <w:rPr>
                    <w:rStyle w:val="Hyperlink"/>
                    <w:noProof/>
                  </w:rPr>
                </w:rPrChange>
              </w:rPr>
              <w:delText>E.2 Hydrographic Network Model</w:delText>
            </w:r>
            <w:r w:rsidDel="0084544E">
              <w:rPr>
                <w:noProof/>
                <w:webHidden/>
              </w:rPr>
              <w:tab/>
              <w:delText>3</w:delText>
            </w:r>
          </w:del>
        </w:p>
        <w:p w14:paraId="31C79FFF" w14:textId="77777777" w:rsidR="0026708A" w:rsidDel="0084544E" w:rsidRDefault="0026708A">
          <w:pPr>
            <w:pStyle w:val="TOC1"/>
            <w:tabs>
              <w:tab w:val="right" w:leader="dot" w:pos="8630"/>
            </w:tabs>
            <w:rPr>
              <w:del w:id="429" w:author="Lieberman, Joshua" w:date="2016-11-17T16:26:00Z"/>
              <w:rFonts w:asciiTheme="minorHAnsi" w:eastAsiaTheme="minorEastAsia" w:hAnsiTheme="minorHAnsi" w:cstheme="minorBidi"/>
              <w:noProof/>
              <w:sz w:val="22"/>
              <w:szCs w:val="22"/>
            </w:rPr>
          </w:pPr>
          <w:del w:id="430" w:author="Lieberman, Joshua" w:date="2016-11-17T16:26:00Z">
            <w:r w:rsidRPr="0084544E" w:rsidDel="0084544E">
              <w:rPr>
                <w:rPrChange w:id="431" w:author="Lieberman, Joshua" w:date="2016-11-17T16:26:00Z">
                  <w:rPr>
                    <w:rStyle w:val="Hyperlink"/>
                    <w:noProof/>
                  </w:rPr>
                </w:rPrChange>
              </w:rPr>
              <w:delText>ANNEX F: HY_Features - SANDRE  Mapping</w:delText>
            </w:r>
            <w:r w:rsidDel="0084544E">
              <w:rPr>
                <w:noProof/>
                <w:webHidden/>
              </w:rPr>
              <w:tab/>
              <w:delText>1</w:delText>
            </w:r>
          </w:del>
        </w:p>
        <w:p w14:paraId="5251B56E" w14:textId="77777777" w:rsidR="0026708A" w:rsidDel="0084544E" w:rsidRDefault="0026708A">
          <w:pPr>
            <w:pStyle w:val="TOC2"/>
            <w:tabs>
              <w:tab w:val="right" w:leader="dot" w:pos="8630"/>
            </w:tabs>
            <w:rPr>
              <w:del w:id="432" w:author="Lieberman, Joshua" w:date="2016-11-17T16:26:00Z"/>
              <w:rFonts w:asciiTheme="minorHAnsi" w:eastAsiaTheme="minorEastAsia" w:hAnsiTheme="minorHAnsi" w:cstheme="minorBidi"/>
              <w:noProof/>
              <w:sz w:val="22"/>
              <w:szCs w:val="22"/>
            </w:rPr>
          </w:pPr>
          <w:del w:id="433" w:author="Lieberman, Joshua" w:date="2016-11-17T16:26:00Z">
            <w:r w:rsidRPr="0084544E" w:rsidDel="0084544E">
              <w:rPr>
                <w:rPrChange w:id="434" w:author="Lieberman, Joshua" w:date="2016-11-17T16:26:00Z">
                  <w:rPr>
                    <w:rStyle w:val="Hyperlink"/>
                    <w:noProof/>
                  </w:rPr>
                </w:rPrChange>
              </w:rPr>
              <w:delText>F.1 Catchment Model</w:delText>
            </w:r>
            <w:r w:rsidDel="0084544E">
              <w:rPr>
                <w:noProof/>
                <w:webHidden/>
              </w:rPr>
              <w:tab/>
              <w:delText>1</w:delText>
            </w:r>
          </w:del>
        </w:p>
        <w:p w14:paraId="23AA2BDB" w14:textId="77777777" w:rsidR="0026708A" w:rsidDel="0084544E" w:rsidRDefault="0026708A">
          <w:pPr>
            <w:pStyle w:val="TOC2"/>
            <w:tabs>
              <w:tab w:val="right" w:leader="dot" w:pos="8630"/>
            </w:tabs>
            <w:rPr>
              <w:del w:id="435" w:author="Lieberman, Joshua" w:date="2016-11-17T16:26:00Z"/>
              <w:rFonts w:asciiTheme="minorHAnsi" w:eastAsiaTheme="minorEastAsia" w:hAnsiTheme="minorHAnsi" w:cstheme="minorBidi"/>
              <w:noProof/>
              <w:sz w:val="22"/>
              <w:szCs w:val="22"/>
            </w:rPr>
          </w:pPr>
          <w:del w:id="436" w:author="Lieberman, Joshua" w:date="2016-11-17T16:26:00Z">
            <w:r w:rsidRPr="0084544E" w:rsidDel="0084544E">
              <w:rPr>
                <w:rPrChange w:id="437" w:author="Lieberman, Joshua" w:date="2016-11-17T16:26:00Z">
                  <w:rPr>
                    <w:rStyle w:val="Hyperlink"/>
                    <w:noProof/>
                  </w:rPr>
                </w:rPrChange>
              </w:rPr>
              <w:delText>F.2 Hydrographic Network Model</w:delText>
            </w:r>
            <w:r w:rsidDel="0084544E">
              <w:rPr>
                <w:noProof/>
                <w:webHidden/>
              </w:rPr>
              <w:tab/>
              <w:delText>2</w:delText>
            </w:r>
          </w:del>
        </w:p>
        <w:p w14:paraId="526143CE" w14:textId="77777777" w:rsidR="0026708A" w:rsidDel="0084544E" w:rsidRDefault="0026708A">
          <w:pPr>
            <w:pStyle w:val="TOC2"/>
            <w:tabs>
              <w:tab w:val="right" w:leader="dot" w:pos="8630"/>
            </w:tabs>
            <w:rPr>
              <w:del w:id="438" w:author="Lieberman, Joshua" w:date="2016-11-17T16:26:00Z"/>
              <w:rFonts w:asciiTheme="minorHAnsi" w:eastAsiaTheme="minorEastAsia" w:hAnsiTheme="minorHAnsi" w:cstheme="minorBidi"/>
              <w:noProof/>
              <w:sz w:val="22"/>
              <w:szCs w:val="22"/>
            </w:rPr>
          </w:pPr>
          <w:del w:id="439" w:author="Lieberman, Joshua" w:date="2016-11-17T16:26:00Z">
            <w:r w:rsidRPr="0084544E" w:rsidDel="0084544E">
              <w:rPr>
                <w:rPrChange w:id="440" w:author="Lieberman, Joshua" w:date="2016-11-17T16:26:00Z">
                  <w:rPr>
                    <w:rStyle w:val="Hyperlink"/>
                    <w:noProof/>
                  </w:rPr>
                </w:rPrChange>
              </w:rPr>
              <w:delText>F.3 Hydrometric Network Model</w:delText>
            </w:r>
            <w:r w:rsidDel="0084544E">
              <w:rPr>
                <w:noProof/>
                <w:webHidden/>
              </w:rPr>
              <w:tab/>
              <w:delText>3</w:delText>
            </w:r>
          </w:del>
        </w:p>
        <w:p w14:paraId="7873081B" w14:textId="77777777" w:rsidR="0026708A" w:rsidDel="0084544E" w:rsidRDefault="0026708A">
          <w:pPr>
            <w:pStyle w:val="TOC1"/>
            <w:tabs>
              <w:tab w:val="right" w:leader="dot" w:pos="8630"/>
            </w:tabs>
            <w:rPr>
              <w:del w:id="441" w:author="Lieberman, Joshua" w:date="2016-11-17T16:26:00Z"/>
              <w:rFonts w:asciiTheme="minorHAnsi" w:eastAsiaTheme="minorEastAsia" w:hAnsiTheme="minorHAnsi" w:cstheme="minorBidi"/>
              <w:noProof/>
              <w:sz w:val="22"/>
              <w:szCs w:val="22"/>
            </w:rPr>
          </w:pPr>
          <w:del w:id="442" w:author="Lieberman, Joshua" w:date="2016-11-17T16:26:00Z">
            <w:r w:rsidRPr="0084544E" w:rsidDel="0084544E">
              <w:rPr>
                <w:rPrChange w:id="443" w:author="Lieberman, Joshua" w:date="2016-11-17T16:26:00Z">
                  <w:rPr>
                    <w:rStyle w:val="Hyperlink"/>
                    <w:noProof/>
                  </w:rPr>
                </w:rPrChange>
              </w:rPr>
              <w:delText>ANNEX G: Bibliography</w:delText>
            </w:r>
            <w:r w:rsidDel="0084544E">
              <w:rPr>
                <w:noProof/>
                <w:webHidden/>
              </w:rPr>
              <w:tab/>
              <w:delText>1</w:delText>
            </w:r>
          </w:del>
        </w:p>
        <w:p w14:paraId="700ADE94" w14:textId="77777777" w:rsidR="0026708A" w:rsidDel="0084544E" w:rsidRDefault="0026708A">
          <w:pPr>
            <w:pStyle w:val="TOC1"/>
            <w:tabs>
              <w:tab w:val="right" w:leader="dot" w:pos="8630"/>
            </w:tabs>
            <w:rPr>
              <w:del w:id="444" w:author="Lieberman, Joshua" w:date="2016-11-17T16:26:00Z"/>
              <w:rFonts w:asciiTheme="minorHAnsi" w:eastAsiaTheme="minorEastAsia" w:hAnsiTheme="minorHAnsi" w:cstheme="minorBidi"/>
              <w:noProof/>
              <w:sz w:val="22"/>
              <w:szCs w:val="22"/>
            </w:rPr>
          </w:pPr>
          <w:del w:id="445" w:author="Lieberman, Joshua" w:date="2016-11-17T16:26:00Z">
            <w:r w:rsidRPr="0084544E" w:rsidDel="0084544E">
              <w:rPr>
                <w:rPrChange w:id="446" w:author="Lieberman, Joshua" w:date="2016-11-17T16:26:00Z">
                  <w:rPr>
                    <w:rStyle w:val="Hyperlink"/>
                    <w:noProof/>
                  </w:rPr>
                </w:rPrChange>
              </w:rPr>
              <w:delText>ANNEX H: Revision history</w:delText>
            </w:r>
            <w:r w:rsidDel="0084544E">
              <w:rPr>
                <w:noProof/>
                <w:webHidden/>
              </w:rPr>
              <w:tab/>
              <w:delText>1</w:delText>
            </w:r>
          </w:del>
        </w:p>
        <w:p w14:paraId="0229A56E" w14:textId="4D572900" w:rsidR="0028056A" w:rsidRDefault="0028056A">
          <w:r>
            <w:rPr>
              <w:b/>
              <w:bCs/>
              <w:lang w:val="de-DE"/>
            </w:rPr>
            <w:fldChar w:fldCharType="end"/>
          </w:r>
        </w:p>
      </w:sdtContent>
    </w:sdt>
    <w:p w14:paraId="41D7396E" w14:textId="6B6E7A7A" w:rsidR="001155BB" w:rsidRPr="008E510D" w:rsidRDefault="001155BB" w:rsidP="00834E29">
      <w:pPr>
        <w:pStyle w:val="TOCHeading"/>
        <w:outlineLvl w:val="0"/>
        <w:rPr>
          <w:color w:val="auto"/>
        </w:rPr>
      </w:pPr>
      <w:r>
        <w:rPr>
          <w:color w:val="auto"/>
        </w:rPr>
        <w:t>Figures</w:t>
      </w:r>
    </w:p>
    <w:p w14:paraId="1355136F" w14:textId="77777777" w:rsidR="001155BB" w:rsidRDefault="001155BB">
      <w:pPr>
        <w:pStyle w:val="TableofFigures"/>
        <w:tabs>
          <w:tab w:val="right" w:leader="dot" w:pos="8630"/>
        </w:tabs>
      </w:pPr>
    </w:p>
    <w:p w14:paraId="03868B67" w14:textId="77777777" w:rsidR="00774F88" w:rsidRDefault="001155BB">
      <w:pPr>
        <w:pStyle w:val="TableofFigures"/>
        <w:tabs>
          <w:tab w:val="right" w:leader="dot" w:pos="8630"/>
        </w:tabs>
        <w:rPr>
          <w:ins w:id="447" w:author="Lieberman, Joshua" w:date="2016-11-17T16:23:00Z"/>
          <w:rFonts w:asciiTheme="minorHAnsi" w:eastAsiaTheme="minorEastAsia" w:hAnsiTheme="minorHAnsi" w:cstheme="minorBidi"/>
          <w:noProof/>
          <w:lang w:val="en-US" w:eastAsia="en-US"/>
        </w:rPr>
      </w:pPr>
      <w:r>
        <w:fldChar w:fldCharType="begin"/>
      </w:r>
      <w:r>
        <w:instrText xml:space="preserve"> TOC \h \z \c "Figure" </w:instrText>
      </w:r>
      <w:r>
        <w:fldChar w:fldCharType="separate"/>
      </w:r>
      <w:ins w:id="448" w:author="Lieberman, Joshua" w:date="2016-11-17T16:23:00Z">
        <w:r w:rsidR="00774F88" w:rsidRPr="00364772">
          <w:rPr>
            <w:rStyle w:val="Hyperlink"/>
            <w:noProof/>
          </w:rPr>
          <w:fldChar w:fldCharType="begin"/>
        </w:r>
        <w:r w:rsidR="00774F88" w:rsidRPr="00364772">
          <w:rPr>
            <w:rStyle w:val="Hyperlink"/>
            <w:noProof/>
          </w:rPr>
          <w:instrText xml:space="preserve"> </w:instrText>
        </w:r>
        <w:r w:rsidR="00774F88">
          <w:rPr>
            <w:noProof/>
          </w:rPr>
          <w:instrText>HYPERLINK \l "_Toc467163142"</w:instrText>
        </w:r>
        <w:r w:rsidR="00774F88" w:rsidRPr="00364772">
          <w:rPr>
            <w:rStyle w:val="Hyperlink"/>
            <w:noProof/>
          </w:rPr>
          <w:instrText xml:space="preserve"> </w:instrText>
        </w:r>
        <w:r w:rsidR="00774F88" w:rsidRPr="00364772">
          <w:rPr>
            <w:rStyle w:val="Hyperlink"/>
            <w:noProof/>
          </w:rPr>
          <w:fldChar w:fldCharType="separate"/>
        </w:r>
        <w:r w:rsidR="00774F88" w:rsidRPr="00364772">
          <w:rPr>
            <w:rStyle w:val="Hyperlink"/>
            <w:noProof/>
          </w:rPr>
          <w:t>Figure 1: HY_Features in the context of the OGC Abstract Specification as well as Observations &amp; Measurements</w:t>
        </w:r>
        <w:r w:rsidR="00774F88">
          <w:rPr>
            <w:noProof/>
            <w:webHidden/>
          </w:rPr>
          <w:tab/>
        </w:r>
        <w:r w:rsidR="00774F88">
          <w:rPr>
            <w:noProof/>
            <w:webHidden/>
          </w:rPr>
          <w:fldChar w:fldCharType="begin"/>
        </w:r>
        <w:r w:rsidR="00774F88">
          <w:rPr>
            <w:noProof/>
            <w:webHidden/>
          </w:rPr>
          <w:instrText xml:space="preserve"> PAGEREF _Toc467163142 \h </w:instrText>
        </w:r>
      </w:ins>
      <w:r w:rsidR="00774F88">
        <w:rPr>
          <w:noProof/>
          <w:webHidden/>
        </w:rPr>
      </w:r>
      <w:r w:rsidR="00774F88">
        <w:rPr>
          <w:noProof/>
          <w:webHidden/>
        </w:rPr>
        <w:fldChar w:fldCharType="separate"/>
      </w:r>
      <w:ins w:id="449" w:author="Lieberman, Joshua" w:date="2016-11-17T16:23:00Z">
        <w:r w:rsidR="00774F88">
          <w:rPr>
            <w:noProof/>
            <w:webHidden/>
          </w:rPr>
          <w:t>3</w:t>
        </w:r>
        <w:r w:rsidR="00774F88">
          <w:rPr>
            <w:noProof/>
            <w:webHidden/>
          </w:rPr>
          <w:fldChar w:fldCharType="end"/>
        </w:r>
        <w:r w:rsidR="00774F88" w:rsidRPr="00364772">
          <w:rPr>
            <w:rStyle w:val="Hyperlink"/>
            <w:noProof/>
          </w:rPr>
          <w:fldChar w:fldCharType="end"/>
        </w:r>
      </w:ins>
    </w:p>
    <w:p w14:paraId="5B9E9694" w14:textId="77777777" w:rsidR="00774F88" w:rsidRDefault="00774F88">
      <w:pPr>
        <w:pStyle w:val="TableofFigures"/>
        <w:tabs>
          <w:tab w:val="right" w:leader="dot" w:pos="8630"/>
        </w:tabs>
        <w:rPr>
          <w:ins w:id="450" w:author="Lieberman, Joshua" w:date="2016-11-17T16:23:00Z"/>
          <w:rFonts w:asciiTheme="minorHAnsi" w:eastAsiaTheme="minorEastAsia" w:hAnsiTheme="minorHAnsi" w:cstheme="minorBidi"/>
          <w:noProof/>
          <w:lang w:val="en-US" w:eastAsia="en-US"/>
        </w:rPr>
      </w:pPr>
      <w:ins w:id="451"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"_Toc467163143"</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 Processes of the Hydrologic Cycle</w:t>
        </w:r>
        <w:r>
          <w:rPr>
            <w:noProof/>
            <w:webHidden/>
          </w:rPr>
          <w:tab/>
        </w:r>
        <w:r>
          <w:rPr>
            <w:noProof/>
            <w:webHidden/>
          </w:rPr>
          <w:fldChar w:fldCharType="begin"/>
        </w:r>
        <w:r>
          <w:rPr>
            <w:noProof/>
            <w:webHidden/>
          </w:rPr>
          <w:instrText xml:space="preserve"> PAGEREF _Toc467163143 \h </w:instrText>
        </w:r>
      </w:ins>
      <w:r>
        <w:rPr>
          <w:noProof/>
          <w:webHidden/>
        </w:rPr>
      </w:r>
      <w:r>
        <w:rPr>
          <w:noProof/>
          <w:webHidden/>
        </w:rPr>
        <w:fldChar w:fldCharType="separate"/>
      </w:r>
      <w:ins w:id="452" w:author="Lieberman, Joshua" w:date="2016-11-17T16:23:00Z">
        <w:r>
          <w:rPr>
            <w:noProof/>
            <w:webHidden/>
          </w:rPr>
          <w:t>16</w:t>
        </w:r>
        <w:r>
          <w:rPr>
            <w:noProof/>
            <w:webHidden/>
          </w:rPr>
          <w:fldChar w:fldCharType="end"/>
        </w:r>
        <w:r w:rsidRPr="00364772">
          <w:rPr>
            <w:rStyle w:val="Hyperlink"/>
            <w:noProof/>
          </w:rPr>
          <w:fldChar w:fldCharType="end"/>
        </w:r>
      </w:ins>
    </w:p>
    <w:p w14:paraId="6E039364" w14:textId="77777777" w:rsidR="00774F88" w:rsidRDefault="00774F88">
      <w:pPr>
        <w:pStyle w:val="TableofFigures"/>
        <w:tabs>
          <w:tab w:val="right" w:leader="dot" w:pos="8630"/>
        </w:tabs>
        <w:rPr>
          <w:ins w:id="453" w:author="Lieberman, Joshua" w:date="2016-11-17T16:23:00Z"/>
          <w:rFonts w:asciiTheme="minorHAnsi" w:eastAsiaTheme="minorEastAsia" w:hAnsiTheme="minorHAnsi" w:cstheme="minorBidi"/>
          <w:noProof/>
          <w:lang w:val="en-US" w:eastAsia="en-US"/>
        </w:rPr>
      </w:pPr>
      <w:ins w:id="454"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"_Toc467163144"</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 Illustration of multiple representations of a catchment</w:t>
        </w:r>
        <w:r>
          <w:rPr>
            <w:noProof/>
            <w:webHidden/>
          </w:rPr>
          <w:tab/>
        </w:r>
        <w:r>
          <w:rPr>
            <w:noProof/>
            <w:webHidden/>
          </w:rPr>
          <w:fldChar w:fldCharType="begin"/>
        </w:r>
        <w:r>
          <w:rPr>
            <w:noProof/>
            <w:webHidden/>
          </w:rPr>
          <w:instrText xml:space="preserve"> PAGEREF _Toc467163144 \h </w:instrText>
        </w:r>
      </w:ins>
      <w:r>
        <w:rPr>
          <w:noProof/>
          <w:webHidden/>
        </w:rPr>
      </w:r>
      <w:r>
        <w:rPr>
          <w:noProof/>
          <w:webHidden/>
        </w:rPr>
        <w:fldChar w:fldCharType="separate"/>
      </w:r>
      <w:ins w:id="455" w:author="Lieberman, Joshua" w:date="2016-11-17T16:23:00Z">
        <w:r>
          <w:rPr>
            <w:noProof/>
            <w:webHidden/>
          </w:rPr>
          <w:t>18</w:t>
        </w:r>
        <w:r>
          <w:rPr>
            <w:noProof/>
            <w:webHidden/>
          </w:rPr>
          <w:fldChar w:fldCharType="end"/>
        </w:r>
        <w:r w:rsidRPr="00364772">
          <w:rPr>
            <w:rStyle w:val="Hyperlink"/>
            <w:noProof/>
          </w:rPr>
          <w:fldChar w:fldCharType="end"/>
        </w:r>
      </w:ins>
    </w:p>
    <w:p w14:paraId="1A3A4530" w14:textId="77777777" w:rsidR="00774F88" w:rsidRDefault="00774F88">
      <w:pPr>
        <w:pStyle w:val="TableofFigures"/>
        <w:tabs>
          <w:tab w:val="right" w:leader="dot" w:pos="8630"/>
        </w:tabs>
        <w:rPr>
          <w:ins w:id="456" w:author="Lieberman, Joshua" w:date="2016-11-17T16:23:00Z"/>
          <w:rFonts w:asciiTheme="minorHAnsi" w:eastAsiaTheme="minorEastAsia" w:hAnsiTheme="minorHAnsi" w:cstheme="minorBidi"/>
          <w:noProof/>
          <w:lang w:val="en-US" w:eastAsia="en-US"/>
        </w:rPr>
      </w:pPr>
      <w:ins w:id="457"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"_Toc467163145"</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5: Multiple catchment realizations (top left to bottom right): a) catchment boundary, b) catchment area, c) catchment flowpath d) subcatchment network, e) hydrographic network, f) geo-schematic network, g) flow network, h) hydrometric network of monitoring stations.</w:t>
        </w:r>
        <w:r>
          <w:rPr>
            <w:noProof/>
            <w:webHidden/>
          </w:rPr>
          <w:tab/>
        </w:r>
        <w:r>
          <w:rPr>
            <w:noProof/>
            <w:webHidden/>
          </w:rPr>
          <w:fldChar w:fldCharType="begin"/>
        </w:r>
        <w:r>
          <w:rPr>
            <w:noProof/>
            <w:webHidden/>
          </w:rPr>
          <w:instrText xml:space="preserve"> PAGEREF _Toc467163145 \h </w:instrText>
        </w:r>
      </w:ins>
      <w:r>
        <w:rPr>
          <w:noProof/>
          <w:webHidden/>
        </w:rPr>
      </w:r>
      <w:r>
        <w:rPr>
          <w:noProof/>
          <w:webHidden/>
        </w:rPr>
        <w:fldChar w:fldCharType="separate"/>
      </w:r>
      <w:ins w:id="458" w:author="Lieberman, Joshua" w:date="2016-11-17T16:23:00Z">
        <w:r>
          <w:rPr>
            <w:noProof/>
            <w:webHidden/>
          </w:rPr>
          <w:t>20</w:t>
        </w:r>
        <w:r>
          <w:rPr>
            <w:noProof/>
            <w:webHidden/>
          </w:rPr>
          <w:fldChar w:fldCharType="end"/>
        </w:r>
        <w:r w:rsidRPr="00364772">
          <w:rPr>
            <w:rStyle w:val="Hyperlink"/>
            <w:noProof/>
          </w:rPr>
          <w:fldChar w:fldCharType="end"/>
        </w:r>
      </w:ins>
    </w:p>
    <w:p w14:paraId="487CFE9B" w14:textId="77777777" w:rsidR="00774F88" w:rsidRDefault="00774F88">
      <w:pPr>
        <w:pStyle w:val="TableofFigures"/>
        <w:tabs>
          <w:tab w:val="right" w:leader="dot" w:pos="8630"/>
        </w:tabs>
        <w:rPr>
          <w:ins w:id="459" w:author="Lieberman, Joshua" w:date="2016-11-17T16:23:00Z"/>
          <w:rFonts w:asciiTheme="minorHAnsi" w:eastAsiaTheme="minorEastAsia" w:hAnsiTheme="minorHAnsi" w:cstheme="minorBidi"/>
          <w:noProof/>
          <w:lang w:val="en-US" w:eastAsia="en-US"/>
        </w:rPr>
      </w:pPr>
      <w:ins w:id="460"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"_Toc467163146"</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6: Catchment aggregation (top left to bottom right): a) Simple catchments with one inflow and one outflow each; b) Joined (conjoint) catchments flowing into a single downstream catchment; c) catchments joining in a water body or wetland with no clear network; d) catchments joining through intermittent or subsurface flows; e) catchments that join through areas of complex or braided channels; f) catchments with outfalls made up by many channels such as in a delta.</w:t>
        </w:r>
        <w:r>
          <w:rPr>
            <w:noProof/>
            <w:webHidden/>
          </w:rPr>
          <w:tab/>
        </w:r>
        <w:r>
          <w:rPr>
            <w:noProof/>
            <w:webHidden/>
          </w:rPr>
          <w:fldChar w:fldCharType="begin"/>
        </w:r>
        <w:r>
          <w:rPr>
            <w:noProof/>
            <w:webHidden/>
          </w:rPr>
          <w:instrText xml:space="preserve"> PAGEREF _Toc467163146 \h </w:instrText>
        </w:r>
      </w:ins>
      <w:r>
        <w:rPr>
          <w:noProof/>
          <w:webHidden/>
        </w:rPr>
      </w:r>
      <w:r>
        <w:rPr>
          <w:noProof/>
          <w:webHidden/>
        </w:rPr>
        <w:fldChar w:fldCharType="separate"/>
      </w:r>
      <w:ins w:id="461" w:author="Lieberman, Joshua" w:date="2016-11-17T16:23:00Z">
        <w:r>
          <w:rPr>
            <w:noProof/>
            <w:webHidden/>
          </w:rPr>
          <w:t>21</w:t>
        </w:r>
        <w:r>
          <w:rPr>
            <w:noProof/>
            <w:webHidden/>
          </w:rPr>
          <w:fldChar w:fldCharType="end"/>
        </w:r>
        <w:r w:rsidRPr="00364772">
          <w:rPr>
            <w:rStyle w:val="Hyperlink"/>
            <w:noProof/>
          </w:rPr>
          <w:fldChar w:fldCharType="end"/>
        </w:r>
      </w:ins>
    </w:p>
    <w:p w14:paraId="7E4054AD" w14:textId="77777777" w:rsidR="00774F88" w:rsidRDefault="00774F88">
      <w:pPr>
        <w:pStyle w:val="TableofFigures"/>
        <w:tabs>
          <w:tab w:val="right" w:leader="dot" w:pos="8630"/>
        </w:tabs>
        <w:rPr>
          <w:ins w:id="462" w:author="Lieberman, Joshua" w:date="2016-11-17T16:23:00Z"/>
          <w:rFonts w:asciiTheme="minorHAnsi" w:eastAsiaTheme="minorEastAsia" w:hAnsiTheme="minorHAnsi" w:cstheme="minorBidi"/>
          <w:noProof/>
          <w:lang w:val="en-US" w:eastAsia="en-US"/>
        </w:rPr>
      </w:pPr>
      <w:ins w:id="463"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"_Toc467163147"</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7: Catchment hierarchy, with one catchment (dark grey) nested within another catchment (light grey)</w:t>
        </w:r>
        <w:r>
          <w:rPr>
            <w:noProof/>
            <w:webHidden/>
          </w:rPr>
          <w:tab/>
        </w:r>
        <w:r>
          <w:rPr>
            <w:noProof/>
            <w:webHidden/>
          </w:rPr>
          <w:fldChar w:fldCharType="begin"/>
        </w:r>
        <w:r>
          <w:rPr>
            <w:noProof/>
            <w:webHidden/>
          </w:rPr>
          <w:instrText xml:space="preserve"> PAGEREF _Toc467163147 \h </w:instrText>
        </w:r>
      </w:ins>
      <w:r>
        <w:rPr>
          <w:noProof/>
          <w:webHidden/>
        </w:rPr>
      </w:r>
      <w:r>
        <w:rPr>
          <w:noProof/>
          <w:webHidden/>
        </w:rPr>
        <w:fldChar w:fldCharType="separate"/>
      </w:r>
      <w:ins w:id="464" w:author="Lieberman, Joshua" w:date="2016-11-17T16:23:00Z">
        <w:r>
          <w:rPr>
            <w:noProof/>
            <w:webHidden/>
          </w:rPr>
          <w:t>22</w:t>
        </w:r>
        <w:r>
          <w:rPr>
            <w:noProof/>
            <w:webHidden/>
          </w:rPr>
          <w:fldChar w:fldCharType="end"/>
        </w:r>
        <w:r w:rsidRPr="00364772">
          <w:rPr>
            <w:rStyle w:val="Hyperlink"/>
            <w:noProof/>
          </w:rPr>
          <w:fldChar w:fldCharType="end"/>
        </w:r>
      </w:ins>
    </w:p>
    <w:p w14:paraId="04FD5EEC" w14:textId="77777777" w:rsidR="00774F88" w:rsidRDefault="00774F88">
      <w:pPr>
        <w:pStyle w:val="TableofFigures"/>
        <w:tabs>
          <w:tab w:val="right" w:leader="dot" w:pos="8630"/>
        </w:tabs>
        <w:rPr>
          <w:ins w:id="465" w:author="Lieberman, Joshua" w:date="2016-11-17T16:23:00Z"/>
          <w:rFonts w:asciiTheme="minorHAnsi" w:eastAsiaTheme="minorEastAsia" w:hAnsiTheme="minorHAnsi" w:cstheme="minorBidi"/>
          <w:noProof/>
          <w:lang w:val="en-US" w:eastAsia="en-US"/>
        </w:rPr>
      </w:pPr>
      <w:ins w:id="466"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"_Toc467163148"</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8: Catchment hierarchy with smaller catchments (C1, C2, C3) part of a dendritic catchment network which is also a catchment</w:t>
        </w:r>
        <w:r>
          <w:rPr>
            <w:noProof/>
            <w:webHidden/>
          </w:rPr>
          <w:tab/>
        </w:r>
        <w:r>
          <w:rPr>
            <w:noProof/>
            <w:webHidden/>
          </w:rPr>
          <w:fldChar w:fldCharType="begin"/>
        </w:r>
        <w:r>
          <w:rPr>
            <w:noProof/>
            <w:webHidden/>
          </w:rPr>
          <w:instrText xml:space="preserve"> PAGEREF _Toc467163148 \h </w:instrText>
        </w:r>
      </w:ins>
      <w:r>
        <w:rPr>
          <w:noProof/>
          <w:webHidden/>
        </w:rPr>
      </w:r>
      <w:r>
        <w:rPr>
          <w:noProof/>
          <w:webHidden/>
        </w:rPr>
        <w:fldChar w:fldCharType="separate"/>
      </w:r>
      <w:ins w:id="467" w:author="Lieberman, Joshua" w:date="2016-11-17T16:23:00Z">
        <w:r>
          <w:rPr>
            <w:noProof/>
            <w:webHidden/>
          </w:rPr>
          <w:t>23</w:t>
        </w:r>
        <w:r>
          <w:rPr>
            <w:noProof/>
            <w:webHidden/>
          </w:rPr>
          <w:fldChar w:fldCharType="end"/>
        </w:r>
        <w:r w:rsidRPr="00364772">
          <w:rPr>
            <w:rStyle w:val="Hyperlink"/>
            <w:noProof/>
          </w:rPr>
          <w:fldChar w:fldCharType="end"/>
        </w:r>
      </w:ins>
    </w:p>
    <w:p w14:paraId="072F30C5" w14:textId="77777777" w:rsidR="00774F88" w:rsidRDefault="00774F88">
      <w:pPr>
        <w:pStyle w:val="TableofFigures"/>
        <w:tabs>
          <w:tab w:val="right" w:leader="dot" w:pos="8630"/>
        </w:tabs>
        <w:rPr>
          <w:ins w:id="468" w:author="Lieberman, Joshua" w:date="2016-11-17T16:23:00Z"/>
          <w:rFonts w:asciiTheme="minorHAnsi" w:eastAsiaTheme="minorEastAsia" w:hAnsiTheme="minorHAnsi" w:cstheme="minorBidi"/>
          <w:noProof/>
          <w:lang w:val="en-US" w:eastAsia="en-US"/>
        </w:rPr>
      </w:pPr>
      <w:ins w:id="469"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"_Toc467163149"</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9: Catchment area (grey) and flowpath realizations that connect catchment inflow to outflow (red) and define a hydrologically significant unit.</w:t>
        </w:r>
        <w:r>
          <w:rPr>
            <w:noProof/>
            <w:webHidden/>
          </w:rPr>
          <w:tab/>
        </w:r>
        <w:r>
          <w:rPr>
            <w:noProof/>
            <w:webHidden/>
          </w:rPr>
          <w:fldChar w:fldCharType="begin"/>
        </w:r>
        <w:r>
          <w:rPr>
            <w:noProof/>
            <w:webHidden/>
          </w:rPr>
          <w:instrText xml:space="preserve"> PAGEREF _Toc467163149 \h </w:instrText>
        </w:r>
      </w:ins>
      <w:r>
        <w:rPr>
          <w:noProof/>
          <w:webHidden/>
        </w:rPr>
      </w:r>
      <w:r>
        <w:rPr>
          <w:noProof/>
          <w:webHidden/>
        </w:rPr>
        <w:fldChar w:fldCharType="separate"/>
      </w:r>
      <w:ins w:id="470" w:author="Lieberman, Joshua" w:date="2016-11-17T16:23:00Z">
        <w:r>
          <w:rPr>
            <w:noProof/>
            <w:webHidden/>
          </w:rPr>
          <w:t>24</w:t>
        </w:r>
        <w:r>
          <w:rPr>
            <w:noProof/>
            <w:webHidden/>
          </w:rPr>
          <w:fldChar w:fldCharType="end"/>
        </w:r>
        <w:r w:rsidRPr="00364772">
          <w:rPr>
            <w:rStyle w:val="Hyperlink"/>
            <w:noProof/>
          </w:rPr>
          <w:fldChar w:fldCharType="end"/>
        </w:r>
      </w:ins>
    </w:p>
    <w:p w14:paraId="386EAF69" w14:textId="77777777" w:rsidR="00774F88" w:rsidRDefault="00774F88">
      <w:pPr>
        <w:pStyle w:val="TableofFigures"/>
        <w:tabs>
          <w:tab w:val="right" w:leader="dot" w:pos="8630"/>
        </w:tabs>
        <w:rPr>
          <w:ins w:id="471" w:author="Lieberman, Joshua" w:date="2016-11-17T16:23:00Z"/>
          <w:rFonts w:asciiTheme="minorHAnsi" w:eastAsiaTheme="minorEastAsia" w:hAnsiTheme="minorHAnsi" w:cstheme="minorBidi"/>
          <w:noProof/>
          <w:lang w:val="en-US" w:eastAsia="en-US"/>
        </w:rPr>
      </w:pPr>
      <w:ins w:id="472"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"_Toc467163150"</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10: Multiple catchments contributing to a common outflow node.</w:t>
        </w:r>
        <w:r>
          <w:rPr>
            <w:noProof/>
            <w:webHidden/>
          </w:rPr>
          <w:tab/>
        </w:r>
        <w:r>
          <w:rPr>
            <w:noProof/>
            <w:webHidden/>
          </w:rPr>
          <w:fldChar w:fldCharType="begin"/>
        </w:r>
        <w:r>
          <w:rPr>
            <w:noProof/>
            <w:webHidden/>
          </w:rPr>
          <w:instrText xml:space="preserve"> PAGEREF _Toc467163150 \h </w:instrText>
        </w:r>
      </w:ins>
      <w:r>
        <w:rPr>
          <w:noProof/>
          <w:webHidden/>
        </w:rPr>
      </w:r>
      <w:r>
        <w:rPr>
          <w:noProof/>
          <w:webHidden/>
        </w:rPr>
        <w:fldChar w:fldCharType="separate"/>
      </w:r>
      <w:ins w:id="473" w:author="Lieberman, Joshua" w:date="2016-11-17T16:23:00Z">
        <w:r>
          <w:rPr>
            <w:noProof/>
            <w:webHidden/>
          </w:rPr>
          <w:t>24</w:t>
        </w:r>
        <w:r>
          <w:rPr>
            <w:noProof/>
            <w:webHidden/>
          </w:rPr>
          <w:fldChar w:fldCharType="end"/>
        </w:r>
        <w:r w:rsidRPr="00364772">
          <w:rPr>
            <w:rStyle w:val="Hyperlink"/>
            <w:noProof/>
          </w:rPr>
          <w:fldChar w:fldCharType="end"/>
        </w:r>
      </w:ins>
    </w:p>
    <w:p w14:paraId="094C31AE" w14:textId="77777777" w:rsidR="00774F88" w:rsidRDefault="00774F88">
      <w:pPr>
        <w:pStyle w:val="TableofFigures"/>
        <w:tabs>
          <w:tab w:val="right" w:leader="dot" w:pos="8630"/>
        </w:tabs>
        <w:rPr>
          <w:ins w:id="474" w:author="Lieberman, Joshua" w:date="2016-11-17T16:23:00Z"/>
          <w:rFonts w:asciiTheme="minorHAnsi" w:eastAsiaTheme="minorEastAsia" w:hAnsiTheme="minorHAnsi" w:cstheme="minorBidi"/>
          <w:noProof/>
          <w:lang w:val="en-US" w:eastAsia="en-US"/>
        </w:rPr>
      </w:pPr>
      <w:ins w:id="475"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"_Toc467163151"</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11: Catchment receiving inflow via an identified but not necessarily realized node (Outfall).</w:t>
        </w:r>
        <w:r>
          <w:rPr>
            <w:noProof/>
            <w:webHidden/>
          </w:rPr>
          <w:tab/>
        </w:r>
        <w:r>
          <w:rPr>
            <w:noProof/>
            <w:webHidden/>
          </w:rPr>
          <w:fldChar w:fldCharType="begin"/>
        </w:r>
        <w:r>
          <w:rPr>
            <w:noProof/>
            <w:webHidden/>
          </w:rPr>
          <w:instrText xml:space="preserve"> PAGEREF _Toc467163151 \h </w:instrText>
        </w:r>
      </w:ins>
      <w:r>
        <w:rPr>
          <w:noProof/>
          <w:webHidden/>
        </w:rPr>
      </w:r>
      <w:r>
        <w:rPr>
          <w:noProof/>
          <w:webHidden/>
        </w:rPr>
        <w:fldChar w:fldCharType="separate"/>
      </w:r>
      <w:ins w:id="476" w:author="Lieberman, Joshua" w:date="2016-11-17T16:23:00Z">
        <w:r>
          <w:rPr>
            <w:noProof/>
            <w:webHidden/>
          </w:rPr>
          <w:t>25</w:t>
        </w:r>
        <w:r>
          <w:rPr>
            <w:noProof/>
            <w:webHidden/>
          </w:rPr>
          <w:fldChar w:fldCharType="end"/>
        </w:r>
        <w:r w:rsidRPr="00364772">
          <w:rPr>
            <w:rStyle w:val="Hyperlink"/>
            <w:noProof/>
          </w:rPr>
          <w:fldChar w:fldCharType="end"/>
        </w:r>
      </w:ins>
    </w:p>
    <w:p w14:paraId="4B1A8E37" w14:textId="77777777" w:rsidR="00774F88" w:rsidRDefault="00774F88">
      <w:pPr>
        <w:pStyle w:val="TableofFigures"/>
        <w:tabs>
          <w:tab w:val="right" w:leader="dot" w:pos="8630"/>
        </w:tabs>
        <w:rPr>
          <w:ins w:id="477" w:author="Lieberman, Joshua" w:date="2016-11-17T16:23:00Z"/>
          <w:rFonts w:asciiTheme="minorHAnsi" w:eastAsiaTheme="minorEastAsia" w:hAnsiTheme="minorHAnsi" w:cstheme="minorBidi"/>
          <w:noProof/>
          <w:lang w:val="en-US" w:eastAsia="en-US"/>
        </w:rPr>
      </w:pPr>
      <w:ins w:id="478"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"_Toc467163152"</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14: Position (yellow dot) a measured distance downstream from a reference point (red dot).</w:t>
        </w:r>
        <w:r>
          <w:rPr>
            <w:noProof/>
            <w:webHidden/>
          </w:rPr>
          <w:tab/>
        </w:r>
        <w:r>
          <w:rPr>
            <w:noProof/>
            <w:webHidden/>
          </w:rPr>
          <w:fldChar w:fldCharType="begin"/>
        </w:r>
        <w:r>
          <w:rPr>
            <w:noProof/>
            <w:webHidden/>
          </w:rPr>
          <w:instrText xml:space="preserve"> PAGEREF _Toc467163152 \h </w:instrText>
        </w:r>
      </w:ins>
      <w:r>
        <w:rPr>
          <w:noProof/>
          <w:webHidden/>
        </w:rPr>
      </w:r>
      <w:r>
        <w:rPr>
          <w:noProof/>
          <w:webHidden/>
        </w:rPr>
        <w:fldChar w:fldCharType="separate"/>
      </w:r>
      <w:ins w:id="479" w:author="Lieberman, Joshua" w:date="2016-11-17T16:23:00Z">
        <w:r>
          <w:rPr>
            <w:noProof/>
            <w:webHidden/>
          </w:rPr>
          <w:t>29</w:t>
        </w:r>
        <w:r>
          <w:rPr>
            <w:noProof/>
            <w:webHidden/>
          </w:rPr>
          <w:fldChar w:fldCharType="end"/>
        </w:r>
        <w:r w:rsidRPr="00364772">
          <w:rPr>
            <w:rStyle w:val="Hyperlink"/>
            <w:noProof/>
          </w:rPr>
          <w:fldChar w:fldCharType="end"/>
        </w:r>
      </w:ins>
    </w:p>
    <w:p w14:paraId="54CEC20D" w14:textId="77777777" w:rsidR="00774F88" w:rsidRDefault="00774F88">
      <w:pPr>
        <w:pStyle w:val="TableofFigures"/>
        <w:tabs>
          <w:tab w:val="right" w:leader="dot" w:pos="8630"/>
        </w:tabs>
        <w:rPr>
          <w:ins w:id="480" w:author="Lieberman, Joshua" w:date="2016-11-17T16:23:00Z"/>
          <w:rFonts w:asciiTheme="minorHAnsi" w:eastAsiaTheme="minorEastAsia" w:hAnsiTheme="minorHAnsi" w:cstheme="minorBidi"/>
          <w:noProof/>
          <w:lang w:val="en-US" w:eastAsia="en-US"/>
        </w:rPr>
      </w:pPr>
      <w:ins w:id="481"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"_Toc467163153"</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15: Position (yellow dot) a measured distance upstream of a reference point (red dot).</w:t>
        </w:r>
        <w:r>
          <w:rPr>
            <w:noProof/>
            <w:webHidden/>
          </w:rPr>
          <w:tab/>
        </w:r>
        <w:r>
          <w:rPr>
            <w:noProof/>
            <w:webHidden/>
          </w:rPr>
          <w:fldChar w:fldCharType="begin"/>
        </w:r>
        <w:r>
          <w:rPr>
            <w:noProof/>
            <w:webHidden/>
          </w:rPr>
          <w:instrText xml:space="preserve"> PAGEREF _Toc467163153 \h </w:instrText>
        </w:r>
      </w:ins>
      <w:r>
        <w:rPr>
          <w:noProof/>
          <w:webHidden/>
        </w:rPr>
      </w:r>
      <w:r>
        <w:rPr>
          <w:noProof/>
          <w:webHidden/>
        </w:rPr>
        <w:fldChar w:fldCharType="separate"/>
      </w:r>
      <w:ins w:id="482" w:author="Lieberman, Joshua" w:date="2016-11-17T16:23:00Z">
        <w:r>
          <w:rPr>
            <w:noProof/>
            <w:webHidden/>
          </w:rPr>
          <w:t>30</w:t>
        </w:r>
        <w:r>
          <w:rPr>
            <w:noProof/>
            <w:webHidden/>
          </w:rPr>
          <w:fldChar w:fldCharType="end"/>
        </w:r>
        <w:r w:rsidRPr="00364772">
          <w:rPr>
            <w:rStyle w:val="Hyperlink"/>
            <w:noProof/>
          </w:rPr>
          <w:fldChar w:fldCharType="end"/>
        </w:r>
      </w:ins>
    </w:p>
    <w:p w14:paraId="1AF7400C" w14:textId="77777777" w:rsidR="00774F88" w:rsidRDefault="00774F88">
      <w:pPr>
        <w:pStyle w:val="TableofFigures"/>
        <w:tabs>
          <w:tab w:val="right" w:leader="dot" w:pos="8630"/>
        </w:tabs>
        <w:rPr>
          <w:ins w:id="483" w:author="Lieberman, Joshua" w:date="2016-11-17T16:23:00Z"/>
          <w:rFonts w:asciiTheme="minorHAnsi" w:eastAsiaTheme="minorEastAsia" w:hAnsiTheme="minorHAnsi" w:cstheme="minorBidi"/>
          <w:noProof/>
          <w:lang w:val="en-US" w:eastAsia="en-US"/>
        </w:rPr>
      </w:pPr>
      <w:ins w:id="484"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"_Toc467163154"</w:instrText>
        </w:r>
        <w:r w:rsidRPr="00364772">
          <w:rPr>
            <w:rStyle w:val="Hyperlink"/>
            <w:noProof/>
          </w:rPr>
          <w:instrText xml:space="preserve"> </w:instrText>
        </w:r>
        <w:r w:rsidRPr="00364772">
          <w:rPr>
            <w:rStyle w:val="Hyperlink"/>
            <w:noProof/>
          </w:rPr>
          <w:fldChar w:fldCharType="separate"/>
        </w:r>
        <w:r w:rsidRPr="00364772">
          <w:rPr>
            <w:rStyle w:val="Hyperlink"/>
            <w:noProof/>
            <w:highlight w:val="yellow"/>
          </w:rPr>
          <w:t>Figure 16</w:t>
        </w:r>
        <w:r w:rsidRPr="00364772">
          <w:rPr>
            <w:rStyle w:val="Hyperlink"/>
            <w:noProof/>
          </w:rPr>
          <w:t xml:space="preserve">: Intermediate </w:t>
        </w:r>
        <w:r w:rsidRPr="00364772">
          <w:rPr>
            <w:rStyle w:val="Hyperlink"/>
            <w:noProof/>
            <w:highlight w:val="yellow"/>
          </w:rPr>
          <w:t xml:space="preserve">Position (yellow dot) measured from one reference point to another (red dots). </w:t>
        </w:r>
        <w:r>
          <w:rPr>
            <w:noProof/>
            <w:webHidden/>
          </w:rPr>
          <w:tab/>
        </w:r>
        <w:r>
          <w:rPr>
            <w:noProof/>
            <w:webHidden/>
          </w:rPr>
          <w:fldChar w:fldCharType="begin"/>
        </w:r>
        <w:r>
          <w:rPr>
            <w:noProof/>
            <w:webHidden/>
          </w:rPr>
          <w:instrText xml:space="preserve"> PAGEREF _Toc467163154 \h </w:instrText>
        </w:r>
      </w:ins>
      <w:r>
        <w:rPr>
          <w:noProof/>
          <w:webHidden/>
        </w:rPr>
      </w:r>
      <w:r>
        <w:rPr>
          <w:noProof/>
          <w:webHidden/>
        </w:rPr>
        <w:fldChar w:fldCharType="separate"/>
      </w:r>
      <w:ins w:id="485" w:author="Lieberman, Joshua" w:date="2016-11-17T16:23:00Z">
        <w:r>
          <w:rPr>
            <w:noProof/>
            <w:webHidden/>
          </w:rPr>
          <w:t>31</w:t>
        </w:r>
        <w:r>
          <w:rPr>
            <w:noProof/>
            <w:webHidden/>
          </w:rPr>
          <w:fldChar w:fldCharType="end"/>
        </w:r>
        <w:r w:rsidRPr="00364772">
          <w:rPr>
            <w:rStyle w:val="Hyperlink"/>
            <w:noProof/>
          </w:rPr>
          <w:fldChar w:fldCharType="end"/>
        </w:r>
      </w:ins>
    </w:p>
    <w:p w14:paraId="1A60BF3D" w14:textId="77777777" w:rsidR="00774F88" w:rsidRDefault="00774F88">
      <w:pPr>
        <w:pStyle w:val="TableofFigures"/>
        <w:tabs>
          <w:tab w:val="right" w:leader="dot" w:pos="8630"/>
        </w:tabs>
        <w:rPr>
          <w:ins w:id="486" w:author="Lieberman, Joshua" w:date="2016-11-17T16:23:00Z"/>
          <w:rFonts w:asciiTheme="minorHAnsi" w:eastAsiaTheme="minorEastAsia" w:hAnsiTheme="minorHAnsi" w:cstheme="minorBidi"/>
          <w:noProof/>
          <w:lang w:val="en-US" w:eastAsia="en-US"/>
        </w:rPr>
      </w:pPr>
      <w:ins w:id="487"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"_Toc467163155"</w:instrText>
        </w:r>
        <w:r w:rsidRPr="00364772">
          <w:rPr>
            <w:rStyle w:val="Hyperlink"/>
            <w:noProof/>
          </w:rPr>
          <w:instrText xml:space="preserve"> </w:instrText>
        </w:r>
        <w:r w:rsidRPr="00364772">
          <w:rPr>
            <w:rStyle w:val="Hyperlink"/>
            <w:noProof/>
          </w:rPr>
          <w:fldChar w:fldCharType="separate"/>
        </w:r>
        <w:r w:rsidRPr="00364772">
          <w:rPr>
            <w:rStyle w:val="Hyperlink"/>
            <w:noProof/>
            <w:highlight w:val="yellow"/>
          </w:rPr>
          <w:t>Figure 17: Cyclical nature of the HY_Features basic model</w:t>
        </w:r>
        <w:r>
          <w:rPr>
            <w:noProof/>
            <w:webHidden/>
          </w:rPr>
          <w:tab/>
        </w:r>
        <w:r>
          <w:rPr>
            <w:noProof/>
            <w:webHidden/>
          </w:rPr>
          <w:fldChar w:fldCharType="begin"/>
        </w:r>
        <w:r>
          <w:rPr>
            <w:noProof/>
            <w:webHidden/>
          </w:rPr>
          <w:instrText xml:space="preserve"> PAGEREF _Toc467163155 \h </w:instrText>
        </w:r>
      </w:ins>
      <w:r>
        <w:rPr>
          <w:noProof/>
          <w:webHidden/>
        </w:rPr>
      </w:r>
      <w:r>
        <w:rPr>
          <w:noProof/>
          <w:webHidden/>
        </w:rPr>
        <w:fldChar w:fldCharType="separate"/>
      </w:r>
      <w:ins w:id="488" w:author="Lieberman, Joshua" w:date="2016-11-17T16:23:00Z">
        <w:r>
          <w:rPr>
            <w:noProof/>
            <w:webHidden/>
          </w:rPr>
          <w:t>34</w:t>
        </w:r>
        <w:r>
          <w:rPr>
            <w:noProof/>
            <w:webHidden/>
          </w:rPr>
          <w:fldChar w:fldCharType="end"/>
        </w:r>
        <w:r w:rsidRPr="00364772">
          <w:rPr>
            <w:rStyle w:val="Hyperlink"/>
            <w:noProof/>
          </w:rPr>
          <w:fldChar w:fldCharType="end"/>
        </w:r>
      </w:ins>
    </w:p>
    <w:p w14:paraId="0C954774" w14:textId="77777777" w:rsidR="00774F88" w:rsidRDefault="00774F88">
      <w:pPr>
        <w:pStyle w:val="TableofFigures"/>
        <w:tabs>
          <w:tab w:val="right" w:leader="dot" w:pos="8630"/>
        </w:tabs>
        <w:rPr>
          <w:ins w:id="489" w:author="Lieberman, Joshua" w:date="2016-11-17T16:23:00Z"/>
          <w:rFonts w:asciiTheme="minorHAnsi" w:eastAsiaTheme="minorEastAsia" w:hAnsiTheme="minorHAnsi" w:cstheme="minorBidi"/>
          <w:noProof/>
          <w:lang w:val="en-US" w:eastAsia="en-US"/>
        </w:rPr>
      </w:pPr>
      <w:ins w:id="490"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"_Toc467163156"</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18: HY_Features modules and packages</w:t>
        </w:r>
        <w:r>
          <w:rPr>
            <w:noProof/>
            <w:webHidden/>
          </w:rPr>
          <w:tab/>
        </w:r>
        <w:r>
          <w:rPr>
            <w:noProof/>
            <w:webHidden/>
          </w:rPr>
          <w:fldChar w:fldCharType="begin"/>
        </w:r>
        <w:r>
          <w:rPr>
            <w:noProof/>
            <w:webHidden/>
          </w:rPr>
          <w:instrText xml:space="preserve"> PAGEREF _Toc467163156 \h </w:instrText>
        </w:r>
      </w:ins>
      <w:r>
        <w:rPr>
          <w:noProof/>
          <w:webHidden/>
        </w:rPr>
      </w:r>
      <w:r>
        <w:rPr>
          <w:noProof/>
          <w:webHidden/>
        </w:rPr>
        <w:fldChar w:fldCharType="separate"/>
      </w:r>
      <w:ins w:id="491" w:author="Lieberman, Joshua" w:date="2016-11-17T16:23:00Z">
        <w:r>
          <w:rPr>
            <w:noProof/>
            <w:webHidden/>
          </w:rPr>
          <w:t>39</w:t>
        </w:r>
        <w:r>
          <w:rPr>
            <w:noProof/>
            <w:webHidden/>
          </w:rPr>
          <w:fldChar w:fldCharType="end"/>
        </w:r>
        <w:r w:rsidRPr="00364772">
          <w:rPr>
            <w:rStyle w:val="Hyperlink"/>
            <w:noProof/>
          </w:rPr>
          <w:fldChar w:fldCharType="end"/>
        </w:r>
      </w:ins>
    </w:p>
    <w:p w14:paraId="55E2DAC5" w14:textId="77777777" w:rsidR="00774F88" w:rsidRDefault="00774F88">
      <w:pPr>
        <w:pStyle w:val="TableofFigures"/>
        <w:tabs>
          <w:tab w:val="right" w:leader="dot" w:pos="8630"/>
        </w:tabs>
        <w:rPr>
          <w:ins w:id="492" w:author="Lieberman, Joshua" w:date="2016-11-17T16:23:00Z"/>
          <w:rFonts w:asciiTheme="minorHAnsi" w:eastAsiaTheme="minorEastAsia" w:hAnsiTheme="minorHAnsi" w:cstheme="minorBidi"/>
          <w:noProof/>
          <w:lang w:val="en-US" w:eastAsia="en-US"/>
        </w:rPr>
      </w:pPr>
      <w:ins w:id="493"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"_Toc467163157"</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21: Hydrologic features describing separate aspects of the hydrology phenomenon</w:t>
        </w:r>
        <w:r>
          <w:rPr>
            <w:noProof/>
            <w:webHidden/>
          </w:rPr>
          <w:tab/>
        </w:r>
        <w:r>
          <w:rPr>
            <w:noProof/>
            <w:webHidden/>
          </w:rPr>
          <w:fldChar w:fldCharType="begin"/>
        </w:r>
        <w:r>
          <w:rPr>
            <w:noProof/>
            <w:webHidden/>
          </w:rPr>
          <w:instrText xml:space="preserve"> PAGEREF _Toc467163157 \h </w:instrText>
        </w:r>
      </w:ins>
      <w:r>
        <w:rPr>
          <w:noProof/>
          <w:webHidden/>
        </w:rPr>
      </w:r>
      <w:r>
        <w:rPr>
          <w:noProof/>
          <w:webHidden/>
        </w:rPr>
        <w:fldChar w:fldCharType="separate"/>
      </w:r>
      <w:ins w:id="494" w:author="Lieberman, Joshua" w:date="2016-11-17T16:23:00Z">
        <w:r>
          <w:rPr>
            <w:noProof/>
            <w:webHidden/>
          </w:rPr>
          <w:t>43</w:t>
        </w:r>
        <w:r>
          <w:rPr>
            <w:noProof/>
            <w:webHidden/>
          </w:rPr>
          <w:fldChar w:fldCharType="end"/>
        </w:r>
        <w:r w:rsidRPr="00364772">
          <w:rPr>
            <w:rStyle w:val="Hyperlink"/>
            <w:noProof/>
          </w:rPr>
          <w:fldChar w:fldCharType="end"/>
        </w:r>
      </w:ins>
    </w:p>
    <w:p w14:paraId="7AEFA928" w14:textId="77777777" w:rsidR="00774F88" w:rsidRDefault="00774F88">
      <w:pPr>
        <w:pStyle w:val="TableofFigures"/>
        <w:tabs>
          <w:tab w:val="right" w:leader="dot" w:pos="8630"/>
        </w:tabs>
        <w:rPr>
          <w:ins w:id="495" w:author="Lieberman, Joshua" w:date="2016-11-17T16:23:00Z"/>
          <w:rFonts w:asciiTheme="minorHAnsi" w:eastAsiaTheme="minorEastAsia" w:hAnsiTheme="minorHAnsi" w:cstheme="minorBidi"/>
          <w:noProof/>
          <w:lang w:val="en-US" w:eastAsia="en-US"/>
        </w:rPr>
      </w:pPr>
      <w:ins w:id="496"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"_Toc467163158"</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22: Named Feature (UML class diagram)</w:t>
        </w:r>
        <w:r>
          <w:rPr>
            <w:noProof/>
            <w:webHidden/>
          </w:rPr>
          <w:tab/>
        </w:r>
        <w:r>
          <w:rPr>
            <w:noProof/>
            <w:webHidden/>
          </w:rPr>
          <w:fldChar w:fldCharType="begin"/>
        </w:r>
        <w:r>
          <w:rPr>
            <w:noProof/>
            <w:webHidden/>
          </w:rPr>
          <w:instrText xml:space="preserve"> PAGEREF _Toc467163158 \h </w:instrText>
        </w:r>
      </w:ins>
      <w:r>
        <w:rPr>
          <w:noProof/>
          <w:webHidden/>
        </w:rPr>
      </w:r>
      <w:r>
        <w:rPr>
          <w:noProof/>
          <w:webHidden/>
        </w:rPr>
        <w:fldChar w:fldCharType="separate"/>
      </w:r>
      <w:ins w:id="497" w:author="Lieberman, Joshua" w:date="2016-11-17T16:23:00Z">
        <w:r>
          <w:rPr>
            <w:noProof/>
            <w:webHidden/>
          </w:rPr>
          <w:t>44</w:t>
        </w:r>
        <w:r>
          <w:rPr>
            <w:noProof/>
            <w:webHidden/>
          </w:rPr>
          <w:fldChar w:fldCharType="end"/>
        </w:r>
        <w:r w:rsidRPr="00364772">
          <w:rPr>
            <w:rStyle w:val="Hyperlink"/>
            <w:noProof/>
          </w:rPr>
          <w:fldChar w:fldCharType="end"/>
        </w:r>
      </w:ins>
    </w:p>
    <w:p w14:paraId="57394B75" w14:textId="77777777" w:rsidR="00774F88" w:rsidRDefault="00774F88">
      <w:pPr>
        <w:pStyle w:val="TableofFigures"/>
        <w:tabs>
          <w:tab w:val="right" w:leader="dot" w:pos="8630"/>
        </w:tabs>
        <w:rPr>
          <w:ins w:id="498" w:author="Lieberman, Joshua" w:date="2016-11-17T16:23:00Z"/>
          <w:rFonts w:asciiTheme="minorHAnsi" w:eastAsiaTheme="minorEastAsia" w:hAnsiTheme="minorHAnsi" w:cstheme="minorBidi"/>
          <w:noProof/>
          <w:lang w:val="en-US" w:eastAsia="en-US"/>
        </w:rPr>
      </w:pPr>
      <w:ins w:id="499"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"_Toc467163159"</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23: Catchment model (UML class diagram)</w:t>
        </w:r>
        <w:r>
          <w:rPr>
            <w:noProof/>
            <w:webHidden/>
          </w:rPr>
          <w:tab/>
        </w:r>
        <w:r>
          <w:rPr>
            <w:noProof/>
            <w:webHidden/>
          </w:rPr>
          <w:fldChar w:fldCharType="begin"/>
        </w:r>
        <w:r>
          <w:rPr>
            <w:noProof/>
            <w:webHidden/>
          </w:rPr>
          <w:instrText xml:space="preserve"> PAGEREF _Toc467163159 \h </w:instrText>
        </w:r>
      </w:ins>
      <w:r>
        <w:rPr>
          <w:noProof/>
          <w:webHidden/>
        </w:rPr>
      </w:r>
      <w:r>
        <w:rPr>
          <w:noProof/>
          <w:webHidden/>
        </w:rPr>
        <w:fldChar w:fldCharType="separate"/>
      </w:r>
      <w:ins w:id="500" w:author="Lieberman, Joshua" w:date="2016-11-17T16:23:00Z">
        <w:r>
          <w:rPr>
            <w:noProof/>
            <w:webHidden/>
          </w:rPr>
          <w:t>46</w:t>
        </w:r>
        <w:r>
          <w:rPr>
            <w:noProof/>
            <w:webHidden/>
          </w:rPr>
          <w:fldChar w:fldCharType="end"/>
        </w:r>
        <w:r w:rsidRPr="00364772">
          <w:rPr>
            <w:rStyle w:val="Hyperlink"/>
            <w:noProof/>
          </w:rPr>
          <w:fldChar w:fldCharType="end"/>
        </w:r>
      </w:ins>
    </w:p>
    <w:p w14:paraId="4C109EF2" w14:textId="77777777" w:rsidR="00774F88" w:rsidRDefault="00774F88">
      <w:pPr>
        <w:pStyle w:val="TableofFigures"/>
        <w:tabs>
          <w:tab w:val="right" w:leader="dot" w:pos="8630"/>
        </w:tabs>
        <w:rPr>
          <w:ins w:id="501" w:author="Lieberman, Joshua" w:date="2016-11-17T16:23:00Z"/>
          <w:rFonts w:asciiTheme="minorHAnsi" w:eastAsiaTheme="minorEastAsia" w:hAnsiTheme="minorHAnsi" w:cstheme="minorBidi"/>
          <w:noProof/>
          <w:lang w:val="en-US" w:eastAsia="en-US"/>
        </w:rPr>
      </w:pPr>
      <w:ins w:id="502"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"_Toc467163160"</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24: Catchment and outfall (UML class diagram)</w:t>
        </w:r>
        <w:r>
          <w:rPr>
            <w:noProof/>
            <w:webHidden/>
          </w:rPr>
          <w:tab/>
        </w:r>
        <w:r>
          <w:rPr>
            <w:noProof/>
            <w:webHidden/>
          </w:rPr>
          <w:fldChar w:fldCharType="begin"/>
        </w:r>
        <w:r>
          <w:rPr>
            <w:noProof/>
            <w:webHidden/>
          </w:rPr>
          <w:instrText xml:space="preserve"> PAGEREF _Toc467163160 \h </w:instrText>
        </w:r>
      </w:ins>
      <w:r>
        <w:rPr>
          <w:noProof/>
          <w:webHidden/>
        </w:rPr>
      </w:r>
      <w:r>
        <w:rPr>
          <w:noProof/>
          <w:webHidden/>
        </w:rPr>
        <w:fldChar w:fldCharType="separate"/>
      </w:r>
      <w:ins w:id="503" w:author="Lieberman, Joshua" w:date="2016-11-17T16:23:00Z">
        <w:r>
          <w:rPr>
            <w:noProof/>
            <w:webHidden/>
          </w:rPr>
          <w:t>47</w:t>
        </w:r>
        <w:r>
          <w:rPr>
            <w:noProof/>
            <w:webHidden/>
          </w:rPr>
          <w:fldChar w:fldCharType="end"/>
        </w:r>
        <w:r w:rsidRPr="00364772">
          <w:rPr>
            <w:rStyle w:val="Hyperlink"/>
            <w:noProof/>
          </w:rPr>
          <w:fldChar w:fldCharType="end"/>
        </w:r>
      </w:ins>
    </w:p>
    <w:p w14:paraId="34AE82C8" w14:textId="77777777" w:rsidR="00774F88" w:rsidRDefault="00774F88">
      <w:pPr>
        <w:pStyle w:val="TableofFigures"/>
        <w:tabs>
          <w:tab w:val="right" w:leader="dot" w:pos="8630"/>
        </w:tabs>
        <w:rPr>
          <w:ins w:id="504" w:author="Lieberman, Joshua" w:date="2016-11-17T16:23:00Z"/>
          <w:rFonts w:asciiTheme="minorHAnsi" w:eastAsiaTheme="minorEastAsia" w:hAnsiTheme="minorHAnsi" w:cstheme="minorBidi"/>
          <w:noProof/>
          <w:lang w:val="en-US" w:eastAsia="en-US"/>
        </w:rPr>
      </w:pPr>
      <w:ins w:id="505"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"_Toc467163161"</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25: Containing / contained catchment (UML class diagram)</w:t>
        </w:r>
        <w:r>
          <w:rPr>
            <w:noProof/>
            <w:webHidden/>
          </w:rPr>
          <w:tab/>
        </w:r>
        <w:r>
          <w:rPr>
            <w:noProof/>
            <w:webHidden/>
          </w:rPr>
          <w:fldChar w:fldCharType="begin"/>
        </w:r>
        <w:r>
          <w:rPr>
            <w:noProof/>
            <w:webHidden/>
          </w:rPr>
          <w:instrText xml:space="preserve"> PAGEREF _Toc467163161 \h </w:instrText>
        </w:r>
      </w:ins>
      <w:r>
        <w:rPr>
          <w:noProof/>
          <w:webHidden/>
        </w:rPr>
      </w:r>
      <w:r>
        <w:rPr>
          <w:noProof/>
          <w:webHidden/>
        </w:rPr>
        <w:fldChar w:fldCharType="separate"/>
      </w:r>
      <w:ins w:id="506" w:author="Lieberman, Joshua" w:date="2016-11-17T16:23:00Z">
        <w:r>
          <w:rPr>
            <w:noProof/>
            <w:webHidden/>
          </w:rPr>
          <w:t>47</w:t>
        </w:r>
        <w:r>
          <w:rPr>
            <w:noProof/>
            <w:webHidden/>
          </w:rPr>
          <w:fldChar w:fldCharType="end"/>
        </w:r>
        <w:r w:rsidRPr="00364772">
          <w:rPr>
            <w:rStyle w:val="Hyperlink"/>
            <w:noProof/>
          </w:rPr>
          <w:fldChar w:fldCharType="end"/>
        </w:r>
      </w:ins>
    </w:p>
    <w:p w14:paraId="25DBF678" w14:textId="77777777" w:rsidR="00774F88" w:rsidRDefault="00774F88">
      <w:pPr>
        <w:pStyle w:val="TableofFigures"/>
        <w:tabs>
          <w:tab w:val="right" w:leader="dot" w:pos="8630"/>
        </w:tabs>
        <w:rPr>
          <w:ins w:id="507" w:author="Lieberman, Joshua" w:date="2016-11-17T16:23:00Z"/>
          <w:rFonts w:asciiTheme="minorHAnsi" w:eastAsiaTheme="minorEastAsia" w:hAnsiTheme="minorHAnsi" w:cstheme="minorBidi"/>
          <w:noProof/>
          <w:lang w:val="en-US" w:eastAsia="en-US"/>
        </w:rPr>
      </w:pPr>
      <w:ins w:id="508"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"_Toc467163162"</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26: Conjoint catchment (UML class diagram)</w:t>
        </w:r>
        <w:r>
          <w:rPr>
            <w:noProof/>
            <w:webHidden/>
          </w:rPr>
          <w:tab/>
        </w:r>
        <w:r>
          <w:rPr>
            <w:noProof/>
            <w:webHidden/>
          </w:rPr>
          <w:fldChar w:fldCharType="begin"/>
        </w:r>
        <w:r>
          <w:rPr>
            <w:noProof/>
            <w:webHidden/>
          </w:rPr>
          <w:instrText xml:space="preserve"> PAGEREF _Toc467163162 \h </w:instrText>
        </w:r>
      </w:ins>
      <w:r>
        <w:rPr>
          <w:noProof/>
          <w:webHidden/>
        </w:rPr>
      </w:r>
      <w:r>
        <w:rPr>
          <w:noProof/>
          <w:webHidden/>
        </w:rPr>
        <w:fldChar w:fldCharType="separate"/>
      </w:r>
      <w:ins w:id="509" w:author="Lieberman, Joshua" w:date="2016-11-17T16:23:00Z">
        <w:r>
          <w:rPr>
            <w:noProof/>
            <w:webHidden/>
          </w:rPr>
          <w:t>48</w:t>
        </w:r>
        <w:r>
          <w:rPr>
            <w:noProof/>
            <w:webHidden/>
          </w:rPr>
          <w:fldChar w:fldCharType="end"/>
        </w:r>
        <w:r w:rsidRPr="00364772">
          <w:rPr>
            <w:rStyle w:val="Hyperlink"/>
            <w:noProof/>
          </w:rPr>
          <w:fldChar w:fldCharType="end"/>
        </w:r>
      </w:ins>
    </w:p>
    <w:p w14:paraId="028B1BD6" w14:textId="77777777" w:rsidR="00774F88" w:rsidRDefault="00774F88">
      <w:pPr>
        <w:pStyle w:val="TableofFigures"/>
        <w:tabs>
          <w:tab w:val="right" w:leader="dot" w:pos="8630"/>
        </w:tabs>
        <w:rPr>
          <w:ins w:id="510" w:author="Lieberman, Joshua" w:date="2016-11-17T16:23:00Z"/>
          <w:rFonts w:asciiTheme="minorHAnsi" w:eastAsiaTheme="minorEastAsia" w:hAnsiTheme="minorHAnsi" w:cstheme="minorBidi"/>
          <w:noProof/>
          <w:lang w:val="en-US" w:eastAsia="en-US"/>
        </w:rPr>
      </w:pPr>
      <w:ins w:id="511"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"_Toc467163163"</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27: Upper / lower catchment (UML class diagram)</w:t>
        </w:r>
        <w:r>
          <w:rPr>
            <w:noProof/>
            <w:webHidden/>
          </w:rPr>
          <w:tab/>
        </w:r>
        <w:r>
          <w:rPr>
            <w:noProof/>
            <w:webHidden/>
          </w:rPr>
          <w:fldChar w:fldCharType="begin"/>
        </w:r>
        <w:r>
          <w:rPr>
            <w:noProof/>
            <w:webHidden/>
          </w:rPr>
          <w:instrText xml:space="preserve"> PAGEREF _Toc467163163 \h </w:instrText>
        </w:r>
      </w:ins>
      <w:r>
        <w:rPr>
          <w:noProof/>
          <w:webHidden/>
        </w:rPr>
      </w:r>
      <w:r>
        <w:rPr>
          <w:noProof/>
          <w:webHidden/>
        </w:rPr>
        <w:fldChar w:fldCharType="separate"/>
      </w:r>
      <w:ins w:id="512" w:author="Lieberman, Joshua" w:date="2016-11-17T16:23:00Z">
        <w:r>
          <w:rPr>
            <w:noProof/>
            <w:webHidden/>
          </w:rPr>
          <w:t>48</w:t>
        </w:r>
        <w:r>
          <w:rPr>
            <w:noProof/>
            <w:webHidden/>
          </w:rPr>
          <w:fldChar w:fldCharType="end"/>
        </w:r>
        <w:r w:rsidRPr="00364772">
          <w:rPr>
            <w:rStyle w:val="Hyperlink"/>
            <w:noProof/>
          </w:rPr>
          <w:fldChar w:fldCharType="end"/>
        </w:r>
      </w:ins>
    </w:p>
    <w:p w14:paraId="2DB783BC" w14:textId="77777777" w:rsidR="00774F88" w:rsidRDefault="00774F88">
      <w:pPr>
        <w:pStyle w:val="TableofFigures"/>
        <w:tabs>
          <w:tab w:val="right" w:leader="dot" w:pos="8630"/>
        </w:tabs>
        <w:rPr>
          <w:ins w:id="513" w:author="Lieberman, Joshua" w:date="2016-11-17T16:23:00Z"/>
          <w:rFonts w:asciiTheme="minorHAnsi" w:eastAsiaTheme="minorEastAsia" w:hAnsiTheme="minorHAnsi" w:cstheme="minorBidi"/>
          <w:noProof/>
          <w:lang w:val="en-US" w:eastAsia="en-US"/>
        </w:rPr>
      </w:pPr>
      <w:ins w:id="514"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"_Toc467163164"</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28: Catchment aggregate (UML class diagram)</w:t>
        </w:r>
        <w:r>
          <w:rPr>
            <w:noProof/>
            <w:webHidden/>
          </w:rPr>
          <w:tab/>
        </w:r>
        <w:r>
          <w:rPr>
            <w:noProof/>
            <w:webHidden/>
          </w:rPr>
          <w:fldChar w:fldCharType="begin"/>
        </w:r>
        <w:r>
          <w:rPr>
            <w:noProof/>
            <w:webHidden/>
          </w:rPr>
          <w:instrText xml:space="preserve"> PAGEREF _Toc467163164 \h </w:instrText>
        </w:r>
      </w:ins>
      <w:r>
        <w:rPr>
          <w:noProof/>
          <w:webHidden/>
        </w:rPr>
      </w:r>
      <w:r>
        <w:rPr>
          <w:noProof/>
          <w:webHidden/>
        </w:rPr>
        <w:fldChar w:fldCharType="separate"/>
      </w:r>
      <w:ins w:id="515" w:author="Lieberman, Joshua" w:date="2016-11-17T16:23:00Z">
        <w:r>
          <w:rPr>
            <w:noProof/>
            <w:webHidden/>
          </w:rPr>
          <w:t>49</w:t>
        </w:r>
        <w:r>
          <w:rPr>
            <w:noProof/>
            <w:webHidden/>
          </w:rPr>
          <w:fldChar w:fldCharType="end"/>
        </w:r>
        <w:r w:rsidRPr="00364772">
          <w:rPr>
            <w:rStyle w:val="Hyperlink"/>
            <w:noProof/>
          </w:rPr>
          <w:fldChar w:fldCharType="end"/>
        </w:r>
      </w:ins>
    </w:p>
    <w:p w14:paraId="74459677" w14:textId="77777777" w:rsidR="00774F88" w:rsidRDefault="00774F88">
      <w:pPr>
        <w:pStyle w:val="TableofFigures"/>
        <w:tabs>
          <w:tab w:val="right" w:leader="dot" w:pos="8630"/>
        </w:tabs>
        <w:rPr>
          <w:ins w:id="516" w:author="Lieberman, Joshua" w:date="2016-11-17T16:23:00Z"/>
          <w:rFonts w:asciiTheme="minorHAnsi" w:eastAsiaTheme="minorEastAsia" w:hAnsiTheme="minorHAnsi" w:cstheme="minorBidi"/>
          <w:noProof/>
          <w:lang w:val="en-US" w:eastAsia="en-US"/>
        </w:rPr>
      </w:pPr>
      <w:ins w:id="517"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"_Toc467163165"</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29: Dendritic catchment (UML class diagram)</w:t>
        </w:r>
        <w:r>
          <w:rPr>
            <w:noProof/>
            <w:webHidden/>
          </w:rPr>
          <w:tab/>
        </w:r>
        <w:r>
          <w:rPr>
            <w:noProof/>
            <w:webHidden/>
          </w:rPr>
          <w:fldChar w:fldCharType="begin"/>
        </w:r>
        <w:r>
          <w:rPr>
            <w:noProof/>
            <w:webHidden/>
          </w:rPr>
          <w:instrText xml:space="preserve"> PAGEREF _Toc467163165 \h </w:instrText>
        </w:r>
      </w:ins>
      <w:r>
        <w:rPr>
          <w:noProof/>
          <w:webHidden/>
        </w:rPr>
      </w:r>
      <w:r>
        <w:rPr>
          <w:noProof/>
          <w:webHidden/>
        </w:rPr>
        <w:fldChar w:fldCharType="separate"/>
      </w:r>
      <w:ins w:id="518" w:author="Lieberman, Joshua" w:date="2016-11-17T16:23:00Z">
        <w:r>
          <w:rPr>
            <w:noProof/>
            <w:webHidden/>
          </w:rPr>
          <w:t>50</w:t>
        </w:r>
        <w:r>
          <w:rPr>
            <w:noProof/>
            <w:webHidden/>
          </w:rPr>
          <w:fldChar w:fldCharType="end"/>
        </w:r>
        <w:r w:rsidRPr="00364772">
          <w:rPr>
            <w:rStyle w:val="Hyperlink"/>
            <w:noProof/>
          </w:rPr>
          <w:fldChar w:fldCharType="end"/>
        </w:r>
      </w:ins>
    </w:p>
    <w:p w14:paraId="2CAA5BE7" w14:textId="77777777" w:rsidR="00774F88" w:rsidRDefault="00774F88">
      <w:pPr>
        <w:pStyle w:val="TableofFigures"/>
        <w:tabs>
          <w:tab w:val="right" w:leader="dot" w:pos="8630"/>
        </w:tabs>
        <w:rPr>
          <w:ins w:id="519" w:author="Lieberman, Joshua" w:date="2016-11-17T16:23:00Z"/>
          <w:rFonts w:asciiTheme="minorHAnsi" w:eastAsiaTheme="minorEastAsia" w:hAnsiTheme="minorHAnsi" w:cstheme="minorBidi"/>
          <w:noProof/>
          <w:lang w:val="en-US" w:eastAsia="en-US"/>
        </w:rPr>
      </w:pPr>
      <w:ins w:id="520"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"_Toc467163166"</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30: Interior catchment (UML class diagram)</w:t>
        </w:r>
        <w:r>
          <w:rPr>
            <w:noProof/>
            <w:webHidden/>
          </w:rPr>
          <w:tab/>
        </w:r>
        <w:r>
          <w:rPr>
            <w:noProof/>
            <w:webHidden/>
          </w:rPr>
          <w:fldChar w:fldCharType="begin"/>
        </w:r>
        <w:r>
          <w:rPr>
            <w:noProof/>
            <w:webHidden/>
          </w:rPr>
          <w:instrText xml:space="preserve"> PAGEREF _Toc467163166 \h </w:instrText>
        </w:r>
      </w:ins>
      <w:r>
        <w:rPr>
          <w:noProof/>
          <w:webHidden/>
        </w:rPr>
      </w:r>
      <w:r>
        <w:rPr>
          <w:noProof/>
          <w:webHidden/>
        </w:rPr>
        <w:fldChar w:fldCharType="separate"/>
      </w:r>
      <w:ins w:id="521" w:author="Lieberman, Joshua" w:date="2016-11-17T16:23:00Z">
        <w:r>
          <w:rPr>
            <w:noProof/>
            <w:webHidden/>
          </w:rPr>
          <w:t>51</w:t>
        </w:r>
        <w:r>
          <w:rPr>
            <w:noProof/>
            <w:webHidden/>
          </w:rPr>
          <w:fldChar w:fldCharType="end"/>
        </w:r>
        <w:r w:rsidRPr="00364772">
          <w:rPr>
            <w:rStyle w:val="Hyperlink"/>
            <w:noProof/>
          </w:rPr>
          <w:fldChar w:fldCharType="end"/>
        </w:r>
      </w:ins>
    </w:p>
    <w:p w14:paraId="1E946C62" w14:textId="77777777" w:rsidR="00774F88" w:rsidRDefault="00774F88">
      <w:pPr>
        <w:pStyle w:val="TableofFigures"/>
        <w:tabs>
          <w:tab w:val="right" w:leader="dot" w:pos="8630"/>
        </w:tabs>
        <w:rPr>
          <w:ins w:id="522" w:author="Lieberman, Joshua" w:date="2016-11-17T16:23:00Z"/>
          <w:rFonts w:asciiTheme="minorHAnsi" w:eastAsiaTheme="minorEastAsia" w:hAnsiTheme="minorHAnsi" w:cstheme="minorBidi"/>
          <w:noProof/>
          <w:lang w:val="en-US" w:eastAsia="en-US"/>
        </w:rPr>
      </w:pPr>
      <w:ins w:id="523"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"_Toc467163167"</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31: Outfall (UML class diagram)</w:t>
        </w:r>
        <w:r>
          <w:rPr>
            <w:noProof/>
            <w:webHidden/>
          </w:rPr>
          <w:tab/>
        </w:r>
        <w:r>
          <w:rPr>
            <w:noProof/>
            <w:webHidden/>
          </w:rPr>
          <w:fldChar w:fldCharType="begin"/>
        </w:r>
        <w:r>
          <w:rPr>
            <w:noProof/>
            <w:webHidden/>
          </w:rPr>
          <w:instrText xml:space="preserve"> PAGEREF _Toc467163167 \h </w:instrText>
        </w:r>
      </w:ins>
      <w:r>
        <w:rPr>
          <w:noProof/>
          <w:webHidden/>
        </w:rPr>
      </w:r>
      <w:r>
        <w:rPr>
          <w:noProof/>
          <w:webHidden/>
        </w:rPr>
        <w:fldChar w:fldCharType="separate"/>
      </w:r>
      <w:ins w:id="524" w:author="Lieberman, Joshua" w:date="2016-11-17T16:23:00Z">
        <w:r>
          <w:rPr>
            <w:noProof/>
            <w:webHidden/>
          </w:rPr>
          <w:t>53</w:t>
        </w:r>
        <w:r>
          <w:rPr>
            <w:noProof/>
            <w:webHidden/>
          </w:rPr>
          <w:fldChar w:fldCharType="end"/>
        </w:r>
        <w:r w:rsidRPr="00364772">
          <w:rPr>
            <w:rStyle w:val="Hyperlink"/>
            <w:noProof/>
          </w:rPr>
          <w:fldChar w:fldCharType="end"/>
        </w:r>
      </w:ins>
    </w:p>
    <w:p w14:paraId="3F0EBFAC" w14:textId="77777777" w:rsidR="00774F88" w:rsidRDefault="00774F88">
      <w:pPr>
        <w:pStyle w:val="TableofFigures"/>
        <w:tabs>
          <w:tab w:val="right" w:leader="dot" w:pos="8630"/>
        </w:tabs>
        <w:rPr>
          <w:ins w:id="525" w:author="Lieberman, Joshua" w:date="2016-11-17T16:23:00Z"/>
          <w:rFonts w:asciiTheme="minorHAnsi" w:eastAsiaTheme="minorEastAsia" w:hAnsiTheme="minorHAnsi" w:cstheme="minorBidi"/>
          <w:noProof/>
          <w:lang w:val="en-US" w:eastAsia="en-US"/>
        </w:rPr>
      </w:pPr>
      <w:ins w:id="526"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"_Toc467163168"</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32: Catchment realization and its specialization (UML class diagram)</w:t>
        </w:r>
        <w:r>
          <w:rPr>
            <w:noProof/>
            <w:webHidden/>
          </w:rPr>
          <w:tab/>
        </w:r>
        <w:r>
          <w:rPr>
            <w:noProof/>
            <w:webHidden/>
          </w:rPr>
          <w:fldChar w:fldCharType="begin"/>
        </w:r>
        <w:r>
          <w:rPr>
            <w:noProof/>
            <w:webHidden/>
          </w:rPr>
          <w:instrText xml:space="preserve"> PAGEREF _Toc467163168 \h </w:instrText>
        </w:r>
      </w:ins>
      <w:r>
        <w:rPr>
          <w:noProof/>
          <w:webHidden/>
        </w:rPr>
      </w:r>
      <w:r>
        <w:rPr>
          <w:noProof/>
          <w:webHidden/>
        </w:rPr>
        <w:fldChar w:fldCharType="separate"/>
      </w:r>
      <w:ins w:id="527" w:author="Lieberman, Joshua" w:date="2016-11-17T16:23:00Z">
        <w:r>
          <w:rPr>
            <w:noProof/>
            <w:webHidden/>
          </w:rPr>
          <w:t>55</w:t>
        </w:r>
        <w:r>
          <w:rPr>
            <w:noProof/>
            <w:webHidden/>
          </w:rPr>
          <w:fldChar w:fldCharType="end"/>
        </w:r>
        <w:r w:rsidRPr="00364772">
          <w:rPr>
            <w:rStyle w:val="Hyperlink"/>
            <w:noProof/>
          </w:rPr>
          <w:fldChar w:fldCharType="end"/>
        </w:r>
      </w:ins>
    </w:p>
    <w:p w14:paraId="33DBFBAF" w14:textId="77777777" w:rsidR="00774F88" w:rsidRDefault="00774F88">
      <w:pPr>
        <w:pStyle w:val="TableofFigures"/>
        <w:tabs>
          <w:tab w:val="right" w:leader="dot" w:pos="8630"/>
        </w:tabs>
        <w:rPr>
          <w:ins w:id="528" w:author="Lieberman, Joshua" w:date="2016-11-17T16:23:00Z"/>
          <w:rFonts w:asciiTheme="minorHAnsi" w:eastAsiaTheme="minorEastAsia" w:hAnsiTheme="minorHAnsi" w:cstheme="minorBidi"/>
          <w:noProof/>
          <w:lang w:val="en-US" w:eastAsia="en-US"/>
        </w:rPr>
      </w:pPr>
      <w:ins w:id="529"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"_Toc467163169"</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33: Outfall Realization (UML class diagram)</w:t>
        </w:r>
        <w:r>
          <w:rPr>
            <w:noProof/>
            <w:webHidden/>
          </w:rPr>
          <w:tab/>
        </w:r>
        <w:r>
          <w:rPr>
            <w:noProof/>
            <w:webHidden/>
          </w:rPr>
          <w:fldChar w:fldCharType="begin"/>
        </w:r>
        <w:r>
          <w:rPr>
            <w:noProof/>
            <w:webHidden/>
          </w:rPr>
          <w:instrText xml:space="preserve"> PAGEREF _Toc467163169 \h </w:instrText>
        </w:r>
      </w:ins>
      <w:r>
        <w:rPr>
          <w:noProof/>
          <w:webHidden/>
        </w:rPr>
      </w:r>
      <w:r>
        <w:rPr>
          <w:noProof/>
          <w:webHidden/>
        </w:rPr>
        <w:fldChar w:fldCharType="separate"/>
      </w:r>
      <w:ins w:id="530" w:author="Lieberman, Joshua" w:date="2016-11-17T16:23:00Z">
        <w:r>
          <w:rPr>
            <w:noProof/>
            <w:webHidden/>
          </w:rPr>
          <w:t>59</w:t>
        </w:r>
        <w:r>
          <w:rPr>
            <w:noProof/>
            <w:webHidden/>
          </w:rPr>
          <w:fldChar w:fldCharType="end"/>
        </w:r>
        <w:r w:rsidRPr="00364772">
          <w:rPr>
            <w:rStyle w:val="Hyperlink"/>
            <w:noProof/>
          </w:rPr>
          <w:fldChar w:fldCharType="end"/>
        </w:r>
      </w:ins>
    </w:p>
    <w:p w14:paraId="19532605" w14:textId="77777777" w:rsidR="00774F88" w:rsidRDefault="00774F88">
      <w:pPr>
        <w:pStyle w:val="TableofFigures"/>
        <w:tabs>
          <w:tab w:val="right" w:leader="dot" w:pos="8630"/>
        </w:tabs>
        <w:rPr>
          <w:ins w:id="531" w:author="Lieberman, Joshua" w:date="2016-11-17T16:23:00Z"/>
          <w:rFonts w:asciiTheme="minorHAnsi" w:eastAsiaTheme="minorEastAsia" w:hAnsiTheme="minorHAnsi" w:cstheme="minorBidi"/>
          <w:noProof/>
          <w:lang w:val="en-US" w:eastAsia="en-US"/>
        </w:rPr>
      </w:pPr>
      <w:ins w:id="532"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"_Toc467163170"</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34: River Positioning System (UML class diagram)</w:t>
        </w:r>
        <w:r>
          <w:rPr>
            <w:noProof/>
            <w:webHidden/>
          </w:rPr>
          <w:tab/>
        </w:r>
        <w:r>
          <w:rPr>
            <w:noProof/>
            <w:webHidden/>
          </w:rPr>
          <w:fldChar w:fldCharType="begin"/>
        </w:r>
        <w:r>
          <w:rPr>
            <w:noProof/>
            <w:webHidden/>
          </w:rPr>
          <w:instrText xml:space="preserve"> PAGEREF _Toc467163170 \h </w:instrText>
        </w:r>
      </w:ins>
      <w:r>
        <w:rPr>
          <w:noProof/>
          <w:webHidden/>
        </w:rPr>
      </w:r>
      <w:r>
        <w:rPr>
          <w:noProof/>
          <w:webHidden/>
        </w:rPr>
        <w:fldChar w:fldCharType="separate"/>
      </w:r>
      <w:ins w:id="533" w:author="Lieberman, Joshua" w:date="2016-11-17T16:23:00Z">
        <w:r>
          <w:rPr>
            <w:noProof/>
            <w:webHidden/>
          </w:rPr>
          <w:t>61</w:t>
        </w:r>
        <w:r>
          <w:rPr>
            <w:noProof/>
            <w:webHidden/>
          </w:rPr>
          <w:fldChar w:fldCharType="end"/>
        </w:r>
        <w:r w:rsidRPr="00364772">
          <w:rPr>
            <w:rStyle w:val="Hyperlink"/>
            <w:noProof/>
          </w:rPr>
          <w:fldChar w:fldCharType="end"/>
        </w:r>
      </w:ins>
    </w:p>
    <w:p w14:paraId="25E63F32" w14:textId="77777777" w:rsidR="00774F88" w:rsidRDefault="00774F88">
      <w:pPr>
        <w:pStyle w:val="TableofFigures"/>
        <w:tabs>
          <w:tab w:val="right" w:leader="dot" w:pos="8630"/>
        </w:tabs>
        <w:rPr>
          <w:ins w:id="534" w:author="Lieberman, Joshua" w:date="2016-11-17T16:23:00Z"/>
          <w:rFonts w:asciiTheme="minorHAnsi" w:eastAsiaTheme="minorEastAsia" w:hAnsiTheme="minorHAnsi" w:cstheme="minorBidi"/>
          <w:noProof/>
          <w:lang w:val="en-US" w:eastAsia="en-US"/>
        </w:rPr>
      </w:pPr>
      <w:ins w:id="535"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"_Toc467163171"</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35: Surface Hydro Feature - Class Diagram</w:t>
        </w:r>
        <w:r>
          <w:rPr>
            <w:noProof/>
            <w:webHidden/>
          </w:rPr>
          <w:tab/>
        </w:r>
        <w:r>
          <w:rPr>
            <w:noProof/>
            <w:webHidden/>
          </w:rPr>
          <w:fldChar w:fldCharType="begin"/>
        </w:r>
        <w:r>
          <w:rPr>
            <w:noProof/>
            <w:webHidden/>
          </w:rPr>
          <w:instrText xml:space="preserve"> PAGEREF _Toc467163171 \h </w:instrText>
        </w:r>
      </w:ins>
      <w:r>
        <w:rPr>
          <w:noProof/>
          <w:webHidden/>
        </w:rPr>
      </w:r>
      <w:r>
        <w:rPr>
          <w:noProof/>
          <w:webHidden/>
        </w:rPr>
        <w:fldChar w:fldCharType="separate"/>
      </w:r>
      <w:ins w:id="536" w:author="Lieberman, Joshua" w:date="2016-11-17T16:23:00Z">
        <w:r>
          <w:rPr>
            <w:noProof/>
            <w:webHidden/>
          </w:rPr>
          <w:t>64</w:t>
        </w:r>
        <w:r>
          <w:rPr>
            <w:noProof/>
            <w:webHidden/>
          </w:rPr>
          <w:fldChar w:fldCharType="end"/>
        </w:r>
        <w:r w:rsidRPr="00364772">
          <w:rPr>
            <w:rStyle w:val="Hyperlink"/>
            <w:noProof/>
          </w:rPr>
          <w:fldChar w:fldCharType="end"/>
        </w:r>
      </w:ins>
    </w:p>
    <w:p w14:paraId="0D132F8B" w14:textId="77777777" w:rsidR="00774F88" w:rsidRDefault="00774F88">
      <w:pPr>
        <w:pStyle w:val="TableofFigures"/>
        <w:tabs>
          <w:tab w:val="right" w:leader="dot" w:pos="8630"/>
        </w:tabs>
        <w:rPr>
          <w:ins w:id="537" w:author="Lieberman, Joshua" w:date="2016-11-17T16:23:00Z"/>
          <w:rFonts w:asciiTheme="minorHAnsi" w:eastAsiaTheme="minorEastAsia" w:hAnsiTheme="minorHAnsi" w:cstheme="minorBidi"/>
          <w:noProof/>
          <w:lang w:val="en-US" w:eastAsia="en-US"/>
        </w:rPr>
      </w:pPr>
      <w:ins w:id="538"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"_Toc467163172"</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36: Surface Hydro Feature - dependencies</w:t>
        </w:r>
        <w:r>
          <w:rPr>
            <w:noProof/>
            <w:webHidden/>
          </w:rPr>
          <w:tab/>
        </w:r>
        <w:r>
          <w:rPr>
            <w:noProof/>
            <w:webHidden/>
          </w:rPr>
          <w:fldChar w:fldCharType="begin"/>
        </w:r>
        <w:r>
          <w:rPr>
            <w:noProof/>
            <w:webHidden/>
          </w:rPr>
          <w:instrText xml:space="preserve"> PAGEREF _Toc467163172 \h </w:instrText>
        </w:r>
      </w:ins>
      <w:r>
        <w:rPr>
          <w:noProof/>
          <w:webHidden/>
        </w:rPr>
      </w:r>
      <w:r>
        <w:rPr>
          <w:noProof/>
          <w:webHidden/>
        </w:rPr>
        <w:fldChar w:fldCharType="separate"/>
      </w:r>
      <w:ins w:id="539" w:author="Lieberman, Joshua" w:date="2016-11-17T16:23:00Z">
        <w:r>
          <w:rPr>
            <w:noProof/>
            <w:webHidden/>
          </w:rPr>
          <w:t>65</w:t>
        </w:r>
        <w:r>
          <w:rPr>
            <w:noProof/>
            <w:webHidden/>
          </w:rPr>
          <w:fldChar w:fldCharType="end"/>
        </w:r>
        <w:r w:rsidRPr="00364772">
          <w:rPr>
            <w:rStyle w:val="Hyperlink"/>
            <w:noProof/>
          </w:rPr>
          <w:fldChar w:fldCharType="end"/>
        </w:r>
      </w:ins>
    </w:p>
    <w:p w14:paraId="34139AD3" w14:textId="77777777" w:rsidR="00774F88" w:rsidRDefault="00774F88">
      <w:pPr>
        <w:pStyle w:val="TableofFigures"/>
        <w:tabs>
          <w:tab w:val="right" w:leader="dot" w:pos="8630"/>
        </w:tabs>
        <w:rPr>
          <w:ins w:id="540" w:author="Lieberman, Joshua" w:date="2016-11-17T16:23:00Z"/>
          <w:rFonts w:asciiTheme="minorHAnsi" w:eastAsiaTheme="minorEastAsia" w:hAnsiTheme="minorHAnsi" w:cstheme="minorBidi"/>
          <w:noProof/>
          <w:lang w:val="en-US" w:eastAsia="en-US"/>
        </w:rPr>
      </w:pPr>
      <w:ins w:id="541"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"_Toc467163173"</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37: Channel Network realizing the catchment (UML class diagram)</w:t>
        </w:r>
        <w:r>
          <w:rPr>
            <w:noProof/>
            <w:webHidden/>
          </w:rPr>
          <w:tab/>
        </w:r>
        <w:r>
          <w:rPr>
            <w:noProof/>
            <w:webHidden/>
          </w:rPr>
          <w:fldChar w:fldCharType="begin"/>
        </w:r>
        <w:r>
          <w:rPr>
            <w:noProof/>
            <w:webHidden/>
          </w:rPr>
          <w:instrText xml:space="preserve"> PAGEREF _Toc467163173 \h </w:instrText>
        </w:r>
      </w:ins>
      <w:r>
        <w:rPr>
          <w:noProof/>
          <w:webHidden/>
        </w:rPr>
      </w:r>
      <w:r>
        <w:rPr>
          <w:noProof/>
          <w:webHidden/>
        </w:rPr>
        <w:fldChar w:fldCharType="separate"/>
      </w:r>
      <w:ins w:id="542" w:author="Lieberman, Joshua" w:date="2016-11-17T16:23:00Z">
        <w:r>
          <w:rPr>
            <w:noProof/>
            <w:webHidden/>
          </w:rPr>
          <w:t>66</w:t>
        </w:r>
        <w:r>
          <w:rPr>
            <w:noProof/>
            <w:webHidden/>
          </w:rPr>
          <w:fldChar w:fldCharType="end"/>
        </w:r>
        <w:r w:rsidRPr="00364772">
          <w:rPr>
            <w:rStyle w:val="Hyperlink"/>
            <w:noProof/>
          </w:rPr>
          <w:fldChar w:fldCharType="end"/>
        </w:r>
      </w:ins>
    </w:p>
    <w:p w14:paraId="6F275463" w14:textId="77777777" w:rsidR="00774F88" w:rsidRDefault="00774F88">
      <w:pPr>
        <w:pStyle w:val="TableofFigures"/>
        <w:tabs>
          <w:tab w:val="right" w:leader="dot" w:pos="8630"/>
        </w:tabs>
        <w:rPr>
          <w:ins w:id="543" w:author="Lieberman, Joshua" w:date="2016-11-17T16:23:00Z"/>
          <w:rFonts w:asciiTheme="minorHAnsi" w:eastAsiaTheme="minorEastAsia" w:hAnsiTheme="minorHAnsi" w:cstheme="minorBidi"/>
          <w:noProof/>
          <w:lang w:val="en-US" w:eastAsia="en-US"/>
        </w:rPr>
      </w:pPr>
      <w:ins w:id="544"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"_Toc467163174"</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38: Depression and Channel realizing the outfall (UML class diagram)</w:t>
        </w:r>
        <w:r>
          <w:rPr>
            <w:noProof/>
            <w:webHidden/>
          </w:rPr>
          <w:tab/>
        </w:r>
        <w:r>
          <w:rPr>
            <w:noProof/>
            <w:webHidden/>
          </w:rPr>
          <w:fldChar w:fldCharType="begin"/>
        </w:r>
        <w:r>
          <w:rPr>
            <w:noProof/>
            <w:webHidden/>
          </w:rPr>
          <w:instrText xml:space="preserve"> PAGEREF _Toc467163174 \h </w:instrText>
        </w:r>
      </w:ins>
      <w:r>
        <w:rPr>
          <w:noProof/>
          <w:webHidden/>
        </w:rPr>
      </w:r>
      <w:r>
        <w:rPr>
          <w:noProof/>
          <w:webHidden/>
        </w:rPr>
        <w:fldChar w:fldCharType="separate"/>
      </w:r>
      <w:ins w:id="545" w:author="Lieberman, Joshua" w:date="2016-11-17T16:23:00Z">
        <w:r>
          <w:rPr>
            <w:noProof/>
            <w:webHidden/>
          </w:rPr>
          <w:t>67</w:t>
        </w:r>
        <w:r>
          <w:rPr>
            <w:noProof/>
            <w:webHidden/>
          </w:rPr>
          <w:fldChar w:fldCharType="end"/>
        </w:r>
        <w:r w:rsidRPr="00364772">
          <w:rPr>
            <w:rStyle w:val="Hyperlink"/>
            <w:noProof/>
          </w:rPr>
          <w:fldChar w:fldCharType="end"/>
        </w:r>
      </w:ins>
    </w:p>
    <w:p w14:paraId="52DD3B98" w14:textId="77777777" w:rsidR="00774F88" w:rsidRDefault="00774F88">
      <w:pPr>
        <w:pStyle w:val="TableofFigures"/>
        <w:tabs>
          <w:tab w:val="right" w:leader="dot" w:pos="8630"/>
        </w:tabs>
        <w:rPr>
          <w:ins w:id="546" w:author="Lieberman, Joshua" w:date="2016-11-17T16:23:00Z"/>
          <w:rFonts w:asciiTheme="minorHAnsi" w:eastAsiaTheme="minorEastAsia" w:hAnsiTheme="minorHAnsi" w:cstheme="minorBidi"/>
          <w:noProof/>
          <w:lang w:val="en-US" w:eastAsia="en-US"/>
        </w:rPr>
      </w:pPr>
      <w:ins w:id="547"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"_Toc467163175"</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39: Hydrographic Network realizing the catchment (UML class diagram)</w:t>
        </w:r>
        <w:r>
          <w:rPr>
            <w:noProof/>
            <w:webHidden/>
          </w:rPr>
          <w:tab/>
        </w:r>
        <w:r>
          <w:rPr>
            <w:noProof/>
            <w:webHidden/>
          </w:rPr>
          <w:fldChar w:fldCharType="begin"/>
        </w:r>
        <w:r>
          <w:rPr>
            <w:noProof/>
            <w:webHidden/>
          </w:rPr>
          <w:instrText xml:space="preserve"> PAGEREF _Toc467163175 \h </w:instrText>
        </w:r>
      </w:ins>
      <w:r>
        <w:rPr>
          <w:noProof/>
          <w:webHidden/>
        </w:rPr>
      </w:r>
      <w:r>
        <w:rPr>
          <w:noProof/>
          <w:webHidden/>
        </w:rPr>
        <w:fldChar w:fldCharType="separate"/>
      </w:r>
      <w:ins w:id="548" w:author="Lieberman, Joshua" w:date="2016-11-17T16:23:00Z">
        <w:r>
          <w:rPr>
            <w:noProof/>
            <w:webHidden/>
          </w:rPr>
          <w:t>71</w:t>
        </w:r>
        <w:r>
          <w:rPr>
            <w:noProof/>
            <w:webHidden/>
          </w:rPr>
          <w:fldChar w:fldCharType="end"/>
        </w:r>
        <w:r w:rsidRPr="00364772">
          <w:rPr>
            <w:rStyle w:val="Hyperlink"/>
            <w:noProof/>
          </w:rPr>
          <w:fldChar w:fldCharType="end"/>
        </w:r>
      </w:ins>
    </w:p>
    <w:p w14:paraId="0C442A23" w14:textId="77777777" w:rsidR="00774F88" w:rsidRDefault="00774F88">
      <w:pPr>
        <w:pStyle w:val="TableofFigures"/>
        <w:tabs>
          <w:tab w:val="right" w:leader="dot" w:pos="8630"/>
        </w:tabs>
        <w:rPr>
          <w:ins w:id="549" w:author="Lieberman, Joshua" w:date="2016-11-17T16:23:00Z"/>
          <w:rFonts w:asciiTheme="minorHAnsi" w:eastAsiaTheme="minorEastAsia" w:hAnsiTheme="minorHAnsi" w:cstheme="minorBidi"/>
          <w:noProof/>
          <w:lang w:val="en-US" w:eastAsia="en-US"/>
        </w:rPr>
      </w:pPr>
      <w:ins w:id="550"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"_Toc467163176"</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40: Water Body realizing the outfall (UML class diagram)</w:t>
        </w:r>
        <w:r>
          <w:rPr>
            <w:noProof/>
            <w:webHidden/>
          </w:rPr>
          <w:tab/>
        </w:r>
        <w:r>
          <w:rPr>
            <w:noProof/>
            <w:webHidden/>
          </w:rPr>
          <w:fldChar w:fldCharType="begin"/>
        </w:r>
        <w:r>
          <w:rPr>
            <w:noProof/>
            <w:webHidden/>
          </w:rPr>
          <w:instrText xml:space="preserve"> PAGEREF _Toc467163176 \h </w:instrText>
        </w:r>
      </w:ins>
      <w:r>
        <w:rPr>
          <w:noProof/>
          <w:webHidden/>
        </w:rPr>
      </w:r>
      <w:r>
        <w:rPr>
          <w:noProof/>
          <w:webHidden/>
        </w:rPr>
        <w:fldChar w:fldCharType="separate"/>
      </w:r>
      <w:ins w:id="551" w:author="Lieberman, Joshua" w:date="2016-11-17T16:23:00Z">
        <w:r>
          <w:rPr>
            <w:noProof/>
            <w:webHidden/>
          </w:rPr>
          <w:t>72</w:t>
        </w:r>
        <w:r>
          <w:rPr>
            <w:noProof/>
            <w:webHidden/>
          </w:rPr>
          <w:fldChar w:fldCharType="end"/>
        </w:r>
        <w:r w:rsidRPr="00364772">
          <w:rPr>
            <w:rStyle w:val="Hyperlink"/>
            <w:noProof/>
          </w:rPr>
          <w:fldChar w:fldCharType="end"/>
        </w:r>
      </w:ins>
    </w:p>
    <w:p w14:paraId="2E11341E" w14:textId="77777777" w:rsidR="00774F88" w:rsidRDefault="00774F88">
      <w:pPr>
        <w:pStyle w:val="TableofFigures"/>
        <w:tabs>
          <w:tab w:val="right" w:leader="dot" w:pos="8630"/>
        </w:tabs>
        <w:rPr>
          <w:ins w:id="552" w:author="Lieberman, Joshua" w:date="2016-11-17T16:23:00Z"/>
          <w:rFonts w:asciiTheme="minorHAnsi" w:eastAsiaTheme="minorEastAsia" w:hAnsiTheme="minorHAnsi" w:cstheme="minorBidi"/>
          <w:noProof/>
          <w:lang w:val="en-US" w:eastAsia="en-US"/>
        </w:rPr>
      </w:pPr>
      <w:ins w:id="553"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"_Toc467163177"</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41: Reservoir realizing the outfall (UML class diagram)</w:t>
        </w:r>
        <w:r>
          <w:rPr>
            <w:noProof/>
            <w:webHidden/>
          </w:rPr>
          <w:tab/>
        </w:r>
        <w:r>
          <w:rPr>
            <w:noProof/>
            <w:webHidden/>
          </w:rPr>
          <w:fldChar w:fldCharType="begin"/>
        </w:r>
        <w:r>
          <w:rPr>
            <w:noProof/>
            <w:webHidden/>
          </w:rPr>
          <w:instrText xml:space="preserve"> PAGEREF _Toc467163177 \h </w:instrText>
        </w:r>
      </w:ins>
      <w:r>
        <w:rPr>
          <w:noProof/>
          <w:webHidden/>
        </w:rPr>
      </w:r>
      <w:r>
        <w:rPr>
          <w:noProof/>
          <w:webHidden/>
        </w:rPr>
        <w:fldChar w:fldCharType="separate"/>
      </w:r>
      <w:ins w:id="554" w:author="Lieberman, Joshua" w:date="2016-11-17T16:23:00Z">
        <w:r>
          <w:rPr>
            <w:noProof/>
            <w:webHidden/>
          </w:rPr>
          <w:t>77</w:t>
        </w:r>
        <w:r>
          <w:rPr>
            <w:noProof/>
            <w:webHidden/>
          </w:rPr>
          <w:fldChar w:fldCharType="end"/>
        </w:r>
        <w:r w:rsidRPr="00364772">
          <w:rPr>
            <w:rStyle w:val="Hyperlink"/>
            <w:noProof/>
          </w:rPr>
          <w:fldChar w:fldCharType="end"/>
        </w:r>
      </w:ins>
    </w:p>
    <w:p w14:paraId="65092D9A" w14:textId="77777777" w:rsidR="00774F88" w:rsidRDefault="00774F88">
      <w:pPr>
        <w:pStyle w:val="TableofFigures"/>
        <w:tabs>
          <w:tab w:val="right" w:leader="dot" w:pos="8630"/>
        </w:tabs>
        <w:rPr>
          <w:ins w:id="555" w:author="Lieberman, Joshua" w:date="2016-11-17T16:23:00Z"/>
          <w:rFonts w:asciiTheme="minorHAnsi" w:eastAsiaTheme="minorEastAsia" w:hAnsiTheme="minorHAnsi" w:cstheme="minorBidi"/>
          <w:noProof/>
          <w:lang w:val="en-US" w:eastAsia="en-US"/>
        </w:rPr>
      </w:pPr>
      <w:ins w:id="556"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"_Toc467163178"</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42: Hydrometric Network – dependencies</w:t>
        </w:r>
        <w:r>
          <w:rPr>
            <w:noProof/>
            <w:webHidden/>
          </w:rPr>
          <w:tab/>
        </w:r>
        <w:r>
          <w:rPr>
            <w:noProof/>
            <w:webHidden/>
          </w:rPr>
          <w:fldChar w:fldCharType="begin"/>
        </w:r>
        <w:r>
          <w:rPr>
            <w:noProof/>
            <w:webHidden/>
          </w:rPr>
          <w:instrText xml:space="preserve"> PAGEREF _Toc467163178 \h </w:instrText>
        </w:r>
      </w:ins>
      <w:r>
        <w:rPr>
          <w:noProof/>
          <w:webHidden/>
        </w:rPr>
      </w:r>
      <w:r>
        <w:rPr>
          <w:noProof/>
          <w:webHidden/>
        </w:rPr>
        <w:fldChar w:fldCharType="separate"/>
      </w:r>
      <w:ins w:id="557" w:author="Lieberman, Joshua" w:date="2016-11-17T16:23:00Z">
        <w:r>
          <w:rPr>
            <w:noProof/>
            <w:webHidden/>
          </w:rPr>
          <w:t>78</w:t>
        </w:r>
        <w:r>
          <w:rPr>
            <w:noProof/>
            <w:webHidden/>
          </w:rPr>
          <w:fldChar w:fldCharType="end"/>
        </w:r>
        <w:r w:rsidRPr="00364772">
          <w:rPr>
            <w:rStyle w:val="Hyperlink"/>
            <w:noProof/>
          </w:rPr>
          <w:fldChar w:fldCharType="end"/>
        </w:r>
      </w:ins>
    </w:p>
    <w:p w14:paraId="2C274A75" w14:textId="77777777" w:rsidR="00774F88" w:rsidRDefault="00774F88">
      <w:pPr>
        <w:pStyle w:val="TableofFigures"/>
        <w:tabs>
          <w:tab w:val="right" w:leader="dot" w:pos="8630"/>
        </w:tabs>
        <w:rPr>
          <w:ins w:id="558" w:author="Lieberman, Joshua" w:date="2016-11-17T16:23:00Z"/>
          <w:rFonts w:asciiTheme="minorHAnsi" w:eastAsiaTheme="minorEastAsia" w:hAnsiTheme="minorHAnsi" w:cstheme="minorBidi"/>
          <w:noProof/>
          <w:lang w:val="en-US" w:eastAsia="en-US"/>
        </w:rPr>
      </w:pPr>
      <w:ins w:id="559"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"_Toc467163179"</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43: Hydrometric network and hydrometric feature realizing catchment and outfall (UML class diagram)</w:t>
        </w:r>
        <w:r>
          <w:rPr>
            <w:noProof/>
            <w:webHidden/>
          </w:rPr>
          <w:tab/>
        </w:r>
        <w:r>
          <w:rPr>
            <w:noProof/>
            <w:webHidden/>
          </w:rPr>
          <w:fldChar w:fldCharType="begin"/>
        </w:r>
        <w:r>
          <w:rPr>
            <w:noProof/>
            <w:webHidden/>
          </w:rPr>
          <w:instrText xml:space="preserve"> PAGEREF _Toc467163179 \h </w:instrText>
        </w:r>
      </w:ins>
      <w:r>
        <w:rPr>
          <w:noProof/>
          <w:webHidden/>
        </w:rPr>
      </w:r>
      <w:r>
        <w:rPr>
          <w:noProof/>
          <w:webHidden/>
        </w:rPr>
        <w:fldChar w:fldCharType="separate"/>
      </w:r>
      <w:ins w:id="560" w:author="Lieberman, Joshua" w:date="2016-11-17T16:23:00Z">
        <w:r>
          <w:rPr>
            <w:noProof/>
            <w:webHidden/>
          </w:rPr>
          <w:t>79</w:t>
        </w:r>
        <w:r>
          <w:rPr>
            <w:noProof/>
            <w:webHidden/>
          </w:rPr>
          <w:fldChar w:fldCharType="end"/>
        </w:r>
        <w:r w:rsidRPr="00364772">
          <w:rPr>
            <w:rStyle w:val="Hyperlink"/>
            <w:noProof/>
          </w:rPr>
          <w:fldChar w:fldCharType="end"/>
        </w:r>
      </w:ins>
    </w:p>
    <w:p w14:paraId="4872A68F" w14:textId="77777777" w:rsidR="0026708A" w:rsidDel="007064E6" w:rsidRDefault="0026708A">
      <w:pPr>
        <w:pStyle w:val="TableofFigures"/>
        <w:tabs>
          <w:tab w:val="right" w:leader="dot" w:pos="8630"/>
        </w:tabs>
        <w:rPr>
          <w:del w:id="561" w:author="Lieberman, Joshua" w:date="2016-11-16T14:56:00Z"/>
          <w:rFonts w:asciiTheme="minorHAnsi" w:eastAsiaTheme="minorEastAsia" w:hAnsiTheme="minorHAnsi" w:cstheme="minorBidi"/>
          <w:noProof/>
          <w:sz w:val="22"/>
          <w:szCs w:val="22"/>
          <w:lang w:val="en-US" w:eastAsia="en-US"/>
        </w:rPr>
      </w:pPr>
      <w:del w:id="562" w:author="Lieberman, Joshua" w:date="2016-11-16T14:56:00Z">
        <w:r w:rsidRPr="007064E6" w:rsidDel="007064E6">
          <w:rPr>
            <w:rPrChange w:id="563" w:author="Lieberman, Joshua" w:date="2016-11-16T14:56:00Z">
              <w:rPr>
                <w:rStyle w:val="Hyperlink"/>
                <w:noProof/>
              </w:rPr>
            </w:rPrChange>
          </w:rPr>
          <w:delText>Figure 1: HY_Features in the context of the OGC Abstract Specifications</w:delText>
        </w:r>
        <w:r w:rsidDel="007064E6">
          <w:rPr>
            <w:noProof/>
            <w:webHidden/>
          </w:rPr>
          <w:tab/>
          <w:delText>4</w:delText>
        </w:r>
      </w:del>
    </w:p>
    <w:p w14:paraId="716C9749" w14:textId="77777777" w:rsidR="0026708A" w:rsidDel="007064E6" w:rsidRDefault="0026708A">
      <w:pPr>
        <w:pStyle w:val="TableofFigures"/>
        <w:tabs>
          <w:tab w:val="right" w:leader="dot" w:pos="8630"/>
        </w:tabs>
        <w:rPr>
          <w:del w:id="564" w:author="Lieberman, Joshua" w:date="2016-11-16T14:56:00Z"/>
          <w:rFonts w:asciiTheme="minorHAnsi" w:eastAsiaTheme="minorEastAsia" w:hAnsiTheme="minorHAnsi" w:cstheme="minorBidi"/>
          <w:noProof/>
          <w:sz w:val="22"/>
          <w:szCs w:val="22"/>
          <w:lang w:val="en-US" w:eastAsia="en-US"/>
        </w:rPr>
      </w:pPr>
      <w:del w:id="565" w:author="Lieberman, Joshua" w:date="2016-11-16T14:56:00Z">
        <w:r w:rsidRPr="007064E6" w:rsidDel="007064E6">
          <w:rPr>
            <w:rPrChange w:id="566" w:author="Lieberman, Joshua" w:date="2016-11-16T14:56:00Z">
              <w:rPr>
                <w:rStyle w:val="Hyperlink"/>
                <w:noProof/>
              </w:rPr>
            </w:rPrChange>
          </w:rPr>
          <w:delText>Figure 2: Processes of the Hydrologic Cycle</w:delText>
        </w:r>
        <w:r w:rsidDel="007064E6">
          <w:rPr>
            <w:noProof/>
            <w:webHidden/>
          </w:rPr>
          <w:tab/>
          <w:delText>19</w:delText>
        </w:r>
      </w:del>
    </w:p>
    <w:p w14:paraId="6DF4B577" w14:textId="77777777" w:rsidR="0026708A" w:rsidDel="007064E6" w:rsidRDefault="0026708A">
      <w:pPr>
        <w:pStyle w:val="TableofFigures"/>
        <w:tabs>
          <w:tab w:val="right" w:leader="dot" w:pos="8630"/>
        </w:tabs>
        <w:rPr>
          <w:del w:id="567" w:author="Lieberman, Joshua" w:date="2016-11-16T14:56:00Z"/>
          <w:rFonts w:asciiTheme="minorHAnsi" w:eastAsiaTheme="minorEastAsia" w:hAnsiTheme="minorHAnsi" w:cstheme="minorBidi"/>
          <w:noProof/>
          <w:sz w:val="22"/>
          <w:szCs w:val="22"/>
          <w:lang w:val="en-US" w:eastAsia="en-US"/>
        </w:rPr>
      </w:pPr>
      <w:del w:id="568" w:author="Lieberman, Joshua" w:date="2016-11-16T14:56:00Z">
        <w:r w:rsidRPr="007064E6" w:rsidDel="007064E6">
          <w:rPr>
            <w:rPrChange w:id="569" w:author="Lieberman, Joshua" w:date="2016-11-16T14:56:00Z">
              <w:rPr>
                <w:rStyle w:val="Hyperlink"/>
                <w:noProof/>
              </w:rPr>
            </w:rPrChange>
          </w:rPr>
          <w:delText>Figure 3: Illustration of multiple representations of a catchment</w:delText>
        </w:r>
        <w:r w:rsidDel="007064E6">
          <w:rPr>
            <w:noProof/>
            <w:webHidden/>
          </w:rPr>
          <w:tab/>
          <w:delText>21</w:delText>
        </w:r>
      </w:del>
    </w:p>
    <w:p w14:paraId="5FE29049" w14:textId="77777777" w:rsidR="0026708A" w:rsidDel="007064E6" w:rsidRDefault="0026708A">
      <w:pPr>
        <w:pStyle w:val="TableofFigures"/>
        <w:tabs>
          <w:tab w:val="right" w:leader="dot" w:pos="8630"/>
        </w:tabs>
        <w:rPr>
          <w:del w:id="570" w:author="Lieberman, Joshua" w:date="2016-11-16T14:56:00Z"/>
          <w:rFonts w:asciiTheme="minorHAnsi" w:eastAsiaTheme="minorEastAsia" w:hAnsiTheme="minorHAnsi" w:cstheme="minorBidi"/>
          <w:noProof/>
          <w:sz w:val="22"/>
          <w:szCs w:val="22"/>
          <w:lang w:val="en-US" w:eastAsia="en-US"/>
        </w:rPr>
      </w:pPr>
      <w:del w:id="571" w:author="Lieberman, Joshua" w:date="2016-11-16T14:56:00Z">
        <w:r w:rsidRPr="007064E6" w:rsidDel="007064E6">
          <w:rPr>
            <w:rPrChange w:id="572" w:author="Lieberman, Joshua" w:date="2016-11-16T14:56:00Z">
              <w:rPr>
                <w:rStyle w:val="Hyperlink"/>
                <w:noProof/>
              </w:rPr>
            </w:rPrChange>
          </w:rPr>
          <w:delTex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delText>
        </w:r>
        <w:r w:rsidDel="007064E6">
          <w:rPr>
            <w:noProof/>
            <w:webHidden/>
          </w:rPr>
          <w:tab/>
          <w:delText>22</w:delText>
        </w:r>
      </w:del>
    </w:p>
    <w:p w14:paraId="11C63CAE" w14:textId="77777777" w:rsidR="0026708A" w:rsidDel="007064E6" w:rsidRDefault="0026708A">
      <w:pPr>
        <w:pStyle w:val="TableofFigures"/>
        <w:tabs>
          <w:tab w:val="right" w:leader="dot" w:pos="8630"/>
        </w:tabs>
        <w:rPr>
          <w:del w:id="573" w:author="Lieberman, Joshua" w:date="2016-11-16T14:56:00Z"/>
          <w:rFonts w:asciiTheme="minorHAnsi" w:eastAsiaTheme="minorEastAsia" w:hAnsiTheme="minorHAnsi" w:cstheme="minorBidi"/>
          <w:noProof/>
          <w:sz w:val="22"/>
          <w:szCs w:val="22"/>
          <w:lang w:val="en-US" w:eastAsia="en-US"/>
        </w:rPr>
      </w:pPr>
      <w:del w:id="574" w:author="Lieberman, Joshua" w:date="2016-11-16T14:56:00Z">
        <w:r w:rsidRPr="007064E6" w:rsidDel="007064E6">
          <w:rPr>
            <w:rPrChange w:id="575" w:author="Lieberman, Joshua" w:date="2016-11-16T14:56:00Z">
              <w:rPr>
                <w:rStyle w:val="Hyperlink"/>
                <w:noProof/>
              </w:rPr>
            </w:rPrChange>
          </w:rPr>
          <w:delText xml:space="preserve">Figure 5: Multiple graphical representations of a catchment (from top left to bottom right): a) catchment boundary, b) catchment area, c) flowpath of catchment d) network of sub catchments, e) cartographic view, f) </w:delText>
        </w:r>
        <w:r w:rsidRPr="007064E6" w:rsidDel="007064E6">
          <w:rPr>
            <w:highlight w:val="yellow"/>
            <w:rPrChange w:id="576" w:author="Lieberman, Joshua" w:date="2016-11-16T14:56:00Z">
              <w:rPr>
                <w:rStyle w:val="Hyperlink"/>
                <w:noProof/>
                <w:highlight w:val="yellow"/>
              </w:rPr>
            </w:rPrChange>
          </w:rPr>
          <w:delText>geo-schematic view,</w:delText>
        </w:r>
        <w:r w:rsidRPr="007064E6" w:rsidDel="007064E6">
          <w:rPr>
            <w:rPrChange w:id="577" w:author="Lieberman, Joshua" w:date="2016-11-16T14:56:00Z">
              <w:rPr>
                <w:rStyle w:val="Hyperlink"/>
                <w:noProof/>
              </w:rPr>
            </w:rPrChange>
          </w:rPr>
          <w:delText xml:space="preserve"> g) hydrographic network, h) network of logically connected monitoring stations.</w:delText>
        </w:r>
        <w:r w:rsidDel="007064E6">
          <w:rPr>
            <w:noProof/>
            <w:webHidden/>
          </w:rPr>
          <w:tab/>
          <w:delText>23</w:delText>
        </w:r>
      </w:del>
    </w:p>
    <w:p w14:paraId="7D1291DC" w14:textId="77777777" w:rsidR="0026708A" w:rsidDel="007064E6" w:rsidRDefault="0026708A">
      <w:pPr>
        <w:pStyle w:val="TableofFigures"/>
        <w:tabs>
          <w:tab w:val="right" w:leader="dot" w:pos="8630"/>
        </w:tabs>
        <w:rPr>
          <w:del w:id="578" w:author="Lieberman, Joshua" w:date="2016-11-16T14:56:00Z"/>
          <w:rFonts w:asciiTheme="minorHAnsi" w:eastAsiaTheme="minorEastAsia" w:hAnsiTheme="minorHAnsi" w:cstheme="minorBidi"/>
          <w:noProof/>
          <w:sz w:val="22"/>
          <w:szCs w:val="22"/>
          <w:lang w:val="en-US" w:eastAsia="en-US"/>
        </w:rPr>
      </w:pPr>
      <w:del w:id="579" w:author="Lieberman, Joshua" w:date="2016-11-16T14:56:00Z">
        <w:r w:rsidRPr="007064E6" w:rsidDel="007064E6">
          <w:rPr>
            <w:rPrChange w:id="580" w:author="Lieberman, Joshua" w:date="2016-11-16T14:56:00Z">
              <w:rPr>
                <w:rStyle w:val="Hyperlink"/>
                <w:noProof/>
              </w:rPr>
            </w:rPrChange>
          </w:rPr>
          <w:delText>Figure 6 (C1-C5, from left to right): C1, Typical catchments with one inflow and one outflow each; C2, Joined (conjoint) catchments flowing into a single downstream catchment; C3, catchments joining in a water body or wetland with no clear network; C4, catchments joining through intermittent or subsurface flows C5, catchments that join through areas of complex or braided channels.</w:delText>
        </w:r>
        <w:r w:rsidDel="007064E6">
          <w:rPr>
            <w:noProof/>
            <w:webHidden/>
          </w:rPr>
          <w:tab/>
          <w:delText>25</w:delText>
        </w:r>
      </w:del>
    </w:p>
    <w:p w14:paraId="4C729D08" w14:textId="77777777" w:rsidR="0026708A" w:rsidDel="007064E6" w:rsidRDefault="0026708A">
      <w:pPr>
        <w:pStyle w:val="TableofFigures"/>
        <w:tabs>
          <w:tab w:val="right" w:leader="dot" w:pos="8630"/>
        </w:tabs>
        <w:rPr>
          <w:del w:id="581" w:author="Lieberman, Joshua" w:date="2016-11-16T14:56:00Z"/>
          <w:rFonts w:asciiTheme="minorHAnsi" w:eastAsiaTheme="minorEastAsia" w:hAnsiTheme="minorHAnsi" w:cstheme="minorBidi"/>
          <w:noProof/>
          <w:sz w:val="22"/>
          <w:szCs w:val="22"/>
          <w:lang w:val="en-US" w:eastAsia="en-US"/>
        </w:rPr>
      </w:pPr>
      <w:del w:id="582" w:author="Lieberman, Joshua" w:date="2016-11-16T14:56:00Z">
        <w:r w:rsidRPr="007064E6" w:rsidDel="007064E6">
          <w:rPr>
            <w:rPrChange w:id="583" w:author="Lieberman, Joshua" w:date="2016-11-16T14:56:00Z">
              <w:rPr>
                <w:rStyle w:val="Hyperlink"/>
                <w:noProof/>
              </w:rPr>
            </w:rPrChange>
          </w:rPr>
          <w:delText>Figure 7: Catchment hierarchy – A catchment (dark grey), may be nested within a containing catchment which is another catchment (light grey)</w:delText>
        </w:r>
        <w:r w:rsidDel="007064E6">
          <w:rPr>
            <w:noProof/>
            <w:webHidden/>
          </w:rPr>
          <w:tab/>
          <w:delText>26</w:delText>
        </w:r>
      </w:del>
    </w:p>
    <w:p w14:paraId="63FF1C56" w14:textId="77777777" w:rsidR="0026708A" w:rsidDel="007064E6" w:rsidRDefault="0026708A">
      <w:pPr>
        <w:pStyle w:val="TableofFigures"/>
        <w:tabs>
          <w:tab w:val="right" w:leader="dot" w:pos="8630"/>
        </w:tabs>
        <w:rPr>
          <w:del w:id="584" w:author="Lieberman, Joshua" w:date="2016-11-16T14:56:00Z"/>
          <w:rFonts w:asciiTheme="minorHAnsi" w:eastAsiaTheme="minorEastAsia" w:hAnsiTheme="minorHAnsi" w:cstheme="minorBidi"/>
          <w:noProof/>
          <w:sz w:val="22"/>
          <w:szCs w:val="22"/>
          <w:lang w:val="en-US" w:eastAsia="en-US"/>
        </w:rPr>
      </w:pPr>
      <w:del w:id="585" w:author="Lieberman, Joshua" w:date="2016-11-16T14:56:00Z">
        <w:r w:rsidRPr="007064E6" w:rsidDel="007064E6">
          <w:rPr>
            <w:rPrChange w:id="586" w:author="Lieberman, Joshua" w:date="2016-11-16T14:56:00Z">
              <w:rPr>
                <w:rStyle w:val="Hyperlink"/>
                <w:noProof/>
              </w:rPr>
            </w:rPrChange>
          </w:rPr>
          <w:delText>Figure 8: Catchment hierarchy – A catchment (C1, C2, or C3) may be part of a simple dendritic network of catchments which is also a catchment</w:delText>
        </w:r>
        <w:r w:rsidDel="007064E6">
          <w:rPr>
            <w:noProof/>
            <w:webHidden/>
          </w:rPr>
          <w:tab/>
          <w:delText>27</w:delText>
        </w:r>
      </w:del>
    </w:p>
    <w:p w14:paraId="4CEF06AD" w14:textId="77777777" w:rsidR="0026708A" w:rsidDel="007064E6" w:rsidRDefault="0026708A">
      <w:pPr>
        <w:pStyle w:val="TableofFigures"/>
        <w:tabs>
          <w:tab w:val="right" w:leader="dot" w:pos="8630"/>
        </w:tabs>
        <w:rPr>
          <w:del w:id="587" w:author="Lieberman, Joshua" w:date="2016-11-16T14:56:00Z"/>
          <w:rFonts w:asciiTheme="minorHAnsi" w:eastAsiaTheme="minorEastAsia" w:hAnsiTheme="minorHAnsi" w:cstheme="minorBidi"/>
          <w:noProof/>
          <w:sz w:val="22"/>
          <w:szCs w:val="22"/>
          <w:lang w:val="en-US" w:eastAsia="en-US"/>
        </w:rPr>
      </w:pPr>
      <w:del w:id="588" w:author="Lieberman, Joshua" w:date="2016-11-16T14:56:00Z">
        <w:r w:rsidRPr="007064E6" w:rsidDel="007064E6">
          <w:rPr>
            <w:rPrChange w:id="589" w:author="Lieberman, Joshua" w:date="2016-11-16T14:56:00Z">
              <w:rPr>
                <w:rStyle w:val="Hyperlink"/>
                <w:noProof/>
              </w:rPr>
            </w:rPrChange>
          </w:rPr>
          <w:delText>Figure 9: A catchment area (grey) and a flowpath connecting inflow to outflow (red) depicting a definable unit where hydrologic processes take place.</w:delText>
        </w:r>
        <w:r w:rsidDel="007064E6">
          <w:rPr>
            <w:noProof/>
            <w:webHidden/>
          </w:rPr>
          <w:tab/>
          <w:delText>28</w:delText>
        </w:r>
      </w:del>
    </w:p>
    <w:p w14:paraId="08E00939" w14:textId="77777777" w:rsidR="0026708A" w:rsidDel="007064E6" w:rsidRDefault="0026708A">
      <w:pPr>
        <w:pStyle w:val="TableofFigures"/>
        <w:tabs>
          <w:tab w:val="right" w:leader="dot" w:pos="8630"/>
        </w:tabs>
        <w:rPr>
          <w:del w:id="590" w:author="Lieberman, Joshua" w:date="2016-11-16T14:56:00Z"/>
          <w:rFonts w:asciiTheme="minorHAnsi" w:eastAsiaTheme="minorEastAsia" w:hAnsiTheme="minorHAnsi" w:cstheme="minorBidi"/>
          <w:noProof/>
          <w:sz w:val="22"/>
          <w:szCs w:val="22"/>
          <w:lang w:val="en-US" w:eastAsia="en-US"/>
        </w:rPr>
      </w:pPr>
      <w:del w:id="591" w:author="Lieberman, Joshua" w:date="2016-11-16T14:56:00Z">
        <w:r w:rsidRPr="007064E6" w:rsidDel="007064E6">
          <w:rPr>
            <w:rPrChange w:id="592" w:author="Lieberman, Joshua" w:date="2016-11-16T14:56:00Z">
              <w:rPr>
                <w:rStyle w:val="Hyperlink"/>
                <w:noProof/>
              </w:rPr>
            </w:rPrChange>
          </w:rPr>
          <w:delText>Figure 10: Catchments contributing to an identified outflow node. Note that some catchments contribute to a common outflow node.</w:delText>
        </w:r>
        <w:r w:rsidDel="007064E6">
          <w:rPr>
            <w:noProof/>
            <w:webHidden/>
          </w:rPr>
          <w:tab/>
          <w:delText>28</w:delText>
        </w:r>
      </w:del>
    </w:p>
    <w:p w14:paraId="15CE722D" w14:textId="77777777" w:rsidR="0026708A" w:rsidDel="007064E6" w:rsidRDefault="0026708A">
      <w:pPr>
        <w:pStyle w:val="TableofFigures"/>
        <w:tabs>
          <w:tab w:val="right" w:leader="dot" w:pos="8630"/>
        </w:tabs>
        <w:rPr>
          <w:del w:id="593" w:author="Lieberman, Joshua" w:date="2016-11-16T14:56:00Z"/>
          <w:rFonts w:asciiTheme="minorHAnsi" w:eastAsiaTheme="minorEastAsia" w:hAnsiTheme="minorHAnsi" w:cstheme="minorBidi"/>
          <w:noProof/>
          <w:sz w:val="22"/>
          <w:szCs w:val="22"/>
          <w:lang w:val="en-US" w:eastAsia="en-US"/>
        </w:rPr>
      </w:pPr>
      <w:del w:id="594" w:author="Lieberman, Joshua" w:date="2016-11-16T14:56:00Z">
        <w:r w:rsidRPr="007064E6" w:rsidDel="007064E6">
          <w:rPr>
            <w:rPrChange w:id="595" w:author="Lieberman, Joshua" w:date="2016-11-16T14:56:00Z">
              <w:rPr>
                <w:rStyle w:val="Hyperlink"/>
                <w:noProof/>
              </w:rPr>
            </w:rPrChange>
          </w:rPr>
          <w:delText>Figure 11: Catchments receive inflow via an identified inflow node. Note that nodes are not necessarily geographic features, but are rather nodes in a graph representation of the river network.</w:delText>
        </w:r>
        <w:r w:rsidDel="007064E6">
          <w:rPr>
            <w:noProof/>
            <w:webHidden/>
          </w:rPr>
          <w:tab/>
          <w:delText>29</w:delText>
        </w:r>
      </w:del>
    </w:p>
    <w:p w14:paraId="2BFEF11B" w14:textId="77777777" w:rsidR="0026708A" w:rsidDel="007064E6" w:rsidRDefault="0026708A">
      <w:pPr>
        <w:pStyle w:val="TableofFigures"/>
        <w:tabs>
          <w:tab w:val="right" w:leader="dot" w:pos="8630"/>
        </w:tabs>
        <w:rPr>
          <w:del w:id="596" w:author="Lieberman, Joshua" w:date="2016-11-16T14:56:00Z"/>
          <w:rFonts w:asciiTheme="minorHAnsi" w:eastAsiaTheme="minorEastAsia" w:hAnsiTheme="minorHAnsi" w:cstheme="minorBidi"/>
          <w:noProof/>
          <w:sz w:val="22"/>
          <w:szCs w:val="22"/>
          <w:lang w:val="en-US" w:eastAsia="en-US"/>
        </w:rPr>
      </w:pPr>
      <w:del w:id="597" w:author="Lieberman, Joshua" w:date="2016-11-16T14:56:00Z">
        <w:r w:rsidRPr="007064E6" w:rsidDel="007064E6">
          <w:rPr>
            <w:rPrChange w:id="598" w:author="Lieberman, Joshua" w:date="2016-11-16T14:56:00Z">
              <w:rPr>
                <w:rStyle w:val="Hyperlink"/>
                <w:noProof/>
              </w:rPr>
            </w:rPrChange>
          </w:rPr>
          <w:delText>Figure 12 (C6-C7, from left to right): Encapsulation of non-dendritic stream network topology. C6: The left figure shows a case where it is not possible to determine to what extent flow from catchment F contributes to catchments E, B or C. C7: The right figure shows how catchments E, B, and C can be aggregated so nodes N2 and N3 are treated as a single virtual inflow node, so that all the flow from catchments D and F accumulate in the resulting catchment X.</w:delText>
        </w:r>
        <w:r w:rsidDel="007064E6">
          <w:rPr>
            <w:noProof/>
            <w:webHidden/>
          </w:rPr>
          <w:tab/>
          <w:delText>30</w:delText>
        </w:r>
      </w:del>
    </w:p>
    <w:p w14:paraId="6E745A98" w14:textId="77777777" w:rsidR="0026708A" w:rsidDel="007064E6" w:rsidRDefault="0026708A">
      <w:pPr>
        <w:pStyle w:val="TableofFigures"/>
        <w:tabs>
          <w:tab w:val="right" w:leader="dot" w:pos="8630"/>
        </w:tabs>
        <w:rPr>
          <w:del w:id="599" w:author="Lieberman, Joshua" w:date="2016-11-16T14:56:00Z"/>
          <w:rFonts w:asciiTheme="minorHAnsi" w:eastAsiaTheme="minorEastAsia" w:hAnsiTheme="minorHAnsi" w:cstheme="minorBidi"/>
          <w:noProof/>
          <w:sz w:val="22"/>
          <w:szCs w:val="22"/>
          <w:lang w:val="en-US" w:eastAsia="en-US"/>
        </w:rPr>
      </w:pPr>
      <w:del w:id="600" w:author="Lieberman, Joshua" w:date="2016-11-16T14:56:00Z">
        <w:r w:rsidRPr="007064E6" w:rsidDel="007064E6">
          <w:rPr>
            <w:rPrChange w:id="601" w:author="Lieberman, Joshua" w:date="2016-11-16T14:56:00Z">
              <w:rPr>
                <w:rStyle w:val="Hyperlink"/>
                <w:noProof/>
              </w:rPr>
            </w:rPrChange>
          </w:rPr>
          <w:delText>Figure 13: Catchment realization features with ‘tags’ expressing catchment topology</w:delText>
        </w:r>
        <w:r w:rsidDel="007064E6">
          <w:rPr>
            <w:noProof/>
            <w:webHidden/>
          </w:rPr>
          <w:tab/>
          <w:delText>31</w:delText>
        </w:r>
      </w:del>
    </w:p>
    <w:p w14:paraId="00C4657F" w14:textId="77777777" w:rsidR="0026708A" w:rsidDel="007064E6" w:rsidRDefault="0026708A">
      <w:pPr>
        <w:pStyle w:val="TableofFigures"/>
        <w:tabs>
          <w:tab w:val="right" w:leader="dot" w:pos="8630"/>
        </w:tabs>
        <w:rPr>
          <w:del w:id="602" w:author="Lieberman, Joshua" w:date="2016-11-16T14:56:00Z"/>
          <w:rFonts w:asciiTheme="minorHAnsi" w:eastAsiaTheme="minorEastAsia" w:hAnsiTheme="minorHAnsi" w:cstheme="minorBidi"/>
          <w:noProof/>
          <w:sz w:val="22"/>
          <w:szCs w:val="22"/>
          <w:lang w:val="en-US" w:eastAsia="en-US"/>
        </w:rPr>
      </w:pPr>
      <w:del w:id="603" w:author="Lieberman, Joshua" w:date="2016-11-16T14:56:00Z">
        <w:r w:rsidRPr="007064E6" w:rsidDel="007064E6">
          <w:rPr>
            <w:rPrChange w:id="604" w:author="Lieberman, Joshua" w:date="2016-11-16T14:56:00Z">
              <w:rPr>
                <w:rStyle w:val="Hyperlink"/>
                <w:noProof/>
              </w:rPr>
            </w:rPrChange>
          </w:rPr>
          <w:delText>Figure 14: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delText>
        </w:r>
        <w:r w:rsidDel="007064E6">
          <w:rPr>
            <w:noProof/>
            <w:webHidden/>
          </w:rPr>
          <w:tab/>
          <w:delText>33</w:delText>
        </w:r>
      </w:del>
    </w:p>
    <w:p w14:paraId="09765863" w14:textId="77777777" w:rsidR="0026708A" w:rsidDel="007064E6" w:rsidRDefault="0026708A">
      <w:pPr>
        <w:pStyle w:val="TableofFigures"/>
        <w:tabs>
          <w:tab w:val="right" w:leader="dot" w:pos="8630"/>
        </w:tabs>
        <w:rPr>
          <w:del w:id="605" w:author="Lieberman, Joshua" w:date="2016-11-16T14:56:00Z"/>
          <w:rFonts w:asciiTheme="minorHAnsi" w:eastAsiaTheme="minorEastAsia" w:hAnsiTheme="minorHAnsi" w:cstheme="minorBidi"/>
          <w:noProof/>
          <w:sz w:val="22"/>
          <w:szCs w:val="22"/>
          <w:lang w:val="en-US" w:eastAsia="en-US"/>
        </w:rPr>
      </w:pPr>
      <w:del w:id="606" w:author="Lieberman, Joshua" w:date="2016-11-16T14:56:00Z">
        <w:r w:rsidRPr="007064E6" w:rsidDel="007064E6">
          <w:rPr>
            <w:rPrChange w:id="607" w:author="Lieberman, Joshua" w:date="2016-11-16T14:56:00Z">
              <w:rPr>
                <w:rStyle w:val="Hyperlink"/>
                <w:noProof/>
              </w:rPr>
            </w:rPrChange>
          </w:rPr>
          <w:delText>Figure 15: Position (yellow dot) upstream of a reference point (red dot). Typically, r1 would be the origin and P, the referenced point; however, the river reference system model allows for the referenced point to be the origin of its own river reference system.</w:delText>
        </w:r>
        <w:r w:rsidDel="007064E6">
          <w:rPr>
            <w:noProof/>
            <w:webHidden/>
          </w:rPr>
          <w:tab/>
          <w:delText>34</w:delText>
        </w:r>
      </w:del>
    </w:p>
    <w:p w14:paraId="1C2977A1" w14:textId="77777777" w:rsidR="0026708A" w:rsidDel="007064E6" w:rsidRDefault="0026708A">
      <w:pPr>
        <w:pStyle w:val="TableofFigures"/>
        <w:tabs>
          <w:tab w:val="right" w:leader="dot" w:pos="8630"/>
        </w:tabs>
        <w:rPr>
          <w:del w:id="608" w:author="Lieberman, Joshua" w:date="2016-11-16T14:56:00Z"/>
          <w:rFonts w:asciiTheme="minorHAnsi" w:eastAsiaTheme="minorEastAsia" w:hAnsiTheme="minorHAnsi" w:cstheme="minorBidi"/>
          <w:noProof/>
          <w:sz w:val="22"/>
          <w:szCs w:val="22"/>
          <w:lang w:val="en-US" w:eastAsia="en-US"/>
        </w:rPr>
      </w:pPr>
      <w:del w:id="609" w:author="Lieberman, Joshua" w:date="2016-11-16T14:56:00Z">
        <w:r w:rsidRPr="007064E6" w:rsidDel="007064E6">
          <w:rPr>
            <w:highlight w:val="yellow"/>
            <w:rPrChange w:id="610" w:author="Lieberman, Joshua" w:date="2016-11-16T14:56:00Z">
              <w:rPr>
                <w:rStyle w:val="Hyperlink"/>
                <w:noProof/>
                <w:highlight w:val="yellow"/>
              </w:rPr>
            </w:rPrChange>
          </w:rPr>
          <w:delText>Figure 16</w:delText>
        </w:r>
        <w:r w:rsidRPr="007064E6" w:rsidDel="007064E6">
          <w:rPr>
            <w:rPrChange w:id="611" w:author="Lieberman, Joshua" w:date="2016-11-16T14:56:00Z">
              <w:rPr>
                <w:rStyle w:val="Hyperlink"/>
                <w:noProof/>
              </w:rPr>
            </w:rPrChange>
          </w:rPr>
          <w:delText xml:space="preserve">: NEW  </w:delText>
        </w:r>
        <w:r w:rsidRPr="007064E6" w:rsidDel="007064E6">
          <w:rPr>
            <w:highlight w:val="yellow"/>
            <w:rPrChange w:id="612" w:author="Lieberman, Joshua" w:date="2016-11-16T14:56:00Z">
              <w:rPr>
                <w:rStyle w:val="Hyperlink"/>
                <w:noProof/>
                <w:highlight w:val="yellow"/>
              </w:rPr>
            </w:rPrChange>
          </w:rPr>
          <w:delText xml:space="preserve">Position (yellow dot) between two a reference points (red dots). </w:delText>
        </w:r>
        <w:r w:rsidDel="007064E6">
          <w:rPr>
            <w:noProof/>
            <w:webHidden/>
          </w:rPr>
          <w:tab/>
          <w:delText>35</w:delText>
        </w:r>
      </w:del>
    </w:p>
    <w:p w14:paraId="7DDF1A2A" w14:textId="77777777" w:rsidR="0026708A" w:rsidDel="007064E6" w:rsidRDefault="0026708A">
      <w:pPr>
        <w:pStyle w:val="TableofFigures"/>
        <w:tabs>
          <w:tab w:val="right" w:leader="dot" w:pos="8630"/>
        </w:tabs>
        <w:rPr>
          <w:del w:id="613" w:author="Lieberman, Joshua" w:date="2016-11-16T14:56:00Z"/>
          <w:rFonts w:asciiTheme="minorHAnsi" w:eastAsiaTheme="minorEastAsia" w:hAnsiTheme="minorHAnsi" w:cstheme="minorBidi"/>
          <w:noProof/>
          <w:sz w:val="22"/>
          <w:szCs w:val="22"/>
          <w:lang w:val="en-US" w:eastAsia="en-US"/>
        </w:rPr>
      </w:pPr>
      <w:del w:id="614" w:author="Lieberman, Joshua" w:date="2016-11-16T14:56:00Z">
        <w:r w:rsidRPr="007064E6" w:rsidDel="007064E6">
          <w:rPr>
            <w:highlight w:val="yellow"/>
            <w:rPrChange w:id="615" w:author="Lieberman, Joshua" w:date="2016-11-16T14:56:00Z">
              <w:rPr>
                <w:rStyle w:val="Hyperlink"/>
                <w:noProof/>
                <w:highlight w:val="yellow"/>
              </w:rPr>
            </w:rPrChange>
          </w:rPr>
          <w:delText>Figure 17: Cyclic nature of the HY_Features basic model</w:delText>
        </w:r>
        <w:r w:rsidDel="007064E6">
          <w:rPr>
            <w:noProof/>
            <w:webHidden/>
          </w:rPr>
          <w:tab/>
          <w:delText>38</w:delText>
        </w:r>
      </w:del>
    </w:p>
    <w:p w14:paraId="72FBA811" w14:textId="77777777" w:rsidR="0026708A" w:rsidDel="007064E6" w:rsidRDefault="0026708A">
      <w:pPr>
        <w:pStyle w:val="TableofFigures"/>
        <w:tabs>
          <w:tab w:val="right" w:leader="dot" w:pos="8630"/>
        </w:tabs>
        <w:rPr>
          <w:del w:id="616" w:author="Lieberman, Joshua" w:date="2016-11-16T14:56:00Z"/>
          <w:rFonts w:asciiTheme="minorHAnsi" w:eastAsiaTheme="minorEastAsia" w:hAnsiTheme="minorHAnsi" w:cstheme="minorBidi"/>
          <w:noProof/>
          <w:sz w:val="22"/>
          <w:szCs w:val="22"/>
          <w:lang w:val="en-US" w:eastAsia="en-US"/>
        </w:rPr>
      </w:pPr>
      <w:del w:id="617" w:author="Lieberman, Joshua" w:date="2016-11-16T14:56:00Z">
        <w:r w:rsidRPr="007064E6" w:rsidDel="007064E6">
          <w:rPr>
            <w:rPrChange w:id="618" w:author="Lieberman, Joshua" w:date="2016-11-16T14:56:00Z">
              <w:rPr>
                <w:rStyle w:val="Hyperlink"/>
                <w:noProof/>
              </w:rPr>
            </w:rPrChange>
          </w:rPr>
          <w:delText>Figure 18: HY_Features modules and packages</w:delText>
        </w:r>
        <w:r w:rsidDel="007064E6">
          <w:rPr>
            <w:noProof/>
            <w:webHidden/>
          </w:rPr>
          <w:tab/>
          <w:delText>44</w:delText>
        </w:r>
      </w:del>
    </w:p>
    <w:p w14:paraId="3B6B7E80" w14:textId="77777777" w:rsidR="0026708A" w:rsidDel="007064E6" w:rsidRDefault="0026708A">
      <w:pPr>
        <w:pStyle w:val="TableofFigures"/>
        <w:tabs>
          <w:tab w:val="right" w:leader="dot" w:pos="8630"/>
        </w:tabs>
        <w:rPr>
          <w:del w:id="619" w:author="Lieberman, Joshua" w:date="2016-11-16T14:56:00Z"/>
          <w:rFonts w:asciiTheme="minorHAnsi" w:eastAsiaTheme="minorEastAsia" w:hAnsiTheme="minorHAnsi" w:cstheme="minorBidi"/>
          <w:noProof/>
          <w:sz w:val="22"/>
          <w:szCs w:val="22"/>
          <w:lang w:val="en-US" w:eastAsia="en-US"/>
        </w:rPr>
      </w:pPr>
      <w:del w:id="620" w:author="Lieberman, Joshua" w:date="2016-11-16T14:56:00Z">
        <w:r w:rsidRPr="007064E6" w:rsidDel="007064E6">
          <w:rPr>
            <w:rPrChange w:id="621" w:author="Lieberman, Joshua" w:date="2016-11-16T14:56:00Z">
              <w:rPr>
                <w:rStyle w:val="Hyperlink"/>
                <w:noProof/>
              </w:rPr>
            </w:rPrChange>
          </w:rPr>
          <w:delText>Figure 19: Hydro Feature requirements Class Diagram</w:delText>
        </w:r>
        <w:r w:rsidDel="007064E6">
          <w:rPr>
            <w:noProof/>
            <w:webHidden/>
          </w:rPr>
          <w:tab/>
          <w:delText>47</w:delText>
        </w:r>
      </w:del>
    </w:p>
    <w:p w14:paraId="25E0C4C0" w14:textId="77777777" w:rsidR="0026708A" w:rsidDel="007064E6" w:rsidRDefault="0026708A">
      <w:pPr>
        <w:pStyle w:val="TableofFigures"/>
        <w:tabs>
          <w:tab w:val="right" w:leader="dot" w:pos="8630"/>
        </w:tabs>
        <w:rPr>
          <w:del w:id="622" w:author="Lieberman, Joshua" w:date="2016-11-16T14:56:00Z"/>
          <w:rFonts w:asciiTheme="minorHAnsi" w:eastAsiaTheme="minorEastAsia" w:hAnsiTheme="minorHAnsi" w:cstheme="minorBidi"/>
          <w:noProof/>
          <w:sz w:val="22"/>
          <w:szCs w:val="22"/>
          <w:lang w:val="en-US" w:eastAsia="en-US"/>
        </w:rPr>
      </w:pPr>
      <w:del w:id="623" w:author="Lieberman, Joshua" w:date="2016-11-16T14:56:00Z">
        <w:r w:rsidRPr="007064E6" w:rsidDel="007064E6">
          <w:rPr>
            <w:rPrChange w:id="624" w:author="Lieberman, Joshua" w:date="2016-11-16T14:56:00Z">
              <w:rPr>
                <w:rStyle w:val="Hyperlink"/>
                <w:noProof/>
              </w:rPr>
            </w:rPrChange>
          </w:rPr>
          <w:delText>Figure 20: Hydro Feature – external dependencies</w:delText>
        </w:r>
        <w:r w:rsidDel="007064E6">
          <w:rPr>
            <w:noProof/>
            <w:webHidden/>
          </w:rPr>
          <w:tab/>
          <w:delText>49</w:delText>
        </w:r>
      </w:del>
    </w:p>
    <w:p w14:paraId="3AE8C1D5" w14:textId="77777777" w:rsidR="0026708A" w:rsidDel="007064E6" w:rsidRDefault="0026708A">
      <w:pPr>
        <w:pStyle w:val="TableofFigures"/>
        <w:tabs>
          <w:tab w:val="right" w:leader="dot" w:pos="8630"/>
        </w:tabs>
        <w:rPr>
          <w:del w:id="625" w:author="Lieberman, Joshua" w:date="2016-11-16T14:56:00Z"/>
          <w:rFonts w:asciiTheme="minorHAnsi" w:eastAsiaTheme="minorEastAsia" w:hAnsiTheme="minorHAnsi" w:cstheme="minorBidi"/>
          <w:noProof/>
          <w:sz w:val="22"/>
          <w:szCs w:val="22"/>
          <w:lang w:val="en-US" w:eastAsia="en-US"/>
        </w:rPr>
      </w:pPr>
      <w:del w:id="626" w:author="Lieberman, Joshua" w:date="2016-11-16T14:56:00Z">
        <w:r w:rsidRPr="007064E6" w:rsidDel="007064E6">
          <w:rPr>
            <w:rPrChange w:id="627" w:author="Lieberman, Joshua" w:date="2016-11-16T14:56:00Z">
              <w:rPr>
                <w:rStyle w:val="Hyperlink"/>
                <w:noProof/>
              </w:rPr>
            </w:rPrChange>
          </w:rPr>
          <w:delText>Figure 21: Hydrologic features describing separate aspects of the hydrology phenomenon</w:delText>
        </w:r>
        <w:r w:rsidDel="007064E6">
          <w:rPr>
            <w:noProof/>
            <w:webHidden/>
          </w:rPr>
          <w:tab/>
          <w:delText>50</w:delText>
        </w:r>
      </w:del>
    </w:p>
    <w:p w14:paraId="0E60D82E" w14:textId="77777777" w:rsidR="0026708A" w:rsidDel="007064E6" w:rsidRDefault="0026708A">
      <w:pPr>
        <w:pStyle w:val="TableofFigures"/>
        <w:tabs>
          <w:tab w:val="right" w:leader="dot" w:pos="8630"/>
        </w:tabs>
        <w:rPr>
          <w:del w:id="628" w:author="Lieberman, Joshua" w:date="2016-11-16T14:56:00Z"/>
          <w:rFonts w:asciiTheme="minorHAnsi" w:eastAsiaTheme="minorEastAsia" w:hAnsiTheme="minorHAnsi" w:cstheme="minorBidi"/>
          <w:noProof/>
          <w:sz w:val="22"/>
          <w:szCs w:val="22"/>
          <w:lang w:val="en-US" w:eastAsia="en-US"/>
        </w:rPr>
      </w:pPr>
      <w:del w:id="629" w:author="Lieberman, Joshua" w:date="2016-11-16T14:56:00Z">
        <w:r w:rsidRPr="007064E6" w:rsidDel="007064E6">
          <w:rPr>
            <w:rPrChange w:id="630" w:author="Lieberman, Joshua" w:date="2016-11-16T14:56:00Z">
              <w:rPr>
                <w:rStyle w:val="Hyperlink"/>
                <w:noProof/>
              </w:rPr>
            </w:rPrChange>
          </w:rPr>
          <w:delText>Figure 22: Named Feature (UML class diagram)</w:delText>
        </w:r>
        <w:r w:rsidDel="007064E6">
          <w:rPr>
            <w:noProof/>
            <w:webHidden/>
          </w:rPr>
          <w:tab/>
          <w:delText>51</w:delText>
        </w:r>
      </w:del>
    </w:p>
    <w:p w14:paraId="34522159" w14:textId="77777777" w:rsidR="0026708A" w:rsidDel="007064E6" w:rsidRDefault="0026708A">
      <w:pPr>
        <w:pStyle w:val="TableofFigures"/>
        <w:tabs>
          <w:tab w:val="right" w:leader="dot" w:pos="8630"/>
        </w:tabs>
        <w:rPr>
          <w:del w:id="631" w:author="Lieberman, Joshua" w:date="2016-11-16T14:56:00Z"/>
          <w:rFonts w:asciiTheme="minorHAnsi" w:eastAsiaTheme="minorEastAsia" w:hAnsiTheme="minorHAnsi" w:cstheme="minorBidi"/>
          <w:noProof/>
          <w:sz w:val="22"/>
          <w:szCs w:val="22"/>
          <w:lang w:val="en-US" w:eastAsia="en-US"/>
        </w:rPr>
      </w:pPr>
      <w:del w:id="632" w:author="Lieberman, Joshua" w:date="2016-11-16T14:56:00Z">
        <w:r w:rsidRPr="007064E6" w:rsidDel="007064E6">
          <w:rPr>
            <w:rPrChange w:id="633" w:author="Lieberman, Joshua" w:date="2016-11-16T14:56:00Z">
              <w:rPr>
                <w:rStyle w:val="Hyperlink"/>
                <w:noProof/>
              </w:rPr>
            </w:rPrChange>
          </w:rPr>
          <w:delText>Figure 23: Catchment model (UML class diagram)</w:delText>
        </w:r>
        <w:r w:rsidDel="007064E6">
          <w:rPr>
            <w:noProof/>
            <w:webHidden/>
          </w:rPr>
          <w:tab/>
          <w:delText>53</w:delText>
        </w:r>
      </w:del>
    </w:p>
    <w:p w14:paraId="4DD6157E" w14:textId="77777777" w:rsidR="0026708A" w:rsidDel="007064E6" w:rsidRDefault="0026708A">
      <w:pPr>
        <w:pStyle w:val="TableofFigures"/>
        <w:tabs>
          <w:tab w:val="right" w:leader="dot" w:pos="8630"/>
        </w:tabs>
        <w:rPr>
          <w:del w:id="634" w:author="Lieberman, Joshua" w:date="2016-11-16T14:56:00Z"/>
          <w:rFonts w:asciiTheme="minorHAnsi" w:eastAsiaTheme="minorEastAsia" w:hAnsiTheme="minorHAnsi" w:cstheme="minorBidi"/>
          <w:noProof/>
          <w:sz w:val="22"/>
          <w:szCs w:val="22"/>
          <w:lang w:val="en-US" w:eastAsia="en-US"/>
        </w:rPr>
      </w:pPr>
      <w:del w:id="635" w:author="Lieberman, Joshua" w:date="2016-11-16T14:56:00Z">
        <w:r w:rsidRPr="007064E6" w:rsidDel="007064E6">
          <w:rPr>
            <w:rPrChange w:id="636" w:author="Lieberman, Joshua" w:date="2016-11-16T14:56:00Z">
              <w:rPr>
                <w:rStyle w:val="Hyperlink"/>
                <w:noProof/>
              </w:rPr>
            </w:rPrChange>
          </w:rPr>
          <w:delText>Figure 24: Catchment and outfall (UML class diagram)</w:delText>
        </w:r>
        <w:r w:rsidDel="007064E6">
          <w:rPr>
            <w:noProof/>
            <w:webHidden/>
          </w:rPr>
          <w:tab/>
          <w:delText>54</w:delText>
        </w:r>
      </w:del>
    </w:p>
    <w:p w14:paraId="29036B86" w14:textId="77777777" w:rsidR="0026708A" w:rsidDel="007064E6" w:rsidRDefault="0026708A">
      <w:pPr>
        <w:pStyle w:val="TableofFigures"/>
        <w:tabs>
          <w:tab w:val="right" w:leader="dot" w:pos="8630"/>
        </w:tabs>
        <w:rPr>
          <w:del w:id="637" w:author="Lieberman, Joshua" w:date="2016-11-16T14:56:00Z"/>
          <w:rFonts w:asciiTheme="minorHAnsi" w:eastAsiaTheme="minorEastAsia" w:hAnsiTheme="minorHAnsi" w:cstheme="minorBidi"/>
          <w:noProof/>
          <w:sz w:val="22"/>
          <w:szCs w:val="22"/>
          <w:lang w:val="en-US" w:eastAsia="en-US"/>
        </w:rPr>
      </w:pPr>
      <w:del w:id="638" w:author="Lieberman, Joshua" w:date="2016-11-16T14:56:00Z">
        <w:r w:rsidRPr="007064E6" w:rsidDel="007064E6">
          <w:rPr>
            <w:rPrChange w:id="639" w:author="Lieberman, Joshua" w:date="2016-11-16T14:56:00Z">
              <w:rPr>
                <w:rStyle w:val="Hyperlink"/>
                <w:noProof/>
              </w:rPr>
            </w:rPrChange>
          </w:rPr>
          <w:delText>Figure 25: Containing / contained catchment (UML class diagram)</w:delText>
        </w:r>
        <w:r w:rsidDel="007064E6">
          <w:rPr>
            <w:noProof/>
            <w:webHidden/>
          </w:rPr>
          <w:tab/>
          <w:delText>54</w:delText>
        </w:r>
      </w:del>
    </w:p>
    <w:p w14:paraId="0340CAFA" w14:textId="77777777" w:rsidR="0026708A" w:rsidDel="007064E6" w:rsidRDefault="0026708A">
      <w:pPr>
        <w:pStyle w:val="TableofFigures"/>
        <w:tabs>
          <w:tab w:val="right" w:leader="dot" w:pos="8630"/>
        </w:tabs>
        <w:rPr>
          <w:del w:id="640" w:author="Lieberman, Joshua" w:date="2016-11-16T14:56:00Z"/>
          <w:rFonts w:asciiTheme="minorHAnsi" w:eastAsiaTheme="minorEastAsia" w:hAnsiTheme="minorHAnsi" w:cstheme="minorBidi"/>
          <w:noProof/>
          <w:sz w:val="22"/>
          <w:szCs w:val="22"/>
          <w:lang w:val="en-US" w:eastAsia="en-US"/>
        </w:rPr>
      </w:pPr>
      <w:del w:id="641" w:author="Lieberman, Joshua" w:date="2016-11-16T14:56:00Z">
        <w:r w:rsidRPr="007064E6" w:rsidDel="007064E6">
          <w:rPr>
            <w:rPrChange w:id="642" w:author="Lieberman, Joshua" w:date="2016-11-16T14:56:00Z">
              <w:rPr>
                <w:rStyle w:val="Hyperlink"/>
                <w:noProof/>
              </w:rPr>
            </w:rPrChange>
          </w:rPr>
          <w:delText>Figure 26: Conjoint catchment (UML class diagram)</w:delText>
        </w:r>
        <w:r w:rsidDel="007064E6">
          <w:rPr>
            <w:noProof/>
            <w:webHidden/>
          </w:rPr>
          <w:tab/>
          <w:delText>55</w:delText>
        </w:r>
      </w:del>
    </w:p>
    <w:p w14:paraId="67B77D62" w14:textId="77777777" w:rsidR="0026708A" w:rsidDel="007064E6" w:rsidRDefault="0026708A">
      <w:pPr>
        <w:pStyle w:val="TableofFigures"/>
        <w:tabs>
          <w:tab w:val="right" w:leader="dot" w:pos="8630"/>
        </w:tabs>
        <w:rPr>
          <w:del w:id="643" w:author="Lieberman, Joshua" w:date="2016-11-16T14:56:00Z"/>
          <w:rFonts w:asciiTheme="minorHAnsi" w:eastAsiaTheme="minorEastAsia" w:hAnsiTheme="minorHAnsi" w:cstheme="minorBidi"/>
          <w:noProof/>
          <w:sz w:val="22"/>
          <w:szCs w:val="22"/>
          <w:lang w:val="en-US" w:eastAsia="en-US"/>
        </w:rPr>
      </w:pPr>
      <w:del w:id="644" w:author="Lieberman, Joshua" w:date="2016-11-16T14:56:00Z">
        <w:r w:rsidRPr="007064E6" w:rsidDel="007064E6">
          <w:rPr>
            <w:rPrChange w:id="645" w:author="Lieberman, Joshua" w:date="2016-11-16T14:56:00Z">
              <w:rPr>
                <w:rStyle w:val="Hyperlink"/>
                <w:noProof/>
              </w:rPr>
            </w:rPrChange>
          </w:rPr>
          <w:delText>Figure 27: Upper / lower catchment (UML class diagram)</w:delText>
        </w:r>
        <w:r w:rsidDel="007064E6">
          <w:rPr>
            <w:noProof/>
            <w:webHidden/>
          </w:rPr>
          <w:tab/>
          <w:delText>55</w:delText>
        </w:r>
      </w:del>
    </w:p>
    <w:p w14:paraId="05520B06" w14:textId="77777777" w:rsidR="0026708A" w:rsidDel="007064E6" w:rsidRDefault="0026708A">
      <w:pPr>
        <w:pStyle w:val="TableofFigures"/>
        <w:tabs>
          <w:tab w:val="right" w:leader="dot" w:pos="8630"/>
        </w:tabs>
        <w:rPr>
          <w:del w:id="646" w:author="Lieberman, Joshua" w:date="2016-11-16T14:56:00Z"/>
          <w:rFonts w:asciiTheme="minorHAnsi" w:eastAsiaTheme="minorEastAsia" w:hAnsiTheme="minorHAnsi" w:cstheme="minorBidi"/>
          <w:noProof/>
          <w:sz w:val="22"/>
          <w:szCs w:val="22"/>
          <w:lang w:val="en-US" w:eastAsia="en-US"/>
        </w:rPr>
      </w:pPr>
      <w:del w:id="647" w:author="Lieberman, Joshua" w:date="2016-11-16T14:56:00Z">
        <w:r w:rsidRPr="007064E6" w:rsidDel="007064E6">
          <w:rPr>
            <w:rPrChange w:id="648" w:author="Lieberman, Joshua" w:date="2016-11-16T14:56:00Z">
              <w:rPr>
                <w:rStyle w:val="Hyperlink"/>
                <w:noProof/>
              </w:rPr>
            </w:rPrChange>
          </w:rPr>
          <w:delText>Figure 28: Catchment aggregate (UML class diagram)</w:delText>
        </w:r>
        <w:r w:rsidDel="007064E6">
          <w:rPr>
            <w:noProof/>
            <w:webHidden/>
          </w:rPr>
          <w:tab/>
          <w:delText>56</w:delText>
        </w:r>
      </w:del>
    </w:p>
    <w:p w14:paraId="377D974F" w14:textId="77777777" w:rsidR="0026708A" w:rsidDel="007064E6" w:rsidRDefault="0026708A">
      <w:pPr>
        <w:pStyle w:val="TableofFigures"/>
        <w:tabs>
          <w:tab w:val="right" w:leader="dot" w:pos="8630"/>
        </w:tabs>
        <w:rPr>
          <w:del w:id="649" w:author="Lieberman, Joshua" w:date="2016-11-16T14:56:00Z"/>
          <w:rFonts w:asciiTheme="minorHAnsi" w:eastAsiaTheme="minorEastAsia" w:hAnsiTheme="minorHAnsi" w:cstheme="minorBidi"/>
          <w:noProof/>
          <w:sz w:val="22"/>
          <w:szCs w:val="22"/>
          <w:lang w:val="en-US" w:eastAsia="en-US"/>
        </w:rPr>
      </w:pPr>
      <w:del w:id="650" w:author="Lieberman, Joshua" w:date="2016-11-16T14:56:00Z">
        <w:r w:rsidRPr="007064E6" w:rsidDel="007064E6">
          <w:rPr>
            <w:rPrChange w:id="651" w:author="Lieberman, Joshua" w:date="2016-11-16T14:56:00Z">
              <w:rPr>
                <w:rStyle w:val="Hyperlink"/>
                <w:noProof/>
              </w:rPr>
            </w:rPrChange>
          </w:rPr>
          <w:delText>Figure 29: Dendritic catchment (UML class diagram)</w:delText>
        </w:r>
        <w:r w:rsidDel="007064E6">
          <w:rPr>
            <w:noProof/>
            <w:webHidden/>
          </w:rPr>
          <w:tab/>
          <w:delText>57</w:delText>
        </w:r>
      </w:del>
    </w:p>
    <w:p w14:paraId="68227907" w14:textId="77777777" w:rsidR="0026708A" w:rsidDel="007064E6" w:rsidRDefault="0026708A">
      <w:pPr>
        <w:pStyle w:val="TableofFigures"/>
        <w:tabs>
          <w:tab w:val="right" w:leader="dot" w:pos="8630"/>
        </w:tabs>
        <w:rPr>
          <w:del w:id="652" w:author="Lieberman, Joshua" w:date="2016-11-16T14:56:00Z"/>
          <w:rFonts w:asciiTheme="minorHAnsi" w:eastAsiaTheme="minorEastAsia" w:hAnsiTheme="minorHAnsi" w:cstheme="minorBidi"/>
          <w:noProof/>
          <w:sz w:val="22"/>
          <w:szCs w:val="22"/>
          <w:lang w:val="en-US" w:eastAsia="en-US"/>
        </w:rPr>
      </w:pPr>
      <w:del w:id="653" w:author="Lieberman, Joshua" w:date="2016-11-16T14:56:00Z">
        <w:r w:rsidRPr="007064E6" w:rsidDel="007064E6">
          <w:rPr>
            <w:rPrChange w:id="654" w:author="Lieberman, Joshua" w:date="2016-11-16T14:56:00Z">
              <w:rPr>
                <w:rStyle w:val="Hyperlink"/>
                <w:noProof/>
              </w:rPr>
            </w:rPrChange>
          </w:rPr>
          <w:delText>Figure 30: Interior catchment (UML class diagram)</w:delText>
        </w:r>
        <w:r w:rsidDel="007064E6">
          <w:rPr>
            <w:noProof/>
            <w:webHidden/>
          </w:rPr>
          <w:tab/>
          <w:delText>58</w:delText>
        </w:r>
      </w:del>
    </w:p>
    <w:p w14:paraId="0D89FEC0" w14:textId="77777777" w:rsidR="0026708A" w:rsidDel="007064E6" w:rsidRDefault="0026708A">
      <w:pPr>
        <w:pStyle w:val="TableofFigures"/>
        <w:tabs>
          <w:tab w:val="right" w:leader="dot" w:pos="8630"/>
        </w:tabs>
        <w:rPr>
          <w:del w:id="655" w:author="Lieberman, Joshua" w:date="2016-11-16T14:56:00Z"/>
          <w:rFonts w:asciiTheme="minorHAnsi" w:eastAsiaTheme="minorEastAsia" w:hAnsiTheme="minorHAnsi" w:cstheme="minorBidi"/>
          <w:noProof/>
          <w:sz w:val="22"/>
          <w:szCs w:val="22"/>
          <w:lang w:val="en-US" w:eastAsia="en-US"/>
        </w:rPr>
      </w:pPr>
      <w:del w:id="656" w:author="Lieberman, Joshua" w:date="2016-11-16T14:56:00Z">
        <w:r w:rsidRPr="007064E6" w:rsidDel="007064E6">
          <w:rPr>
            <w:rPrChange w:id="657" w:author="Lieberman, Joshua" w:date="2016-11-16T14:56:00Z">
              <w:rPr>
                <w:rStyle w:val="Hyperlink"/>
                <w:noProof/>
              </w:rPr>
            </w:rPrChange>
          </w:rPr>
          <w:delText>Figure 31: Outfall (UML class diagram)</w:delText>
        </w:r>
        <w:r w:rsidDel="007064E6">
          <w:rPr>
            <w:noProof/>
            <w:webHidden/>
          </w:rPr>
          <w:tab/>
          <w:delText>60</w:delText>
        </w:r>
      </w:del>
    </w:p>
    <w:p w14:paraId="01FED33C" w14:textId="77777777" w:rsidR="0026708A" w:rsidDel="007064E6" w:rsidRDefault="0026708A">
      <w:pPr>
        <w:pStyle w:val="TableofFigures"/>
        <w:tabs>
          <w:tab w:val="right" w:leader="dot" w:pos="8630"/>
        </w:tabs>
        <w:rPr>
          <w:del w:id="658" w:author="Lieberman, Joshua" w:date="2016-11-16T14:56:00Z"/>
          <w:rFonts w:asciiTheme="minorHAnsi" w:eastAsiaTheme="minorEastAsia" w:hAnsiTheme="minorHAnsi" w:cstheme="minorBidi"/>
          <w:noProof/>
          <w:sz w:val="22"/>
          <w:szCs w:val="22"/>
          <w:lang w:val="en-US" w:eastAsia="en-US"/>
        </w:rPr>
      </w:pPr>
      <w:del w:id="659" w:author="Lieberman, Joshua" w:date="2016-11-16T14:56:00Z">
        <w:r w:rsidRPr="007064E6" w:rsidDel="007064E6">
          <w:rPr>
            <w:rPrChange w:id="660" w:author="Lieberman, Joshua" w:date="2016-11-16T14:56:00Z">
              <w:rPr>
                <w:rStyle w:val="Hyperlink"/>
                <w:noProof/>
              </w:rPr>
            </w:rPrChange>
          </w:rPr>
          <w:delText>Figure 32: Catchment realization and its specialization (UML class diagram)</w:delText>
        </w:r>
        <w:r w:rsidDel="007064E6">
          <w:rPr>
            <w:noProof/>
            <w:webHidden/>
          </w:rPr>
          <w:tab/>
          <w:delText>62</w:delText>
        </w:r>
      </w:del>
    </w:p>
    <w:p w14:paraId="27FA6337" w14:textId="77777777" w:rsidR="0026708A" w:rsidDel="007064E6" w:rsidRDefault="0026708A">
      <w:pPr>
        <w:pStyle w:val="TableofFigures"/>
        <w:tabs>
          <w:tab w:val="right" w:leader="dot" w:pos="8630"/>
        </w:tabs>
        <w:rPr>
          <w:del w:id="661" w:author="Lieberman, Joshua" w:date="2016-11-16T14:56:00Z"/>
          <w:rFonts w:asciiTheme="minorHAnsi" w:eastAsiaTheme="minorEastAsia" w:hAnsiTheme="minorHAnsi" w:cstheme="minorBidi"/>
          <w:noProof/>
          <w:sz w:val="22"/>
          <w:szCs w:val="22"/>
          <w:lang w:val="en-US" w:eastAsia="en-US"/>
        </w:rPr>
      </w:pPr>
      <w:del w:id="662" w:author="Lieberman, Joshua" w:date="2016-11-16T14:56:00Z">
        <w:r w:rsidRPr="007064E6" w:rsidDel="007064E6">
          <w:rPr>
            <w:rPrChange w:id="663" w:author="Lieberman, Joshua" w:date="2016-11-16T14:56:00Z">
              <w:rPr>
                <w:rStyle w:val="Hyperlink"/>
                <w:noProof/>
              </w:rPr>
            </w:rPrChange>
          </w:rPr>
          <w:delText>Figure 33: Outfall Realization (UML class diagram)</w:delText>
        </w:r>
        <w:r w:rsidDel="007064E6">
          <w:rPr>
            <w:noProof/>
            <w:webHidden/>
          </w:rPr>
          <w:tab/>
          <w:delText>66</w:delText>
        </w:r>
      </w:del>
    </w:p>
    <w:p w14:paraId="4BBCF439" w14:textId="77777777" w:rsidR="0026708A" w:rsidDel="007064E6" w:rsidRDefault="0026708A">
      <w:pPr>
        <w:pStyle w:val="TableofFigures"/>
        <w:tabs>
          <w:tab w:val="right" w:leader="dot" w:pos="8630"/>
        </w:tabs>
        <w:rPr>
          <w:del w:id="664" w:author="Lieberman, Joshua" w:date="2016-11-16T14:56:00Z"/>
          <w:rFonts w:asciiTheme="minorHAnsi" w:eastAsiaTheme="minorEastAsia" w:hAnsiTheme="minorHAnsi" w:cstheme="minorBidi"/>
          <w:noProof/>
          <w:sz w:val="22"/>
          <w:szCs w:val="22"/>
          <w:lang w:val="en-US" w:eastAsia="en-US"/>
        </w:rPr>
      </w:pPr>
      <w:del w:id="665" w:author="Lieberman, Joshua" w:date="2016-11-16T14:56:00Z">
        <w:r w:rsidRPr="007064E6" w:rsidDel="007064E6">
          <w:rPr>
            <w:rPrChange w:id="666" w:author="Lieberman, Joshua" w:date="2016-11-16T14:56:00Z">
              <w:rPr>
                <w:rStyle w:val="Hyperlink"/>
                <w:noProof/>
              </w:rPr>
            </w:rPrChange>
          </w:rPr>
          <w:delText>Figure 34: River Positioning System (UML class diagram)</w:delText>
        </w:r>
        <w:r w:rsidDel="007064E6">
          <w:rPr>
            <w:noProof/>
            <w:webHidden/>
          </w:rPr>
          <w:tab/>
          <w:delText>68</w:delText>
        </w:r>
      </w:del>
    </w:p>
    <w:p w14:paraId="2AF204E0" w14:textId="77777777" w:rsidR="0026708A" w:rsidDel="007064E6" w:rsidRDefault="0026708A">
      <w:pPr>
        <w:pStyle w:val="TableofFigures"/>
        <w:tabs>
          <w:tab w:val="right" w:leader="dot" w:pos="8630"/>
        </w:tabs>
        <w:rPr>
          <w:del w:id="667" w:author="Lieberman, Joshua" w:date="2016-11-16T14:56:00Z"/>
          <w:rFonts w:asciiTheme="minorHAnsi" w:eastAsiaTheme="minorEastAsia" w:hAnsiTheme="minorHAnsi" w:cstheme="minorBidi"/>
          <w:noProof/>
          <w:sz w:val="22"/>
          <w:szCs w:val="22"/>
          <w:lang w:val="en-US" w:eastAsia="en-US"/>
        </w:rPr>
      </w:pPr>
      <w:del w:id="668" w:author="Lieberman, Joshua" w:date="2016-11-16T14:56:00Z">
        <w:r w:rsidRPr="007064E6" w:rsidDel="007064E6">
          <w:rPr>
            <w:rPrChange w:id="669" w:author="Lieberman, Joshua" w:date="2016-11-16T14:56:00Z">
              <w:rPr>
                <w:rStyle w:val="Hyperlink"/>
                <w:noProof/>
              </w:rPr>
            </w:rPrChange>
          </w:rPr>
          <w:delText>Figure 35: Surface Hydro Feature - Class Diagram</w:delText>
        </w:r>
        <w:r w:rsidDel="007064E6">
          <w:rPr>
            <w:noProof/>
            <w:webHidden/>
          </w:rPr>
          <w:tab/>
          <w:delText>71</w:delText>
        </w:r>
      </w:del>
    </w:p>
    <w:p w14:paraId="21B1DADF" w14:textId="77777777" w:rsidR="0026708A" w:rsidDel="007064E6" w:rsidRDefault="0026708A">
      <w:pPr>
        <w:pStyle w:val="TableofFigures"/>
        <w:tabs>
          <w:tab w:val="right" w:leader="dot" w:pos="8630"/>
        </w:tabs>
        <w:rPr>
          <w:del w:id="670" w:author="Lieberman, Joshua" w:date="2016-11-16T14:56:00Z"/>
          <w:rFonts w:asciiTheme="minorHAnsi" w:eastAsiaTheme="minorEastAsia" w:hAnsiTheme="minorHAnsi" w:cstheme="minorBidi"/>
          <w:noProof/>
          <w:sz w:val="22"/>
          <w:szCs w:val="22"/>
          <w:lang w:val="en-US" w:eastAsia="en-US"/>
        </w:rPr>
      </w:pPr>
      <w:del w:id="671" w:author="Lieberman, Joshua" w:date="2016-11-16T14:56:00Z">
        <w:r w:rsidRPr="007064E6" w:rsidDel="007064E6">
          <w:rPr>
            <w:rPrChange w:id="672" w:author="Lieberman, Joshua" w:date="2016-11-16T14:56:00Z">
              <w:rPr>
                <w:rStyle w:val="Hyperlink"/>
                <w:noProof/>
              </w:rPr>
            </w:rPrChange>
          </w:rPr>
          <w:delText>Figure 36: Surface Hydro Feature - dependencies</w:delText>
        </w:r>
        <w:r w:rsidDel="007064E6">
          <w:rPr>
            <w:noProof/>
            <w:webHidden/>
          </w:rPr>
          <w:tab/>
          <w:delText>72</w:delText>
        </w:r>
      </w:del>
    </w:p>
    <w:p w14:paraId="3F265A27" w14:textId="77777777" w:rsidR="0026708A" w:rsidDel="007064E6" w:rsidRDefault="0026708A">
      <w:pPr>
        <w:pStyle w:val="TableofFigures"/>
        <w:tabs>
          <w:tab w:val="right" w:leader="dot" w:pos="8630"/>
        </w:tabs>
        <w:rPr>
          <w:del w:id="673" w:author="Lieberman, Joshua" w:date="2016-11-16T14:56:00Z"/>
          <w:rFonts w:asciiTheme="minorHAnsi" w:eastAsiaTheme="minorEastAsia" w:hAnsiTheme="minorHAnsi" w:cstheme="minorBidi"/>
          <w:noProof/>
          <w:sz w:val="22"/>
          <w:szCs w:val="22"/>
          <w:lang w:val="en-US" w:eastAsia="en-US"/>
        </w:rPr>
      </w:pPr>
      <w:del w:id="674" w:author="Lieberman, Joshua" w:date="2016-11-16T14:56:00Z">
        <w:r w:rsidRPr="007064E6" w:rsidDel="007064E6">
          <w:rPr>
            <w:rPrChange w:id="675" w:author="Lieberman, Joshua" w:date="2016-11-16T14:56:00Z">
              <w:rPr>
                <w:rStyle w:val="Hyperlink"/>
                <w:noProof/>
              </w:rPr>
            </w:rPrChange>
          </w:rPr>
          <w:delText>Figure 37: Channel Network realizing the catchment (UML class diagram)</w:delText>
        </w:r>
        <w:r w:rsidDel="007064E6">
          <w:rPr>
            <w:noProof/>
            <w:webHidden/>
          </w:rPr>
          <w:tab/>
          <w:delText>73</w:delText>
        </w:r>
      </w:del>
    </w:p>
    <w:p w14:paraId="3D5D6C66" w14:textId="77777777" w:rsidR="0026708A" w:rsidDel="007064E6" w:rsidRDefault="0026708A">
      <w:pPr>
        <w:pStyle w:val="TableofFigures"/>
        <w:tabs>
          <w:tab w:val="right" w:leader="dot" w:pos="8630"/>
        </w:tabs>
        <w:rPr>
          <w:del w:id="676" w:author="Lieberman, Joshua" w:date="2016-11-16T14:56:00Z"/>
          <w:rFonts w:asciiTheme="minorHAnsi" w:eastAsiaTheme="minorEastAsia" w:hAnsiTheme="minorHAnsi" w:cstheme="minorBidi"/>
          <w:noProof/>
          <w:sz w:val="22"/>
          <w:szCs w:val="22"/>
          <w:lang w:val="en-US" w:eastAsia="en-US"/>
        </w:rPr>
      </w:pPr>
      <w:del w:id="677" w:author="Lieberman, Joshua" w:date="2016-11-16T14:56:00Z">
        <w:r w:rsidRPr="007064E6" w:rsidDel="007064E6">
          <w:rPr>
            <w:rPrChange w:id="678" w:author="Lieberman, Joshua" w:date="2016-11-16T14:56:00Z">
              <w:rPr>
                <w:rStyle w:val="Hyperlink"/>
                <w:noProof/>
              </w:rPr>
            </w:rPrChange>
          </w:rPr>
          <w:delText>Figure 38: Depression and Channel realizing the outfall (UML class diagram)</w:delText>
        </w:r>
        <w:r w:rsidDel="007064E6">
          <w:rPr>
            <w:noProof/>
            <w:webHidden/>
          </w:rPr>
          <w:tab/>
          <w:delText>74</w:delText>
        </w:r>
      </w:del>
    </w:p>
    <w:p w14:paraId="441463EA" w14:textId="77777777" w:rsidR="0026708A" w:rsidDel="007064E6" w:rsidRDefault="0026708A">
      <w:pPr>
        <w:pStyle w:val="TableofFigures"/>
        <w:tabs>
          <w:tab w:val="right" w:leader="dot" w:pos="8630"/>
        </w:tabs>
        <w:rPr>
          <w:del w:id="679" w:author="Lieberman, Joshua" w:date="2016-11-16T14:56:00Z"/>
          <w:rFonts w:asciiTheme="minorHAnsi" w:eastAsiaTheme="minorEastAsia" w:hAnsiTheme="minorHAnsi" w:cstheme="minorBidi"/>
          <w:noProof/>
          <w:sz w:val="22"/>
          <w:szCs w:val="22"/>
          <w:lang w:val="en-US" w:eastAsia="en-US"/>
        </w:rPr>
      </w:pPr>
      <w:del w:id="680" w:author="Lieberman, Joshua" w:date="2016-11-16T14:56:00Z">
        <w:r w:rsidRPr="007064E6" w:rsidDel="007064E6">
          <w:rPr>
            <w:rPrChange w:id="681" w:author="Lieberman, Joshua" w:date="2016-11-16T14:56:00Z">
              <w:rPr>
                <w:rStyle w:val="Hyperlink"/>
                <w:noProof/>
              </w:rPr>
            </w:rPrChange>
          </w:rPr>
          <w:delText>Figure 39: Hydrographic Network realizing the catchment (UML class diagram)</w:delText>
        </w:r>
        <w:r w:rsidDel="007064E6">
          <w:rPr>
            <w:noProof/>
            <w:webHidden/>
          </w:rPr>
          <w:tab/>
          <w:delText>78</w:delText>
        </w:r>
      </w:del>
    </w:p>
    <w:p w14:paraId="5D49E032" w14:textId="77777777" w:rsidR="0026708A" w:rsidDel="007064E6" w:rsidRDefault="0026708A">
      <w:pPr>
        <w:pStyle w:val="TableofFigures"/>
        <w:tabs>
          <w:tab w:val="right" w:leader="dot" w:pos="8630"/>
        </w:tabs>
        <w:rPr>
          <w:del w:id="682" w:author="Lieberman, Joshua" w:date="2016-11-16T14:56:00Z"/>
          <w:rFonts w:asciiTheme="minorHAnsi" w:eastAsiaTheme="minorEastAsia" w:hAnsiTheme="minorHAnsi" w:cstheme="minorBidi"/>
          <w:noProof/>
          <w:sz w:val="22"/>
          <w:szCs w:val="22"/>
          <w:lang w:val="en-US" w:eastAsia="en-US"/>
        </w:rPr>
      </w:pPr>
      <w:del w:id="683" w:author="Lieberman, Joshua" w:date="2016-11-16T14:56:00Z">
        <w:r w:rsidRPr="007064E6" w:rsidDel="007064E6">
          <w:rPr>
            <w:rPrChange w:id="684" w:author="Lieberman, Joshua" w:date="2016-11-16T14:56:00Z">
              <w:rPr>
                <w:rStyle w:val="Hyperlink"/>
                <w:noProof/>
              </w:rPr>
            </w:rPrChange>
          </w:rPr>
          <w:delText>Figure 40: Water Body realizing the outfall (UML class diagram)</w:delText>
        </w:r>
        <w:r w:rsidDel="007064E6">
          <w:rPr>
            <w:noProof/>
            <w:webHidden/>
          </w:rPr>
          <w:tab/>
          <w:delText>79</w:delText>
        </w:r>
      </w:del>
    </w:p>
    <w:p w14:paraId="762AD659" w14:textId="77777777" w:rsidR="0026708A" w:rsidDel="007064E6" w:rsidRDefault="0026708A">
      <w:pPr>
        <w:pStyle w:val="TableofFigures"/>
        <w:tabs>
          <w:tab w:val="right" w:leader="dot" w:pos="8630"/>
        </w:tabs>
        <w:rPr>
          <w:del w:id="685" w:author="Lieberman, Joshua" w:date="2016-11-16T14:56:00Z"/>
          <w:rFonts w:asciiTheme="minorHAnsi" w:eastAsiaTheme="minorEastAsia" w:hAnsiTheme="minorHAnsi" w:cstheme="minorBidi"/>
          <w:noProof/>
          <w:sz w:val="22"/>
          <w:szCs w:val="22"/>
          <w:lang w:val="en-US" w:eastAsia="en-US"/>
        </w:rPr>
      </w:pPr>
      <w:del w:id="686" w:author="Lieberman, Joshua" w:date="2016-11-16T14:56:00Z">
        <w:r w:rsidRPr="007064E6" w:rsidDel="007064E6">
          <w:rPr>
            <w:rPrChange w:id="687" w:author="Lieberman, Joshua" w:date="2016-11-16T14:56:00Z">
              <w:rPr>
                <w:rStyle w:val="Hyperlink"/>
                <w:noProof/>
              </w:rPr>
            </w:rPrChange>
          </w:rPr>
          <w:delText>Figure 41: Reservoir realizing the outfall (UML class diagram)</w:delText>
        </w:r>
        <w:r w:rsidDel="007064E6">
          <w:rPr>
            <w:noProof/>
            <w:webHidden/>
          </w:rPr>
          <w:tab/>
          <w:delText>84</w:delText>
        </w:r>
      </w:del>
    </w:p>
    <w:p w14:paraId="646DFBA8" w14:textId="77777777" w:rsidR="0026708A" w:rsidDel="007064E6" w:rsidRDefault="0026708A">
      <w:pPr>
        <w:pStyle w:val="TableofFigures"/>
        <w:tabs>
          <w:tab w:val="right" w:leader="dot" w:pos="8630"/>
        </w:tabs>
        <w:rPr>
          <w:del w:id="688" w:author="Lieberman, Joshua" w:date="2016-11-16T14:56:00Z"/>
          <w:rFonts w:asciiTheme="minorHAnsi" w:eastAsiaTheme="minorEastAsia" w:hAnsiTheme="minorHAnsi" w:cstheme="minorBidi"/>
          <w:noProof/>
          <w:sz w:val="22"/>
          <w:szCs w:val="22"/>
          <w:lang w:val="en-US" w:eastAsia="en-US"/>
        </w:rPr>
      </w:pPr>
      <w:del w:id="689" w:author="Lieberman, Joshua" w:date="2016-11-16T14:56:00Z">
        <w:r w:rsidRPr="007064E6" w:rsidDel="007064E6">
          <w:rPr>
            <w:rPrChange w:id="690" w:author="Lieberman, Joshua" w:date="2016-11-16T14:56:00Z">
              <w:rPr>
                <w:rStyle w:val="Hyperlink"/>
                <w:noProof/>
              </w:rPr>
            </w:rPrChange>
          </w:rPr>
          <w:delText>Figure 42: Hydrometric Network – dependencies</w:delText>
        </w:r>
        <w:r w:rsidDel="007064E6">
          <w:rPr>
            <w:noProof/>
            <w:webHidden/>
          </w:rPr>
          <w:tab/>
          <w:delText>85</w:delText>
        </w:r>
      </w:del>
    </w:p>
    <w:p w14:paraId="6A5C4873" w14:textId="77777777" w:rsidR="0026708A" w:rsidDel="007064E6" w:rsidRDefault="0026708A">
      <w:pPr>
        <w:pStyle w:val="TableofFigures"/>
        <w:tabs>
          <w:tab w:val="right" w:leader="dot" w:pos="8630"/>
        </w:tabs>
        <w:rPr>
          <w:del w:id="691" w:author="Lieberman, Joshua" w:date="2016-11-16T14:56:00Z"/>
          <w:rFonts w:asciiTheme="minorHAnsi" w:eastAsiaTheme="minorEastAsia" w:hAnsiTheme="minorHAnsi" w:cstheme="minorBidi"/>
          <w:noProof/>
          <w:sz w:val="22"/>
          <w:szCs w:val="22"/>
          <w:lang w:val="en-US" w:eastAsia="en-US"/>
        </w:rPr>
      </w:pPr>
      <w:del w:id="692" w:author="Lieberman, Joshua" w:date="2016-11-16T14:56:00Z">
        <w:r w:rsidRPr="007064E6" w:rsidDel="007064E6">
          <w:rPr>
            <w:rPrChange w:id="693" w:author="Lieberman, Joshua" w:date="2016-11-16T14:56:00Z">
              <w:rPr>
                <w:rStyle w:val="Hyperlink"/>
                <w:noProof/>
              </w:rPr>
            </w:rPrChange>
          </w:rPr>
          <w:delText>Figure 43: Hydrometric network and hydrometric feature realizing catchment and outfall (UML class diagram)</w:delText>
        </w:r>
        <w:r w:rsidDel="007064E6">
          <w:rPr>
            <w:noProof/>
            <w:webHidden/>
          </w:rPr>
          <w:tab/>
          <w:delText>86</w:delText>
        </w:r>
      </w:del>
    </w:p>
    <w:p w14:paraId="2F32540F" w14:textId="77777777" w:rsidR="008D4EE7" w:rsidRDefault="001155BB">
      <w:pPr>
        <w:spacing w:after="0"/>
        <w:rPr>
          <w:lang w:val="en-GB" w:eastAsia="en-GB"/>
        </w:rPr>
      </w:pPr>
      <w:r>
        <w:rPr>
          <w:lang w:val="en-GB" w:eastAsia="en-GB"/>
        </w:rPr>
        <w:fldChar w:fldCharType="end"/>
      </w:r>
    </w:p>
    <w:p w14:paraId="0C3FEAD4" w14:textId="77777777" w:rsidR="00C33EA5" w:rsidRDefault="00C33EA5" w:rsidP="008D4EE7">
      <w:pPr>
        <w:pStyle w:val="TOCHeading"/>
        <w:rPr>
          <w:color w:val="auto"/>
        </w:rPr>
      </w:pPr>
    </w:p>
    <w:p w14:paraId="67323B13" w14:textId="46890E37" w:rsidR="008D4EE7" w:rsidRPr="008E510D" w:rsidRDefault="00145C24" w:rsidP="00834E29">
      <w:pPr>
        <w:pStyle w:val="TOCHeading"/>
        <w:outlineLvl w:val="0"/>
        <w:rPr>
          <w:color w:val="auto"/>
        </w:rPr>
      </w:pPr>
      <w:r>
        <w:rPr>
          <w:color w:val="auto"/>
        </w:rPr>
        <w:t>Table</w:t>
      </w:r>
      <w:r w:rsidR="008D4EE7">
        <w:rPr>
          <w:color w:val="auto"/>
        </w:rPr>
        <w:t>s</w:t>
      </w:r>
    </w:p>
    <w:p w14:paraId="01362B5A" w14:textId="77777777" w:rsidR="00A332E7" w:rsidRDefault="008D4EE7">
      <w:pPr>
        <w:pStyle w:val="TableofFigures"/>
        <w:tabs>
          <w:tab w:val="right" w:leader="dot" w:pos="8630"/>
        </w:tabs>
        <w:rPr>
          <w:ins w:id="694" w:author="Lieberman, Joshua" w:date="2016-11-18T10:12:00Z"/>
          <w:rFonts w:asciiTheme="minorHAnsi" w:eastAsiaTheme="minorEastAsia" w:hAnsiTheme="minorHAnsi" w:cstheme="minorBidi"/>
          <w:noProof/>
          <w:lang w:val="en-US" w:eastAsia="en-US"/>
        </w:rPr>
      </w:pPr>
      <w:r>
        <w:rPr>
          <w:lang w:val="de-DE"/>
        </w:rPr>
        <w:fldChar w:fldCharType="begin"/>
      </w:r>
      <w:r w:rsidRPr="005F7C31">
        <w:rPr>
          <w:lang w:val="en-US"/>
        </w:rPr>
        <w:instrText xml:space="preserve"> TOC \h \z \c "Table" </w:instrText>
      </w:r>
      <w:r>
        <w:rPr>
          <w:lang w:val="de-DE"/>
        </w:rPr>
        <w:fldChar w:fldCharType="separate"/>
      </w:r>
      <w:ins w:id="695" w:author="Lieberman, Joshua" w:date="2016-11-18T10:12:00Z">
        <w:r w:rsidR="00A332E7" w:rsidRPr="003E1193">
          <w:rPr>
            <w:rStyle w:val="Hyperlink"/>
            <w:noProof/>
          </w:rPr>
          <w:fldChar w:fldCharType="begin"/>
        </w:r>
        <w:r w:rsidR="00A332E7" w:rsidRPr="003E1193">
          <w:rPr>
            <w:rStyle w:val="Hyperlink"/>
            <w:noProof/>
          </w:rPr>
          <w:instrText xml:space="preserve"> </w:instrText>
        </w:r>
        <w:r w:rsidR="00A332E7">
          <w:rPr>
            <w:noProof/>
          </w:rPr>
          <w:instrText>HYPERLINK \l "_Toc467227278"</w:instrText>
        </w:r>
        <w:r w:rsidR="00A332E7" w:rsidRPr="003E1193">
          <w:rPr>
            <w:rStyle w:val="Hyperlink"/>
            <w:noProof/>
          </w:rPr>
          <w:instrText xml:space="preserve"> </w:instrText>
        </w:r>
        <w:r w:rsidR="00A332E7" w:rsidRPr="003E1193">
          <w:rPr>
            <w:rStyle w:val="Hyperlink"/>
            <w:noProof/>
          </w:rPr>
          <w:fldChar w:fldCharType="separate"/>
        </w:r>
        <w:r w:rsidR="00A332E7" w:rsidRPr="003E1193">
          <w:rPr>
            <w:rStyle w:val="Hyperlink"/>
            <w:noProof/>
            <w:highlight w:val="yellow"/>
          </w:rPr>
          <w:t>Table 1: HY_Features concepts comparable with the OGC Linear</w:t>
        </w:r>
        <w:r w:rsidR="00A332E7" w:rsidRPr="003E1193">
          <w:rPr>
            <w:rStyle w:val="Hyperlink"/>
            <w:rFonts w:eastAsia="MS Mincho"/>
            <w:noProof/>
            <w:highlight w:val="yellow"/>
            <w:lang w:val="en-AU"/>
          </w:rPr>
          <w:t xml:space="preserve"> referencing model</w:t>
        </w:r>
        <w:r w:rsidR="00A332E7">
          <w:rPr>
            <w:noProof/>
            <w:webHidden/>
          </w:rPr>
          <w:tab/>
        </w:r>
        <w:r w:rsidR="00A332E7">
          <w:rPr>
            <w:noProof/>
            <w:webHidden/>
          </w:rPr>
          <w:fldChar w:fldCharType="begin"/>
        </w:r>
        <w:r w:rsidR="00A332E7">
          <w:rPr>
            <w:noProof/>
            <w:webHidden/>
          </w:rPr>
          <w:instrText xml:space="preserve"> PAGEREF _Toc467227278 \h </w:instrText>
        </w:r>
      </w:ins>
      <w:r w:rsidR="00A332E7">
        <w:rPr>
          <w:noProof/>
          <w:webHidden/>
        </w:rPr>
      </w:r>
      <w:r w:rsidR="00A332E7">
        <w:rPr>
          <w:noProof/>
          <w:webHidden/>
        </w:rPr>
        <w:fldChar w:fldCharType="separate"/>
      </w:r>
      <w:ins w:id="696" w:author="Lieberman, Joshua" w:date="2016-11-18T10:12:00Z">
        <w:r w:rsidR="00A332E7">
          <w:rPr>
            <w:noProof/>
            <w:webHidden/>
          </w:rPr>
          <w:t>34</w:t>
        </w:r>
        <w:r w:rsidR="00A332E7">
          <w:rPr>
            <w:noProof/>
            <w:webHidden/>
          </w:rPr>
          <w:fldChar w:fldCharType="end"/>
        </w:r>
        <w:r w:rsidR="00A332E7" w:rsidRPr="003E1193">
          <w:rPr>
            <w:rStyle w:val="Hyperlink"/>
            <w:noProof/>
          </w:rPr>
          <w:fldChar w:fldCharType="end"/>
        </w:r>
      </w:ins>
    </w:p>
    <w:p w14:paraId="1629CB6D" w14:textId="77777777" w:rsidR="00A332E7" w:rsidRDefault="00A332E7">
      <w:pPr>
        <w:pStyle w:val="TableofFigures"/>
        <w:tabs>
          <w:tab w:val="right" w:leader="dot" w:pos="8630"/>
        </w:tabs>
        <w:rPr>
          <w:ins w:id="697" w:author="Lieberman, Joshua" w:date="2016-11-18T10:12:00Z"/>
          <w:rFonts w:asciiTheme="minorHAnsi" w:eastAsiaTheme="minorEastAsia" w:hAnsiTheme="minorHAnsi" w:cstheme="minorBidi"/>
          <w:noProof/>
          <w:lang w:val="en-US" w:eastAsia="en-US"/>
        </w:rPr>
      </w:pPr>
      <w:ins w:id="698" w:author="Lieberman, Joshua" w:date="2016-11-18T10:12:00Z">
        <w:r w:rsidRPr="003E1193">
          <w:rPr>
            <w:rStyle w:val="Hyperlink"/>
            <w:noProof/>
          </w:rPr>
          <w:fldChar w:fldCharType="begin"/>
        </w:r>
        <w:r w:rsidRPr="003E1193">
          <w:rPr>
            <w:rStyle w:val="Hyperlink"/>
            <w:noProof/>
          </w:rPr>
          <w:instrText xml:space="preserve"> </w:instrText>
        </w:r>
        <w:r>
          <w:rPr>
            <w:noProof/>
          </w:rPr>
          <w:instrText>HYPERLINK \l "_Toc467227279"</w:instrText>
        </w:r>
        <w:r w:rsidRPr="003E1193">
          <w:rPr>
            <w:rStyle w:val="Hyperlink"/>
            <w:noProof/>
          </w:rPr>
          <w:instrText xml:space="preserve"> </w:instrText>
        </w:r>
        <w:r w:rsidRPr="003E1193">
          <w:rPr>
            <w:rStyle w:val="Hyperlink"/>
            <w:noProof/>
          </w:rPr>
          <w:fldChar w:fldCharType="separate"/>
        </w:r>
        <w:r w:rsidRPr="003E1193">
          <w:rPr>
            <w:rStyle w:val="Hyperlink"/>
            <w:noProof/>
          </w:rPr>
          <w:t>Table 3: HY_Features modules, concepts reflected, and leaf packages included</w:t>
        </w:r>
        <w:r>
          <w:rPr>
            <w:noProof/>
            <w:webHidden/>
          </w:rPr>
          <w:tab/>
        </w:r>
        <w:r>
          <w:rPr>
            <w:noProof/>
            <w:webHidden/>
          </w:rPr>
          <w:fldChar w:fldCharType="begin"/>
        </w:r>
        <w:r>
          <w:rPr>
            <w:noProof/>
            <w:webHidden/>
          </w:rPr>
          <w:instrText xml:space="preserve"> PAGEREF _Toc467227279 \h </w:instrText>
        </w:r>
      </w:ins>
      <w:r>
        <w:rPr>
          <w:noProof/>
          <w:webHidden/>
        </w:rPr>
      </w:r>
      <w:r>
        <w:rPr>
          <w:noProof/>
          <w:webHidden/>
        </w:rPr>
        <w:fldChar w:fldCharType="separate"/>
      </w:r>
      <w:ins w:id="699" w:author="Lieberman, Joshua" w:date="2016-11-18T10:12:00Z">
        <w:r>
          <w:rPr>
            <w:noProof/>
            <w:webHidden/>
          </w:rPr>
          <w:t>38</w:t>
        </w:r>
        <w:r>
          <w:rPr>
            <w:noProof/>
            <w:webHidden/>
          </w:rPr>
          <w:fldChar w:fldCharType="end"/>
        </w:r>
        <w:r w:rsidRPr="003E1193">
          <w:rPr>
            <w:rStyle w:val="Hyperlink"/>
            <w:noProof/>
          </w:rPr>
          <w:fldChar w:fldCharType="end"/>
        </w:r>
      </w:ins>
    </w:p>
    <w:p w14:paraId="5C6DE31F" w14:textId="77777777" w:rsidR="00A332E7" w:rsidRDefault="00A332E7">
      <w:pPr>
        <w:pStyle w:val="TableofFigures"/>
        <w:tabs>
          <w:tab w:val="right" w:leader="dot" w:pos="8630"/>
        </w:tabs>
        <w:rPr>
          <w:ins w:id="700" w:author="Lieberman, Joshua" w:date="2016-11-18T10:12:00Z"/>
          <w:rFonts w:asciiTheme="minorHAnsi" w:eastAsiaTheme="minorEastAsia" w:hAnsiTheme="minorHAnsi" w:cstheme="minorBidi"/>
          <w:noProof/>
          <w:lang w:val="en-US" w:eastAsia="en-US"/>
        </w:rPr>
      </w:pPr>
      <w:ins w:id="701" w:author="Lieberman, Joshua" w:date="2016-11-18T10:12:00Z">
        <w:r w:rsidRPr="003E1193">
          <w:rPr>
            <w:rStyle w:val="Hyperlink"/>
            <w:noProof/>
          </w:rPr>
          <w:fldChar w:fldCharType="begin"/>
        </w:r>
        <w:r w:rsidRPr="003E1193">
          <w:rPr>
            <w:rStyle w:val="Hyperlink"/>
            <w:noProof/>
          </w:rPr>
          <w:instrText xml:space="preserve"> </w:instrText>
        </w:r>
        <w:r>
          <w:rPr>
            <w:noProof/>
          </w:rPr>
          <w:instrText>HYPERLINK \l "_Toc467227280"</w:instrText>
        </w:r>
        <w:r w:rsidRPr="003E1193">
          <w:rPr>
            <w:rStyle w:val="Hyperlink"/>
            <w:noProof/>
          </w:rPr>
          <w:instrText xml:space="preserve"> </w:instrText>
        </w:r>
        <w:r w:rsidRPr="003E1193">
          <w:rPr>
            <w:rStyle w:val="Hyperlink"/>
            <w:noProof/>
          </w:rPr>
          <w:fldChar w:fldCharType="separate"/>
        </w:r>
        <w:r w:rsidRPr="003E1193">
          <w:rPr>
            <w:rStyle w:val="Hyperlink"/>
            <w:noProof/>
          </w:rPr>
          <w:t>Table 4: HY_HydroFeature</w:t>
        </w:r>
        <w:r>
          <w:rPr>
            <w:noProof/>
            <w:webHidden/>
          </w:rPr>
          <w:tab/>
        </w:r>
        <w:r>
          <w:rPr>
            <w:noProof/>
            <w:webHidden/>
          </w:rPr>
          <w:fldChar w:fldCharType="begin"/>
        </w:r>
        <w:r>
          <w:rPr>
            <w:noProof/>
            <w:webHidden/>
          </w:rPr>
          <w:instrText xml:space="preserve"> PAGEREF _Toc467227280 \h </w:instrText>
        </w:r>
      </w:ins>
      <w:r>
        <w:rPr>
          <w:noProof/>
          <w:webHidden/>
        </w:rPr>
      </w:r>
      <w:r>
        <w:rPr>
          <w:noProof/>
          <w:webHidden/>
        </w:rPr>
        <w:fldChar w:fldCharType="separate"/>
      </w:r>
      <w:ins w:id="702" w:author="Lieberman, Joshua" w:date="2016-11-18T10:12:00Z">
        <w:r>
          <w:rPr>
            <w:noProof/>
            <w:webHidden/>
          </w:rPr>
          <w:t>44</w:t>
        </w:r>
        <w:r>
          <w:rPr>
            <w:noProof/>
            <w:webHidden/>
          </w:rPr>
          <w:fldChar w:fldCharType="end"/>
        </w:r>
        <w:r w:rsidRPr="003E1193">
          <w:rPr>
            <w:rStyle w:val="Hyperlink"/>
            <w:noProof/>
          </w:rPr>
          <w:fldChar w:fldCharType="end"/>
        </w:r>
      </w:ins>
    </w:p>
    <w:p w14:paraId="7EAF0F63" w14:textId="77777777" w:rsidR="00A332E7" w:rsidRDefault="00A332E7">
      <w:pPr>
        <w:pStyle w:val="TableofFigures"/>
        <w:tabs>
          <w:tab w:val="right" w:leader="dot" w:pos="8630"/>
        </w:tabs>
        <w:rPr>
          <w:ins w:id="703" w:author="Lieberman, Joshua" w:date="2016-11-18T10:12:00Z"/>
          <w:rFonts w:asciiTheme="minorHAnsi" w:eastAsiaTheme="minorEastAsia" w:hAnsiTheme="minorHAnsi" w:cstheme="minorBidi"/>
          <w:noProof/>
          <w:lang w:val="en-US" w:eastAsia="en-US"/>
        </w:rPr>
      </w:pPr>
      <w:ins w:id="704" w:author="Lieberman, Joshua" w:date="2016-11-18T10:12:00Z">
        <w:r w:rsidRPr="003E1193">
          <w:rPr>
            <w:rStyle w:val="Hyperlink"/>
            <w:noProof/>
          </w:rPr>
          <w:fldChar w:fldCharType="begin"/>
        </w:r>
        <w:r w:rsidRPr="003E1193">
          <w:rPr>
            <w:rStyle w:val="Hyperlink"/>
            <w:noProof/>
          </w:rPr>
          <w:instrText xml:space="preserve"> </w:instrText>
        </w:r>
        <w:r>
          <w:rPr>
            <w:noProof/>
          </w:rPr>
          <w:instrText>HYPERLINK \l "_Toc467227281"</w:instrText>
        </w:r>
        <w:r w:rsidRPr="003E1193">
          <w:rPr>
            <w:rStyle w:val="Hyperlink"/>
            <w:noProof/>
          </w:rPr>
          <w:instrText xml:space="preserve"> </w:instrText>
        </w:r>
        <w:r w:rsidRPr="003E1193">
          <w:rPr>
            <w:rStyle w:val="Hyperlink"/>
            <w:noProof/>
          </w:rPr>
          <w:fldChar w:fldCharType="separate"/>
        </w:r>
        <w:r w:rsidRPr="003E1193">
          <w:rPr>
            <w:rStyle w:val="Hyperlink"/>
            <w:noProof/>
          </w:rPr>
          <w:t>Table 5: HY_HydroFeatureName</w:t>
        </w:r>
        <w:r>
          <w:rPr>
            <w:noProof/>
            <w:webHidden/>
          </w:rPr>
          <w:tab/>
        </w:r>
        <w:r>
          <w:rPr>
            <w:noProof/>
            <w:webHidden/>
          </w:rPr>
          <w:fldChar w:fldCharType="begin"/>
        </w:r>
        <w:r>
          <w:rPr>
            <w:noProof/>
            <w:webHidden/>
          </w:rPr>
          <w:instrText xml:space="preserve"> PAGEREF _Toc467227281 \h </w:instrText>
        </w:r>
      </w:ins>
      <w:r>
        <w:rPr>
          <w:noProof/>
          <w:webHidden/>
        </w:rPr>
      </w:r>
      <w:r>
        <w:rPr>
          <w:noProof/>
          <w:webHidden/>
        </w:rPr>
        <w:fldChar w:fldCharType="separate"/>
      </w:r>
      <w:ins w:id="705" w:author="Lieberman, Joshua" w:date="2016-11-18T10:12:00Z">
        <w:r>
          <w:rPr>
            <w:noProof/>
            <w:webHidden/>
          </w:rPr>
          <w:t>44</w:t>
        </w:r>
        <w:r>
          <w:rPr>
            <w:noProof/>
            <w:webHidden/>
          </w:rPr>
          <w:fldChar w:fldCharType="end"/>
        </w:r>
        <w:r w:rsidRPr="003E1193">
          <w:rPr>
            <w:rStyle w:val="Hyperlink"/>
            <w:noProof/>
          </w:rPr>
          <w:fldChar w:fldCharType="end"/>
        </w:r>
      </w:ins>
    </w:p>
    <w:p w14:paraId="5A2BB67A" w14:textId="77777777" w:rsidR="0026708A" w:rsidDel="007907FB" w:rsidRDefault="0026708A">
      <w:pPr>
        <w:pStyle w:val="TableofFigures"/>
        <w:tabs>
          <w:tab w:val="right" w:leader="dot" w:pos="8630"/>
        </w:tabs>
        <w:rPr>
          <w:del w:id="706" w:author="Lieberman, Joshua" w:date="2016-11-16T15:47:00Z"/>
          <w:rFonts w:asciiTheme="minorHAnsi" w:eastAsiaTheme="minorEastAsia" w:hAnsiTheme="minorHAnsi" w:cstheme="minorBidi"/>
          <w:noProof/>
          <w:sz w:val="22"/>
          <w:szCs w:val="22"/>
          <w:lang w:val="en-US" w:eastAsia="en-US"/>
        </w:rPr>
      </w:pPr>
      <w:del w:id="707" w:author="Lieberman, Joshua" w:date="2016-11-16T15:47:00Z">
        <w:r w:rsidRPr="007907FB" w:rsidDel="007907FB">
          <w:rPr>
            <w:highlight w:val="yellow"/>
            <w:rPrChange w:id="708" w:author="Lieberman, Joshua" w:date="2016-11-16T15:47:00Z">
              <w:rPr>
                <w:rStyle w:val="Hyperlink"/>
                <w:noProof/>
                <w:highlight w:val="yellow"/>
              </w:rPr>
            </w:rPrChange>
          </w:rPr>
          <w:delText>Table 1: HY_Features concepts comparable with the OGC Linear</w:delText>
        </w:r>
        <w:r w:rsidRPr="007907FB" w:rsidDel="007907FB">
          <w:rPr>
            <w:rFonts w:eastAsia="MS Mincho"/>
            <w:highlight w:val="yellow"/>
            <w:rPrChange w:id="709" w:author="Lieberman, Joshua" w:date="2016-11-16T15:47:00Z">
              <w:rPr>
                <w:rStyle w:val="Hyperlink"/>
                <w:rFonts w:eastAsia="MS Mincho"/>
                <w:noProof/>
                <w:highlight w:val="yellow"/>
                <w:lang w:val="en-AU"/>
              </w:rPr>
            </w:rPrChange>
          </w:rPr>
          <w:delText xml:space="preserve"> referencing model</w:delText>
        </w:r>
        <w:r w:rsidDel="007907FB">
          <w:rPr>
            <w:noProof/>
            <w:webHidden/>
          </w:rPr>
          <w:tab/>
          <w:delText>35</w:delText>
        </w:r>
      </w:del>
    </w:p>
    <w:p w14:paraId="5A043BBD" w14:textId="77777777" w:rsidR="0026708A" w:rsidDel="007907FB" w:rsidRDefault="0026708A">
      <w:pPr>
        <w:pStyle w:val="TableofFigures"/>
        <w:tabs>
          <w:tab w:val="right" w:leader="dot" w:pos="8630"/>
        </w:tabs>
        <w:rPr>
          <w:del w:id="710" w:author="Lieberman, Joshua" w:date="2016-11-16T15:47:00Z"/>
          <w:rFonts w:asciiTheme="minorHAnsi" w:eastAsiaTheme="minorEastAsia" w:hAnsiTheme="minorHAnsi" w:cstheme="minorBidi"/>
          <w:noProof/>
          <w:sz w:val="22"/>
          <w:szCs w:val="22"/>
          <w:lang w:val="en-US" w:eastAsia="en-US"/>
        </w:rPr>
      </w:pPr>
      <w:del w:id="711" w:author="Lieberman, Joshua" w:date="2016-11-16T15:47:00Z">
        <w:r w:rsidRPr="007907FB" w:rsidDel="007907FB">
          <w:rPr>
            <w:highlight w:val="yellow"/>
            <w:rPrChange w:id="712" w:author="Lieberman, Joshua" w:date="2016-11-16T15:47:00Z">
              <w:rPr>
                <w:rStyle w:val="Hyperlink"/>
                <w:noProof/>
                <w:highlight w:val="yellow"/>
              </w:rPr>
            </w:rPrChange>
          </w:rPr>
          <w:delText xml:space="preserve">Table 2: HY_Features concepts comparable with the </w:delText>
        </w:r>
        <w:r w:rsidRPr="007907FB" w:rsidDel="007907FB">
          <w:rPr>
            <w:rFonts w:eastAsia="MS Mincho"/>
            <w:highlight w:val="yellow"/>
            <w:rPrChange w:id="713" w:author="Lieberman, Joshua" w:date="2016-11-16T15:47:00Z">
              <w:rPr>
                <w:rStyle w:val="Hyperlink"/>
                <w:rFonts w:eastAsia="MS Mincho"/>
                <w:noProof/>
                <w:highlight w:val="yellow"/>
                <w:lang w:val="en-AU"/>
              </w:rPr>
            </w:rPrChange>
          </w:rPr>
          <w:delText xml:space="preserve">OGC </w:delText>
        </w:r>
        <w:r w:rsidRPr="007907FB" w:rsidDel="007907FB">
          <w:rPr>
            <w:highlight w:val="yellow"/>
            <w:rPrChange w:id="714" w:author="Lieberman, Joshua" w:date="2016-11-16T15:47:00Z">
              <w:rPr>
                <w:rStyle w:val="Hyperlink"/>
                <w:noProof/>
                <w:highlight w:val="yellow"/>
              </w:rPr>
            </w:rPrChange>
          </w:rPr>
          <w:delText>Network navigation</w:delText>
        </w:r>
        <w:r w:rsidRPr="007907FB" w:rsidDel="007907FB">
          <w:rPr>
            <w:rFonts w:eastAsia="MS Mincho"/>
            <w:highlight w:val="yellow"/>
            <w:rPrChange w:id="715" w:author="Lieberman, Joshua" w:date="2016-11-16T15:47:00Z">
              <w:rPr>
                <w:rStyle w:val="Hyperlink"/>
                <w:rFonts w:eastAsia="MS Mincho"/>
                <w:noProof/>
                <w:highlight w:val="yellow"/>
                <w:lang w:val="en-AU"/>
              </w:rPr>
            </w:rPrChange>
          </w:rPr>
          <w:delText xml:space="preserve"> model</w:delText>
        </w:r>
        <w:r w:rsidDel="007907FB">
          <w:rPr>
            <w:noProof/>
            <w:webHidden/>
          </w:rPr>
          <w:tab/>
          <w:delText>41</w:delText>
        </w:r>
      </w:del>
    </w:p>
    <w:p w14:paraId="6F749E32" w14:textId="77777777" w:rsidR="0026708A" w:rsidDel="007907FB" w:rsidRDefault="0026708A">
      <w:pPr>
        <w:pStyle w:val="TableofFigures"/>
        <w:tabs>
          <w:tab w:val="right" w:leader="dot" w:pos="8630"/>
        </w:tabs>
        <w:rPr>
          <w:del w:id="716" w:author="Lieberman, Joshua" w:date="2016-11-16T15:47:00Z"/>
          <w:rFonts w:asciiTheme="minorHAnsi" w:eastAsiaTheme="minorEastAsia" w:hAnsiTheme="minorHAnsi" w:cstheme="minorBidi"/>
          <w:noProof/>
          <w:sz w:val="22"/>
          <w:szCs w:val="22"/>
          <w:lang w:val="en-US" w:eastAsia="en-US"/>
        </w:rPr>
      </w:pPr>
      <w:del w:id="717" w:author="Lieberman, Joshua" w:date="2016-11-16T15:47:00Z">
        <w:r w:rsidRPr="007907FB" w:rsidDel="007907FB">
          <w:rPr>
            <w:rPrChange w:id="718" w:author="Lieberman, Joshua" w:date="2016-11-16T15:47:00Z">
              <w:rPr>
                <w:rStyle w:val="Hyperlink"/>
                <w:noProof/>
              </w:rPr>
            </w:rPrChange>
          </w:rPr>
          <w:delText>Table 3: HY_Features modules, concepts reflected, and leaf packages included</w:delText>
        </w:r>
        <w:r w:rsidDel="007907FB">
          <w:rPr>
            <w:noProof/>
            <w:webHidden/>
          </w:rPr>
          <w:tab/>
          <w:delText>42</w:delText>
        </w:r>
      </w:del>
    </w:p>
    <w:p w14:paraId="78753813" w14:textId="06D7CB1F" w:rsidR="00E83400" w:rsidRDefault="008D4EE7">
      <w:pPr>
        <w:spacing w:after="0"/>
        <w:rPr>
          <w:lang w:val="de-DE"/>
        </w:rPr>
      </w:pPr>
      <w:r>
        <w:rPr>
          <w:lang w:val="de-DE"/>
        </w:rPr>
        <w:fldChar w:fldCharType="end"/>
      </w:r>
    </w:p>
    <w:p w14:paraId="19DD43F5" w14:textId="547DFE07" w:rsidR="003E4BDF" w:rsidRPr="005B5062" w:rsidRDefault="001C3991" w:rsidP="00834E29">
      <w:pPr>
        <w:pStyle w:val="TOCHeading"/>
        <w:outlineLvl w:val="0"/>
        <w:rPr>
          <w:color w:val="auto"/>
        </w:rPr>
      </w:pPr>
      <w:ins w:id="719" w:author="Lieberman, Joshua" w:date="2016-11-09T22:10:00Z">
        <w:r>
          <w:rPr>
            <w:color w:val="auto"/>
          </w:rPr>
          <w:t>Requirements</w:t>
        </w:r>
      </w:ins>
      <w:commentRangeStart w:id="720"/>
      <w:ins w:id="721" w:author="Lieberman, Joshua" w:date="2016-11-07T17:15:00Z">
        <w:r w:rsidR="00115F99">
          <w:rPr>
            <w:color w:val="auto"/>
          </w:rPr>
          <w:t xml:space="preserve"> </w:t>
        </w:r>
      </w:ins>
      <w:del w:id="722" w:author="Lieberman, Joshua" w:date="2016-11-07T17:15:00Z">
        <w:r w:rsidR="00C260BD" w:rsidRPr="00C260BD" w:rsidDel="00115F99">
          <w:rPr>
            <w:color w:val="auto"/>
          </w:rPr>
          <w:delText xml:space="preserve">List of </w:delText>
        </w:r>
      </w:del>
      <w:ins w:id="723" w:author="Lieberman, Joshua" w:date="2016-11-07T17:06:00Z">
        <w:r w:rsidR="000C42F5">
          <w:rPr>
            <w:color w:val="auto"/>
          </w:rPr>
          <w:t xml:space="preserve">Classes and </w:t>
        </w:r>
      </w:ins>
      <w:r w:rsidR="00E83400" w:rsidRPr="00C260BD">
        <w:rPr>
          <w:color w:val="auto"/>
        </w:rPr>
        <w:t xml:space="preserve">Requirements </w:t>
      </w:r>
      <w:commentRangeEnd w:id="720"/>
      <w:r w:rsidR="00AA4AD8">
        <w:rPr>
          <w:rStyle w:val="CommentReference"/>
          <w:rFonts w:ascii="Times New Roman" w:hAnsi="Times New Roman"/>
          <w:b w:val="0"/>
          <w:bCs w:val="0"/>
          <w:color w:val="auto"/>
        </w:rPr>
        <w:commentReference w:id="720"/>
      </w:r>
    </w:p>
    <w:p w14:paraId="3D87E07A" w14:textId="77777777" w:rsidR="00774F88" w:rsidRDefault="005577D0">
      <w:pPr>
        <w:pStyle w:val="TOC1"/>
        <w:tabs>
          <w:tab w:val="right" w:leader="dot" w:pos="8630"/>
        </w:tabs>
        <w:rPr>
          <w:ins w:id="724" w:author="Lieberman, Joshua" w:date="2016-11-17T16:23:00Z"/>
          <w:rFonts w:asciiTheme="minorHAnsi" w:eastAsiaTheme="minorEastAsia" w:hAnsiTheme="minorHAnsi" w:cstheme="minorBidi"/>
          <w:noProof/>
        </w:rPr>
      </w:pPr>
      <w:ins w:id="725" w:author="Lieberman, Joshua" w:date="2016-11-07T16:45:00Z">
        <w:r>
          <w:rPr>
            <w:rStyle w:val="Hyperlink"/>
            <w:noProof/>
          </w:rPr>
          <w:fldChar w:fldCharType="begin"/>
        </w:r>
        <w:r>
          <w:rPr>
            <w:rStyle w:val="Hyperlink"/>
            <w:noProof/>
          </w:rPr>
          <w:instrText xml:space="preserve"> TOC \f r</w:instrText>
        </w:r>
      </w:ins>
      <w:ins w:id="726" w:author="Lieberman, Joshua" w:date="2016-11-07T16:46:00Z">
        <w:r>
          <w:rPr>
            <w:rStyle w:val="Hyperlink"/>
            <w:noProof/>
          </w:rPr>
          <w:instrText xml:space="preserve"> \l 1-2</w:instrText>
        </w:r>
      </w:ins>
      <w:ins w:id="727" w:author="Lieberman, Joshua" w:date="2016-11-07T16:52:00Z">
        <w:r w:rsidR="009A6886">
          <w:rPr>
            <w:rStyle w:val="Hyperlink"/>
            <w:noProof/>
          </w:rPr>
          <w:instrText xml:space="preserve"> \h</w:instrText>
        </w:r>
      </w:ins>
      <w:r>
        <w:rPr>
          <w:rStyle w:val="Hyperlink"/>
          <w:noProof/>
        </w:rPr>
        <w:fldChar w:fldCharType="separate"/>
      </w:r>
      <w:ins w:id="728" w:author="Lieberman, Joshua" w:date="2016-11-17T16:23:00Z">
        <w:r w:rsidR="00774F88" w:rsidRPr="00295132">
          <w:rPr>
            <w:rStyle w:val="Hyperlink"/>
            <w:noProof/>
          </w:rPr>
          <w:fldChar w:fldCharType="begin"/>
        </w:r>
        <w:r w:rsidR="00774F88" w:rsidRPr="00295132">
          <w:rPr>
            <w:rStyle w:val="Hyperlink"/>
            <w:noProof/>
          </w:rPr>
          <w:instrText xml:space="preserve"> </w:instrText>
        </w:r>
        <w:r w:rsidR="00774F88">
          <w:rPr>
            <w:noProof/>
          </w:rPr>
          <w:instrText>HYPERLINK \l "_Toc467163119"</w:instrText>
        </w:r>
        <w:r w:rsidR="00774F88" w:rsidRPr="00295132">
          <w:rPr>
            <w:rStyle w:val="Hyperlink"/>
            <w:noProof/>
          </w:rPr>
          <w:instrText xml:space="preserve"> </w:instrText>
        </w:r>
        <w:r w:rsidR="00774F88" w:rsidRPr="00295132">
          <w:rPr>
            <w:rStyle w:val="Hyperlink"/>
            <w:noProof/>
          </w:rPr>
          <w:fldChar w:fldCharType="separate"/>
        </w:r>
        <w:r w:rsidR="00774F88" w:rsidRPr="00295132">
          <w:rPr>
            <w:rStyle w:val="Hyperlink"/>
            <w:noProof/>
          </w:rPr>
          <w:t>Class: /req/hy_features_conceptual_model</w:t>
        </w:r>
        <w:r w:rsidR="00774F88">
          <w:rPr>
            <w:noProof/>
          </w:rPr>
          <w:tab/>
        </w:r>
        <w:r w:rsidR="00774F88">
          <w:rPr>
            <w:noProof/>
          </w:rPr>
          <w:fldChar w:fldCharType="begin"/>
        </w:r>
        <w:r w:rsidR="00774F88">
          <w:rPr>
            <w:noProof/>
          </w:rPr>
          <w:instrText xml:space="preserve"> PAGEREF _Toc467163119 \h </w:instrText>
        </w:r>
      </w:ins>
      <w:r w:rsidR="00774F88">
        <w:rPr>
          <w:noProof/>
        </w:rPr>
      </w:r>
      <w:r w:rsidR="00774F88">
        <w:rPr>
          <w:noProof/>
        </w:rPr>
        <w:fldChar w:fldCharType="separate"/>
      </w:r>
      <w:ins w:id="729" w:author="Lieberman, Joshua" w:date="2016-11-17T16:23:00Z">
        <w:r w:rsidR="00774F88">
          <w:rPr>
            <w:noProof/>
          </w:rPr>
          <w:t>40</w:t>
        </w:r>
        <w:r w:rsidR="00774F88">
          <w:rPr>
            <w:noProof/>
          </w:rPr>
          <w:fldChar w:fldCharType="end"/>
        </w:r>
        <w:r w:rsidR="00774F88" w:rsidRPr="00295132">
          <w:rPr>
            <w:rStyle w:val="Hyperlink"/>
            <w:noProof/>
          </w:rPr>
          <w:fldChar w:fldCharType="end"/>
        </w:r>
      </w:ins>
    </w:p>
    <w:p w14:paraId="20BB8F80" w14:textId="77777777" w:rsidR="00774F88" w:rsidRDefault="00774F88">
      <w:pPr>
        <w:pStyle w:val="TOC2"/>
        <w:tabs>
          <w:tab w:val="right" w:leader="dot" w:pos="8630"/>
        </w:tabs>
        <w:rPr>
          <w:ins w:id="730" w:author="Lieberman, Joshua" w:date="2016-11-17T16:23:00Z"/>
          <w:rFonts w:asciiTheme="minorHAnsi" w:eastAsiaTheme="minorEastAsia" w:hAnsiTheme="minorHAnsi" w:cstheme="minorBidi"/>
          <w:noProof/>
        </w:rPr>
      </w:pPr>
      <w:ins w:id="731" w:author="Lieberman, Joshua" w:date="2016-11-17T16:23:00Z">
        <w:r w:rsidRPr="00295132">
          <w:rPr>
            <w:rStyle w:val="Hyperlink"/>
            <w:noProof/>
          </w:rPr>
          <w:fldChar w:fldCharType="begin"/>
        </w:r>
        <w:r w:rsidRPr="00295132">
          <w:rPr>
            <w:rStyle w:val="Hyperlink"/>
            <w:noProof/>
          </w:rPr>
          <w:instrText xml:space="preserve"> </w:instrText>
        </w:r>
        <w:r>
          <w:rPr>
            <w:noProof/>
          </w:rPr>
          <w:instrText>HYPERLINK \l "_Toc467163120"</w:instrText>
        </w:r>
        <w:r w:rsidRPr="00295132">
          <w:rPr>
            <w:rStyle w:val="Hyperlink"/>
            <w:noProof/>
          </w:rPr>
          <w:instrText xml:space="preserve"> </w:instrText>
        </w:r>
        <w:r w:rsidRPr="00295132">
          <w:rPr>
            <w:rStyle w:val="Hyperlink"/>
            <w:noProof/>
          </w:rPr>
          <w:fldChar w:fldCharType="separate"/>
        </w:r>
        <w:r w:rsidRPr="00295132">
          <w:rPr>
            <w:rStyle w:val="Hyperlink"/>
            <w:noProof/>
          </w:rPr>
          <w:t>Req: /req/hy_features_conceptual_model/mapping</w:t>
        </w:r>
        <w:r>
          <w:rPr>
            <w:noProof/>
          </w:rPr>
          <w:tab/>
        </w:r>
        <w:r>
          <w:rPr>
            <w:noProof/>
          </w:rPr>
          <w:fldChar w:fldCharType="begin"/>
        </w:r>
        <w:r>
          <w:rPr>
            <w:noProof/>
          </w:rPr>
          <w:instrText xml:space="preserve"> PAGEREF _Toc467163120 \h </w:instrText>
        </w:r>
      </w:ins>
      <w:r>
        <w:rPr>
          <w:noProof/>
        </w:rPr>
      </w:r>
      <w:r>
        <w:rPr>
          <w:noProof/>
        </w:rPr>
        <w:fldChar w:fldCharType="separate"/>
      </w:r>
      <w:ins w:id="732" w:author="Lieberman, Joshua" w:date="2016-11-17T16:23:00Z">
        <w:r>
          <w:rPr>
            <w:noProof/>
          </w:rPr>
          <w:t>40</w:t>
        </w:r>
        <w:r>
          <w:rPr>
            <w:noProof/>
          </w:rPr>
          <w:fldChar w:fldCharType="end"/>
        </w:r>
        <w:r w:rsidRPr="00295132">
          <w:rPr>
            <w:rStyle w:val="Hyperlink"/>
            <w:noProof/>
          </w:rPr>
          <w:fldChar w:fldCharType="end"/>
        </w:r>
      </w:ins>
    </w:p>
    <w:p w14:paraId="567CD98C" w14:textId="77777777" w:rsidR="00774F88" w:rsidRDefault="00774F88">
      <w:pPr>
        <w:pStyle w:val="TOC2"/>
        <w:tabs>
          <w:tab w:val="right" w:leader="dot" w:pos="8630"/>
        </w:tabs>
        <w:rPr>
          <w:ins w:id="733" w:author="Lieberman, Joshua" w:date="2016-11-17T16:23:00Z"/>
          <w:rFonts w:asciiTheme="minorHAnsi" w:eastAsiaTheme="minorEastAsia" w:hAnsiTheme="minorHAnsi" w:cstheme="minorBidi"/>
          <w:noProof/>
        </w:rPr>
      </w:pPr>
      <w:ins w:id="734" w:author="Lieberman, Joshua" w:date="2016-11-17T16:23:00Z">
        <w:r w:rsidRPr="00295132">
          <w:rPr>
            <w:rStyle w:val="Hyperlink"/>
            <w:noProof/>
          </w:rPr>
          <w:fldChar w:fldCharType="begin"/>
        </w:r>
        <w:r w:rsidRPr="00295132">
          <w:rPr>
            <w:rStyle w:val="Hyperlink"/>
            <w:noProof/>
          </w:rPr>
          <w:instrText xml:space="preserve"> </w:instrText>
        </w:r>
        <w:r>
          <w:rPr>
            <w:noProof/>
          </w:rPr>
          <w:instrText>HYPERLINK \l "_Toc467163121"</w:instrText>
        </w:r>
        <w:r w:rsidRPr="00295132">
          <w:rPr>
            <w:rStyle w:val="Hyperlink"/>
            <w:noProof/>
          </w:rPr>
          <w:instrText xml:space="preserve"> </w:instrText>
        </w:r>
        <w:r w:rsidRPr="00295132">
          <w:rPr>
            <w:rStyle w:val="Hyperlink"/>
            <w:noProof/>
          </w:rPr>
          <w:fldChar w:fldCharType="separate"/>
        </w:r>
        <w:r w:rsidRPr="00295132">
          <w:rPr>
            <w:rStyle w:val="Hyperlink"/>
            <w:noProof/>
          </w:rPr>
          <w:t>Req: /req/hy_features_conceptual_model/GF_Feature</w:t>
        </w:r>
        <w:r>
          <w:rPr>
            <w:noProof/>
          </w:rPr>
          <w:tab/>
        </w:r>
        <w:r>
          <w:rPr>
            <w:noProof/>
          </w:rPr>
          <w:fldChar w:fldCharType="begin"/>
        </w:r>
        <w:r>
          <w:rPr>
            <w:noProof/>
          </w:rPr>
          <w:instrText xml:space="preserve"> PAGEREF _Toc467163121 \h </w:instrText>
        </w:r>
      </w:ins>
      <w:r>
        <w:rPr>
          <w:noProof/>
        </w:rPr>
      </w:r>
      <w:r>
        <w:rPr>
          <w:noProof/>
        </w:rPr>
        <w:fldChar w:fldCharType="separate"/>
      </w:r>
      <w:ins w:id="735" w:author="Lieberman, Joshua" w:date="2016-11-17T16:23:00Z">
        <w:r>
          <w:rPr>
            <w:noProof/>
          </w:rPr>
          <w:t>40</w:t>
        </w:r>
        <w:r>
          <w:rPr>
            <w:noProof/>
          </w:rPr>
          <w:fldChar w:fldCharType="end"/>
        </w:r>
        <w:r w:rsidRPr="00295132">
          <w:rPr>
            <w:rStyle w:val="Hyperlink"/>
            <w:noProof/>
          </w:rPr>
          <w:fldChar w:fldCharType="end"/>
        </w:r>
      </w:ins>
    </w:p>
    <w:p w14:paraId="3EC23C56" w14:textId="34F6CE48" w:rsidR="00683144" w:rsidDel="000C42F5" w:rsidRDefault="005577D0">
      <w:pPr>
        <w:pStyle w:val="TableofFigures"/>
        <w:tabs>
          <w:tab w:val="right" w:leader="dot" w:pos="8630"/>
        </w:tabs>
        <w:rPr>
          <w:del w:id="736" w:author="Lieberman, Joshua" w:date="2016-11-07T17:02:00Z"/>
          <w:rStyle w:val="Hyperlink"/>
          <w:noProof/>
        </w:rPr>
        <w:sectPr w:rsidR="00683144" w:rsidDel="000C42F5" w:rsidSect="005577D0">
          <w:headerReference w:type="even" r:id="rId11"/>
          <w:headerReference w:type="default" r:id="rId12"/>
          <w:footerReference w:type="even" r:id="rId13"/>
          <w:footerReference w:type="default" r:id="rId14"/>
          <w:footerReference w:type="first" r:id="rId15"/>
          <w:type w:val="continuous"/>
          <w:pgSz w:w="12240" w:h="15840"/>
          <w:pgMar w:top="1440" w:right="1800" w:bottom="1440" w:left="1800" w:header="720" w:footer="720" w:gutter="0"/>
          <w:pgNumType w:fmt="lowerRoman"/>
          <w:cols w:space="720"/>
          <w:titlePg/>
          <w:docGrid w:linePitch="360"/>
        </w:sectPr>
      </w:pPr>
      <w:ins w:id="737" w:author="Lieberman, Joshua" w:date="2016-11-07T16:45:00Z">
        <w:r>
          <w:rPr>
            <w:rStyle w:val="Hyperlink"/>
            <w:noProof/>
          </w:rPr>
          <w:fldChar w:fldCharType="end"/>
        </w:r>
      </w:ins>
      <w:del w:id="738" w:author="Lieberman, Joshua" w:date="2016-11-07T17:02:00Z">
        <w:r w:rsidR="003E4BDF" w:rsidRPr="005B5062" w:rsidDel="000C42F5">
          <w:rPr>
            <w:rStyle w:val="Hyperlink"/>
            <w:noProof/>
          </w:rPr>
          <w:fldChar w:fldCharType="begin"/>
        </w:r>
        <w:r w:rsidR="003E4BDF" w:rsidRPr="005B5062" w:rsidDel="000C42F5">
          <w:rPr>
            <w:rStyle w:val="Hyperlink"/>
            <w:noProof/>
          </w:rPr>
          <w:delInstrText xml:space="preserve"> INDEX \e "</w:delInstrText>
        </w:r>
        <w:r w:rsidR="003E4BDF" w:rsidRPr="005B5062" w:rsidDel="000C42F5">
          <w:rPr>
            <w:rStyle w:val="Hyperlink"/>
            <w:noProof/>
          </w:rPr>
          <w:tab/>
          <w:delInstrText xml:space="preserve">" \c "1" \z "1033" </w:delInstrText>
        </w:r>
        <w:r w:rsidR="003E4BDF" w:rsidRPr="005B5062" w:rsidDel="000C42F5">
          <w:rPr>
            <w:rStyle w:val="Hyperlink"/>
            <w:noProof/>
          </w:rPr>
          <w:fldChar w:fldCharType="separate"/>
        </w:r>
      </w:del>
    </w:p>
    <w:p w14:paraId="3C917C32" w14:textId="4852256F" w:rsidR="00683144" w:rsidDel="000C42F5" w:rsidRDefault="00683144">
      <w:pPr>
        <w:pStyle w:val="TableofFigures"/>
        <w:rPr>
          <w:del w:id="739" w:author="Lieberman, Joshua" w:date="2016-11-07T17:02:00Z"/>
          <w:noProof/>
        </w:rPr>
        <w:pPrChange w:id="740" w:author="Lieberman, Joshua" w:date="2016-11-07T17:02:00Z">
          <w:pPr>
            <w:pStyle w:val="Index1"/>
            <w:tabs>
              <w:tab w:val="right" w:leader="dot" w:pos="8630"/>
            </w:tabs>
          </w:pPr>
        </w:pPrChange>
      </w:pPr>
      <w:del w:id="741" w:author="Lieberman, Joshua" w:date="2016-11-07T17:02:00Z">
        <w:r w:rsidRPr="00893D55" w:rsidDel="000C42F5">
          <w:rPr>
            <w:noProof/>
            <w:color w:val="0000FF"/>
            <w:u w:val="single"/>
          </w:rPr>
          <w:delText>/req/ hy_features_conceptual_model/identifiers</w:delText>
        </w:r>
        <w:r w:rsidDel="000C42F5">
          <w:rPr>
            <w:noProof/>
          </w:rPr>
          <w:tab/>
          <w:delText>55</w:delText>
        </w:r>
      </w:del>
    </w:p>
    <w:p w14:paraId="3456528C" w14:textId="035D793E" w:rsidR="00683144" w:rsidDel="000C42F5" w:rsidRDefault="00683144">
      <w:pPr>
        <w:pStyle w:val="TableofFigures"/>
        <w:rPr>
          <w:del w:id="742" w:author="Lieberman, Joshua" w:date="2016-11-07T17:02:00Z"/>
          <w:noProof/>
        </w:rPr>
        <w:pPrChange w:id="743" w:author="Lieberman, Joshua" w:date="2016-11-07T17:02:00Z">
          <w:pPr>
            <w:pStyle w:val="Index1"/>
            <w:tabs>
              <w:tab w:val="right" w:leader="dot" w:pos="8630"/>
            </w:tabs>
          </w:pPr>
        </w:pPrChange>
      </w:pPr>
      <w:del w:id="744" w:author="Lieberman, Joshua" w:date="2016-11-07T17:02:00Z">
        <w:r w:rsidRPr="00893D55" w:rsidDel="000C42F5">
          <w:rPr>
            <w:noProof/>
            <w:color w:val="0000FF"/>
            <w:u w:val="single"/>
          </w:rPr>
          <w:delText>/req/ hy_features_conceptual_model/mapping</w:delText>
        </w:r>
        <w:r w:rsidDel="000C42F5">
          <w:rPr>
            <w:noProof/>
          </w:rPr>
          <w:tab/>
          <w:delText>54</w:delText>
        </w:r>
      </w:del>
    </w:p>
    <w:p w14:paraId="6EA98A2A" w14:textId="2223E7EF" w:rsidR="00683144" w:rsidDel="000C42F5" w:rsidRDefault="00683144">
      <w:pPr>
        <w:pStyle w:val="TableofFigures"/>
        <w:rPr>
          <w:del w:id="745" w:author="Lieberman, Joshua" w:date="2016-11-07T17:02:00Z"/>
          <w:noProof/>
        </w:rPr>
        <w:pPrChange w:id="746" w:author="Lieberman, Joshua" w:date="2016-11-07T17:02:00Z">
          <w:pPr>
            <w:pStyle w:val="Index1"/>
            <w:tabs>
              <w:tab w:val="right" w:leader="dot" w:pos="8630"/>
            </w:tabs>
          </w:pPr>
        </w:pPrChange>
      </w:pPr>
      <w:del w:id="747" w:author="Lieberman, Joshua" w:date="2016-11-07T17:02:00Z">
        <w:r w:rsidRPr="00893D55" w:rsidDel="000C42F5">
          <w:rPr>
            <w:noProof/>
            <w:color w:val="0000FF"/>
            <w:u w:val="single"/>
          </w:rPr>
          <w:delText>/req/hy_hydrofeature/19103</w:delText>
        </w:r>
        <w:r w:rsidDel="000C42F5">
          <w:rPr>
            <w:noProof/>
          </w:rPr>
          <w:tab/>
          <w:delText>58</w:delText>
        </w:r>
      </w:del>
    </w:p>
    <w:p w14:paraId="79266E22" w14:textId="5BDD02AC" w:rsidR="00683144" w:rsidDel="000C42F5" w:rsidRDefault="00683144">
      <w:pPr>
        <w:pStyle w:val="TableofFigures"/>
        <w:rPr>
          <w:del w:id="748" w:author="Lieberman, Joshua" w:date="2016-11-07T17:02:00Z"/>
          <w:noProof/>
        </w:rPr>
        <w:pPrChange w:id="749" w:author="Lieberman, Joshua" w:date="2016-11-07T17:02:00Z">
          <w:pPr>
            <w:pStyle w:val="Index1"/>
            <w:tabs>
              <w:tab w:val="right" w:leader="dot" w:pos="8630"/>
            </w:tabs>
          </w:pPr>
        </w:pPrChange>
      </w:pPr>
      <w:del w:id="750" w:author="Lieberman, Joshua" w:date="2016-11-07T17:02:00Z">
        <w:r w:rsidRPr="00893D55" w:rsidDel="000C42F5">
          <w:rPr>
            <w:noProof/>
            <w:color w:val="0000FF"/>
            <w:u w:val="single"/>
          </w:rPr>
          <w:delText>/req/hy_hydrofeature/topic1</w:delText>
        </w:r>
        <w:r w:rsidDel="000C42F5">
          <w:rPr>
            <w:noProof/>
          </w:rPr>
          <w:tab/>
          <w:delText>58</w:delText>
        </w:r>
      </w:del>
    </w:p>
    <w:p w14:paraId="525BF860" w14:textId="7F8E150B" w:rsidR="00683144" w:rsidDel="000C42F5" w:rsidRDefault="00683144">
      <w:pPr>
        <w:pStyle w:val="TableofFigures"/>
        <w:rPr>
          <w:del w:id="751" w:author="Lieberman, Joshua" w:date="2016-11-07T17:02:00Z"/>
          <w:noProof/>
        </w:rPr>
        <w:pPrChange w:id="752" w:author="Lieberman, Joshua" w:date="2016-11-07T17:02:00Z">
          <w:pPr>
            <w:pStyle w:val="Index1"/>
            <w:tabs>
              <w:tab w:val="right" w:leader="dot" w:pos="8630"/>
            </w:tabs>
          </w:pPr>
        </w:pPrChange>
      </w:pPr>
      <w:del w:id="753" w:author="Lieberman, Joshua" w:date="2016-11-07T17:02:00Z">
        <w:r w:rsidRPr="00893D55" w:rsidDel="000C42F5">
          <w:rPr>
            <w:noProof/>
            <w:color w:val="0000FF"/>
            <w:u w:val="single"/>
          </w:rPr>
          <w:delText>/req/hy_hydrofeature/topic19</w:delText>
        </w:r>
        <w:r w:rsidDel="000C42F5">
          <w:rPr>
            <w:noProof/>
          </w:rPr>
          <w:tab/>
          <w:delText>58</w:delText>
        </w:r>
      </w:del>
    </w:p>
    <w:p w14:paraId="2D54559D" w14:textId="4FC7678E" w:rsidR="00683144" w:rsidDel="000C42F5" w:rsidRDefault="00683144">
      <w:pPr>
        <w:pStyle w:val="TableofFigures"/>
        <w:rPr>
          <w:del w:id="754" w:author="Lieberman, Joshua" w:date="2016-11-07T17:02:00Z"/>
          <w:noProof/>
        </w:rPr>
        <w:pPrChange w:id="755" w:author="Lieberman, Joshua" w:date="2016-11-07T17:02:00Z">
          <w:pPr>
            <w:pStyle w:val="Index1"/>
            <w:tabs>
              <w:tab w:val="right" w:leader="dot" w:pos="8630"/>
            </w:tabs>
          </w:pPr>
        </w:pPrChange>
      </w:pPr>
      <w:del w:id="756" w:author="Lieberman, Joshua" w:date="2016-11-07T17:02:00Z">
        <w:r w:rsidRPr="00893D55" w:rsidDel="000C42F5">
          <w:rPr>
            <w:noProof/>
            <w:color w:val="0000FF"/>
            <w:u w:val="single"/>
          </w:rPr>
          <w:delText>/req/hy_hydrofeature/topic2</w:delText>
        </w:r>
        <w:r w:rsidDel="000C42F5">
          <w:rPr>
            <w:noProof/>
          </w:rPr>
          <w:tab/>
          <w:delText>58</w:delText>
        </w:r>
      </w:del>
    </w:p>
    <w:p w14:paraId="59EB9BBB" w14:textId="2FDC8B27" w:rsidR="00683144" w:rsidDel="000C42F5" w:rsidRDefault="00683144">
      <w:pPr>
        <w:pStyle w:val="TableofFigures"/>
        <w:rPr>
          <w:del w:id="757" w:author="Lieberman, Joshua" w:date="2016-11-07T17:02:00Z"/>
          <w:rStyle w:val="Hyperlink"/>
          <w:noProof/>
        </w:rPr>
        <w:sectPr w:rsidR="00683144" w:rsidDel="000C42F5" w:rsidSect="00683144">
          <w:type w:val="continuous"/>
          <w:pgSz w:w="12240" w:h="15840"/>
          <w:pgMar w:top="1440" w:right="1800" w:bottom="1440" w:left="1800" w:header="720" w:footer="720" w:gutter="0"/>
          <w:pgNumType w:fmt="lowerRoman"/>
          <w:cols w:space="720"/>
          <w:titlePg/>
          <w:docGrid w:linePitch="360"/>
        </w:sectPr>
        <w:pPrChange w:id="758" w:author="Lieberman, Joshua" w:date="2016-11-07T17:02:00Z">
          <w:pPr>
            <w:pStyle w:val="TableofFigures"/>
            <w:tabs>
              <w:tab w:val="right" w:leader="dot" w:pos="8630"/>
            </w:tabs>
          </w:pPr>
        </w:pPrChange>
      </w:pPr>
    </w:p>
    <w:p w14:paraId="5884CD51" w14:textId="51513F50" w:rsidR="003E4BDF" w:rsidRPr="003E4BDF" w:rsidDel="000C42F5" w:rsidRDefault="003E4BDF">
      <w:pPr>
        <w:pStyle w:val="TableofFigures"/>
        <w:rPr>
          <w:del w:id="759" w:author="Lieberman, Joshua" w:date="2016-11-07T17:02:00Z"/>
        </w:rPr>
        <w:pPrChange w:id="760" w:author="Lieberman, Joshua" w:date="2016-11-07T17:02:00Z">
          <w:pPr>
            <w:pStyle w:val="TableofFigures"/>
            <w:tabs>
              <w:tab w:val="right" w:leader="dot" w:pos="8630"/>
            </w:tabs>
          </w:pPr>
        </w:pPrChange>
      </w:pPr>
      <w:del w:id="761" w:author="Lieberman, Joshua" w:date="2016-11-07T17:02:00Z">
        <w:r w:rsidRPr="005B5062" w:rsidDel="000C42F5">
          <w:rPr>
            <w:rStyle w:val="Hyperlink"/>
            <w:noProof/>
          </w:rPr>
          <w:fldChar w:fldCharType="end"/>
        </w:r>
      </w:del>
    </w:p>
    <w:p w14:paraId="08BB9F93" w14:textId="5B6BEE03" w:rsidR="00C462F6" w:rsidRPr="00C007FB" w:rsidRDefault="00C462F6">
      <w:pPr>
        <w:pStyle w:val="TableofFigures"/>
        <w:pPrChange w:id="762" w:author="Lieberman, Joshua" w:date="2016-11-07T17:02:00Z">
          <w:pPr>
            <w:pStyle w:val="TOCHeading"/>
          </w:pPr>
        </w:pPrChange>
      </w:pPr>
      <w:r w:rsidRPr="00C007FB">
        <w:br w:type="page"/>
      </w:r>
    </w:p>
    <w:p w14:paraId="2FF42861" w14:textId="77777777" w:rsidR="007F6680" w:rsidRPr="008E510D" w:rsidRDefault="007F6680" w:rsidP="00450C77">
      <w:pPr>
        <w:pStyle w:val="introelements"/>
        <w:jc w:val="both"/>
      </w:pPr>
      <w:r w:rsidRPr="008E510D">
        <w:t>Abstract</w:t>
      </w:r>
    </w:p>
    <w:p w14:paraId="44F7B595" w14:textId="2B97D2EB" w:rsidR="00437E50" w:rsidRPr="008E510D" w:rsidRDefault="00437E50" w:rsidP="00450C77">
      <w:pPr>
        <w:pStyle w:val="Normal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del w:id="763" w:author="Lieberman, Joshua" w:date="2016-11-09T17:58:00Z">
        <w:r w:rsidRPr="008E510D" w:rsidDel="00BD74C0">
          <w:rPr>
            <w:lang w:val="en-US"/>
          </w:rPr>
          <w:delText xml:space="preserve">implementation </w:delText>
        </w:r>
      </w:del>
      <w:r w:rsidRPr="008E510D">
        <w:rPr>
          <w:lang w:val="en-US"/>
        </w:rPr>
        <w:t xml:space="preserve">standard defines a </w:t>
      </w:r>
      <w:ins w:id="764" w:author="Lieberman, Joshua" w:date="2016-11-09T17:58:00Z">
        <w:r w:rsidR="00BD74C0">
          <w:rPr>
            <w:lang w:val="en-US"/>
          </w:rPr>
          <w:t xml:space="preserve">common </w:t>
        </w:r>
      </w:ins>
      <w:del w:id="765" w:author="Lieberman, Joshua" w:date="2016-11-09T17:58:00Z">
        <w:r w:rsidRPr="008E510D" w:rsidDel="00BD74C0">
          <w:rPr>
            <w:lang w:val="en-US"/>
          </w:rPr>
          <w:delText xml:space="preserve">standard </w:delText>
        </w:r>
      </w:del>
      <w:ins w:id="766" w:author="Lieberman, Joshua" w:date="2016-11-09T17:46:00Z">
        <w:r w:rsidR="00B30F05">
          <w:rPr>
            <w:lang w:val="en-US"/>
          </w:rPr>
          <w:t xml:space="preserve">conceptual </w:t>
        </w:r>
      </w:ins>
      <w:r w:rsidRPr="008E510D">
        <w:rPr>
          <w:lang w:val="en-US"/>
        </w:rPr>
        <w:t xml:space="preserve">information model for the identification of </w:t>
      </w:r>
      <w:r w:rsidR="00CF4A7F">
        <w:rPr>
          <w:lang w:val="en-US"/>
        </w:rPr>
        <w:t xml:space="preserve">surface </w:t>
      </w:r>
      <w:r w:rsidRPr="008E510D">
        <w:rPr>
          <w:lang w:val="en-US"/>
        </w:rPr>
        <w:t>hydrologic features independent</w:t>
      </w:r>
      <w:ins w:id="767" w:author="Lieberman, Joshua" w:date="2016-11-09T21:39:00Z">
        <w:r w:rsidR="00C82D1B">
          <w:rPr>
            <w:lang w:val="en-US"/>
          </w:rPr>
          <w:t>ly</w:t>
        </w:r>
      </w:ins>
      <w:r w:rsidRPr="008E510D">
        <w:rPr>
          <w:lang w:val="en-US"/>
        </w:rPr>
        <w:t xml:space="preserve"> </w:t>
      </w:r>
      <w:r w:rsidR="00CF4A7F">
        <w:rPr>
          <w:lang w:val="en-US"/>
        </w:rPr>
        <w:t>of</w:t>
      </w:r>
      <w:r w:rsidRPr="008E510D">
        <w:rPr>
          <w:lang w:val="en-US"/>
        </w:rPr>
        <w:t xml:space="preserve"> </w:t>
      </w:r>
      <w:ins w:id="768" w:author="Lieberman, Joshua" w:date="2016-11-09T21:39:00Z">
        <w:r w:rsidR="001C56DE">
          <w:rPr>
            <w:lang w:val="en-US"/>
          </w:rPr>
          <w:t xml:space="preserve">their </w:t>
        </w:r>
      </w:ins>
      <w:r w:rsidRPr="008E510D">
        <w:rPr>
          <w:lang w:val="en-US"/>
        </w:rPr>
        <w:t xml:space="preserve">geometric representation and scale. The </w:t>
      </w:r>
      <w:del w:id="769" w:author="Lieberman, Joshua" w:date="2016-11-09T17:46:00Z">
        <w:r w:rsidRPr="008E510D" w:rsidDel="00B30F05">
          <w:rPr>
            <w:lang w:val="en-US"/>
          </w:rPr>
          <w:delText xml:space="preserve">conceptual </w:delText>
        </w:r>
      </w:del>
      <w:r w:rsidRPr="008E510D">
        <w:rPr>
          <w:lang w:val="en-US"/>
        </w:rPr>
        <w:t xml:space="preserve">model describes hydrologic features by defining </w:t>
      </w:r>
      <w:del w:id="770" w:author="Lieberman, Joshua" w:date="2016-11-09T21:39:00Z">
        <w:r w:rsidRPr="008E510D" w:rsidDel="001C56DE">
          <w:rPr>
            <w:lang w:val="en-US"/>
          </w:rPr>
          <w:delText xml:space="preserve">the </w:delText>
        </w:r>
      </w:del>
      <w:r w:rsidRPr="008E510D">
        <w:rPr>
          <w:lang w:val="en-US"/>
        </w:rPr>
        <w:t xml:space="preserve">fundamental relationships among major components of the hydrosphere. This includes relationships such as </w:t>
      </w:r>
      <w:del w:id="771" w:author="Lieberman, Joshua" w:date="2016-11-09T17:47:00Z">
        <w:r w:rsidRPr="008E510D" w:rsidDel="00B30F05">
          <w:rPr>
            <w:lang w:val="en-US"/>
          </w:rPr>
          <w:delText xml:space="preserve">the </w:delText>
        </w:r>
      </w:del>
      <w:r w:rsidRPr="008E510D">
        <w:rPr>
          <w:lang w:val="en-US"/>
        </w:rPr>
        <w:t>hierarch</w:t>
      </w:r>
      <w:ins w:id="772" w:author="Lieberman, Joshua" w:date="2016-11-09T17:47:00Z">
        <w:r w:rsidR="00B30F05">
          <w:rPr>
            <w:lang w:val="en-US"/>
          </w:rPr>
          <w:t>ies</w:t>
        </w:r>
      </w:ins>
      <w:del w:id="773" w:author="Lieberman, Joshua" w:date="2016-11-09T17:47:00Z">
        <w:r w:rsidRPr="008E510D" w:rsidDel="00B30F05">
          <w:rPr>
            <w:lang w:val="en-US"/>
          </w:rPr>
          <w:delText>y</w:delText>
        </w:r>
      </w:del>
      <w:r w:rsidRPr="008E510D">
        <w:rPr>
          <w:lang w:val="en-US"/>
        </w:rPr>
        <w:t xml:space="preserve"> of catchments, </w:t>
      </w:r>
      <w:del w:id="774" w:author="Lieberman, Joshua" w:date="2016-11-09T17:47:00Z">
        <w:r w:rsidRPr="008E510D" w:rsidDel="00B30F05">
          <w:rPr>
            <w:lang w:val="en-US"/>
          </w:rPr>
          <w:delText xml:space="preserve">the </w:delText>
        </w:r>
      </w:del>
      <w:r w:rsidRPr="008E510D">
        <w:rPr>
          <w:lang w:val="en-US"/>
        </w:rPr>
        <w:t xml:space="preserve">segmentation of watercourses, and </w:t>
      </w:r>
      <w:del w:id="775" w:author="Lieberman, Joshua" w:date="2016-11-09T17:47:00Z">
        <w:r w:rsidRPr="008E510D" w:rsidDel="00B30F05">
          <w:rPr>
            <w:lang w:val="en-US"/>
          </w:rPr>
          <w:delText xml:space="preserve">the </w:delText>
        </w:r>
      </w:del>
      <w:r w:rsidRPr="008E510D">
        <w:rPr>
          <w:lang w:val="en-US"/>
        </w:rPr>
        <w:t>topological connectivity of hydrologic features</w:t>
      </w:r>
      <w:r w:rsidR="004423BE">
        <w:rPr>
          <w:lang w:val="en-US"/>
        </w:rPr>
        <w:t xml:space="preserve"> such as </w:t>
      </w:r>
      <w:r w:rsidR="00AA15D6">
        <w:rPr>
          <w:lang w:val="en-US"/>
        </w:rPr>
        <w:t>catchment</w:t>
      </w:r>
      <w:ins w:id="776" w:author="Lieberman, Joshua" w:date="2016-11-09T17:47:00Z">
        <w:r w:rsidR="00B30F05">
          <w:rPr>
            <w:lang w:val="en-US"/>
          </w:rPr>
          <w:t>s</w:t>
        </w:r>
      </w:ins>
      <w:r w:rsidR="00AA15D6">
        <w:rPr>
          <w:lang w:val="en-US"/>
        </w:rPr>
        <w:t xml:space="preserve"> </w:t>
      </w:r>
      <w:r w:rsidR="00CF4A7F">
        <w:rPr>
          <w:lang w:val="en-US"/>
        </w:rPr>
        <w:t>and water bodies</w:t>
      </w:r>
      <w:ins w:id="777" w:author="Lieberman, Joshua" w:date="2016-11-09T21:39:00Z">
        <w:r w:rsidR="001C56DE">
          <w:rPr>
            <w:lang w:val="en-US"/>
          </w:rPr>
          <w:t xml:space="preserve"> based on the flow and conservation of water</w:t>
        </w:r>
      </w:ins>
      <w:r w:rsidRPr="008E510D">
        <w:rPr>
          <w:lang w:val="en-US"/>
        </w:rPr>
        <w:t>.</w:t>
      </w:r>
      <w:ins w:id="778" w:author="Lieberman, Joshua" w:date="2016-11-09T17:57:00Z">
        <w:r w:rsidR="00D65082">
          <w:rPr>
            <w:lang w:val="en-US"/>
          </w:rPr>
          <w:t xml:space="preserve"> The</w:t>
        </w:r>
        <w:r w:rsidR="00BD74C0">
          <w:rPr>
            <w:lang w:val="en-US"/>
          </w:rPr>
          <w:t xml:space="preserve"> standard also defines normative requirements</w:t>
        </w:r>
        <w:r w:rsidR="001434CC">
          <w:rPr>
            <w:lang w:val="en-US"/>
          </w:rPr>
          <w:t xml:space="preserve"> for HY_Features implementation schemas and mappings</w:t>
        </w:r>
      </w:ins>
      <w:ins w:id="779" w:author="Lieberman, Joshua" w:date="2016-11-09T17:59:00Z">
        <w:r w:rsidR="00D65082">
          <w:rPr>
            <w:lang w:val="en-US"/>
          </w:rPr>
          <w:t xml:space="preserve"> to </w:t>
        </w:r>
      </w:ins>
      <w:ins w:id="780" w:author="Lieberman, Joshua" w:date="2016-11-09T21:40:00Z">
        <w:r w:rsidR="001C56DE">
          <w:rPr>
            <w:lang w:val="en-US"/>
          </w:rPr>
          <w:t>meet in order to be</w:t>
        </w:r>
      </w:ins>
      <w:ins w:id="781" w:author="Lieberman, Joshua" w:date="2016-11-09T17:59:00Z">
        <w:r w:rsidR="001C56DE">
          <w:rPr>
            <w:lang w:val="en-US"/>
          </w:rPr>
          <w:t xml:space="preserve"> conforman</w:t>
        </w:r>
      </w:ins>
      <w:ins w:id="782" w:author="Lieberman, Joshua" w:date="2016-11-09T21:40:00Z">
        <w:r w:rsidR="001C56DE">
          <w:rPr>
            <w:lang w:val="en-US"/>
          </w:rPr>
          <w:t>t</w:t>
        </w:r>
      </w:ins>
      <w:ins w:id="783" w:author="Lieberman, Joshua" w:date="2016-11-09T17:59:00Z">
        <w:r w:rsidR="00D65082">
          <w:rPr>
            <w:lang w:val="en-US"/>
          </w:rPr>
          <w:t xml:space="preserve"> with the conceptual</w:t>
        </w:r>
      </w:ins>
      <w:ins w:id="784" w:author="Lieberman, Joshua" w:date="2016-11-09T17:57:00Z">
        <w:r w:rsidR="00BD74C0">
          <w:rPr>
            <w:lang w:val="en-US"/>
          </w:rPr>
          <w:t xml:space="preserve"> </w:t>
        </w:r>
      </w:ins>
      <w:ins w:id="785" w:author="Lieberman, Joshua" w:date="2016-11-09T17:59:00Z">
        <w:r w:rsidR="00D65082">
          <w:rPr>
            <w:lang w:val="en-US"/>
          </w:rPr>
          <w:t>model.</w:t>
        </w:r>
      </w:ins>
    </w:p>
    <w:p w14:paraId="6DFE018C" w14:textId="40C4DB95" w:rsidR="00437E50" w:rsidRPr="008E510D" w:rsidRDefault="00437E50" w:rsidP="00450C77">
      <w:pPr>
        <w:pStyle w:val="NormalWeb"/>
        <w:jc w:val="both"/>
        <w:rPr>
          <w:lang w:val="en-US"/>
        </w:rPr>
      </w:pPr>
      <w:r w:rsidRPr="008E510D">
        <w:rPr>
          <w:lang w:val="en-US"/>
        </w:rPr>
        <w:t xml:space="preserve">The </w:t>
      </w:r>
      <w:del w:id="786" w:author="Lieberman, Joshua" w:date="2016-11-09T17:50:00Z">
        <w:r w:rsidRPr="008E510D" w:rsidDel="00AF767E">
          <w:rPr>
            <w:lang w:val="en-US"/>
          </w:rPr>
          <w:delText>standard is based on the concept that a</w:delText>
        </w:r>
      </w:del>
      <w:ins w:id="787" w:author="Lieberman, Joshua" w:date="2016-11-09T17:50:00Z">
        <w:r w:rsidR="00AF767E">
          <w:rPr>
            <w:lang w:val="en-US"/>
          </w:rPr>
          <w:t xml:space="preserve">HY_Features model provides </w:t>
        </w:r>
      </w:ins>
      <w:ins w:id="788" w:author="Lieberman, Joshua" w:date="2016-11-09T17:51:00Z">
        <w:r w:rsidR="00AF767E">
          <w:rPr>
            <w:lang w:val="en-US"/>
          </w:rPr>
          <w:t>for a</w:t>
        </w:r>
      </w:ins>
      <w:ins w:id="789" w:author="Lieberman, Joshua" w:date="2016-11-09T17:50:00Z">
        <w:r w:rsidR="00AF767E">
          <w:rPr>
            <w:lang w:val="en-US"/>
          </w:rPr>
          <w:t>n</w:t>
        </w:r>
      </w:ins>
      <w:r w:rsidRPr="008E510D">
        <w:rPr>
          <w:lang w:val="en-US"/>
        </w:rPr>
        <w:t xml:space="preserve"> </w:t>
      </w:r>
      <w:del w:id="790" w:author="Lieberman, Joshua" w:date="2016-11-09T17:51:00Z">
        <w:r w:rsidRPr="008E510D" w:rsidDel="00AF767E">
          <w:rPr>
            <w:lang w:val="en-US"/>
          </w:rPr>
          <w:delText xml:space="preserve">given </w:delText>
        </w:r>
      </w:del>
      <w:ins w:id="791" w:author="Lieberman, Joshua" w:date="2016-11-09T17:51:00Z">
        <w:r w:rsidR="00AF767E">
          <w:rPr>
            <w:lang w:val="en-US"/>
          </w:rPr>
          <w:t>identified</w:t>
        </w:r>
        <w:r w:rsidR="00AF767E" w:rsidRPr="008E510D">
          <w:rPr>
            <w:lang w:val="en-US"/>
          </w:rPr>
          <w:t xml:space="preserve"> </w:t>
        </w:r>
      </w:ins>
      <w:r w:rsidRPr="008E510D">
        <w:rPr>
          <w:lang w:val="en-US"/>
        </w:rPr>
        <w:t xml:space="preserve">hydrologic feature </w:t>
      </w:r>
      <w:del w:id="792" w:author="Lieberman, Joshua" w:date="2016-11-09T17:51:00Z">
        <w:r w:rsidRPr="008E510D" w:rsidDel="00AF767E">
          <w:rPr>
            <w:lang w:val="en-US"/>
          </w:rPr>
          <w:delText xml:space="preserve">may </w:delText>
        </w:r>
      </w:del>
      <w:ins w:id="793" w:author="Lieberman, Joshua" w:date="2016-11-09T17:51:00Z">
        <w:r w:rsidR="00AF767E">
          <w:rPr>
            <w:lang w:val="en-US"/>
          </w:rPr>
          <w:t>to</w:t>
        </w:r>
        <w:r w:rsidR="00AF767E" w:rsidRPr="008E510D">
          <w:rPr>
            <w:lang w:val="en-US"/>
          </w:rPr>
          <w:t xml:space="preserve"> </w:t>
        </w:r>
      </w:ins>
      <w:r w:rsidRPr="008E510D">
        <w:rPr>
          <w:lang w:val="en-US"/>
        </w:rPr>
        <w:t xml:space="preserve">have </w:t>
      </w:r>
      <w:del w:id="794" w:author="Lieberman, Joshua" w:date="2016-11-09T17:51:00Z">
        <w:r w:rsidRPr="008E510D" w:rsidDel="00AF767E">
          <w:rPr>
            <w:lang w:val="en-US"/>
          </w:rPr>
          <w:delText xml:space="preserve">multiple </w:delText>
        </w:r>
      </w:del>
      <w:ins w:id="795" w:author="Lieberman, Joshua" w:date="2016-11-09T17:51:00Z">
        <w:r w:rsidR="00AF767E">
          <w:rPr>
            <w:lang w:val="en-US"/>
          </w:rPr>
          <w:t>multiple alternate</w:t>
        </w:r>
        <w:r w:rsidR="00AF767E" w:rsidRPr="008E510D">
          <w:rPr>
            <w:lang w:val="en-US"/>
          </w:rPr>
          <w:t xml:space="preserve"> </w:t>
        </w:r>
      </w:ins>
      <w:ins w:id="796" w:author="Lieberman, Joshua" w:date="2016-11-16T15:52:00Z">
        <w:r w:rsidR="001434CC">
          <w:rPr>
            <w:lang w:val="en-US"/>
          </w:rPr>
          <w:t xml:space="preserve">geographic </w:t>
        </w:r>
      </w:ins>
      <w:ins w:id="797" w:author="Lieberman, Joshua" w:date="2016-11-09T17:47:00Z">
        <w:r w:rsidR="00B30F05">
          <w:rPr>
            <w:lang w:val="en-US"/>
          </w:rPr>
          <w:t xml:space="preserve">feature </w:t>
        </w:r>
      </w:ins>
      <w:del w:id="798" w:author="Lieberman, Joshua" w:date="2016-11-09T17:47:00Z">
        <w:r w:rsidRPr="008E510D" w:rsidDel="00B30F05">
          <w:rPr>
            <w:lang w:val="en-US"/>
          </w:rPr>
          <w:delText>representations</w:delText>
        </w:r>
      </w:del>
      <w:ins w:id="799" w:author="Lieberman, Joshua" w:date="2016-11-09T17:47:00Z">
        <w:r w:rsidR="00B30F05">
          <w:rPr>
            <w:lang w:val="en-US"/>
          </w:rPr>
          <w:t xml:space="preserve">realizations and geometric </w:t>
        </w:r>
      </w:ins>
      <w:ins w:id="800" w:author="Lieberman, Joshua" w:date="2016-11-09T17:55:00Z">
        <w:r w:rsidR="00BD74C0">
          <w:rPr>
            <w:lang w:val="en-US"/>
          </w:rPr>
          <w:t>representations</w:t>
        </w:r>
      </w:ins>
      <w:ins w:id="801" w:author="Lieberman, Joshua" w:date="2016-11-16T22:24:00Z">
        <w:r w:rsidR="00834E29">
          <w:rPr>
            <w:lang w:val="en-US"/>
          </w:rPr>
          <w:t xml:space="preserve"> in order to support a range of applications</w:t>
        </w:r>
      </w:ins>
      <w:r w:rsidRPr="008E510D">
        <w:rPr>
          <w:lang w:val="en-US"/>
        </w:rPr>
        <w:t xml:space="preserve">. </w:t>
      </w:r>
      <w:del w:id="802" w:author="Lieberman, Joshua" w:date="2016-11-09T17:48:00Z">
        <w:r w:rsidRPr="008E510D" w:rsidDel="00B30F05">
          <w:rPr>
            <w:lang w:val="en-US"/>
          </w:rPr>
          <w:delText xml:space="preserve">This </w:delText>
        </w:r>
      </w:del>
      <w:ins w:id="803" w:author="Lieberman, Joshua" w:date="2016-11-09T17:48:00Z">
        <w:r w:rsidR="00B30F05">
          <w:rPr>
            <w:lang w:val="en-US"/>
          </w:rPr>
          <w:t>It</w:t>
        </w:r>
        <w:r w:rsidR="00B30F05" w:rsidRPr="008E510D">
          <w:rPr>
            <w:lang w:val="en-US"/>
          </w:rPr>
          <w:t xml:space="preserve"> </w:t>
        </w:r>
      </w:ins>
      <w:r w:rsidRPr="008E510D">
        <w:rPr>
          <w:lang w:val="en-US"/>
        </w:rPr>
        <w:t xml:space="preserve">supports </w:t>
      </w:r>
      <w:del w:id="804" w:author="Lieberman, Joshua" w:date="2016-11-09T17:54:00Z">
        <w:r w:rsidRPr="008E510D" w:rsidDel="00BD74C0">
          <w:rPr>
            <w:lang w:val="en-US"/>
          </w:rPr>
          <w:delText xml:space="preserve">referencing </w:delText>
        </w:r>
      </w:del>
      <w:ins w:id="805" w:author="Lieberman, Joshua" w:date="2016-11-09T17:54:00Z">
        <w:r w:rsidR="00BD74C0">
          <w:rPr>
            <w:lang w:val="en-US"/>
          </w:rPr>
          <w:t xml:space="preserve">referencing information about </w:t>
        </w:r>
      </w:ins>
      <w:ins w:id="806" w:author="Lieberman, Joshua" w:date="2016-11-16T15:52:00Z">
        <w:r w:rsidR="001434CC">
          <w:rPr>
            <w:lang w:val="en-US"/>
          </w:rPr>
          <w:t>a hydro</w:t>
        </w:r>
      </w:ins>
      <w:ins w:id="807" w:author="Lieberman, Joshua" w:date="2016-11-09T17:54:00Z">
        <w:r w:rsidR="00BD74C0" w:rsidRPr="008E510D">
          <w:rPr>
            <w:lang w:val="en-US"/>
          </w:rPr>
          <w:t xml:space="preserve"> </w:t>
        </w:r>
      </w:ins>
      <w:del w:id="808" w:author="Lieberman, Joshua" w:date="2016-11-09T17:54:00Z">
        <w:r w:rsidRPr="008E510D" w:rsidDel="00BD74C0">
          <w:rPr>
            <w:lang w:val="en-US"/>
          </w:rPr>
          <w:delText xml:space="preserve">the same </w:delText>
        </w:r>
      </w:del>
      <w:r w:rsidRPr="008E510D">
        <w:rPr>
          <w:lang w:val="en-US"/>
        </w:rPr>
        <w:t>feature</w:t>
      </w:r>
      <w:del w:id="809" w:author="Lieberman, Joshua" w:date="2016-11-09T17:54:00Z">
        <w:r w:rsidRPr="008E510D" w:rsidDel="00BD74C0">
          <w:rPr>
            <w:lang w:val="en-US"/>
          </w:rPr>
          <w:delText>(s)</w:delText>
        </w:r>
      </w:del>
      <w:ins w:id="810" w:author="Lieberman, Joshua" w:date="2016-11-09T17:52:00Z">
        <w:r w:rsidR="00BD74C0">
          <w:rPr>
            <w:lang w:val="en-US"/>
          </w:rPr>
          <w:t xml:space="preserve"> </w:t>
        </w:r>
      </w:ins>
      <w:ins w:id="811" w:author="Lieberman, Joshua" w:date="2016-11-16T22:24:00Z">
        <w:r w:rsidR="00705858">
          <w:rPr>
            <w:lang w:val="en-US"/>
          </w:rPr>
          <w:t>across</w:t>
        </w:r>
      </w:ins>
      <w:del w:id="812" w:author="Lieberman, Joshua" w:date="2016-11-16T22:24:00Z">
        <w:r w:rsidRPr="008E510D" w:rsidDel="00705858">
          <w:rPr>
            <w:lang w:val="en-US"/>
          </w:rPr>
          <w:delText xml:space="preserve"> in</w:delText>
        </w:r>
      </w:del>
      <w:r w:rsidRPr="008E510D">
        <w:rPr>
          <w:lang w:val="en-US"/>
        </w:rPr>
        <w:t xml:space="preserve"> </w:t>
      </w:r>
      <w:del w:id="813" w:author="Lieberman, Joshua" w:date="2016-11-16T22:24:00Z">
        <w:r w:rsidRPr="008E510D" w:rsidDel="00705858">
          <w:rPr>
            <w:lang w:val="en-US"/>
          </w:rPr>
          <w:delText xml:space="preserve">different </w:delText>
        </w:r>
      </w:del>
      <w:ins w:id="814" w:author="Lieberman, Joshua" w:date="2016-11-16T22:24:00Z">
        <w:r w:rsidR="00705858">
          <w:rPr>
            <w:lang w:val="en-US"/>
          </w:rPr>
          <w:t>disparate</w:t>
        </w:r>
        <w:r w:rsidR="00705858" w:rsidRPr="008E510D">
          <w:rPr>
            <w:lang w:val="en-US"/>
          </w:rPr>
          <w:t xml:space="preserve"> </w:t>
        </w:r>
      </w:ins>
      <w:r w:rsidRPr="008E510D">
        <w:rPr>
          <w:lang w:val="en-US"/>
        </w:rPr>
        <w:t xml:space="preserve">information systems </w:t>
      </w:r>
      <w:r w:rsidR="00CF4A7F">
        <w:rPr>
          <w:lang w:val="en-US"/>
        </w:rPr>
        <w:t>or products</w:t>
      </w:r>
      <w:ins w:id="815" w:author="Lieberman, Joshua" w:date="2016-11-09T17:56:00Z">
        <w:r w:rsidR="00BD74C0">
          <w:rPr>
            <w:lang w:val="en-US"/>
          </w:rPr>
          <w:t>, thereby</w:t>
        </w:r>
      </w:ins>
      <w:r w:rsidR="00CF4A7F">
        <w:rPr>
          <w:lang w:val="en-US"/>
        </w:rPr>
        <w:t xml:space="preserve"> </w:t>
      </w:r>
      <w:del w:id="816" w:author="Lieberman, Joshua" w:date="2016-11-09T17:56:00Z">
        <w:r w:rsidR="006E545A" w:rsidRPr="00253484" w:rsidDel="00BD74C0">
          <w:rPr>
            <w:lang w:val="en-US"/>
          </w:rPr>
          <w:delText xml:space="preserve">assisting </w:delText>
        </w:r>
        <w:r w:rsidR="00253484" w:rsidRPr="00253484" w:rsidDel="00BD74C0">
          <w:rPr>
            <w:lang w:val="en-US"/>
          </w:rPr>
          <w:delText>with</w:delText>
        </w:r>
      </w:del>
      <w:ins w:id="817" w:author="Lieberman, Joshua" w:date="2016-11-09T17:56:00Z">
        <w:r w:rsidR="00BD74C0">
          <w:rPr>
            <w:lang w:val="en-US"/>
          </w:rPr>
          <w:t>improving</w:t>
        </w:r>
      </w:ins>
      <w:r w:rsidR="00253484" w:rsidRPr="00253484">
        <w:rPr>
          <w:lang w:val="en-US"/>
        </w:rPr>
        <w:t xml:space="preserve">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Similarly, th</w:t>
      </w:r>
      <w:ins w:id="818" w:author="Lieberman, Joshua" w:date="2016-11-09T17:48:00Z">
        <w:r w:rsidR="00B30F05">
          <w:rPr>
            <w:lang w:val="en-US"/>
          </w:rPr>
          <w:t>e</w:t>
        </w:r>
      </w:ins>
      <w:del w:id="819" w:author="Lieberman, Joshua" w:date="2016-11-09T17:48:00Z">
        <w:r w:rsidR="00253484" w:rsidDel="00B30F05">
          <w:rPr>
            <w:lang w:val="en-US"/>
          </w:rPr>
          <w:delText>is</w:delText>
        </w:r>
      </w:del>
      <w:r w:rsidR="00253484">
        <w:rPr>
          <w:lang w:val="en-US"/>
        </w:rPr>
        <w:t xml:space="preserve"> model can </w:t>
      </w:r>
      <w:del w:id="820" w:author="Lieberman, Joshua" w:date="2016-11-09T17:56:00Z">
        <w:r w:rsidR="00253484" w:rsidDel="00BD74C0">
          <w:rPr>
            <w:lang w:val="en-US"/>
          </w:rPr>
          <w:delText xml:space="preserve">also </w:delText>
        </w:r>
      </w:del>
      <w:del w:id="821" w:author="Lieberman, Joshua" w:date="2016-11-09T17:49:00Z">
        <w:r w:rsidR="00253484" w:rsidDel="00B30F05">
          <w:rPr>
            <w:lang w:val="en-US"/>
          </w:rPr>
          <w:delText>aid in</w:delText>
        </w:r>
      </w:del>
      <w:ins w:id="822" w:author="Lieberman, Joshua" w:date="2016-11-09T17:49:00Z">
        <w:r w:rsidR="00B30F05">
          <w:rPr>
            <w:lang w:val="en-US"/>
          </w:rPr>
          <w:t>be applied to</w:t>
        </w:r>
      </w:ins>
      <w:r w:rsidR="006E545A" w:rsidRPr="006B7AC4">
        <w:rPr>
          <w:lang w:val="en-US"/>
        </w:rPr>
        <w:t xml:space="preserve"> </w:t>
      </w:r>
      <w:r w:rsidRPr="008E510D">
        <w:rPr>
          <w:lang w:val="en-US"/>
        </w:rPr>
        <w:t>catalog</w:t>
      </w:r>
      <w:ins w:id="823" w:author="Lieberman, Joshua" w:date="2016-11-16T22:25:00Z">
        <w:r w:rsidR="00834E29">
          <w:rPr>
            <w:lang w:val="en-US"/>
          </w:rPr>
          <w:t>u</w:t>
        </w:r>
      </w:ins>
      <w:r w:rsidRPr="008E510D">
        <w:rPr>
          <w:lang w:val="en-US"/>
        </w:rPr>
        <w:t>ing of observations, model results, or other stud</w:t>
      </w:r>
      <w:ins w:id="824" w:author="Lieberman, Joshua" w:date="2016-11-16T22:25:00Z">
        <w:r w:rsidR="00834E29">
          <w:rPr>
            <w:lang w:val="en-US"/>
          </w:rPr>
          <w:t xml:space="preserve">y information </w:t>
        </w:r>
      </w:ins>
      <w:del w:id="825" w:author="Lieberman, Joshua" w:date="2016-11-16T22:25:00Z">
        <w:r w:rsidRPr="008E510D" w:rsidDel="00834E29">
          <w:rPr>
            <w:lang w:val="en-US"/>
          </w:rPr>
          <w:delText xml:space="preserve">ies </w:delText>
        </w:r>
      </w:del>
      <w:del w:id="826" w:author="Lieberman, Joshua" w:date="2016-11-09T17:49:00Z">
        <w:r w:rsidRPr="008E510D" w:rsidDel="00B30F05">
          <w:rPr>
            <w:lang w:val="en-US"/>
          </w:rPr>
          <w:delText>of a</w:delText>
        </w:r>
      </w:del>
      <w:ins w:id="827" w:author="Lieberman, Joshua" w:date="2016-11-09T17:49:00Z">
        <w:r w:rsidR="00B30F05">
          <w:rPr>
            <w:lang w:val="en-US"/>
          </w:rPr>
          <w:t>involving hydro</w:t>
        </w:r>
      </w:ins>
      <w:r w:rsidRPr="008E510D">
        <w:rPr>
          <w:lang w:val="en-US"/>
        </w:rPr>
        <w:t xml:space="preserve"> feature</w:t>
      </w:r>
      <w:ins w:id="828" w:author="Lieberman, Joshua" w:date="2016-11-09T17:49:00Z">
        <w:r w:rsidR="00B30F05">
          <w:rPr>
            <w:lang w:val="en-US"/>
          </w:rPr>
          <w:t>s</w:t>
        </w:r>
      </w:ins>
      <w:r w:rsidRPr="008E510D">
        <w:rPr>
          <w:lang w:val="en-US"/>
        </w:rPr>
        <w:t xml:space="preserve">. The ability to represent the same </w:t>
      </w:r>
      <w:r w:rsidR="00AA15D6">
        <w:rPr>
          <w:lang w:val="en-US"/>
        </w:rPr>
        <w:t>catchment</w:t>
      </w:r>
      <w:r w:rsidRPr="008E510D">
        <w:rPr>
          <w:lang w:val="en-US"/>
        </w:rPr>
        <w:t xml:space="preserve">, river, or other hydrologic feature in several ways is critical </w:t>
      </w:r>
      <w:del w:id="829" w:author="Lieberman, Joshua" w:date="2016-11-16T22:26:00Z">
        <w:r w:rsidRPr="008E510D" w:rsidDel="00834E29">
          <w:rPr>
            <w:lang w:val="en-US"/>
          </w:rPr>
          <w:delText>to aggregation</w:delText>
        </w:r>
      </w:del>
      <w:ins w:id="830" w:author="Lieberman, Joshua" w:date="2016-11-16T22:26:00Z">
        <w:r w:rsidR="00834E29">
          <w:rPr>
            <w:lang w:val="en-US"/>
          </w:rPr>
          <w:t>for aggregation</w:t>
        </w:r>
      </w:ins>
      <w:r w:rsidRPr="008E510D">
        <w:rPr>
          <w:lang w:val="en-US"/>
        </w:rPr>
        <w:t xml:space="preserve"> of cross-referenced</w:t>
      </w:r>
      <w:ins w:id="831" w:author="Lieberman, Joshua" w:date="2016-11-09T17:49:00Z">
        <w:r w:rsidR="00B30F05">
          <w:rPr>
            <w:lang w:val="en-US"/>
          </w:rPr>
          <w:t xml:space="preserve"> or related</w:t>
        </w:r>
      </w:ins>
      <w:r w:rsidRPr="008E510D">
        <w:rPr>
          <w:lang w:val="en-US"/>
        </w:rPr>
        <w:t xml:space="preserve"> features into integrated datasets and data products on global, regional, or basin scales.</w:t>
      </w:r>
    </w:p>
    <w:p w14:paraId="2E04B9B4" w14:textId="063C0357" w:rsidR="002D268C" w:rsidRPr="008E510D" w:rsidDel="00BD74C0" w:rsidRDefault="004423BE" w:rsidP="00450C77">
      <w:pPr>
        <w:pStyle w:val="NormalWeb"/>
        <w:jc w:val="both"/>
        <w:rPr>
          <w:del w:id="832" w:author="Lieberman, Joshua" w:date="2016-11-09T17:57:00Z"/>
          <w:lang w:val="en-US"/>
        </w:rPr>
      </w:pPr>
      <w:del w:id="833" w:author="Lieberman, Joshua" w:date="2016-11-09T17:57:00Z">
        <w:r w:rsidDel="00BD74C0">
          <w:rPr>
            <w:lang w:val="en-US"/>
          </w:rPr>
          <w:delText>H</w:delText>
        </w:r>
        <w:r w:rsidR="00437E50" w:rsidRPr="008E510D" w:rsidDel="00BD74C0">
          <w:rPr>
            <w:lang w:val="en-US"/>
          </w:rPr>
          <w:delText>ydrologic feature types are defined using the OGC General Feature Model (ISO</w:delText>
        </w:r>
        <w:r w:rsidR="00E8076C" w:rsidDel="00BD74C0">
          <w:rPr>
            <w:lang w:val="en-US"/>
          </w:rPr>
          <w:delText xml:space="preserve"> </w:delText>
        </w:r>
        <w:r w:rsidR="00437E50" w:rsidRPr="008E510D" w:rsidDel="00BD74C0">
          <w:rPr>
            <w:lang w:val="en-US"/>
          </w:rPr>
          <w:delText xml:space="preserve">19109:2006) with reference to definitions </w:delText>
        </w:r>
        <w:r w:rsidDel="00BD74C0">
          <w:rPr>
            <w:lang w:val="en-US"/>
          </w:rPr>
          <w:delText>from</w:delText>
        </w:r>
        <w:r w:rsidR="00437E50" w:rsidRPr="008E510D" w:rsidDel="00BD74C0">
          <w:rPr>
            <w:lang w:val="en-US"/>
          </w:rPr>
          <w:delText xml:space="preserve"> the International Glossary for Hydrology. The conceptual model is expressed in the Geographic Information Conceptual Schema Language (ISO</w:delText>
        </w:r>
        <w:r w:rsidR="00E8076C" w:rsidDel="00BD74C0">
          <w:rPr>
            <w:lang w:val="en-US"/>
          </w:rPr>
          <w:delText xml:space="preserve"> </w:delText>
        </w:r>
        <w:r w:rsidR="00437E50" w:rsidRPr="008E510D" w:rsidDel="00BD74C0">
          <w:rPr>
            <w:lang w:val="en-US"/>
          </w:rPr>
          <w:delText>19103:2005) using the Unified Modeling Language (UML).</w:delText>
        </w:r>
        <w:r w:rsidR="002D268C" w:rsidRPr="008E510D" w:rsidDel="00BD74C0">
          <w:rPr>
            <w:lang w:val="en-US"/>
          </w:rPr>
          <w:delText xml:space="preserve"> </w:delText>
        </w:r>
      </w:del>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1EDC6FA4" w:rsidR="004C414A" w:rsidRPr="008E510D" w:rsidRDefault="004C414A" w:rsidP="00450C77">
      <w:pPr>
        <w:jc w:val="both"/>
      </w:pPr>
      <w:r w:rsidRPr="008E510D">
        <w:t>ogcdoc,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12"/>
    </w:p>
    <w:p w14:paraId="6AE6D084" w14:textId="3D3C9EFD" w:rsidR="004C414A" w:rsidRPr="008E510D" w:rsidRDefault="004C414A" w:rsidP="00450C77">
      <w:pPr>
        <w:pStyle w:val="Normal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w:t>
      </w:r>
      <w:del w:id="834" w:author="Lieberman, Joshua" w:date="2016-11-16T15:59:00Z">
        <w:r w:rsidRPr="008E510D" w:rsidDel="00017CF1">
          <w:rPr>
            <w:lang w:val="en-US"/>
          </w:rPr>
          <w:delText xml:space="preserve">the </w:delText>
        </w:r>
      </w:del>
      <w:ins w:id="835" w:author="Lieberman, Joshua" w:date="2016-11-16T15:59:00Z">
        <w:r w:rsidR="00017CF1">
          <w:rPr>
            <w:lang w:val="en-US"/>
          </w:rPr>
          <w:t>hydrologic</w:t>
        </w:r>
        <w:r w:rsidR="00017CF1" w:rsidRPr="008E510D">
          <w:rPr>
            <w:lang w:val="en-US"/>
          </w:rPr>
          <w:t xml:space="preserve"> </w:t>
        </w:r>
      </w:ins>
      <w:r w:rsidRPr="008E510D">
        <w:rPr>
          <w:lang w:val="en-US"/>
        </w:rPr>
        <w:t xml:space="preserve">objects of study and reporting </w:t>
      </w:r>
      <w:del w:id="836" w:author="Lieberman, Joshua" w:date="2016-11-16T15:59:00Z">
        <w:r w:rsidRPr="008E510D" w:rsidDel="00017CF1">
          <w:rPr>
            <w:lang w:val="en-US"/>
          </w:rPr>
          <w:delText xml:space="preserve">in </w:delText>
        </w:r>
      </w:del>
      <w:del w:id="837" w:author="Lieberman, Joshua" w:date="2016-11-09T21:41:00Z">
        <w:r w:rsidRPr="008E510D" w:rsidDel="001C56DE">
          <w:rPr>
            <w:lang w:val="en-US"/>
          </w:rPr>
          <w:delText>H</w:delText>
        </w:r>
      </w:del>
      <w:del w:id="838" w:author="Lieberman, Joshua" w:date="2016-11-16T15:59:00Z">
        <w:r w:rsidRPr="008E510D" w:rsidDel="00017CF1">
          <w:rPr>
            <w:lang w:val="en-US"/>
          </w:rPr>
          <w:delText>ydrology in</w:delText>
        </w:r>
      </w:del>
      <w:ins w:id="839" w:author="Lieberman, Joshua" w:date="2016-11-16T15:59:00Z">
        <w:r w:rsidR="00017CF1">
          <w:rPr>
            <w:lang w:val="en-US"/>
          </w:rPr>
          <w:t>for</w:t>
        </w:r>
      </w:ins>
      <w:r w:rsidRPr="008E510D">
        <w:rPr>
          <w:lang w:val="en-US"/>
        </w:rPr>
        <w:t xml:space="preserve"> </w:t>
      </w:r>
      <w:del w:id="840" w:author="Lieberman, Joshua" w:date="2016-11-16T15:59:00Z">
        <w:r w:rsidRPr="008E510D" w:rsidDel="00017CF1">
          <w:rPr>
            <w:lang w:val="en-US"/>
          </w:rPr>
          <w:delText xml:space="preserve">many </w:delText>
        </w:r>
      </w:del>
      <w:ins w:id="841" w:author="Lieberman, Joshua" w:date="2016-11-16T15:59:00Z">
        <w:r w:rsidR="00017CF1">
          <w:rPr>
            <w:lang w:val="en-US"/>
          </w:rPr>
          <w:t>a range of</w:t>
        </w:r>
        <w:r w:rsidR="00017CF1" w:rsidRPr="008E510D">
          <w:rPr>
            <w:lang w:val="en-US"/>
          </w:rPr>
          <w:t xml:space="preserve"> </w:t>
        </w:r>
      </w:ins>
      <w:r w:rsidRPr="008E510D">
        <w:rPr>
          <w:lang w:val="en-US"/>
        </w:rPr>
        <w:t xml:space="preserve">applications. </w:t>
      </w:r>
      <w:del w:id="842" w:author="Lieberman, Joshua" w:date="2016-11-16T16:00:00Z">
        <w:r w:rsidRPr="008E510D" w:rsidDel="00017CF1">
          <w:rPr>
            <w:lang w:val="en-US"/>
          </w:rPr>
          <w:delText>This standard</w:delText>
        </w:r>
      </w:del>
      <w:ins w:id="843" w:author="Lieberman, Joshua" w:date="2016-11-16T16:00:00Z">
        <w:r w:rsidR="00017CF1">
          <w:rPr>
            <w:lang w:val="en-US"/>
          </w:rPr>
          <w:t>HY_Features</w:t>
        </w:r>
      </w:ins>
      <w:r w:rsidRPr="008E510D">
        <w:rPr>
          <w:lang w:val="en-US"/>
        </w:rPr>
        <w:t xml:space="preserve">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w:t>
      </w:r>
      <w:del w:id="844" w:author="Lieberman, Joshua" w:date="2016-11-09T21:41:00Z">
        <w:r w:rsidRPr="008E510D" w:rsidDel="001C56DE">
          <w:rPr>
            <w:lang w:val="en-US"/>
          </w:rPr>
          <w:delText xml:space="preserve">the </w:delText>
        </w:r>
      </w:del>
      <w:r w:rsidRPr="008E510D">
        <w:rPr>
          <w:lang w:val="en-US"/>
        </w:rPr>
        <w:t xml:space="preserve">WMO Members </w:t>
      </w:r>
      <w:del w:id="845" w:author="Lieberman, Joshua" w:date="2016-11-16T16:00:00Z">
        <w:r w:rsidRPr="008E510D" w:rsidDel="00017CF1">
          <w:rPr>
            <w:lang w:val="en-US"/>
          </w:rPr>
          <w:delText xml:space="preserve">to </w:delText>
        </w:r>
      </w:del>
      <w:ins w:id="846" w:author="Lieberman, Joshua" w:date="2016-11-16T16:00:00Z">
        <w:r w:rsidR="00017CF1">
          <w:rPr>
            <w:lang w:val="en-US"/>
          </w:rPr>
          <w:t>in</w:t>
        </w:r>
        <w:r w:rsidR="00017CF1" w:rsidRPr="008E510D">
          <w:rPr>
            <w:lang w:val="en-US"/>
          </w:rPr>
          <w:t xml:space="preserve"> </w:t>
        </w:r>
      </w:ins>
      <w:r w:rsidRPr="008E510D">
        <w:rPr>
          <w:lang w:val="en-US"/>
        </w:rPr>
        <w:t>discover</w:t>
      </w:r>
      <w:ins w:id="847" w:author="Lieberman, Joshua" w:date="2016-11-16T16:00:00Z">
        <w:r w:rsidR="00017CF1">
          <w:rPr>
            <w:lang w:val="en-US"/>
          </w:rPr>
          <w:t>ing</w:t>
        </w:r>
      </w:ins>
      <w:r w:rsidRPr="008E510D">
        <w:rPr>
          <w:lang w:val="en-US"/>
        </w:rPr>
        <w:t>, access</w:t>
      </w:r>
      <w:ins w:id="848" w:author="Lieberman, Joshua" w:date="2016-11-16T16:00:00Z">
        <w:r w:rsidR="00017CF1">
          <w:rPr>
            <w:lang w:val="en-US"/>
          </w:rPr>
          <w:t>ing,</w:t>
        </w:r>
      </w:ins>
      <w:r w:rsidRPr="008E510D">
        <w:rPr>
          <w:lang w:val="en-US"/>
        </w:rPr>
        <w:t xml:space="preserve"> and </w:t>
      </w:r>
      <w:del w:id="849" w:author="Lieberman, Joshua" w:date="2016-11-16T16:00:00Z">
        <w:r w:rsidRPr="008E510D" w:rsidDel="00017CF1">
          <w:rPr>
            <w:lang w:val="en-US"/>
          </w:rPr>
          <w:delText>use</w:delText>
        </w:r>
      </w:del>
      <w:ins w:id="850" w:author="Lieberman, Joshua" w:date="2016-11-16T16:00:00Z">
        <w:r w:rsidR="00017CF1">
          <w:rPr>
            <w:lang w:val="en-US"/>
          </w:rPr>
          <w:t>utilizing</w:t>
        </w:r>
      </w:ins>
      <w:r w:rsidRPr="008E510D">
        <w:rPr>
          <w:lang w:val="en-US"/>
        </w:rPr>
        <w:t xml:space="preserve"> hydrologic data from different sources.</w:t>
      </w:r>
    </w:p>
    <w:p w14:paraId="33DA39E3" w14:textId="23619948" w:rsidR="004C414A" w:rsidRPr="008E510D" w:rsidRDefault="004C414A" w:rsidP="00450C77">
      <w:pPr>
        <w:pStyle w:val="NormalWeb"/>
        <w:jc w:val="both"/>
        <w:rPr>
          <w:lang w:val="en-US"/>
        </w:rPr>
      </w:pPr>
      <w:r w:rsidRPr="008E510D">
        <w:rPr>
          <w:lang w:val="en-US"/>
        </w:rPr>
        <w:t xml:space="preserve">This standard </w:t>
      </w:r>
      <w:del w:id="851" w:author="Lieberman, Joshua" w:date="2016-11-09T21:41:00Z">
        <w:r w:rsidRPr="008E510D" w:rsidDel="001C56DE">
          <w:rPr>
            <w:lang w:val="en-US"/>
          </w:rPr>
          <w:delText>has been designed</w:delText>
        </w:r>
      </w:del>
      <w:ins w:id="852" w:author="Lieberman, Joshua" w:date="2016-11-09T21:41:00Z">
        <w:r w:rsidR="001C56DE">
          <w:rPr>
            <w:lang w:val="en-US"/>
          </w:rPr>
          <w:t>is also intended</w:t>
        </w:r>
      </w:ins>
      <w:r w:rsidRPr="008E510D">
        <w:rPr>
          <w:lang w:val="en-US"/>
        </w:rPr>
        <w:t xml:space="preserve"> to support the need for governance and guidance by national and international authorities. Aspects of the standard that support this </w:t>
      </w:r>
      <w:ins w:id="853" w:author="Lieberman, Joshua" w:date="2016-11-09T21:41:00Z">
        <w:r w:rsidR="001C56DE">
          <w:rPr>
            <w:lang w:val="en-US"/>
          </w:rPr>
          <w:t xml:space="preserve">goal </w:t>
        </w:r>
      </w:ins>
      <w:del w:id="854" w:author="Lieberman, Joshua" w:date="2016-11-09T21:41:00Z">
        <w:r w:rsidRPr="008E510D" w:rsidDel="001C56DE">
          <w:rPr>
            <w:lang w:val="en-US"/>
          </w:rPr>
          <w:delText xml:space="preserve">end </w:delText>
        </w:r>
      </w:del>
      <w:r w:rsidRPr="008E510D">
        <w:rPr>
          <w:lang w:val="en-US"/>
        </w:rPr>
        <w:t>are</w:t>
      </w:r>
      <w:del w:id="855" w:author="Lieberman, Joshua" w:date="2016-11-09T21:42:00Z">
        <w:r w:rsidRPr="008E510D" w:rsidDel="001C56DE">
          <w:rPr>
            <w:lang w:val="en-US"/>
          </w:rPr>
          <w:delText>;</w:delText>
        </w:r>
      </w:del>
      <w:r w:rsidRPr="008E510D">
        <w:rPr>
          <w:lang w:val="en-US"/>
        </w:rPr>
        <w:t xml:space="preserve"> 1) </w:t>
      </w:r>
      <w:del w:id="856" w:author="Lieberman, Joshua" w:date="2016-11-09T21:42:00Z">
        <w:r w:rsidRPr="008E510D" w:rsidDel="001C56DE">
          <w:rPr>
            <w:lang w:val="en-US"/>
          </w:rPr>
          <w:delText xml:space="preserve">its </w:delText>
        </w:r>
      </w:del>
      <w:r w:rsidRPr="008E510D">
        <w:rPr>
          <w:lang w:val="en-US"/>
        </w:rPr>
        <w:t xml:space="preserve">canonical form, 2) </w:t>
      </w:r>
      <w:del w:id="857" w:author="Lieberman, Joshua" w:date="2016-11-09T21:42:00Z">
        <w:r w:rsidRPr="008E510D" w:rsidDel="001C56DE">
          <w:rPr>
            <w:lang w:val="en-US"/>
          </w:rPr>
          <w:delText xml:space="preserve">its </w:delText>
        </w:r>
      </w:del>
      <w:r w:rsidRPr="008E510D">
        <w:rPr>
          <w:lang w:val="en-US"/>
        </w:rPr>
        <w:t xml:space="preserve">implementation neutrality, 3) conformity to internationally recognized </w:t>
      </w:r>
      <w:del w:id="858" w:author="Lieberman, Joshua" w:date="2016-11-09T21:42:00Z">
        <w:r w:rsidRPr="008E510D" w:rsidDel="001C56DE">
          <w:rPr>
            <w:lang w:val="en-US"/>
          </w:rPr>
          <w:delText xml:space="preserve">standards of </w:delText>
        </w:r>
      </w:del>
      <w:r w:rsidRPr="008E510D">
        <w:rPr>
          <w:lang w:val="en-US"/>
        </w:rPr>
        <w:t>geographic information</w:t>
      </w:r>
      <w:ins w:id="859" w:author="Lieberman, Joshua" w:date="2016-11-09T21:42:00Z">
        <w:r w:rsidR="001C56DE">
          <w:rPr>
            <w:lang w:val="en-US"/>
          </w:rPr>
          <w:t xml:space="preserve"> standards</w:t>
        </w:r>
      </w:ins>
      <w:r w:rsidRPr="008E510D">
        <w:rPr>
          <w:lang w:val="en-US"/>
        </w:rPr>
        <w:t xml:space="preserve">, and </w:t>
      </w:r>
      <w:del w:id="860" w:author="Lieberman, Joshua" w:date="2016-11-09T21:42:00Z">
        <w:r w:rsidRPr="008E510D" w:rsidDel="001C56DE">
          <w:rPr>
            <w:lang w:val="en-US"/>
          </w:rPr>
          <w:delText xml:space="preserve">its </w:delText>
        </w:r>
      </w:del>
      <w:r w:rsidRPr="008E510D">
        <w:rPr>
          <w:lang w:val="en-US"/>
        </w:rPr>
        <w:t>use of semantics inferred from 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861" w:name="_Toc165888229"/>
      <w:r w:rsidRPr="008E510D">
        <w:t>Submitting organizations</w:t>
      </w:r>
      <w:bookmarkEnd w:id="861"/>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Federal Institute of Hydrology (BfG</w:t>
      </w:r>
      <w:proofErr w:type="gramStart"/>
      <w:r w:rsidRPr="008E510D">
        <w:t xml:space="preserve">) </w:t>
      </w:r>
      <w:r w:rsidR="00437E50" w:rsidRPr="008E510D">
        <w:t>,</w:t>
      </w:r>
      <w:proofErr w:type="gramEnd"/>
      <w:r w:rsidR="00437E50" w:rsidRPr="008E510D">
        <w:t xml:space="preserve">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r w:rsidRPr="008E510D">
        <w:t>Metalinkage,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r w:rsidRPr="008E510D">
        <w:t>Eurecat,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862" w:name="_Toc165888230"/>
      <w:r w:rsidRPr="008E510D">
        <w:t>Submi</w:t>
      </w:r>
      <w:bookmarkEnd w:id="862"/>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52F38F53" w:rsidR="004C414A" w:rsidRPr="001C7981" w:rsidRDefault="008D4EE7" w:rsidP="00450C77">
            <w:pPr>
              <w:pStyle w:val="OGCtabletext"/>
              <w:jc w:val="both"/>
            </w:pPr>
            <w:r w:rsidRPr="001C7981">
              <w:t>Joshua Lieberman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r>
              <w:t>Eurecat</w:t>
            </w: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7D8F9F30" w:rsidR="007E4044" w:rsidRPr="007E4044" w:rsidRDefault="00A4167C" w:rsidP="007E4044">
      <w:pPr>
        <w:jc w:val="both"/>
        <w:rPr>
          <w:rFonts w:eastAsia="MS Mincho"/>
          <w:highlight w:val="yellow"/>
          <w:lang w:val="en-AU"/>
        </w:rPr>
      </w:pPr>
      <w:r w:rsidRPr="0005794C">
        <w:t>The HY_Features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ins w:id="863" w:author="Lieberman, Joshua" w:date="2016-11-09T14:26:00Z">
        <w:r w:rsidR="001D5F55">
          <w:rPr>
            <w:rFonts w:eastAsia="MS Mincho"/>
            <w:lang w:val="en-AU"/>
          </w:rPr>
          <w:t xml:space="preserve"> (</w:t>
        </w:r>
      </w:ins>
      <w:ins w:id="864" w:author="Lieberman, Joshua" w:date="2016-11-09T17:43:00Z">
        <w:r w:rsidR="00110C18">
          <w:rPr>
            <w:rFonts w:eastAsia="MS Mincho"/>
            <w:lang w:val="en-AU"/>
          </w:rPr>
          <w:t xml:space="preserve">OGC </w:t>
        </w:r>
      </w:ins>
      <w:ins w:id="865" w:author="Lieberman, Joshua" w:date="2016-11-09T14:26:00Z">
        <w:r w:rsidR="001D5F55">
          <w:rPr>
            <w:rFonts w:eastAsia="MS Mincho"/>
            <w:lang w:val="en-AU"/>
          </w:rPr>
          <w:t>AS)</w:t>
        </w:r>
      </w:ins>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w:t>
      </w:r>
      <w:del w:id="866" w:author="Lieberman, Joshua" w:date="2016-11-09T14:26:00Z">
        <w:r w:rsidR="00253484" w:rsidRPr="0005794C" w:rsidDel="001D5F55">
          <w:rPr>
            <w:rFonts w:eastAsia="MS Mincho"/>
            <w:lang w:val="en-AU"/>
          </w:rPr>
          <w:delText>Abstract Specification</w:delText>
        </w:r>
      </w:del>
      <w:ins w:id="867" w:author="Lieberman, Joshua" w:date="2016-11-09T14:26:00Z">
        <w:r w:rsidR="001D5F55">
          <w:rPr>
            <w:rFonts w:eastAsia="MS Mincho"/>
            <w:lang w:val="en-AU"/>
          </w:rPr>
          <w:t>AS</w:t>
        </w:r>
      </w:ins>
      <w:r w:rsidR="00253484" w:rsidRPr="0005794C">
        <w:rPr>
          <w:rFonts w:eastAsia="MS Mincho"/>
          <w:lang w:val="en-AU"/>
        </w:rPr>
        <w:t xml:space="preserve"> </w:t>
      </w:r>
      <w:del w:id="868" w:author="Lieberman, Joshua" w:date="2016-11-09T14:31:00Z">
        <w:r w:rsidR="0005794C" w:rsidRPr="0005794C" w:rsidDel="00A6032D">
          <w:rPr>
            <w:rFonts w:eastAsia="MS Mincho"/>
            <w:lang w:val="en-AU"/>
          </w:rPr>
          <w:delText xml:space="preserve">is </w:delText>
        </w:r>
      </w:del>
      <w:ins w:id="869" w:author="Lieberman, Joshua" w:date="2016-11-09T14:31:00Z">
        <w:r w:rsidR="00A6032D">
          <w:rPr>
            <w:rFonts w:eastAsia="MS Mincho"/>
            <w:lang w:val="en-AU"/>
          </w:rPr>
          <w:t>may be</w:t>
        </w:r>
        <w:r w:rsidR="00A6032D" w:rsidRPr="0005794C">
          <w:rPr>
            <w:rFonts w:eastAsia="MS Mincho"/>
            <w:lang w:val="en-AU"/>
          </w:rPr>
          <w:t xml:space="preserve"> </w:t>
        </w:r>
      </w:ins>
      <w:r w:rsidR="0005794C" w:rsidRPr="0005794C">
        <w:rPr>
          <w:rFonts w:eastAsia="MS Mincho"/>
          <w:lang w:val="en-AU"/>
        </w:rPr>
        <w:t>achieved via</w:t>
      </w:r>
      <w:r w:rsidR="00032B54" w:rsidRPr="0005794C">
        <w:rPr>
          <w:rFonts w:eastAsia="MS Mincho"/>
          <w:lang w:val="en-AU"/>
        </w:rPr>
        <w:t xml:space="preserve"> specialization of </w:t>
      </w:r>
      <w:del w:id="870" w:author="Lieberman, Joshua" w:date="2016-11-09T14:24:00Z">
        <w:r w:rsidR="00032B54" w:rsidRPr="0005794C" w:rsidDel="00BF2669">
          <w:rPr>
            <w:rFonts w:eastAsia="MS Mincho"/>
            <w:lang w:val="en-AU"/>
          </w:rPr>
          <w:delText>these concepts</w:delText>
        </w:r>
        <w:r w:rsidR="00253484" w:rsidRPr="0005794C" w:rsidDel="00BF2669">
          <w:rPr>
            <w:rFonts w:eastAsia="MS Mincho"/>
            <w:lang w:val="en-AU"/>
          </w:rPr>
          <w:delText>,</w:delText>
        </w:r>
        <w:r w:rsidR="00032B54" w:rsidRPr="0005794C" w:rsidDel="00BF2669">
          <w:rPr>
            <w:rFonts w:eastAsia="MS Mincho"/>
            <w:lang w:val="en-AU"/>
          </w:rPr>
          <w:delText xml:space="preserve"> such as for the General Feature model, by referencing </w:delText>
        </w:r>
      </w:del>
      <w:r w:rsidR="00032B54" w:rsidRPr="0005794C">
        <w:rPr>
          <w:rFonts w:eastAsia="MS Mincho"/>
          <w:lang w:val="en-AU"/>
        </w:rPr>
        <w:t>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w:t>
      </w:r>
      <w:del w:id="871" w:author="Lieberman, Joshua" w:date="2016-11-09T14:28:00Z">
        <w:r w:rsidR="00253484" w:rsidRPr="0005794C" w:rsidDel="001D5F55">
          <w:rPr>
            <w:rFonts w:eastAsia="MS Mincho"/>
            <w:lang w:val="en-AU"/>
          </w:rPr>
          <w:delText xml:space="preserve">specialization </w:delText>
        </w:r>
      </w:del>
      <w:ins w:id="872" w:author="Lieberman, Joshua" w:date="2016-11-09T14:28:00Z">
        <w:r w:rsidR="001D5F55">
          <w:rPr>
            <w:rFonts w:eastAsia="MS Mincho"/>
            <w:lang w:val="en-AU"/>
          </w:rPr>
          <w:t>conformance</w:t>
        </w:r>
        <w:r w:rsidR="001D5F55" w:rsidRPr="0005794C">
          <w:rPr>
            <w:rFonts w:eastAsia="MS Mincho"/>
            <w:lang w:val="en-AU"/>
          </w:rPr>
          <w:t xml:space="preserve"> </w:t>
        </w:r>
      </w:ins>
      <w:r w:rsidR="00253484" w:rsidRPr="0005794C">
        <w:rPr>
          <w:rFonts w:eastAsia="MS Mincho"/>
          <w:lang w:val="en-AU"/>
        </w:rPr>
        <w:t>is</w:t>
      </w:r>
      <w:r w:rsidR="00032B54" w:rsidRPr="0005794C">
        <w:rPr>
          <w:rFonts w:eastAsia="MS Mincho"/>
          <w:lang w:val="en-AU"/>
        </w:rPr>
        <w:t xml:space="preserve"> a </w:t>
      </w:r>
      <w:del w:id="873" w:author="Lieberman, Joshua" w:date="2016-11-09T14:24:00Z">
        <w:r w:rsidR="00032B54" w:rsidRPr="0005794C" w:rsidDel="00BF2669">
          <w:rPr>
            <w:rFonts w:eastAsia="MS Mincho"/>
            <w:lang w:val="en-AU"/>
          </w:rPr>
          <w:delText>geometric</w:delText>
        </w:r>
        <w:r w:rsidR="00253484" w:rsidRPr="0005794C" w:rsidDel="00BF2669">
          <w:rPr>
            <w:rFonts w:eastAsia="MS Mincho"/>
            <w:lang w:val="en-AU"/>
          </w:rPr>
          <w:delText xml:space="preserve"> </w:delText>
        </w:r>
      </w:del>
      <w:ins w:id="874" w:author="Lieberman, Joshua" w:date="2016-11-09T14:24:00Z">
        <w:r w:rsidR="00BF2669">
          <w:rPr>
            <w:rFonts w:eastAsia="MS Mincho"/>
            <w:lang w:val="en-AU"/>
          </w:rPr>
          <w:t>geographic</w:t>
        </w:r>
        <w:r w:rsidR="00BF2669" w:rsidRPr="0005794C">
          <w:rPr>
            <w:rFonts w:eastAsia="MS Mincho"/>
            <w:lang w:val="en-AU"/>
          </w:rPr>
          <w:t xml:space="preserve"> </w:t>
        </w:r>
      </w:ins>
      <w:r w:rsidR="00253484" w:rsidRPr="0005794C">
        <w:rPr>
          <w:rFonts w:eastAsia="MS Mincho"/>
          <w:lang w:val="en-AU"/>
        </w:rPr>
        <w:t>feature</w:t>
      </w:r>
      <w:r w:rsidR="00032B54" w:rsidRPr="0005794C">
        <w:rPr>
          <w:rFonts w:eastAsia="MS Mincho"/>
          <w:lang w:val="en-AU"/>
        </w:rPr>
        <w:t xml:space="preserve"> </w:t>
      </w:r>
      <w:del w:id="875" w:author="Lieberman, Joshua" w:date="2016-11-09T14:24:00Z">
        <w:r w:rsidR="00032B54" w:rsidRPr="0005794C" w:rsidDel="00BF2669">
          <w:rPr>
            <w:rFonts w:eastAsia="MS Mincho"/>
            <w:lang w:val="en-AU"/>
          </w:rPr>
          <w:delText>represe</w:delText>
        </w:r>
        <w:r w:rsidR="00253484" w:rsidRPr="0005794C" w:rsidDel="00BF2669">
          <w:rPr>
            <w:rFonts w:eastAsia="MS Mincho"/>
            <w:lang w:val="en-AU"/>
          </w:rPr>
          <w:delText xml:space="preserve">ntation </w:delText>
        </w:r>
      </w:del>
      <w:ins w:id="876" w:author="Lieberman, Joshua" w:date="2016-11-09T14:24:00Z">
        <w:r w:rsidR="00BF2669">
          <w:rPr>
            <w:rFonts w:eastAsia="MS Mincho"/>
            <w:lang w:val="en-AU"/>
          </w:rPr>
          <w:t>specialization</w:t>
        </w:r>
        <w:r w:rsidR="00BF2669" w:rsidRPr="0005794C">
          <w:rPr>
            <w:rFonts w:eastAsia="MS Mincho"/>
            <w:lang w:val="en-AU"/>
          </w:rPr>
          <w:t xml:space="preserve"> </w:t>
        </w:r>
      </w:ins>
      <w:del w:id="877" w:author="Lieberman, Joshua" w:date="2016-11-09T14:28:00Z">
        <w:r w:rsidR="00253484" w:rsidRPr="0005794C" w:rsidDel="001D5F55">
          <w:rPr>
            <w:rFonts w:eastAsia="MS Mincho"/>
            <w:lang w:val="en-AU"/>
          </w:rPr>
          <w:delText xml:space="preserve">with </w:delText>
        </w:r>
      </w:del>
      <w:ins w:id="878" w:author="Lieberman, Joshua" w:date="2016-11-09T14:28:00Z">
        <w:r w:rsidR="001D5F55">
          <w:rPr>
            <w:rFonts w:eastAsia="MS Mincho"/>
            <w:lang w:val="en-AU"/>
          </w:rPr>
          <w:t>that carries</w:t>
        </w:r>
        <w:r w:rsidR="001D5F55" w:rsidRPr="0005794C">
          <w:rPr>
            <w:rFonts w:eastAsia="MS Mincho"/>
            <w:lang w:val="en-AU"/>
          </w:rPr>
          <w:t xml:space="preserve"> </w:t>
        </w:r>
      </w:ins>
      <w:r w:rsidR="00253484" w:rsidRPr="0005794C">
        <w:rPr>
          <w:rFonts w:eastAsia="MS Mincho"/>
          <w:lang w:val="en-AU"/>
        </w:rPr>
        <w:t>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w:t>
      </w:r>
      <w:del w:id="879" w:author="Lieberman, Joshua" w:date="2016-11-09T14:26:00Z">
        <w:r w:rsidR="0005794C" w:rsidRPr="0005794C" w:rsidDel="001D5F55">
          <w:rPr>
            <w:rFonts w:eastAsia="MS Mincho"/>
            <w:lang w:val="en-AU"/>
          </w:rPr>
          <w:delText>is</w:delText>
        </w:r>
      </w:del>
      <w:ins w:id="880" w:author="Lieberman, Joshua" w:date="2016-11-09T14:31:00Z">
        <w:r w:rsidR="00A6032D">
          <w:rPr>
            <w:rFonts w:eastAsia="MS Mincho"/>
            <w:lang w:val="en-AU"/>
          </w:rPr>
          <w:t>may</w:t>
        </w:r>
      </w:ins>
      <w:ins w:id="881" w:author="Lieberman, Joshua" w:date="2016-11-09T14:26:00Z">
        <w:r w:rsidR="001D5F55">
          <w:rPr>
            <w:rFonts w:eastAsia="MS Mincho"/>
            <w:lang w:val="en-AU"/>
          </w:rPr>
          <w:t xml:space="preserve"> </w:t>
        </w:r>
      </w:ins>
      <w:del w:id="882" w:author="Lieberman, Joshua" w:date="2016-11-09T14:26:00Z">
        <w:r w:rsidR="0005794C" w:rsidRPr="0005794C" w:rsidDel="001D5F55">
          <w:rPr>
            <w:rFonts w:eastAsia="MS Mincho"/>
            <w:lang w:val="en-AU"/>
          </w:rPr>
          <w:delText xml:space="preserve"> </w:delText>
        </w:r>
      </w:del>
      <w:r w:rsidR="0005794C" w:rsidRPr="0005794C">
        <w:rPr>
          <w:rFonts w:eastAsia="MS Mincho"/>
          <w:lang w:val="en-AU"/>
        </w:rPr>
        <w:t xml:space="preserve">also </w:t>
      </w:r>
      <w:ins w:id="883" w:author="Lieberman, Joshua" w:date="2016-11-09T14:26:00Z">
        <w:r w:rsidR="001D5F55">
          <w:rPr>
            <w:rFonts w:eastAsia="MS Mincho"/>
            <w:lang w:val="en-AU"/>
          </w:rPr>
          <w:t xml:space="preserve">be </w:t>
        </w:r>
      </w:ins>
      <w:r w:rsidR="0005794C" w:rsidRPr="0005794C">
        <w:rPr>
          <w:rFonts w:eastAsia="MS Mincho"/>
          <w:lang w:val="en-AU"/>
        </w:rPr>
        <w:t xml:space="preserve">achieved </w:t>
      </w:r>
      <w:r w:rsidR="00032B54" w:rsidRPr="0005794C">
        <w:rPr>
          <w:rFonts w:eastAsia="MS Mincho"/>
          <w:lang w:val="en-AU"/>
        </w:rPr>
        <w:t xml:space="preserve">by </w:t>
      </w:r>
      <w:del w:id="884" w:author="Lieberman, Joshua" w:date="2016-11-09T14:25:00Z">
        <w:r w:rsidR="00032B54" w:rsidRPr="0005794C" w:rsidDel="001D5F55">
          <w:rPr>
            <w:rFonts w:eastAsia="MS Mincho"/>
            <w:lang w:val="en-AU"/>
          </w:rPr>
          <w:delText xml:space="preserve">expressing </w:delText>
        </w:r>
      </w:del>
      <w:ins w:id="885" w:author="Lieberman, Joshua" w:date="2016-11-09T14:25:00Z">
        <w:r w:rsidR="001D5F55">
          <w:rPr>
            <w:rFonts w:eastAsia="MS Mincho"/>
            <w:lang w:val="en-AU"/>
          </w:rPr>
          <w:t>asserting</w:t>
        </w:r>
        <w:r w:rsidR="001D5F55" w:rsidRPr="0005794C">
          <w:rPr>
            <w:rFonts w:eastAsia="MS Mincho"/>
            <w:lang w:val="en-AU"/>
          </w:rPr>
          <w:t xml:space="preserve"> </w:t>
        </w:r>
      </w:ins>
      <w:del w:id="886" w:author="Lieberman, Joshua" w:date="2016-11-09T14:25:00Z">
        <w:r w:rsidR="00032B54" w:rsidRPr="0005794C" w:rsidDel="001D5F55">
          <w:rPr>
            <w:rFonts w:eastAsia="MS Mincho"/>
            <w:lang w:val="en-AU"/>
          </w:rPr>
          <w:delText xml:space="preserve">the </w:delText>
        </w:r>
      </w:del>
      <w:ins w:id="887" w:author="Lieberman, Joshua" w:date="2016-11-09T14:25:00Z">
        <w:r w:rsidR="001D5F55">
          <w:rPr>
            <w:rFonts w:eastAsia="MS Mincho"/>
            <w:lang w:val="en-AU"/>
          </w:rPr>
          <w:t>a</w:t>
        </w:r>
        <w:r w:rsidR="001D5F55" w:rsidRPr="0005794C">
          <w:rPr>
            <w:rFonts w:eastAsia="MS Mincho"/>
            <w:lang w:val="en-AU"/>
          </w:rPr>
          <w:t xml:space="preserve"> </w:t>
        </w:r>
      </w:ins>
      <w:del w:id="888" w:author="Lieberman, Joshua" w:date="2016-11-09T17:42:00Z">
        <w:r w:rsidR="007E4044" w:rsidRPr="0005794C" w:rsidDel="00110C18">
          <w:rPr>
            <w:rFonts w:eastAsia="MS Mincho"/>
            <w:lang w:val="en-AU"/>
          </w:rPr>
          <w:delText xml:space="preserve">semantic </w:delText>
        </w:r>
      </w:del>
      <w:r w:rsidR="00032B54" w:rsidRPr="0005794C">
        <w:rPr>
          <w:rFonts w:eastAsia="MS Mincho"/>
          <w:lang w:val="en-AU"/>
        </w:rPr>
        <w:t>correspondence</w:t>
      </w:r>
      <w:ins w:id="889" w:author="Lieberman, Joshua" w:date="2016-11-09T17:42:00Z">
        <w:r w:rsidR="00110C18">
          <w:rPr>
            <w:rFonts w:eastAsia="MS Mincho"/>
            <w:lang w:val="en-AU"/>
          </w:rPr>
          <w:t xml:space="preserve"> or analogy</w:t>
        </w:r>
      </w:ins>
      <w:r w:rsidR="00032B54" w:rsidRPr="0005794C">
        <w:rPr>
          <w:rFonts w:eastAsia="MS Mincho"/>
          <w:lang w:val="en-AU"/>
        </w:rPr>
        <w:t xml:space="preserve"> </w:t>
      </w:r>
      <w:ins w:id="890" w:author="Lieberman, Joshua" w:date="2016-11-09T14:25:00Z">
        <w:r w:rsidR="001D5F55">
          <w:rPr>
            <w:rFonts w:eastAsia="MS Mincho"/>
            <w:lang w:val="en-AU"/>
          </w:rPr>
          <w:t xml:space="preserve">between HY_Features concepts and </w:t>
        </w:r>
      </w:ins>
      <w:ins w:id="891" w:author="Lieberman, Joshua" w:date="2016-11-09T17:43:00Z">
        <w:r w:rsidR="00110C18">
          <w:rPr>
            <w:rFonts w:eastAsia="MS Mincho"/>
            <w:lang w:val="en-AU"/>
          </w:rPr>
          <w:t xml:space="preserve">OGC </w:t>
        </w:r>
      </w:ins>
      <w:ins w:id="892" w:author="Lieberman, Joshua" w:date="2016-11-09T14:26:00Z">
        <w:r w:rsidR="001D5F55">
          <w:rPr>
            <w:rFonts w:eastAsia="MS Mincho"/>
            <w:lang w:val="en-AU"/>
          </w:rPr>
          <w:t xml:space="preserve">AS Concepts. </w:t>
        </w:r>
      </w:ins>
      <w:del w:id="893" w:author="Lieberman, Joshua" w:date="2016-11-09T14:27:00Z">
        <w:r w:rsidR="00032B54" w:rsidRPr="00F01160" w:rsidDel="001D5F55">
          <w:rPr>
            <w:rFonts w:eastAsia="MS Mincho"/>
            <w:lang w:val="en-AU"/>
          </w:rPr>
          <w:delText>using a simple ‘descriptive mapping’</w:delText>
        </w:r>
        <w:r w:rsidR="0005794C" w:rsidRPr="00F01160" w:rsidDel="001D5F55">
          <w:rPr>
            <w:rFonts w:eastAsia="MS Mincho"/>
            <w:lang w:val="en-AU"/>
          </w:rPr>
          <w:delText>.</w:delText>
        </w:r>
        <w:r w:rsidR="0005794C" w:rsidRPr="00F01160" w:rsidDel="001D5F55">
          <w:rPr>
            <w:rFonts w:eastAsia="MS Mincho"/>
            <w:lang w:val="en-AU"/>
            <w:rPrChange w:id="894" w:author="Lieberman, Joshua" w:date="2016-11-16T22:30:00Z">
              <w:rPr>
                <w:rFonts w:eastAsia="MS Mincho"/>
                <w:highlight w:val="yellow"/>
                <w:lang w:val="en-AU"/>
              </w:rPr>
            </w:rPrChange>
          </w:rPr>
          <w:delText xml:space="preserve"> </w:delText>
        </w:r>
      </w:del>
      <w:r w:rsidR="0005794C" w:rsidRPr="00F01160">
        <w:rPr>
          <w:rFonts w:eastAsia="MS Mincho"/>
          <w:lang w:val="en-AU"/>
          <w:rPrChange w:id="895" w:author="Lieberman, Joshua" w:date="2016-11-16T22:30:00Z">
            <w:rPr>
              <w:rFonts w:eastAsia="MS Mincho"/>
              <w:highlight w:val="yellow"/>
              <w:lang w:val="en-AU"/>
            </w:rPr>
          </w:rPrChange>
        </w:rPr>
        <w:t xml:space="preserve">For example, the river reference system </w:t>
      </w:r>
      <w:r w:rsidR="007E4044" w:rsidRPr="00F01160">
        <w:rPr>
          <w:rFonts w:eastAsia="MS Mincho"/>
          <w:lang w:val="en-AU"/>
          <w:rPrChange w:id="896" w:author="Lieberman, Joshua" w:date="2016-11-16T22:30:00Z">
            <w:rPr>
              <w:rFonts w:eastAsia="MS Mincho"/>
              <w:highlight w:val="yellow"/>
              <w:lang w:val="en-AU"/>
            </w:rPr>
          </w:rPrChange>
        </w:rPr>
        <w:t xml:space="preserve">for referencing </w:t>
      </w:r>
      <w:ins w:id="897" w:author="Lieberman, Joshua" w:date="2016-11-09T14:27:00Z">
        <w:r w:rsidR="001D5F55" w:rsidRPr="00F01160">
          <w:rPr>
            <w:rFonts w:eastAsia="MS Mincho"/>
            <w:lang w:val="en-AU"/>
            <w:rPrChange w:id="898" w:author="Lieberman, Joshua" w:date="2016-11-16T22:30:00Z">
              <w:rPr>
                <w:rFonts w:eastAsia="MS Mincho"/>
                <w:highlight w:val="yellow"/>
                <w:lang w:val="en-AU"/>
              </w:rPr>
            </w:rPrChange>
          </w:rPr>
          <w:t xml:space="preserve">positions </w:t>
        </w:r>
      </w:ins>
      <w:r w:rsidR="007E4044" w:rsidRPr="00F01160">
        <w:rPr>
          <w:rFonts w:eastAsia="MS Mincho"/>
          <w:lang w:val="en-AU"/>
          <w:rPrChange w:id="899" w:author="Lieberman, Joshua" w:date="2016-11-16T22:30:00Z">
            <w:rPr>
              <w:rFonts w:eastAsia="MS Mincho"/>
              <w:highlight w:val="yellow"/>
              <w:lang w:val="en-AU"/>
            </w:rPr>
          </w:rPrChange>
        </w:rPr>
        <w:t>along a nominal flowpath</w:t>
      </w:r>
      <w:r w:rsidR="0005794C" w:rsidRPr="00F01160">
        <w:rPr>
          <w:rFonts w:eastAsia="MS Mincho"/>
          <w:lang w:val="en-AU"/>
          <w:rPrChange w:id="900" w:author="Lieberman, Joshua" w:date="2016-11-16T22:30:00Z">
            <w:rPr>
              <w:rFonts w:eastAsia="MS Mincho"/>
              <w:highlight w:val="yellow"/>
              <w:lang w:val="en-AU"/>
            </w:rPr>
          </w:rPrChange>
        </w:rPr>
        <w:t xml:space="preserve"> </w:t>
      </w:r>
      <w:ins w:id="901" w:author="Lieberman, Joshua" w:date="2016-11-09T14:27:00Z">
        <w:r w:rsidR="001D5F55" w:rsidRPr="00F01160">
          <w:rPr>
            <w:rFonts w:eastAsia="MS Mincho"/>
            <w:lang w:val="en-AU"/>
            <w:rPrChange w:id="902" w:author="Lieberman, Joshua" w:date="2016-11-16T22:30:00Z">
              <w:rPr>
                <w:rFonts w:eastAsia="MS Mincho"/>
                <w:highlight w:val="yellow"/>
                <w:lang w:val="en-AU"/>
              </w:rPr>
            </w:rPrChange>
          </w:rPr>
          <w:t xml:space="preserve">corresponds </w:t>
        </w:r>
      </w:ins>
      <w:del w:id="903" w:author="Lieberman, Joshua" w:date="2016-11-09T14:27:00Z">
        <w:r w:rsidR="0005794C" w:rsidRPr="00F01160" w:rsidDel="001D5F55">
          <w:rPr>
            <w:rFonts w:eastAsia="MS Mincho"/>
            <w:lang w:val="en-AU"/>
            <w:rPrChange w:id="904" w:author="Lieberman, Joshua" w:date="2016-11-16T22:30:00Z">
              <w:rPr>
                <w:rFonts w:eastAsia="MS Mincho"/>
                <w:highlight w:val="yellow"/>
                <w:lang w:val="en-AU"/>
              </w:rPr>
            </w:rPrChange>
          </w:rPr>
          <w:delText>is</w:delText>
        </w:r>
        <w:r w:rsidR="007E4044" w:rsidRPr="00F01160" w:rsidDel="001D5F55">
          <w:rPr>
            <w:rFonts w:eastAsia="MS Mincho"/>
            <w:lang w:val="en-AU"/>
            <w:rPrChange w:id="905" w:author="Lieberman, Joshua" w:date="2016-11-16T22:30:00Z">
              <w:rPr>
                <w:rFonts w:eastAsia="MS Mincho"/>
                <w:highlight w:val="yellow"/>
                <w:lang w:val="en-AU"/>
              </w:rPr>
            </w:rPrChange>
          </w:rPr>
          <w:delText xml:space="preserve"> similar </w:delText>
        </w:r>
      </w:del>
      <w:r w:rsidR="007E4044" w:rsidRPr="00F01160">
        <w:rPr>
          <w:rFonts w:eastAsia="MS Mincho"/>
          <w:lang w:val="en-AU"/>
          <w:rPrChange w:id="906" w:author="Lieberman, Joshua" w:date="2016-11-16T22:30:00Z">
            <w:rPr>
              <w:rFonts w:eastAsia="MS Mincho"/>
              <w:highlight w:val="yellow"/>
              <w:lang w:val="en-AU"/>
            </w:rPr>
          </w:rPrChange>
        </w:rPr>
        <w:t xml:space="preserve">to </w:t>
      </w:r>
      <w:del w:id="907" w:author="Lieberman, Joshua" w:date="2016-11-09T14:27:00Z">
        <w:r w:rsidR="007E4044" w:rsidRPr="00F01160" w:rsidDel="001D5F55">
          <w:rPr>
            <w:rFonts w:eastAsia="MS Mincho"/>
            <w:lang w:val="en-AU"/>
            <w:rPrChange w:id="908" w:author="Lieberman, Joshua" w:date="2016-11-16T22:30:00Z">
              <w:rPr>
                <w:rFonts w:eastAsia="MS Mincho"/>
                <w:highlight w:val="yellow"/>
                <w:lang w:val="en-AU"/>
              </w:rPr>
            </w:rPrChange>
          </w:rPr>
          <w:delText xml:space="preserve">the </w:delText>
        </w:r>
      </w:del>
      <w:r w:rsidR="007E4044" w:rsidRPr="00F01160">
        <w:rPr>
          <w:rFonts w:eastAsia="MS Mincho"/>
          <w:lang w:val="en-AU"/>
          <w:rPrChange w:id="909" w:author="Lieberman, Joshua" w:date="2016-11-16T22:30:00Z">
            <w:rPr>
              <w:rFonts w:eastAsia="MS Mincho"/>
              <w:highlight w:val="yellow"/>
              <w:lang w:val="en-AU"/>
            </w:rPr>
          </w:rPrChange>
        </w:rPr>
        <w:t>linear refere</w:t>
      </w:r>
      <w:r w:rsidR="0005794C" w:rsidRPr="00F01160">
        <w:rPr>
          <w:rFonts w:eastAsia="MS Mincho"/>
          <w:lang w:val="en-AU"/>
          <w:rPrChange w:id="910" w:author="Lieberman, Joshua" w:date="2016-11-16T22:30:00Z">
            <w:rPr>
              <w:rFonts w:eastAsia="MS Mincho"/>
              <w:highlight w:val="yellow"/>
              <w:lang w:val="en-AU"/>
            </w:rPr>
          </w:rPrChange>
        </w:rPr>
        <w:t xml:space="preserve">ncing along any linear </w:t>
      </w:r>
      <w:ins w:id="911" w:author="Lieberman, Joshua" w:date="2016-11-09T14:27:00Z">
        <w:r w:rsidR="001D5F55" w:rsidRPr="00F01160">
          <w:rPr>
            <w:rFonts w:eastAsia="MS Mincho"/>
            <w:lang w:val="en-AU"/>
            <w:rPrChange w:id="912" w:author="Lieberman, Joshua" w:date="2016-11-16T22:30:00Z">
              <w:rPr>
                <w:rFonts w:eastAsia="MS Mincho"/>
                <w:highlight w:val="yellow"/>
                <w:lang w:val="en-AU"/>
              </w:rPr>
            </w:rPrChange>
          </w:rPr>
          <w:t xml:space="preserve">feature </w:t>
        </w:r>
      </w:ins>
      <w:r w:rsidR="0005794C" w:rsidRPr="00F01160">
        <w:rPr>
          <w:rFonts w:eastAsia="MS Mincho"/>
          <w:lang w:val="en-AU"/>
          <w:rPrChange w:id="913" w:author="Lieberman, Joshua" w:date="2016-11-16T22:30:00Z">
            <w:rPr>
              <w:rFonts w:eastAsia="MS Mincho"/>
              <w:highlight w:val="yellow"/>
              <w:lang w:val="en-AU"/>
            </w:rPr>
          </w:rPrChange>
        </w:rPr>
        <w:t>element</w:t>
      </w:r>
      <w:del w:id="914" w:author="Lieberman, Joshua" w:date="2016-11-09T14:28:00Z">
        <w:r w:rsidR="0005794C" w:rsidRPr="00F01160" w:rsidDel="001D5F55">
          <w:rPr>
            <w:rFonts w:eastAsia="MS Mincho"/>
            <w:lang w:val="en-AU"/>
            <w:rPrChange w:id="915" w:author="Lieberman, Joshua" w:date="2016-11-16T22:30:00Z">
              <w:rPr>
                <w:rFonts w:eastAsia="MS Mincho"/>
                <w:highlight w:val="yellow"/>
                <w:lang w:val="en-AU"/>
              </w:rPr>
            </w:rPrChange>
          </w:rPr>
          <w:delText>.</w:delText>
        </w:r>
        <w:r w:rsidR="007E4044" w:rsidRPr="00F01160" w:rsidDel="001D5F55">
          <w:rPr>
            <w:rFonts w:eastAsia="MS Mincho"/>
            <w:lang w:val="en-AU"/>
            <w:rPrChange w:id="916" w:author="Lieberman, Joshua" w:date="2016-11-16T22:30:00Z">
              <w:rPr>
                <w:rFonts w:eastAsia="MS Mincho"/>
                <w:highlight w:val="yellow"/>
                <w:lang w:val="en-AU"/>
              </w:rPr>
            </w:rPrChange>
          </w:rPr>
          <w:delText xml:space="preserve"> </w:delText>
        </w:r>
        <w:r w:rsidR="0005794C" w:rsidRPr="00F01160" w:rsidDel="001D5F55">
          <w:rPr>
            <w:rFonts w:eastAsia="MS Mincho"/>
            <w:lang w:val="en-AU"/>
            <w:rPrChange w:id="917" w:author="Lieberman, Joshua" w:date="2016-11-16T22:30:00Z">
              <w:rPr>
                <w:rFonts w:eastAsia="MS Mincho"/>
                <w:highlight w:val="yellow"/>
                <w:lang w:val="en-AU"/>
              </w:rPr>
            </w:rPrChange>
          </w:rPr>
          <w:delText>In this case a descriptive mapping is to the linear reference abstract specification is provided</w:delText>
        </w:r>
      </w:del>
      <w:r w:rsidR="0005794C" w:rsidRPr="00F01160">
        <w:rPr>
          <w:rFonts w:eastAsia="MS Mincho"/>
          <w:lang w:val="en-AU"/>
          <w:rPrChange w:id="918" w:author="Lieberman, Joshua" w:date="2016-11-16T22:30:00Z">
            <w:rPr>
              <w:rFonts w:eastAsia="MS Mincho"/>
              <w:highlight w:val="yellow"/>
              <w:lang w:val="en-AU"/>
            </w:rPr>
          </w:rPrChange>
        </w:rPr>
        <w:t>.</w:t>
      </w:r>
    </w:p>
    <w:p w14:paraId="26A5D98D" w14:textId="5878D265" w:rsidR="007E4044" w:rsidRDefault="007E4044" w:rsidP="007E4044">
      <w:pPr>
        <w:jc w:val="both"/>
      </w:pPr>
      <w:r w:rsidRPr="0005794C">
        <w:t>This standard requires no changes to the</w:t>
      </w:r>
      <w:ins w:id="919" w:author="Lieberman, Joshua" w:date="2016-11-09T14:26:00Z">
        <w:r w:rsidR="001D5F55">
          <w:t xml:space="preserve"> </w:t>
        </w:r>
      </w:ins>
      <w:ins w:id="920" w:author="Lieberman, Joshua" w:date="2016-11-16T16:03:00Z">
        <w:r w:rsidR="00327CAE">
          <w:t xml:space="preserve">current version of the </w:t>
        </w:r>
      </w:ins>
      <w:del w:id="921" w:author="Lieberman, Joshua" w:date="2016-11-09T17:44:00Z">
        <w:r w:rsidRPr="0005794C" w:rsidDel="00110C18">
          <w:delText xml:space="preserve"> </w:delText>
        </w:r>
      </w:del>
      <w:r w:rsidRPr="0005794C">
        <w:t>OpenGIS ® Abstract Specification.</w:t>
      </w:r>
    </w:p>
    <w:p w14:paraId="7EEE3A91" w14:textId="77777777" w:rsidR="0075194F" w:rsidRPr="008E510D" w:rsidRDefault="0075194F" w:rsidP="00450C77">
      <w:pPr>
        <w:jc w:val="both"/>
      </w:pPr>
    </w:p>
    <w:p w14:paraId="0F4FAC02" w14:textId="77777777" w:rsidR="00B379FA" w:rsidRPr="008E510D" w:rsidRDefault="00B379FA" w:rsidP="00154490">
      <w:pPr>
        <w:pStyle w:val="introelements"/>
        <w:numPr>
          <w:ilvl w:val="0"/>
          <w:numId w:val="0"/>
        </w:numPr>
        <w:ind w:left="504" w:hanging="504"/>
        <w:sectPr w:rsidR="00B379FA" w:rsidRPr="008E510D" w:rsidSect="003E4BDF">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834E29">
      <w:pPr>
        <w:pStyle w:val="Heading1"/>
        <w:jc w:val="both"/>
      </w:pPr>
      <w:bookmarkStart w:id="922" w:name="_Toc458775718"/>
      <w:bookmarkStart w:id="923" w:name="_Toc467226133"/>
      <w:r w:rsidRPr="008E510D">
        <w:t>Scope</w:t>
      </w:r>
      <w:bookmarkEnd w:id="922"/>
      <w:bookmarkEnd w:id="923"/>
    </w:p>
    <w:p w14:paraId="2BE20D36" w14:textId="124A5518" w:rsidR="00A45372" w:rsidRPr="008E510D" w:rsidRDefault="00A45372" w:rsidP="00450C77">
      <w:pPr>
        <w:pStyle w:val="Normal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4E0263EA" w14:textId="0F0F7B97" w:rsidR="00DC0E9A" w:rsidRPr="0005794C" w:rsidRDefault="00C429B8" w:rsidP="00450C77">
      <w:pPr>
        <w:pStyle w:val="NormalWeb"/>
        <w:jc w:val="both"/>
        <w:rPr>
          <w:lang w:val="en-US"/>
        </w:rPr>
      </w:pPr>
      <w:r w:rsidRPr="0005794C">
        <w:rPr>
          <w:lang w:val="en-US"/>
        </w:rPr>
        <w:t>This standard will form</w:t>
      </w:r>
      <w:ins w:id="924" w:author="Lieberman, Joshua" w:date="2016-11-09T17:45:00Z">
        <w:r w:rsidR="00B30F05">
          <w:rPr>
            <w:lang w:val="en-US"/>
          </w:rPr>
          <w:t xml:space="preserve"> (along with any subsequent implementations)</w:t>
        </w:r>
      </w:ins>
      <w:r w:rsidRPr="0005794C">
        <w:rPr>
          <w:lang w:val="en-US"/>
        </w:rPr>
        <w:t xml:space="preserve"> the third part of an intended ‘OGC WaterML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w:t>
      </w:r>
      <w:del w:id="925" w:author="Lieberman, Joshua" w:date="2016-11-09T14:34:00Z">
        <w:r w:rsidRPr="0005794C" w:rsidDel="00A6032D">
          <w:rPr>
            <w:lang w:val="en-US"/>
          </w:rPr>
          <w:delText xml:space="preserve">the </w:delText>
        </w:r>
      </w:del>
      <w:r w:rsidRPr="0005794C">
        <w:rPr>
          <w:lang w:val="en-US"/>
        </w:rPr>
        <w:t xml:space="preserve">water-related OGC standards. Following Part 1: Timeseries, Part 2: </w:t>
      </w:r>
      <w:r w:rsidRPr="0005794C">
        <w:t>Ratings, Gaugings and Sections</w:t>
      </w:r>
      <w:r w:rsidRPr="0005794C">
        <w:rPr>
          <w:lang w:val="en-US"/>
        </w:rPr>
        <w:t xml:space="preserve">, this standard </w:t>
      </w:r>
      <w:del w:id="926" w:author="Lieberman, Joshua" w:date="2016-11-09T17:45:00Z">
        <w:r w:rsidRPr="0005794C" w:rsidDel="00B30F05">
          <w:rPr>
            <w:lang w:val="en-US"/>
          </w:rPr>
          <w:delText xml:space="preserve">will form </w:delText>
        </w:r>
      </w:del>
      <w:ins w:id="927" w:author="Lieberman, Joshua" w:date="2016-11-09T17:45:00Z">
        <w:r w:rsidR="00B30F05">
          <w:rPr>
            <w:lang w:val="en-US"/>
          </w:rPr>
          <w:t>is titled</w:t>
        </w:r>
        <w:r w:rsidR="00B30F05" w:rsidRPr="0005794C">
          <w:rPr>
            <w:lang w:val="en-US"/>
          </w:rPr>
          <w:t xml:space="preserve"> </w:t>
        </w:r>
      </w:ins>
      <w:r w:rsidRPr="0005794C">
        <w:rPr>
          <w:lang w:val="en-US"/>
        </w:rPr>
        <w:t>Part 3</w:t>
      </w:r>
      <w:ins w:id="928" w:author="Lieberman, Joshua" w:date="2016-11-16T16:04:00Z">
        <w:r w:rsidR="00790A8F">
          <w:rPr>
            <w:lang w:val="en-US"/>
          </w:rPr>
          <w:t>-1</w:t>
        </w:r>
      </w:ins>
      <w:r w:rsidRPr="0005794C">
        <w:rPr>
          <w:lang w:val="en-US"/>
        </w:rPr>
        <w:t>: Surface Hydrology Features</w:t>
      </w:r>
      <w:ins w:id="929" w:author="Lieberman, Joshua" w:date="2016-11-16T16:04:00Z">
        <w:r w:rsidR="00790A8F">
          <w:rPr>
            <w:lang w:val="en-US"/>
          </w:rPr>
          <w:t xml:space="preserve"> Conceptual Model</w:t>
        </w:r>
      </w:ins>
      <w:r w:rsidRPr="0005794C">
        <w:rPr>
          <w:lang w:val="en-US"/>
        </w:rPr>
        <w:t xml:space="preserve">. </w:t>
      </w:r>
    </w:p>
    <w:p w14:paraId="1A218A9D" w14:textId="3787BD72" w:rsidR="00A45372" w:rsidRPr="0005794C" w:rsidRDefault="00647B0F" w:rsidP="00450C77">
      <w:pPr>
        <w:pStyle w:val="NormalWeb"/>
        <w:jc w:val="both"/>
        <w:rPr>
          <w:lang w:val="en-US"/>
        </w:rPr>
      </w:pPr>
      <w:r w:rsidRPr="0005794C">
        <w:rPr>
          <w:lang w:val="en-US"/>
        </w:rPr>
        <w:t xml:space="preserve">This document introduces the HY_Features conceptual model </w:t>
      </w:r>
      <w:del w:id="930" w:author="Lieberman, Joshua" w:date="2016-11-16T16:04:00Z">
        <w:r w:rsidRPr="0005794C" w:rsidDel="00790A8F">
          <w:rPr>
            <w:lang w:val="en-US"/>
          </w:rPr>
          <w:delText>itself</w:delText>
        </w:r>
      </w:del>
      <w:ins w:id="931" w:author="Lieberman, Joshua" w:date="2016-11-16T16:04:00Z">
        <w:r w:rsidR="00790A8F">
          <w:rPr>
            <w:lang w:val="en-US"/>
          </w:rPr>
          <w:t>only</w:t>
        </w:r>
      </w:ins>
      <w:r w:rsidRPr="0005794C">
        <w:rPr>
          <w:lang w:val="en-US"/>
        </w:rPr>
        <w:t xml:space="preserve">.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Strong"/>
          <w:lang w:val="en-US"/>
        </w:rPr>
        <w:t>[insert URL here]</w:t>
      </w:r>
      <w:r w:rsidR="00A45372" w:rsidRPr="0005794C">
        <w:rPr>
          <w:lang w:val="en-US"/>
        </w:rPr>
        <w:t>.</w:t>
      </w:r>
      <w:ins w:id="932" w:author="Lieberman, Joshua" w:date="2016-11-09T14:34:00Z">
        <w:r w:rsidR="00A6032D">
          <w:rPr>
            <w:lang w:val="en-US"/>
          </w:rPr>
          <w:t xml:space="preserve"> </w:t>
        </w:r>
      </w:ins>
      <w:ins w:id="933" w:author="Lieberman, Joshua" w:date="2016-11-09T18:23:00Z">
        <w:r w:rsidR="005C59DE">
          <w:rPr>
            <w:lang w:val="en-US"/>
          </w:rPr>
          <w:t>Clause</w:t>
        </w:r>
      </w:ins>
      <w:ins w:id="934" w:author="Lieberman, Joshua" w:date="2016-11-09T14:34:00Z">
        <w:r w:rsidR="00A6032D">
          <w:rPr>
            <w:lang w:val="en-US"/>
          </w:rPr>
          <w:t xml:space="preserve"> 7 of this document presents </w:t>
        </w:r>
      </w:ins>
      <w:ins w:id="935" w:author="Lieberman, Joshua" w:date="2016-11-09T21:43:00Z">
        <w:r w:rsidR="001C56DE">
          <w:rPr>
            <w:lang w:val="en-US"/>
          </w:rPr>
          <w:t>requirements</w:t>
        </w:r>
      </w:ins>
      <w:ins w:id="936" w:author="Lieberman, Joshua" w:date="2016-11-09T14:35:00Z">
        <w:r w:rsidR="00A6032D">
          <w:rPr>
            <w:lang w:val="en-US"/>
          </w:rPr>
          <w:t xml:space="preserve"> </w:t>
        </w:r>
      </w:ins>
      <w:ins w:id="937" w:author="Lieberman, Joshua" w:date="2016-11-09T14:34:00Z">
        <w:r w:rsidR="00A6032D">
          <w:rPr>
            <w:lang w:val="en-US"/>
          </w:rPr>
          <w:t xml:space="preserve">classes and requirements for </w:t>
        </w:r>
      </w:ins>
      <w:ins w:id="938" w:author="Lieberman, Joshua" w:date="2016-11-09T21:43:00Z">
        <w:r w:rsidR="001C56DE">
          <w:rPr>
            <w:lang w:val="en-US"/>
          </w:rPr>
          <w:t xml:space="preserve">model </w:t>
        </w:r>
      </w:ins>
      <w:ins w:id="939" w:author="Lieberman, Joshua" w:date="2016-11-09T14:34:00Z">
        <w:r w:rsidR="00A6032D">
          <w:rPr>
            <w:lang w:val="en-US"/>
          </w:rPr>
          <w:t xml:space="preserve">implementations </w:t>
        </w:r>
      </w:ins>
      <w:ins w:id="940" w:author="Lieberman, Joshua" w:date="2016-11-09T21:43:00Z">
        <w:r w:rsidR="001C56DE">
          <w:rPr>
            <w:lang w:val="en-US"/>
          </w:rPr>
          <w:t xml:space="preserve">to meet in order </w:t>
        </w:r>
      </w:ins>
      <w:ins w:id="941" w:author="Lieberman, Joshua" w:date="2016-11-09T14:35:00Z">
        <w:r w:rsidR="00A6032D">
          <w:rPr>
            <w:lang w:val="en-US"/>
          </w:rPr>
          <w:t>to be considered conformant with the conceptual model.</w:t>
        </w:r>
      </w:ins>
      <w:ins w:id="942" w:author="Lieberman, Joshua" w:date="2016-11-09T21:43:00Z">
        <w:r w:rsidR="001C56DE">
          <w:rPr>
            <w:lang w:val="en-US"/>
          </w:rPr>
          <w:t xml:space="preserve"> Conformance classes </w:t>
        </w:r>
      </w:ins>
      <w:ins w:id="943" w:author="Lieberman, Joshua" w:date="2016-11-09T21:44:00Z">
        <w:r w:rsidR="001C56DE">
          <w:rPr>
            <w:lang w:val="en-US"/>
          </w:rPr>
          <w:t>indicating</w:t>
        </w:r>
      </w:ins>
      <w:ins w:id="944" w:author="Lieberman, Joshua" w:date="2016-11-09T21:43:00Z">
        <w:r w:rsidR="001C56DE">
          <w:rPr>
            <w:lang w:val="en-US"/>
          </w:rPr>
          <w:t xml:space="preserve"> how to demonstrate conformance to requirements are </w:t>
        </w:r>
      </w:ins>
      <w:ins w:id="945" w:author="Lieberman, Joshua" w:date="2016-11-09T21:45:00Z">
        <w:r w:rsidR="001C56DE">
          <w:rPr>
            <w:lang w:val="en-US"/>
          </w:rPr>
          <w:t>presented</w:t>
        </w:r>
      </w:ins>
      <w:ins w:id="946" w:author="Lieberman, Joshua" w:date="2016-11-09T21:43:00Z">
        <w:r w:rsidR="001C56DE">
          <w:rPr>
            <w:lang w:val="en-US"/>
          </w:rPr>
          <w:t xml:space="preserve"> in Annex A</w:t>
        </w:r>
      </w:ins>
    </w:p>
    <w:p w14:paraId="13CF7324" w14:textId="257340D8" w:rsidR="00A45372" w:rsidRDefault="00C429B8" w:rsidP="00450C77">
      <w:pPr>
        <w:pStyle w:val="NormalWeb"/>
        <w:jc w:val="both"/>
        <w:rPr>
          <w:lang w:val="en-US"/>
        </w:rPr>
      </w:pPr>
      <w:del w:id="947" w:author="Lieberman, Joshua" w:date="2016-11-09T14:33:00Z">
        <w:r w:rsidRPr="0005794C" w:rsidDel="00A6032D">
          <w:rPr>
            <w:lang w:val="en-US"/>
          </w:rPr>
          <w:delText>A future</w:delText>
        </w:r>
      </w:del>
      <w:ins w:id="948" w:author="Lieberman, Joshua" w:date="2016-11-09T14:33:00Z">
        <w:r w:rsidR="00A6032D">
          <w:rPr>
            <w:lang w:val="en-US"/>
          </w:rPr>
          <w:t>Future</w:t>
        </w:r>
      </w:ins>
      <w:r w:rsidRPr="0005794C">
        <w:rPr>
          <w:lang w:val="en-US"/>
        </w:rPr>
        <w:t xml:space="preserve"> </w:t>
      </w:r>
      <w:ins w:id="949" w:author="Lieberman, Joshua" w:date="2016-11-16T16:04:00Z">
        <w:r w:rsidR="00790A8F">
          <w:rPr>
            <w:lang w:val="en-US"/>
          </w:rPr>
          <w:t xml:space="preserve">standards </w:t>
        </w:r>
      </w:ins>
      <w:r w:rsidRPr="0005794C">
        <w:rPr>
          <w:lang w:val="en-US"/>
        </w:rPr>
        <w:t>document</w:t>
      </w:r>
      <w:ins w:id="950" w:author="Lieberman, Joshua" w:date="2016-11-09T14:33:00Z">
        <w:r w:rsidR="00A6032D">
          <w:rPr>
            <w:lang w:val="en-US"/>
          </w:rPr>
          <w:t xml:space="preserve">s </w:t>
        </w:r>
      </w:ins>
      <w:ins w:id="951" w:author="Lieberman, Joshua" w:date="2016-11-16T16:04:00Z">
        <w:r w:rsidR="00790A8F">
          <w:rPr>
            <w:lang w:val="en-US"/>
          </w:rPr>
          <w:t xml:space="preserve">in this series </w:t>
        </w:r>
      </w:ins>
      <w:ins w:id="952" w:author="Lieberman, Joshua" w:date="2016-11-09T14:33:00Z">
        <w:r w:rsidR="00A6032D">
          <w:rPr>
            <w:lang w:val="en-US"/>
          </w:rPr>
          <w:t>are</w:t>
        </w:r>
      </w:ins>
      <w:del w:id="953" w:author="Lieberman, Joshua" w:date="2016-11-09T14:33:00Z">
        <w:r w:rsidRPr="0005794C" w:rsidDel="00A6032D">
          <w:rPr>
            <w:lang w:val="en-US"/>
          </w:rPr>
          <w:delText xml:space="preserve"> is</w:delText>
        </w:r>
      </w:del>
      <w:r w:rsidRPr="0005794C">
        <w:rPr>
          <w:lang w:val="en-US"/>
        </w:rPr>
        <w:t xml:space="preserve"> expected </w:t>
      </w:r>
      <w:r w:rsidR="00A45372" w:rsidRPr="0005794C">
        <w:rPr>
          <w:lang w:val="en-US"/>
        </w:rPr>
        <w:t xml:space="preserve">to </w:t>
      </w:r>
      <w:del w:id="954" w:author="Lieberman, Joshua" w:date="2016-11-09T14:33:00Z">
        <w:r w:rsidR="00A45372" w:rsidRPr="0005794C" w:rsidDel="00A6032D">
          <w:rPr>
            <w:lang w:val="en-US"/>
          </w:rPr>
          <w:delText xml:space="preserve">define </w:delText>
        </w:r>
      </w:del>
      <w:ins w:id="955" w:author="Lieberman, Joshua" w:date="2016-11-09T14:33:00Z">
        <w:r w:rsidR="00A6032D">
          <w:rPr>
            <w:lang w:val="en-US"/>
          </w:rPr>
          <w:t xml:space="preserve">specify </w:t>
        </w:r>
      </w:ins>
      <w:ins w:id="956" w:author="Lieberman, Joshua" w:date="2016-11-09T14:54:00Z">
        <w:r w:rsidR="00DC706F">
          <w:rPr>
            <w:lang w:val="en-US"/>
          </w:rPr>
          <w:t xml:space="preserve">particular </w:t>
        </w:r>
      </w:ins>
      <w:del w:id="957" w:author="Lieberman, Joshua" w:date="2016-11-09T14:33:00Z">
        <w:r w:rsidR="006E545A" w:rsidRPr="0005794C" w:rsidDel="00A6032D">
          <w:rPr>
            <w:lang w:val="en-US"/>
          </w:rPr>
          <w:delText xml:space="preserve">a semantic </w:delText>
        </w:r>
      </w:del>
      <w:del w:id="958" w:author="Lieberman, Joshua" w:date="2016-11-09T14:32:00Z">
        <w:r w:rsidR="006E545A" w:rsidRPr="0005794C" w:rsidDel="00A6032D">
          <w:rPr>
            <w:lang w:val="en-US"/>
          </w:rPr>
          <w:delText xml:space="preserve">representation </w:delText>
        </w:r>
      </w:del>
      <w:ins w:id="959" w:author="Lieberman, Joshua" w:date="2016-11-09T14:32:00Z">
        <w:r w:rsidR="00A6032D">
          <w:rPr>
            <w:lang w:val="en-US"/>
          </w:rPr>
          <w:t>implementation</w:t>
        </w:r>
      </w:ins>
      <w:ins w:id="960" w:author="Lieberman, Joshua" w:date="2016-11-09T14:34:00Z">
        <w:r w:rsidR="00A6032D">
          <w:rPr>
            <w:lang w:val="en-US"/>
          </w:rPr>
          <w:t>s</w:t>
        </w:r>
      </w:ins>
      <w:ins w:id="961" w:author="Lieberman, Joshua" w:date="2016-11-09T14:32:00Z">
        <w:r w:rsidR="00A6032D" w:rsidRPr="0005794C">
          <w:rPr>
            <w:lang w:val="en-US"/>
          </w:rPr>
          <w:t xml:space="preserve"> </w:t>
        </w:r>
      </w:ins>
      <w:del w:id="962" w:author="Lieberman, Joshua" w:date="2016-11-09T14:33:00Z">
        <w:r w:rsidR="006E545A" w:rsidRPr="0005794C" w:rsidDel="00A6032D">
          <w:rPr>
            <w:lang w:val="en-US"/>
          </w:rPr>
          <w:delText>(</w:delText>
        </w:r>
        <w:r w:rsidR="00A45372" w:rsidRPr="0005794C" w:rsidDel="00A6032D">
          <w:rPr>
            <w:lang w:val="en-US"/>
          </w:rPr>
          <w:delText>OWL</w:delText>
        </w:r>
        <w:r w:rsidR="006E545A" w:rsidRPr="0005794C" w:rsidDel="00A6032D">
          <w:rPr>
            <w:lang w:val="en-US"/>
          </w:rPr>
          <w:delText>/</w:delText>
        </w:r>
        <w:r w:rsidR="00A45372" w:rsidRPr="0005794C" w:rsidDel="00A6032D">
          <w:rPr>
            <w:lang w:val="en-US"/>
          </w:rPr>
          <w:delText>RDF</w:delText>
        </w:r>
        <w:r w:rsidR="006E545A" w:rsidRPr="0005794C" w:rsidDel="00A6032D">
          <w:rPr>
            <w:lang w:val="en-US"/>
          </w:rPr>
          <w:delText>)</w:delText>
        </w:r>
        <w:r w:rsidR="00A45372" w:rsidRPr="0005794C" w:rsidDel="00A6032D">
          <w:rPr>
            <w:lang w:val="en-US"/>
          </w:rPr>
          <w:delText xml:space="preserve"> </w:delText>
        </w:r>
      </w:del>
      <w:r w:rsidR="00A45372" w:rsidRPr="0005794C">
        <w:rPr>
          <w:lang w:val="en-US"/>
        </w:rPr>
        <w:t>of the conceptual model</w:t>
      </w:r>
      <w:ins w:id="963" w:author="Lieberman, Joshua" w:date="2016-11-09T14:36:00Z">
        <w:r w:rsidR="00A6032D">
          <w:rPr>
            <w:lang w:val="en-US"/>
          </w:rPr>
          <w:t>.</w:t>
        </w:r>
      </w:ins>
      <w:r w:rsidR="00A45372" w:rsidRPr="0005794C">
        <w:rPr>
          <w:lang w:val="en-US"/>
        </w:rPr>
        <w:t xml:space="preserve"> </w:t>
      </w:r>
      <w:ins w:id="964" w:author="Lieberman, Joshua" w:date="2016-11-09T14:36:00Z">
        <w:r w:rsidR="00DC706F">
          <w:rPr>
            <w:lang w:val="en-US"/>
          </w:rPr>
          <w:t xml:space="preserve">For </w:t>
        </w:r>
      </w:ins>
      <w:ins w:id="965" w:author="Lieberman, Joshua" w:date="2016-11-09T14:54:00Z">
        <w:r w:rsidR="00DC706F">
          <w:rPr>
            <w:lang w:val="en-US"/>
          </w:rPr>
          <w:t>example, a</w:t>
        </w:r>
      </w:ins>
      <w:ins w:id="966" w:author="Lieberman, Joshua" w:date="2016-11-09T14:36:00Z">
        <w:r w:rsidR="00A6032D">
          <w:rPr>
            <w:lang w:val="en-US"/>
          </w:rPr>
          <w:t xml:space="preserve">n OWL/RDF implementation will </w:t>
        </w:r>
      </w:ins>
      <w:del w:id="967" w:author="Lieberman, Joshua" w:date="2016-11-09T14:36:00Z">
        <w:r w:rsidR="00A45372" w:rsidRPr="0005794C" w:rsidDel="00A6032D">
          <w:rPr>
            <w:lang w:val="en-US"/>
          </w:rPr>
          <w:delText xml:space="preserve">suitable for </w:delText>
        </w:r>
      </w:del>
      <w:r w:rsidR="00A45372" w:rsidRPr="0005794C">
        <w:rPr>
          <w:lang w:val="en-US"/>
        </w:rPr>
        <w:t>defin</w:t>
      </w:r>
      <w:ins w:id="968" w:author="Lieberman, Joshua" w:date="2016-11-09T14:37:00Z">
        <w:r w:rsidR="00A6032D">
          <w:rPr>
            <w:lang w:val="en-US"/>
          </w:rPr>
          <w:t>e</w:t>
        </w:r>
      </w:ins>
      <w:del w:id="969" w:author="Lieberman, Joshua" w:date="2016-11-09T14:37:00Z">
        <w:r w:rsidR="00A45372" w:rsidRPr="0005794C" w:rsidDel="00A6032D">
          <w:rPr>
            <w:lang w:val="en-US"/>
          </w:rPr>
          <w:delText>ing</w:delText>
        </w:r>
      </w:del>
      <w:r w:rsidR="00A45372" w:rsidRPr="0005794C">
        <w:rPr>
          <w:lang w:val="en-US"/>
        </w:rPr>
        <w:t xml:space="preserve"> </w:t>
      </w:r>
      <w:ins w:id="970" w:author="Lieberman, Joshua" w:date="2016-11-09T14:37:00Z">
        <w:r w:rsidR="00A6032D">
          <w:rPr>
            <w:lang w:val="en-US"/>
          </w:rPr>
          <w:t xml:space="preserve">machine-processable </w:t>
        </w:r>
      </w:ins>
      <w:del w:id="971" w:author="Lieberman, Joshua" w:date="2016-11-16T16:05:00Z">
        <w:r w:rsidR="00A45372" w:rsidRPr="0005794C" w:rsidDel="00790A8F">
          <w:rPr>
            <w:lang w:val="en-US"/>
          </w:rPr>
          <w:delText xml:space="preserve">links </w:delText>
        </w:r>
      </w:del>
      <w:del w:id="972" w:author="Lieberman, Joshua" w:date="2016-11-09T14:36:00Z">
        <w:r w:rsidR="00A45372" w:rsidRPr="0005794C" w:rsidDel="00A6032D">
          <w:rPr>
            <w:lang w:val="en-US"/>
          </w:rPr>
          <w:delText xml:space="preserve">between </w:delText>
        </w:r>
      </w:del>
      <w:del w:id="973" w:author="Lieberman, Joshua" w:date="2016-11-16T16:05:00Z">
        <w:r w:rsidR="0008552D" w:rsidRPr="0005794C" w:rsidDel="00790A8F">
          <w:rPr>
            <w:lang w:val="en-US"/>
          </w:rPr>
          <w:delText>dat</w:delText>
        </w:r>
      </w:del>
      <w:ins w:id="974" w:author="Lieberman, Joshua" w:date="2016-11-16T16:05:00Z">
        <w:r w:rsidR="00790A8F">
          <w:rPr>
            <w:lang w:val="en-US"/>
          </w:rPr>
          <w:t>entities and relationships in the OWL schema language</w:t>
        </w:r>
      </w:ins>
      <w:del w:id="975" w:author="Lieberman, Joshua" w:date="2016-11-09T14:38:00Z">
        <w:r w:rsidR="0008552D" w:rsidRPr="0005794C" w:rsidDel="00A6032D">
          <w:rPr>
            <w:lang w:val="en-US"/>
          </w:rPr>
          <w:delText>a</w:delText>
        </w:r>
      </w:del>
      <w:r w:rsidR="00A45372" w:rsidRPr="0005794C">
        <w:rPr>
          <w:lang w:val="en-US"/>
        </w:rPr>
        <w:t xml:space="preserve"> that </w:t>
      </w:r>
      <w:del w:id="976" w:author="Lieberman, Joshua" w:date="2016-11-16T16:06:00Z">
        <w:r w:rsidR="00A45372" w:rsidRPr="0005794C" w:rsidDel="00790A8F">
          <w:rPr>
            <w:lang w:val="en-US"/>
          </w:rPr>
          <w:delText xml:space="preserve">reference </w:delText>
        </w:r>
      </w:del>
      <w:ins w:id="977" w:author="Lieberman, Joshua" w:date="2016-11-16T16:06:00Z">
        <w:r w:rsidR="00790A8F">
          <w:rPr>
            <w:lang w:val="en-US"/>
          </w:rPr>
          <w:t>implement</w:t>
        </w:r>
        <w:r w:rsidR="00790A8F" w:rsidRPr="0005794C">
          <w:rPr>
            <w:lang w:val="en-US"/>
          </w:rPr>
          <w:t xml:space="preserve"> </w:t>
        </w:r>
      </w:ins>
      <w:ins w:id="978" w:author="Lieberman, Joshua" w:date="2016-11-16T16:05:00Z">
        <w:r w:rsidR="00790A8F">
          <w:rPr>
            <w:lang w:val="en-US"/>
          </w:rPr>
          <w:t xml:space="preserve">the </w:t>
        </w:r>
      </w:ins>
      <w:del w:id="979" w:author="Lieberman, Joshua" w:date="2016-11-16T16:05:00Z">
        <w:r w:rsidR="00A45372" w:rsidRPr="0005794C" w:rsidDel="00790A8F">
          <w:rPr>
            <w:lang w:val="en-US"/>
          </w:rPr>
          <w:delText xml:space="preserve">the </w:delText>
        </w:r>
      </w:del>
      <w:r w:rsidR="00A45372" w:rsidRPr="0005794C">
        <w:rPr>
          <w:lang w:val="en-US"/>
        </w:rPr>
        <w:t xml:space="preserve">HY_Features </w:t>
      </w:r>
      <w:r w:rsidR="006E545A" w:rsidRPr="0005794C">
        <w:rPr>
          <w:lang w:val="en-US"/>
        </w:rPr>
        <w:t xml:space="preserve">conceptual </w:t>
      </w:r>
      <w:r w:rsidR="00A45372" w:rsidRPr="0005794C">
        <w:rPr>
          <w:lang w:val="en-US"/>
        </w:rPr>
        <w:t>model</w:t>
      </w:r>
      <w:ins w:id="980" w:author="Lieberman, Joshua" w:date="2016-11-16T16:06:00Z">
        <w:r w:rsidR="00790A8F">
          <w:rPr>
            <w:lang w:val="en-US"/>
          </w:rPr>
          <w:t xml:space="preserve"> elements</w:t>
        </w:r>
      </w:ins>
      <w:r w:rsidR="006E545A" w:rsidRPr="0005794C">
        <w:rPr>
          <w:lang w:val="en-US"/>
        </w:rPr>
        <w:t xml:space="preserve">. </w:t>
      </w:r>
      <w:del w:id="981" w:author="Lieberman, Joshua" w:date="2016-11-09T14:39:00Z">
        <w:r w:rsidR="006E545A" w:rsidRPr="0005794C" w:rsidDel="00A6032D">
          <w:rPr>
            <w:lang w:val="en-US"/>
          </w:rPr>
          <w:delText xml:space="preserve">This </w:delText>
        </w:r>
      </w:del>
      <w:ins w:id="982" w:author="Lieberman, Joshua" w:date="2016-11-09T14:39:00Z">
        <w:r w:rsidR="00396189">
          <w:rPr>
            <w:lang w:val="en-US"/>
          </w:rPr>
          <w:t>HY_</w:t>
        </w:r>
        <w:r w:rsidR="00A6032D">
          <w:rPr>
            <w:lang w:val="en-US"/>
          </w:rPr>
          <w:t>Features</w:t>
        </w:r>
        <w:r w:rsidR="00A6032D" w:rsidRPr="0005794C">
          <w:rPr>
            <w:lang w:val="en-US"/>
          </w:rPr>
          <w:t xml:space="preserve"> </w:t>
        </w:r>
      </w:ins>
      <w:del w:id="983" w:author="Lieberman, Joshua" w:date="2016-11-09T14:38:00Z">
        <w:r w:rsidR="006E545A" w:rsidRPr="0005794C" w:rsidDel="00A6032D">
          <w:rPr>
            <w:lang w:val="en-US"/>
          </w:rPr>
          <w:delText>semantic model</w:delText>
        </w:r>
      </w:del>
      <w:ins w:id="984" w:author="Lieberman, Joshua" w:date="2016-11-09T14:38:00Z">
        <w:r w:rsidR="00A6032D">
          <w:rPr>
            <w:lang w:val="en-US"/>
          </w:rPr>
          <w:t>implementation</w:t>
        </w:r>
      </w:ins>
      <w:ins w:id="985" w:author="Lieberman, Joshua" w:date="2016-11-09T14:39:00Z">
        <w:r w:rsidR="00A6032D">
          <w:rPr>
            <w:lang w:val="en-US"/>
          </w:rPr>
          <w:t>s</w:t>
        </w:r>
      </w:ins>
      <w:r w:rsidR="006E545A" w:rsidRPr="0005794C">
        <w:rPr>
          <w:lang w:val="en-US"/>
        </w:rPr>
        <w:t xml:space="preserve"> </w:t>
      </w:r>
      <w:del w:id="986" w:author="Lieberman, Joshua" w:date="2016-11-09T14:39:00Z">
        <w:r w:rsidR="006E545A" w:rsidRPr="0005794C" w:rsidDel="00A6032D">
          <w:rPr>
            <w:lang w:val="en-US"/>
          </w:rPr>
          <w:delText xml:space="preserve">is </w:delText>
        </w:r>
      </w:del>
      <w:ins w:id="987" w:author="Lieberman, Joshua" w:date="2016-11-09T14:39:00Z">
        <w:r w:rsidR="00A6032D">
          <w:rPr>
            <w:lang w:val="en-US"/>
          </w:rPr>
          <w:t>are</w:t>
        </w:r>
        <w:r w:rsidR="00A6032D" w:rsidRPr="0005794C">
          <w:rPr>
            <w:lang w:val="en-US"/>
          </w:rPr>
          <w:t xml:space="preserve"> </w:t>
        </w:r>
      </w:ins>
      <w:r w:rsidR="006E545A" w:rsidRPr="0005794C">
        <w:rPr>
          <w:lang w:val="en-US"/>
        </w:rPr>
        <w:t>expected</w:t>
      </w:r>
      <w:r w:rsidR="00A45372" w:rsidRPr="0005794C">
        <w:rPr>
          <w:lang w:val="en-US"/>
        </w:rPr>
        <w:t xml:space="preserve"> to support documentation and discovery of data </w:t>
      </w:r>
      <w:del w:id="988" w:author="Lieberman, Joshua" w:date="2016-11-09T14:39:00Z">
        <w:r w:rsidR="0008552D" w:rsidRPr="0005794C" w:rsidDel="00396189">
          <w:rPr>
            <w:lang w:val="en-US"/>
          </w:rPr>
          <w:delText xml:space="preserve">and </w:delText>
        </w:r>
      </w:del>
      <w:ins w:id="989" w:author="Lieberman, Joshua" w:date="2016-11-09T14:39:00Z">
        <w:r w:rsidR="00396189">
          <w:rPr>
            <w:lang w:val="en-US"/>
          </w:rPr>
          <w:t>as well</w:t>
        </w:r>
        <w:r w:rsidR="00396189" w:rsidRPr="0005794C">
          <w:rPr>
            <w:lang w:val="en-US"/>
          </w:rPr>
          <w:t xml:space="preserve"> </w:t>
        </w:r>
        <w:r w:rsidR="00396189">
          <w:rPr>
            <w:lang w:val="en-US"/>
          </w:rPr>
          <w:t xml:space="preserve">as </w:t>
        </w:r>
      </w:ins>
      <w:del w:id="990" w:author="Lieberman, Joshua" w:date="2016-11-09T14:39:00Z">
        <w:r w:rsidR="0008552D" w:rsidRPr="0005794C" w:rsidDel="00396189">
          <w:rPr>
            <w:lang w:val="en-US"/>
          </w:rPr>
          <w:delText xml:space="preserve">to </w:delText>
        </w:r>
      </w:del>
      <w:r w:rsidR="0008552D" w:rsidRPr="0005794C">
        <w:rPr>
          <w:lang w:val="en-US"/>
        </w:rPr>
        <w:t xml:space="preserve">aid </w:t>
      </w:r>
      <w:del w:id="991" w:author="Lieberman, Joshua" w:date="2016-11-09T14:39:00Z">
        <w:r w:rsidR="0008552D" w:rsidRPr="0005794C" w:rsidDel="00A6032D">
          <w:rPr>
            <w:lang w:val="en-US"/>
          </w:rPr>
          <w:delText xml:space="preserve">future </w:delText>
        </w:r>
      </w:del>
      <w:r w:rsidR="0008552D" w:rsidRPr="0005794C">
        <w:rPr>
          <w:lang w:val="en-US"/>
        </w:rPr>
        <w:t>d</w:t>
      </w:r>
      <w:r w:rsidR="00A45372" w:rsidRPr="0005794C">
        <w:rPr>
          <w:lang w:val="en-US"/>
        </w:rPr>
        <w:t>ata transformation</w:t>
      </w:r>
      <w:r w:rsidR="0008552D" w:rsidRPr="0005794C">
        <w:rPr>
          <w:lang w:val="en-US"/>
        </w:rPr>
        <w:t xml:space="preserve"> efforts</w:t>
      </w:r>
      <w:r w:rsidR="00A45372" w:rsidRPr="0005794C">
        <w:rPr>
          <w:lang w:val="en-US"/>
        </w:rPr>
        <w:t>.</w:t>
      </w:r>
      <w:ins w:id="992" w:author="Lieberman, Joshua" w:date="2016-11-09T16:37:00Z">
        <w:r w:rsidR="003F2C1F">
          <w:rPr>
            <w:lang w:val="en-US"/>
          </w:rPr>
          <w:t xml:space="preserve"> </w:t>
        </w:r>
        <w:r w:rsidR="003F2C1F" w:rsidRPr="008E510D">
          <w:rPr>
            <w:lang w:val="en-US"/>
          </w:rPr>
          <w:t xml:space="preserve">For example, a discovery service such as a </w:t>
        </w:r>
        <w:r w:rsidR="003F2C1F">
          <w:rPr>
            <w:lang w:val="en-US"/>
          </w:rPr>
          <w:t xml:space="preserve">catchment </w:t>
        </w:r>
        <w:r w:rsidR="003F2C1F" w:rsidRPr="008E510D">
          <w:rPr>
            <w:lang w:val="en-US"/>
          </w:rPr>
          <w:t xml:space="preserve">catalog </w:t>
        </w:r>
        <w:r w:rsidR="003F2C1F">
          <w:rPr>
            <w:lang w:val="en-US"/>
          </w:rPr>
          <w:t>might</w:t>
        </w:r>
        <w:r w:rsidR="003F2C1F" w:rsidRPr="008E510D">
          <w:rPr>
            <w:lang w:val="en-US"/>
          </w:rPr>
          <w:t xml:space="preserve"> use </w:t>
        </w:r>
        <w:r w:rsidR="003F2C1F">
          <w:rPr>
            <w:lang w:val="en-US"/>
          </w:rPr>
          <w:t>HY_Features</w:t>
        </w:r>
        <w:r w:rsidR="003F2C1F" w:rsidRPr="008E510D">
          <w:rPr>
            <w:lang w:val="en-US"/>
          </w:rPr>
          <w:t xml:space="preserve"> concepts to </w:t>
        </w:r>
      </w:ins>
      <w:ins w:id="993" w:author="Lieberman, Joshua" w:date="2016-11-09T16:38:00Z">
        <w:r w:rsidR="003F2C1F">
          <w:rPr>
            <w:lang w:val="en-US"/>
          </w:rPr>
          <w:t>index</w:t>
        </w:r>
      </w:ins>
      <w:ins w:id="994" w:author="Lieberman, Joshua" w:date="2016-11-09T16:37:00Z">
        <w:r w:rsidR="003F2C1F" w:rsidRPr="008E510D">
          <w:rPr>
            <w:lang w:val="en-US"/>
          </w:rPr>
          <w:t xml:space="preserve"> services </w:t>
        </w:r>
      </w:ins>
      <w:ins w:id="995" w:author="Lieberman, Joshua" w:date="2016-11-09T16:38:00Z">
        <w:r w:rsidR="003F2C1F">
          <w:rPr>
            <w:lang w:val="en-US"/>
          </w:rPr>
          <w:t xml:space="preserve">that </w:t>
        </w:r>
      </w:ins>
      <w:ins w:id="996" w:author="Lieberman, Joshua" w:date="2016-11-09T16:37:00Z">
        <w:r w:rsidR="003F2C1F" w:rsidRPr="008E510D">
          <w:rPr>
            <w:lang w:val="en-US"/>
          </w:rPr>
          <w:t xml:space="preserve">provide differing </w:t>
        </w:r>
      </w:ins>
      <w:ins w:id="997" w:author="Lieberman, Joshua" w:date="2016-11-09T16:38:00Z">
        <w:r w:rsidR="003F2C1F">
          <w:rPr>
            <w:lang w:val="en-US"/>
          </w:rPr>
          <w:t xml:space="preserve">catchment </w:t>
        </w:r>
      </w:ins>
      <w:ins w:id="998" w:author="Lieberman, Joshua" w:date="2016-11-09T16:37:00Z">
        <w:r w:rsidR="003F2C1F" w:rsidRPr="008E510D">
          <w:rPr>
            <w:lang w:val="en-US"/>
          </w:rPr>
          <w:t xml:space="preserve">representations as well as </w:t>
        </w:r>
      </w:ins>
      <w:ins w:id="999" w:author="Lieberman, Joshua" w:date="2016-11-09T16:39:00Z">
        <w:r w:rsidR="003F2C1F">
          <w:rPr>
            <w:lang w:val="en-US"/>
          </w:rPr>
          <w:t xml:space="preserve">related </w:t>
        </w:r>
      </w:ins>
      <w:ins w:id="1000" w:author="Lieberman, Joshua" w:date="2016-11-09T16:37:00Z">
        <w:r w:rsidR="003F2C1F" w:rsidRPr="008E510D">
          <w:rPr>
            <w:lang w:val="en-US"/>
          </w:rPr>
          <w:t>water quality and quantity</w:t>
        </w:r>
      </w:ins>
      <w:ins w:id="1001" w:author="Lieberman, Joshua" w:date="2016-11-09T16:39:00Z">
        <w:r w:rsidR="003F2C1F">
          <w:rPr>
            <w:lang w:val="en-US"/>
          </w:rPr>
          <w:t xml:space="preserve"> observations</w:t>
        </w:r>
      </w:ins>
      <w:ins w:id="1002" w:author="Lieberman, Joshua" w:date="2016-11-09T16:37:00Z">
        <w:r w:rsidR="003F2C1F" w:rsidRPr="008E510D">
          <w:rPr>
            <w:lang w:val="en-US"/>
          </w:rPr>
          <w:t xml:space="preserve">. A </w:t>
        </w:r>
      </w:ins>
      <w:ins w:id="1003" w:author="Lieberman, Joshua" w:date="2016-11-09T16:39:00Z">
        <w:r w:rsidR="003F2C1F">
          <w:rPr>
            <w:lang w:val="en-US"/>
          </w:rPr>
          <w:t xml:space="preserve">catalog </w:t>
        </w:r>
      </w:ins>
      <w:ins w:id="1004" w:author="Lieberman, Joshua" w:date="2016-11-09T16:37:00Z">
        <w:r w:rsidR="003F2C1F" w:rsidRPr="008E510D">
          <w:rPr>
            <w:lang w:val="en-US"/>
          </w:rPr>
          <w:t xml:space="preserve">client could then use </w:t>
        </w:r>
      </w:ins>
      <w:ins w:id="1005" w:author="Lieberman, Joshua" w:date="2016-11-09T16:40:00Z">
        <w:r w:rsidR="003F2C1F">
          <w:rPr>
            <w:lang w:val="en-US"/>
          </w:rPr>
          <w:t>the index for</w:t>
        </w:r>
      </w:ins>
      <w:ins w:id="1006" w:author="Lieberman, Joshua" w:date="2016-11-09T16:37:00Z">
        <w:r w:rsidR="003F2C1F" w:rsidRPr="008E510D">
          <w:rPr>
            <w:lang w:val="en-US"/>
          </w:rPr>
          <w:t xml:space="preserve"> automat</w:t>
        </w:r>
        <w:r w:rsidR="003F2C1F">
          <w:rPr>
            <w:lang w:val="en-US"/>
          </w:rPr>
          <w:t xml:space="preserve">ed </w:t>
        </w:r>
      </w:ins>
      <w:ins w:id="1007" w:author="Lieberman, Joshua" w:date="2016-11-09T16:40:00Z">
        <w:r w:rsidR="003F2C1F">
          <w:rPr>
            <w:lang w:val="en-US"/>
          </w:rPr>
          <w:t>analysis</w:t>
        </w:r>
      </w:ins>
      <w:ins w:id="1008" w:author="Lieberman, Joshua" w:date="2016-11-09T16:37:00Z">
        <w:r w:rsidR="003F2C1F">
          <w:rPr>
            <w:lang w:val="en-US"/>
          </w:rPr>
          <w:t xml:space="preserve"> and data product</w:t>
        </w:r>
        <w:r w:rsidR="003F2C1F" w:rsidRPr="008E510D">
          <w:rPr>
            <w:lang w:val="en-US"/>
          </w:rPr>
          <w:t xml:space="preserve"> generat</w:t>
        </w:r>
        <w:r w:rsidR="003F2C1F">
          <w:rPr>
            <w:lang w:val="en-US"/>
          </w:rPr>
          <w:t>ion.</w:t>
        </w:r>
      </w:ins>
      <w:del w:id="1009" w:author="Lieberman, Joshua" w:date="2016-11-09T14:40:00Z">
        <w:r w:rsidR="00A45372" w:rsidRPr="008E510D" w:rsidDel="00396189">
          <w:rPr>
            <w:lang w:val="en-US"/>
          </w:rPr>
          <w:delText xml:space="preserve"> This work may provide a basis for further work in the wider OGC on a methodology (tooling) to publish ontologies to support their practical use.</w:delText>
        </w:r>
      </w:del>
    </w:p>
    <w:p w14:paraId="1880F835" w14:textId="1C8DA7F5" w:rsidR="00A45372" w:rsidRPr="008E510D" w:rsidRDefault="00A45372" w:rsidP="00450C77">
      <w:pPr>
        <w:pStyle w:val="NormalWeb"/>
        <w:jc w:val="both"/>
        <w:rPr>
          <w:lang w:val="en-US"/>
        </w:rPr>
      </w:pPr>
      <w:r w:rsidRPr="008E510D">
        <w:rPr>
          <w:lang w:val="en-US"/>
        </w:rPr>
        <w:t xml:space="preserve">The initial scope </w:t>
      </w:r>
      <w:ins w:id="1010" w:author="Lieberman, Joshua" w:date="2016-11-09T14:55:00Z">
        <w:r w:rsidR="00DC706F">
          <w:rPr>
            <w:lang w:val="en-US"/>
          </w:rPr>
          <w:t>has been</w:t>
        </w:r>
      </w:ins>
      <w:del w:id="1011" w:author="Lieberman, Joshua" w:date="2016-11-09T14:55:00Z">
        <w:r w:rsidRPr="008E510D" w:rsidDel="00DC706F">
          <w:rPr>
            <w:lang w:val="en-US"/>
          </w:rPr>
          <w:delText>is</w:delText>
        </w:r>
      </w:del>
      <w:r w:rsidRPr="008E510D">
        <w:rPr>
          <w:lang w:val="en-US"/>
        </w:rPr>
        <w:t xml:space="preserve"> defined by the WMO Commission for Hydrology (WMH-CHy): to facilitate data sharing within the hydrologic community of the WMO Member countries and to improve the quality of data products based on these data by defining hydrologic features to convey the</w:t>
      </w:r>
      <w:ins w:id="1012" w:author="Lieberman, Joshua" w:date="2016-11-09T14:44:00Z">
        <w:r w:rsidR="00396189">
          <w:rPr>
            <w:lang w:val="en-US"/>
          </w:rPr>
          <w:t>ir</w:t>
        </w:r>
      </w:ins>
      <w:r w:rsidRPr="008E510D">
        <w:rPr>
          <w:lang w:val="en-US"/>
        </w:rPr>
        <w:t xml:space="preserve"> identification</w:t>
      </w:r>
      <w:ins w:id="1013" w:author="Lieberman, Joshua" w:date="2016-11-09T14:44:00Z">
        <w:r w:rsidR="00396189">
          <w:rPr>
            <w:lang w:val="en-US"/>
          </w:rPr>
          <w:t xml:space="preserve"> </w:t>
        </w:r>
      </w:ins>
      <w:del w:id="1014" w:author="Lieberman, Joshua" w:date="2016-11-09T14:44:00Z">
        <w:r w:rsidRPr="008E510D" w:rsidDel="00396189">
          <w:rPr>
            <w:lang w:val="en-US"/>
          </w:rPr>
          <w:delText xml:space="preserve"> of water-objects </w:delText>
        </w:r>
      </w:del>
      <w:r w:rsidRPr="008E510D">
        <w:rPr>
          <w:lang w:val="en-US"/>
        </w:rPr>
        <w:t xml:space="preserve">through the data processing chain "from measurement to hydrological information" </w:t>
      </w:r>
      <w:r w:rsidR="00110451">
        <w:rPr>
          <w:lang w:val="en-US"/>
        </w:rPr>
        <w:t>[8]</w:t>
      </w:r>
      <w:r w:rsidRPr="008E510D">
        <w:rPr>
          <w:lang w:val="en-US"/>
        </w:rPr>
        <w:t>.</w:t>
      </w:r>
    </w:p>
    <w:p w14:paraId="536FED82" w14:textId="5B694544" w:rsidR="00A45372" w:rsidRPr="008E510D" w:rsidRDefault="00A45372" w:rsidP="00450C77">
      <w:pPr>
        <w:pStyle w:val="NormalWeb"/>
        <w:jc w:val="both"/>
        <w:rPr>
          <w:lang w:val="en-US"/>
        </w:rPr>
      </w:pPr>
      <w:r w:rsidRPr="008E510D">
        <w:rPr>
          <w:lang w:val="en-US"/>
        </w:rPr>
        <w:t>To enable semantic interoperability of hydrologic data and services, it is necessary to agree on common concepts and methods</w:t>
      </w:r>
      <w:del w:id="1015" w:author="Lieberman, Joshua" w:date="2016-11-09T14:43:00Z">
        <w:r w:rsidRPr="008E510D" w:rsidDel="00396189">
          <w:rPr>
            <w:lang w:val="en-US"/>
          </w:rPr>
          <w:delText xml:space="preserve"> </w:delText>
        </w:r>
      </w:del>
      <w:del w:id="1016" w:author="Lieberman, Joshua" w:date="2016-11-09T14:42:00Z">
        <w:r w:rsidRPr="008E510D" w:rsidDel="00396189">
          <w:rPr>
            <w:lang w:val="en-US"/>
          </w:rPr>
          <w:delText>for machine interpretation of the concepts</w:delText>
        </w:r>
      </w:del>
      <w:r w:rsidRPr="008E510D">
        <w:rPr>
          <w:lang w:val="en-US"/>
        </w:rPr>
        <w:t xml:space="preserve">. </w:t>
      </w:r>
      <w:del w:id="1017" w:author="Lieberman, Joshua" w:date="2016-11-09T14:43:00Z">
        <w:r w:rsidRPr="008E510D" w:rsidDel="00396189">
          <w:rPr>
            <w:lang w:val="en-US"/>
          </w:rPr>
          <w:delText xml:space="preserve">To this goal, </w:delText>
        </w:r>
      </w:del>
      <w:ins w:id="1018" w:author="Lieberman, Joshua" w:date="2016-11-09T14:43:00Z">
        <w:r w:rsidR="00396189">
          <w:rPr>
            <w:lang w:val="en-US"/>
          </w:rPr>
          <w:t>T</w:t>
        </w:r>
      </w:ins>
      <w:del w:id="1019" w:author="Lieberman, Joshua" w:date="2016-11-09T14:43:00Z">
        <w:r w:rsidRPr="008E510D" w:rsidDel="00396189">
          <w:rPr>
            <w:lang w:val="en-US"/>
          </w:rPr>
          <w:delText>t</w:delText>
        </w:r>
      </w:del>
      <w:r w:rsidRPr="008E510D">
        <w:rPr>
          <w:lang w:val="en-US"/>
        </w:rPr>
        <w:t xml:space="preserve">he HY_Features model was developed in order to formalize </w:t>
      </w:r>
      <w:del w:id="1020" w:author="Lieberman, Joshua" w:date="2016-11-09T14:43:00Z">
        <w:r w:rsidRPr="008E510D" w:rsidDel="00396189">
          <w:rPr>
            <w:lang w:val="en-US"/>
          </w:rPr>
          <w:delText xml:space="preserve">the </w:delText>
        </w:r>
      </w:del>
      <w:r w:rsidRPr="008E510D">
        <w:rPr>
          <w:lang w:val="en-US"/>
        </w:rPr>
        <w:t>concepts and relationships of hydrologic</w:t>
      </w:r>
      <w:ins w:id="1021" w:author="Lieberman, Joshua" w:date="2016-11-09T14:44:00Z">
        <w:r w:rsidR="00396189">
          <w:rPr>
            <w:lang w:val="en-US"/>
          </w:rPr>
          <w:t xml:space="preserve"> and hydrographic</w:t>
        </w:r>
      </w:ins>
      <w:r w:rsidRPr="008E510D">
        <w:rPr>
          <w:lang w:val="en-US"/>
        </w:rPr>
        <w:t xml:space="preserve"> features using the WMO/UNESCO "International Glossary of Hydrology" as a starting point.</w:t>
      </w:r>
    </w:p>
    <w:p w14:paraId="07F76F58" w14:textId="28A6B32D" w:rsidR="00A45372" w:rsidRPr="008E510D" w:rsidRDefault="00A45372" w:rsidP="00450C77">
      <w:pPr>
        <w:pStyle w:val="NormalWeb"/>
        <w:jc w:val="both"/>
        <w:rPr>
          <w:lang w:val="en-US"/>
        </w:rPr>
      </w:pPr>
      <w:r w:rsidRPr="008E510D">
        <w:rPr>
          <w:lang w:val="en-US"/>
        </w:rPr>
        <w:t>This standard is meant to support the</w:t>
      </w:r>
      <w:ins w:id="1022" w:author="Lieberman, Joshua" w:date="2016-11-09T14:44:00Z">
        <w:r w:rsidR="00396189">
          <w:rPr>
            <w:lang w:val="en-US"/>
          </w:rPr>
          <w:t xml:space="preserve"> widest possible</w:t>
        </w:r>
      </w:ins>
      <w:r w:rsidRPr="008E510D">
        <w:rPr>
          <w:lang w:val="en-US"/>
        </w:rPr>
        <w:t xml:space="preserve"> linkage of data products </w:t>
      </w:r>
      <w:del w:id="1023" w:author="Lieberman, Joshua" w:date="2016-11-09T14:45:00Z">
        <w:r w:rsidRPr="008E510D" w:rsidDel="00396189">
          <w:rPr>
            <w:lang w:val="en-US"/>
          </w:rPr>
          <w:delText xml:space="preserve">distributed </w:delText>
        </w:r>
      </w:del>
      <w:r w:rsidRPr="008E510D">
        <w:rPr>
          <w:lang w:val="en-US"/>
        </w:rPr>
        <w:t xml:space="preserve">across differing applications and jurisdictions. To enable this, a holistic </w:t>
      </w:r>
      <w:ins w:id="1024" w:author="Lieberman, Joshua" w:date="2016-11-09T14:45:00Z">
        <w:r w:rsidR="00396189">
          <w:rPr>
            <w:lang w:val="en-US"/>
          </w:rPr>
          <w:t xml:space="preserve">and generalized </w:t>
        </w:r>
      </w:ins>
      <w:r w:rsidR="0008552D">
        <w:rPr>
          <w:lang w:val="en-US"/>
        </w:rPr>
        <w:t>concept of</w:t>
      </w:r>
      <w:r w:rsidRPr="008E510D">
        <w:rPr>
          <w:lang w:val="en-US"/>
        </w:rPr>
        <w:t xml:space="preserve"> catchment</w:t>
      </w:r>
      <w:ins w:id="1025" w:author="Lieberman, Joshua" w:date="2016-11-09T14:46:00Z">
        <w:r w:rsidR="00396189">
          <w:rPr>
            <w:lang w:val="en-US"/>
          </w:rPr>
          <w:t>s</w:t>
        </w:r>
      </w:ins>
      <w:r w:rsidRPr="008E510D">
        <w:rPr>
          <w:lang w:val="en-US"/>
        </w:rPr>
        <w:t xml:space="preserve"> is defined </w:t>
      </w:r>
      <w:del w:id="1026" w:author="Lieberman, Joshua" w:date="2016-11-09T14:49:00Z">
        <w:r w:rsidR="0008552D" w:rsidDel="00396189">
          <w:rPr>
            <w:lang w:val="en-US"/>
          </w:rPr>
          <w:delText xml:space="preserve">and </w:delText>
        </w:r>
      </w:del>
      <w:ins w:id="1027" w:author="Lieberman, Joshua" w:date="2016-11-09T14:49:00Z">
        <w:r w:rsidR="00396189">
          <w:rPr>
            <w:lang w:val="en-US"/>
          </w:rPr>
          <w:t xml:space="preserve">but </w:t>
        </w:r>
      </w:ins>
      <w:del w:id="1028" w:author="Lieberman, Joshua" w:date="2016-11-09T14:46:00Z">
        <w:r w:rsidR="0008552D" w:rsidDel="00396189">
          <w:rPr>
            <w:lang w:val="en-US"/>
          </w:rPr>
          <w:delText xml:space="preserve">the </w:delText>
        </w:r>
      </w:del>
      <w:ins w:id="1029" w:author="Lieberman, Joshua" w:date="2016-11-09T14:49:00Z">
        <w:r w:rsidR="00396189">
          <w:rPr>
            <w:lang w:val="en-US"/>
          </w:rPr>
          <w:t>specific</w:t>
        </w:r>
      </w:ins>
      <w:ins w:id="1030" w:author="Lieberman, Joshua" w:date="2016-11-09T14:46:00Z">
        <w:r w:rsidR="00396189">
          <w:rPr>
            <w:lang w:val="en-US"/>
          </w:rPr>
          <w:t xml:space="preserve"> </w:t>
        </w:r>
      </w:ins>
      <w:r w:rsidR="0008552D">
        <w:rPr>
          <w:lang w:val="en-US"/>
        </w:rPr>
        <w:t>surface-water aspects of the concept are modeled</w:t>
      </w:r>
      <w:ins w:id="1031" w:author="Lieberman, Joshua" w:date="2016-11-09T14:48:00Z">
        <w:r w:rsidR="00396189">
          <w:rPr>
            <w:lang w:val="en-US"/>
          </w:rPr>
          <w:t xml:space="preserve"> as realized features</w:t>
        </w:r>
      </w:ins>
      <w:r w:rsidR="00C2153A">
        <w:rPr>
          <w:lang w:val="en-US"/>
        </w:rPr>
        <w:t>.</w:t>
      </w:r>
      <w:r w:rsidR="0008552D">
        <w:rPr>
          <w:lang w:val="en-US"/>
        </w:rPr>
        <w:t xml:space="preserve"> </w:t>
      </w:r>
      <w:r w:rsidR="00C2153A">
        <w:rPr>
          <w:lang w:val="en-US"/>
        </w:rPr>
        <w:t xml:space="preserve">This </w:t>
      </w:r>
      <w:del w:id="1032" w:author="Lieberman, Joshua" w:date="2016-11-09T14:46:00Z">
        <w:r w:rsidR="00C2153A" w:rsidDel="00396189">
          <w:rPr>
            <w:lang w:val="en-US"/>
          </w:rPr>
          <w:delText xml:space="preserve">will </w:delText>
        </w:r>
      </w:del>
      <w:r w:rsidR="00C2153A">
        <w:rPr>
          <w:lang w:val="en-US"/>
        </w:rPr>
        <w:t>allow</w:t>
      </w:r>
      <w:ins w:id="1033" w:author="Lieberman, Joshua" w:date="2016-11-09T14:46:00Z">
        <w:r w:rsidR="00396189">
          <w:rPr>
            <w:lang w:val="en-US"/>
          </w:rPr>
          <w:t>s</w:t>
        </w:r>
      </w:ins>
      <w:r w:rsidRPr="008E510D">
        <w:rPr>
          <w:lang w:val="en-US"/>
        </w:rPr>
        <w:t xml:space="preserve"> a particular </w:t>
      </w:r>
      <w:del w:id="1034" w:author="Lieberman, Joshua" w:date="2016-11-09T14:46:00Z">
        <w:r w:rsidR="00C2153A" w:rsidDel="00396189">
          <w:rPr>
            <w:lang w:val="en-US"/>
          </w:rPr>
          <w:delText xml:space="preserve">surface </w:delText>
        </w:r>
      </w:del>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w:t>
      </w:r>
      <w:ins w:id="1035" w:author="Lieberman, Joshua" w:date="2016-11-09T14:49:00Z">
        <w:r w:rsidR="00396189">
          <w:rPr>
            <w:lang w:val="en-US"/>
          </w:rPr>
          <w:t xml:space="preserve">feature </w:t>
        </w:r>
      </w:ins>
      <w:r w:rsidRPr="008E510D">
        <w:rPr>
          <w:lang w:val="en-US"/>
        </w:rPr>
        <w:t>data products</w:t>
      </w:r>
      <w:ins w:id="1036" w:author="Lieberman, Joshua" w:date="2016-11-09T14:49:00Z">
        <w:r w:rsidR="00396189">
          <w:rPr>
            <w:lang w:val="en-US"/>
          </w:rPr>
          <w:t xml:space="preserve"> for different purposes</w:t>
        </w:r>
      </w:ins>
      <w:r w:rsidRPr="008E510D">
        <w:rPr>
          <w:lang w:val="en-US"/>
        </w:rPr>
        <w:t xml:space="preserve"> while </w:t>
      </w:r>
      <w:ins w:id="1037" w:author="Lieberman, Joshua" w:date="2016-11-09T14:49:00Z">
        <w:r w:rsidR="000B5A84">
          <w:rPr>
            <w:lang w:val="en-US"/>
          </w:rPr>
          <w:t xml:space="preserve">still </w:t>
        </w:r>
      </w:ins>
      <w:r w:rsidRPr="008E510D">
        <w:rPr>
          <w:lang w:val="en-US"/>
        </w:rPr>
        <w:t xml:space="preserve">retaining its identity. </w:t>
      </w:r>
      <w:del w:id="1038" w:author="Lieberman, Joshua" w:date="2016-11-09T14:47:00Z">
        <w:r w:rsidRPr="008E510D" w:rsidDel="00396189">
          <w:rPr>
            <w:lang w:val="en-US"/>
          </w:rPr>
          <w:delText>In addition to unique identification of features in multiple systems, a second</w:delText>
        </w:r>
      </w:del>
      <w:ins w:id="1039" w:author="Lieberman, Joshua" w:date="2016-11-09T14:47:00Z">
        <w:r w:rsidR="00396189">
          <w:rPr>
            <w:lang w:val="en-US"/>
          </w:rPr>
          <w:t>Another</w:t>
        </w:r>
      </w:ins>
      <w:r w:rsidRPr="008E510D">
        <w:rPr>
          <w:lang w:val="en-US"/>
        </w:rPr>
        <w:t xml:space="preserve"> </w:t>
      </w:r>
      <w:ins w:id="1040" w:author="Lieberman, Joshua" w:date="2016-11-09T14:47:00Z">
        <w:r w:rsidR="00396189">
          <w:rPr>
            <w:lang w:val="en-US"/>
          </w:rPr>
          <w:t xml:space="preserve">HY_Features </w:t>
        </w:r>
      </w:ins>
      <w:r w:rsidRPr="008E510D">
        <w:rPr>
          <w:lang w:val="en-US"/>
        </w:rPr>
        <w:t xml:space="preserve">objective is to provide a standard terminology </w:t>
      </w:r>
      <w:del w:id="1041" w:author="Lieberman, Joshua" w:date="2016-11-09T14:47:00Z">
        <w:r w:rsidRPr="008E510D" w:rsidDel="00396189">
          <w:rPr>
            <w:lang w:val="en-US"/>
          </w:rPr>
          <w:delText xml:space="preserve">and </w:delText>
        </w:r>
        <w:r w:rsidR="006E545A" w:rsidDel="00396189">
          <w:rPr>
            <w:lang w:val="en-US"/>
          </w:rPr>
          <w:delText xml:space="preserve">an </w:delText>
        </w:r>
        <w:r w:rsidRPr="008E510D" w:rsidDel="00396189">
          <w:rPr>
            <w:lang w:val="en-US"/>
          </w:rPr>
          <w:delText xml:space="preserve">ontology </w:delText>
        </w:r>
      </w:del>
      <w:r w:rsidRPr="008E510D">
        <w:rPr>
          <w:lang w:val="en-US"/>
        </w:rPr>
        <w:t>to describe relationships between hydrologic</w:t>
      </w:r>
      <w:r w:rsidR="0008552D">
        <w:rPr>
          <w:lang w:val="en-US"/>
        </w:rPr>
        <w:t xml:space="preserve"> features</w:t>
      </w:r>
      <w:ins w:id="1042" w:author="Lieberman, Joshua" w:date="2016-11-09T14:51:00Z">
        <w:r w:rsidR="000B5A84">
          <w:rPr>
            <w:lang w:val="en-US"/>
          </w:rPr>
          <w:t>,</w:t>
        </w:r>
      </w:ins>
      <w:ins w:id="1043" w:author="Lieberman, Joshua" w:date="2016-11-09T14:50:00Z">
        <w:r w:rsidR="000B5A84">
          <w:rPr>
            <w:lang w:val="en-US"/>
          </w:rPr>
          <w:t xml:space="preserve"> that </w:t>
        </w:r>
      </w:ins>
      <w:ins w:id="1044" w:author="Lieberman, Joshua" w:date="2016-11-09T14:51:00Z">
        <w:r w:rsidR="000B5A84">
          <w:rPr>
            <w:lang w:val="en-US"/>
          </w:rPr>
          <w:t>can</w:t>
        </w:r>
      </w:ins>
      <w:ins w:id="1045" w:author="Lieberman, Joshua" w:date="2016-11-09T14:50:00Z">
        <w:r w:rsidR="000B5A84">
          <w:rPr>
            <w:lang w:val="en-US"/>
          </w:rPr>
          <w:t xml:space="preserve"> be used to implement </w:t>
        </w:r>
      </w:ins>
      <w:del w:id="1046" w:author="Lieberman, Joshua" w:date="2016-11-09T14:50:00Z">
        <w:r w:rsidR="0008552D" w:rsidDel="000B5A84">
          <w:rPr>
            <w:lang w:val="en-US"/>
          </w:rPr>
          <w:delText>. This may be useful in</w:delText>
        </w:r>
        <w:r w:rsidRPr="008E510D" w:rsidDel="000B5A84">
          <w:rPr>
            <w:lang w:val="en-US"/>
          </w:rPr>
          <w:delText xml:space="preserve"> </w:delText>
        </w:r>
        <w:r w:rsidR="0008552D" w:rsidDel="000B5A84">
          <w:rPr>
            <w:lang w:val="en-US"/>
          </w:rPr>
          <w:delText xml:space="preserve">building a </w:delText>
        </w:r>
      </w:del>
      <w:r w:rsidR="0008552D">
        <w:rPr>
          <w:lang w:val="en-US"/>
        </w:rPr>
        <w:t>data transfer format</w:t>
      </w:r>
      <w:ins w:id="1047" w:author="Lieberman, Joshua" w:date="2016-11-09T14:51:00Z">
        <w:r w:rsidR="000B5A84">
          <w:rPr>
            <w:lang w:val="en-US"/>
          </w:rPr>
          <w:t>s</w:t>
        </w:r>
      </w:ins>
      <w:r w:rsidRPr="008E510D">
        <w:rPr>
          <w:lang w:val="en-US"/>
        </w:rPr>
        <w:t xml:space="preserve"> for specific </w:t>
      </w:r>
      <w:ins w:id="1048" w:author="Lieberman, Joshua" w:date="2016-11-09T14:51:00Z">
        <w:r w:rsidR="000B5A84">
          <w:rPr>
            <w:lang w:val="en-US"/>
          </w:rPr>
          <w:t xml:space="preserve">feature </w:t>
        </w:r>
      </w:ins>
      <w:r w:rsidRPr="008E510D">
        <w:rPr>
          <w:lang w:val="en-US"/>
        </w:rPr>
        <w:t>subsets, particularly catchment hierarch</w:t>
      </w:r>
      <w:ins w:id="1049" w:author="Lieberman, Joshua" w:date="2016-11-09T14:51:00Z">
        <w:r w:rsidR="000B5A84">
          <w:rPr>
            <w:lang w:val="en-US"/>
          </w:rPr>
          <w:t>ies</w:t>
        </w:r>
      </w:ins>
      <w:del w:id="1050" w:author="Lieberman, Joshua" w:date="2016-11-09T14:51:00Z">
        <w:r w:rsidRPr="008E510D" w:rsidDel="000B5A84">
          <w:rPr>
            <w:lang w:val="en-US"/>
          </w:rPr>
          <w:delText>y</w:delText>
        </w:r>
      </w:del>
      <w:r w:rsidRPr="008E510D">
        <w:rPr>
          <w:lang w:val="en-US"/>
        </w:rPr>
        <w:t xml:space="preserve"> and river network</w:t>
      </w:r>
      <w:ins w:id="1051" w:author="Lieberman, Joshua" w:date="2016-11-16T22:33:00Z">
        <w:r w:rsidR="00F01160">
          <w:rPr>
            <w:lang w:val="en-US"/>
          </w:rPr>
          <w:t>s</w:t>
        </w:r>
      </w:ins>
      <w:del w:id="1052" w:author="Lieberman, Joshua" w:date="2016-11-16T22:33:00Z">
        <w:r w:rsidRPr="008E510D" w:rsidDel="00F01160">
          <w:rPr>
            <w:lang w:val="en-US"/>
          </w:rPr>
          <w:delText xml:space="preserve"> topolog</w:delText>
        </w:r>
      </w:del>
      <w:del w:id="1053" w:author="Lieberman, Joshua" w:date="2016-11-09T14:51:00Z">
        <w:r w:rsidRPr="008E510D" w:rsidDel="000B5A84">
          <w:rPr>
            <w:lang w:val="en-US"/>
          </w:rPr>
          <w:delText>y but such data transfer format development is not in scope for this standard</w:delText>
        </w:r>
      </w:del>
      <w:r w:rsidRPr="008E510D">
        <w:rPr>
          <w:lang w:val="en-US"/>
        </w:rPr>
        <w:t>.</w:t>
      </w:r>
    </w:p>
    <w:p w14:paraId="3A7731A6" w14:textId="77777777" w:rsidR="00A45372" w:rsidRPr="008E510D" w:rsidRDefault="00A45372" w:rsidP="00450C77">
      <w:pPr>
        <w:pStyle w:val="Normal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44E3800D" w:rsidR="009157AF" w:rsidRPr="008E510D" w:rsidDel="000A103C" w:rsidRDefault="00A45372" w:rsidP="00450C77">
      <w:pPr>
        <w:jc w:val="both"/>
        <w:rPr>
          <w:del w:id="1054" w:author="Lieberman, Joshua" w:date="2016-11-09T15:01:00Z"/>
        </w:rPr>
      </w:pPr>
      <w:r w:rsidRPr="008E510D">
        <w:t>This</w:t>
      </w:r>
      <w:r w:rsidR="009157AF" w:rsidRPr="008E510D">
        <w:t xml:space="preserve"> </w:t>
      </w:r>
      <w:r w:rsidRPr="008E510D">
        <w:t xml:space="preserve">standard defines a </w:t>
      </w:r>
      <w:ins w:id="1055" w:author="Lieberman, Joshua" w:date="2016-11-09T14:53:00Z">
        <w:r w:rsidR="00DC706F">
          <w:t xml:space="preserve">conceptual model </w:t>
        </w:r>
      </w:ins>
      <w:del w:id="1056" w:author="Lieberman, Joshua" w:date="2016-11-09T14:53:00Z">
        <w:r w:rsidRPr="008E510D" w:rsidDel="00DC706F">
          <w:delText xml:space="preserve">set of Application Schemas </w:delText>
        </w:r>
      </w:del>
      <w:r w:rsidRPr="008E510D">
        <w:t>(normative) containing feature type definitions that conform to the OGC General Feature Model (GFM) (ISO 19101:2002 and ISO 19109:2006), expressed in the Geographic Information Conceptual Schema Language (ISO 19103:2005) using the Unified Modeling Language (UML).</w:t>
      </w:r>
      <w:ins w:id="1057" w:author="Lieberman, Joshua" w:date="2016-11-09T15:01:00Z">
        <w:r w:rsidR="000A103C">
          <w:t xml:space="preserve"> </w:t>
        </w:r>
      </w:ins>
    </w:p>
    <w:p w14:paraId="587CC95A" w14:textId="1D5E782C" w:rsidR="00A45372" w:rsidRPr="008E510D" w:rsidRDefault="00A45372">
      <w:pPr>
        <w:jc w:val="both"/>
        <w:pPrChange w:id="1058" w:author="Lieberman, Joshua" w:date="2016-11-09T15:01:00Z">
          <w:pPr>
            <w:pStyle w:val="NormalWeb"/>
            <w:jc w:val="both"/>
          </w:pPr>
        </w:pPrChange>
      </w:pPr>
      <w:r w:rsidRPr="008E510D">
        <w:t xml:space="preserve">The GFM is a meta-model developed </w:t>
      </w:r>
      <w:del w:id="1059" w:author="Lieberman, Joshua" w:date="2016-11-09T14:58:00Z">
        <w:r w:rsidRPr="008E510D" w:rsidDel="000A103C">
          <w:delText>to serve as the general conceptual model</w:delText>
        </w:r>
      </w:del>
      <w:ins w:id="1060" w:author="Lieberman, Joshua" w:date="2016-11-09T14:58:00Z">
        <w:r w:rsidR="000A103C">
          <w:t>as a general framework</w:t>
        </w:r>
      </w:ins>
      <w:r w:rsidRPr="008E510D">
        <w:t xml:space="preserve"> for features </w:t>
      </w:r>
      <w:ins w:id="1061" w:author="Lieberman, Joshua" w:date="2016-11-09T14:59:00Z">
        <w:r w:rsidR="000A103C">
          <w:t xml:space="preserve">and </w:t>
        </w:r>
      </w:ins>
      <w:del w:id="1062" w:author="Lieberman, Joshua" w:date="2016-11-09T14:59:00Z">
        <w:r w:rsidRPr="008E510D" w:rsidDel="000A103C">
          <w:delText>and feature</w:delText>
        </w:r>
      </w:del>
      <w:ins w:id="1063" w:author="Lieberman, Joshua" w:date="2016-11-09T14:59:00Z">
        <w:r w:rsidR="000A103C">
          <w:t>their</w:t>
        </w:r>
      </w:ins>
      <w:r w:rsidRPr="008E510D">
        <w:t xml:space="preserve"> properties in the context of geographic information. </w:t>
      </w:r>
      <w:del w:id="1064" w:author="Lieberman, Joshua" w:date="2016-11-09T14:59:00Z">
        <w:r w:rsidRPr="008E510D" w:rsidDel="000A103C">
          <w:delText>A</w:delText>
        </w:r>
      </w:del>
      <w:del w:id="1065" w:author="Lieberman, Joshua" w:date="2016-11-09T15:02:00Z">
        <w:r w:rsidRPr="008E510D" w:rsidDel="000A103C">
          <w:delText xml:space="preserve"> </w:delText>
        </w:r>
      </w:del>
      <w:ins w:id="1066" w:author="Lieberman, Joshua" w:date="2016-11-09T15:02:00Z">
        <w:r w:rsidR="000A103C">
          <w:t>F</w:t>
        </w:r>
      </w:ins>
      <w:del w:id="1067" w:author="Lieberman, Joshua" w:date="2016-11-09T15:02:00Z">
        <w:r w:rsidRPr="008E510D" w:rsidDel="000A103C">
          <w:delText>f</w:delText>
        </w:r>
      </w:del>
      <w:r w:rsidRPr="008E510D">
        <w:t>eature type</w:t>
      </w:r>
      <w:ins w:id="1068" w:author="Lieberman, Joshua" w:date="2016-11-09T15:00:00Z">
        <w:r w:rsidR="000A103C">
          <w:t>s</w:t>
        </w:r>
      </w:ins>
      <w:ins w:id="1069" w:author="Lieberman, Joshua" w:date="2016-11-09T15:02:00Z">
        <w:r w:rsidR="000A103C">
          <w:t xml:space="preserve"> specific to an application domain</w:t>
        </w:r>
      </w:ins>
      <w:ins w:id="1070" w:author="Lieberman, Joshua" w:date="2016-11-09T15:00:00Z">
        <w:r w:rsidR="000A103C">
          <w:t xml:space="preserve"> are defined as instances of the</w:t>
        </w:r>
      </w:ins>
      <w:r w:rsidRPr="008E510D">
        <w:t xml:space="preserve"> </w:t>
      </w:r>
      <w:ins w:id="1071" w:author="Lieberman, Joshua" w:date="2016-11-09T15:00:00Z">
        <w:r w:rsidR="000A103C" w:rsidRPr="008E510D">
          <w:t xml:space="preserve">general feature </w:t>
        </w:r>
        <w:r w:rsidR="000A103C">
          <w:t>met</w:t>
        </w:r>
        <w:r w:rsidR="000E21C1">
          <w:t>a</w:t>
        </w:r>
        <w:r w:rsidR="000A103C">
          <w:t>class</w:t>
        </w:r>
        <w:r w:rsidR="000A103C" w:rsidRPr="008E510D">
          <w:t xml:space="preserve"> </w:t>
        </w:r>
      </w:ins>
      <w:del w:id="1072" w:author="Lieberman, Joshua" w:date="2016-11-09T15:00:00Z">
        <w:r w:rsidRPr="008E510D" w:rsidDel="000A103C">
          <w:delText xml:space="preserve">is </w:delText>
        </w:r>
      </w:del>
      <w:del w:id="1073" w:author="Lieberman, Joshua" w:date="2016-11-09T14:59:00Z">
        <w:r w:rsidRPr="008E510D" w:rsidDel="000A103C">
          <w:delText xml:space="preserve">identified </w:delText>
        </w:r>
      </w:del>
      <w:del w:id="1074" w:author="Lieberman, Joshua" w:date="2016-11-09T15:00:00Z">
        <w:r w:rsidRPr="008E510D" w:rsidDel="000A103C">
          <w:delText xml:space="preserve">by </w:delText>
        </w:r>
      </w:del>
      <w:ins w:id="1075" w:author="Lieberman, Joshua" w:date="2016-11-09T15:00:00Z">
        <w:r w:rsidR="000A103C">
          <w:t>with their own</w:t>
        </w:r>
      </w:ins>
      <w:del w:id="1076" w:author="Lieberman, Joshua" w:date="2016-11-09T15:00:00Z">
        <w:r w:rsidRPr="008E510D" w:rsidDel="000A103C">
          <w:delText>a</w:delText>
        </w:r>
      </w:del>
      <w:r w:rsidRPr="008E510D">
        <w:t xml:space="preserve"> set</w:t>
      </w:r>
      <w:ins w:id="1077" w:author="Lieberman, Joshua" w:date="2016-11-09T15:01:00Z">
        <w:r w:rsidR="000A103C">
          <w:t>s</w:t>
        </w:r>
      </w:ins>
      <w:r w:rsidRPr="008E510D">
        <w:t xml:space="preserve"> of typical characteristics (property type</w:t>
      </w:r>
      <w:ins w:id="1078" w:author="Lieberman, Joshua" w:date="2016-11-09T14:57:00Z">
        <w:r w:rsidR="000A103C">
          <w:t>s</w:t>
        </w:r>
      </w:ins>
      <w:ins w:id="1079" w:author="Lieberman, Joshua" w:date="2016-11-09T15:01:00Z">
        <w:r w:rsidR="000A103C" w:rsidRPr="000A103C">
          <w:t xml:space="preserve"> </w:t>
        </w:r>
        <w:r w:rsidR="000A103C">
          <w:t xml:space="preserve">and </w:t>
        </w:r>
        <w:r w:rsidR="000A103C" w:rsidRPr="008E510D">
          <w:t>constraints</w:t>
        </w:r>
      </w:ins>
      <w:r w:rsidRPr="008E510D">
        <w:t>) such as attributes, association</w:t>
      </w:r>
      <w:ins w:id="1080" w:author="Lieberman, Joshua" w:date="2016-11-09T14:57:00Z">
        <w:r w:rsidR="000A103C">
          <w:t>s</w:t>
        </w:r>
      </w:ins>
      <w:r w:rsidRPr="008E510D">
        <w:t xml:space="preserve">, or </w:t>
      </w:r>
      <w:ins w:id="1081" w:author="Lieberman, Joshua" w:date="2016-11-09T15:01:00Z">
        <w:r w:rsidR="000A103C">
          <w:t xml:space="preserve">operations. </w:t>
        </w:r>
      </w:ins>
      <w:del w:id="1082" w:author="Lieberman, Joshua" w:date="2016-11-09T15:01:00Z">
        <w:r w:rsidRPr="008E510D" w:rsidDel="000A103C">
          <w:delText xml:space="preserve">operations as well as by possible constraints. Each attribute, association or operation is identified on its own by properties and constraints. </w:delText>
        </w:r>
      </w:del>
      <w:del w:id="1083" w:author="Lieberman, Joshua" w:date="2016-11-09T15:02:00Z">
        <w:r w:rsidRPr="008E510D" w:rsidDel="000A103C">
          <w:delText xml:space="preserve">Conformity to the GFM is assured by instantiating the </w:delText>
        </w:r>
      </w:del>
      <w:del w:id="1084" w:author="Lieberman, Joshua" w:date="2016-11-09T15:00:00Z">
        <w:r w:rsidRPr="008E510D" w:rsidDel="000A103C">
          <w:delText xml:space="preserve">general feature </w:delText>
        </w:r>
      </w:del>
      <w:del w:id="1085" w:author="Lieberman, Joshua" w:date="2016-11-09T14:58:00Z">
        <w:r w:rsidRPr="008E510D" w:rsidDel="000A103C">
          <w:delText xml:space="preserve">type </w:delText>
        </w:r>
      </w:del>
      <w:del w:id="1086" w:author="Lieberman, Joshua" w:date="2016-11-09T15:02:00Z">
        <w:r w:rsidRPr="008E510D" w:rsidDel="000A103C">
          <w:delText xml:space="preserve">as feature classes specific </w:delText>
        </w:r>
        <w:r w:rsidR="00C2153A" w:rsidDel="000A103C">
          <w:delText>to</w:delText>
        </w:r>
        <w:r w:rsidRPr="008E510D" w:rsidDel="000A103C">
          <w:delText xml:space="preserve"> </w:delText>
        </w:r>
      </w:del>
      <w:del w:id="1087" w:author="Lieberman, Joshua" w:date="2016-11-09T14:58:00Z">
        <w:r w:rsidRPr="008E510D" w:rsidDel="000A103C">
          <w:delText xml:space="preserve">the </w:delText>
        </w:r>
      </w:del>
      <w:del w:id="1088" w:author="Lieberman, Joshua" w:date="2016-11-09T15:02:00Z">
        <w:r w:rsidRPr="008E510D" w:rsidDel="000A103C">
          <w:delText>application domain.</w:delText>
        </w:r>
      </w:del>
    </w:p>
    <w:p w14:paraId="46455BE9" w14:textId="6FE9857E" w:rsidR="00A45372" w:rsidRPr="008E510D" w:rsidDel="00C253EC" w:rsidRDefault="00467DE0" w:rsidP="00450C77">
      <w:pPr>
        <w:pStyle w:val="NormalWeb"/>
        <w:jc w:val="both"/>
        <w:rPr>
          <w:del w:id="1089" w:author="Lieberman, Joshua" w:date="2016-11-09T15:09:00Z"/>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del w:id="1090" w:author="Lieberman, Joshua" w:date="2016-11-09T15:02:00Z">
        <w:r w:rsidDel="000E21C1">
          <w:rPr>
            <w:lang w:val="en-US"/>
          </w:rPr>
          <w:delText>realizes</w:delText>
        </w:r>
        <w:r w:rsidR="00A45372" w:rsidRPr="008E510D" w:rsidDel="000E21C1">
          <w:rPr>
            <w:lang w:val="en-US"/>
          </w:rPr>
          <w:delText xml:space="preserve"> the GFM by providing a </w:delText>
        </w:r>
      </w:del>
      <w:del w:id="1091" w:author="Lieberman, Joshua" w:date="2016-11-09T15:03:00Z">
        <w:r w:rsidR="00A45372" w:rsidRPr="008E510D" w:rsidDel="000E21C1">
          <w:rPr>
            <w:lang w:val="en-US"/>
          </w:rPr>
          <w:delText>domain-specific</w:delText>
        </w:r>
      </w:del>
      <w:ins w:id="1092" w:author="Lieberman, Joshua" w:date="2016-11-09T15:03:00Z">
        <w:r w:rsidR="000E21C1">
          <w:rPr>
            <w:lang w:val="en-US"/>
          </w:rPr>
          <w:t>defines</w:t>
        </w:r>
      </w:ins>
      <w:r w:rsidR="00A45372" w:rsidRPr="008E510D">
        <w:rPr>
          <w:lang w:val="en-US"/>
        </w:rPr>
        <w:t xml:space="preserve"> instance</w:t>
      </w:r>
      <w:ins w:id="1093" w:author="Lieberman, Joshua" w:date="2016-11-09T15:03:00Z">
        <w:r w:rsidR="000E21C1">
          <w:rPr>
            <w:lang w:val="en-US"/>
          </w:rPr>
          <w:t>s</w:t>
        </w:r>
      </w:ins>
      <w:r w:rsidR="00A45372" w:rsidRPr="008E510D">
        <w:rPr>
          <w:lang w:val="en-US"/>
        </w:rPr>
        <w:t xml:space="preserve"> of the general </w:t>
      </w:r>
      <w:ins w:id="1094" w:author="Lieberman, Joshua" w:date="2016-11-09T15:03:00Z">
        <w:r w:rsidR="000E21C1">
          <w:rPr>
            <w:lang w:val="en-US"/>
          </w:rPr>
          <w:t xml:space="preserve">feature </w:t>
        </w:r>
      </w:ins>
      <w:del w:id="1095" w:author="Lieberman, Joshua" w:date="2016-11-09T15:03:00Z">
        <w:r w:rsidR="00A45372" w:rsidRPr="008E510D" w:rsidDel="000E21C1">
          <w:rPr>
            <w:lang w:val="en-US"/>
          </w:rPr>
          <w:delText>GF_FeatureType (aka FeatureType) «</w:delText>
        </w:r>
      </w:del>
      <w:r w:rsidR="00A45372" w:rsidRPr="008E510D">
        <w:rPr>
          <w:lang w:val="en-US"/>
        </w:rPr>
        <w:t>metaclass</w:t>
      </w:r>
      <w:del w:id="1096" w:author="Lieberman, Joshua" w:date="2016-11-09T15:03:00Z">
        <w:r w:rsidR="00A45372" w:rsidRPr="008E510D" w:rsidDel="000E21C1">
          <w:rPr>
            <w:lang w:val="en-US"/>
          </w:rPr>
          <w:delText>»</w:delText>
        </w:r>
      </w:del>
      <w:r w:rsidR="00A45372" w:rsidRPr="008E510D">
        <w:rPr>
          <w:lang w:val="en-US"/>
        </w:rPr>
        <w:t xml:space="preserve"> </w:t>
      </w:r>
      <w:del w:id="1097" w:author="Lieberman, Joshua" w:date="2016-11-09T15:03:00Z">
        <w:r w:rsidR="00A45372" w:rsidRPr="008E510D" w:rsidDel="000E21C1">
          <w:rPr>
            <w:lang w:val="en-US"/>
          </w:rPr>
          <w:delText>capturing the</w:delText>
        </w:r>
      </w:del>
      <w:del w:id="1098" w:author="Lieberman, Joshua" w:date="2016-11-09T15:05:00Z">
        <w:r w:rsidR="00A45372" w:rsidRPr="008E510D" w:rsidDel="00C253EC">
          <w:rPr>
            <w:lang w:val="en-US"/>
          </w:rPr>
          <w:delText xml:space="preserve"> </w:delText>
        </w:r>
      </w:del>
      <w:ins w:id="1099" w:author="Lieberman, Joshua" w:date="2016-11-09T15:03:00Z">
        <w:r w:rsidR="000E21C1">
          <w:rPr>
            <w:lang w:val="en-US"/>
          </w:rPr>
          <w:t xml:space="preserve">specific to </w:t>
        </w:r>
      </w:ins>
      <w:ins w:id="1100" w:author="Lieberman, Joshua" w:date="2016-11-09T15:04:00Z">
        <w:r w:rsidR="000E21C1">
          <w:rPr>
            <w:lang w:val="en-US"/>
          </w:rPr>
          <w:t>the h</w:t>
        </w:r>
      </w:ins>
      <w:del w:id="1101" w:author="Lieberman, Joshua" w:date="2016-11-09T15:03:00Z">
        <w:r w:rsidR="00A45372" w:rsidRPr="008E510D" w:rsidDel="000E21C1">
          <w:rPr>
            <w:lang w:val="en-US"/>
          </w:rPr>
          <w:delText>H</w:delText>
        </w:r>
      </w:del>
      <w:r w:rsidR="00A45372" w:rsidRPr="008E510D">
        <w:rPr>
          <w:lang w:val="en-US"/>
        </w:rPr>
        <w:t xml:space="preserve">ydrology </w:t>
      </w:r>
      <w:del w:id="1102" w:author="Lieberman, Joshua" w:date="2016-11-09T15:04:00Z">
        <w:r w:rsidR="00A45372" w:rsidRPr="008E510D" w:rsidDel="000E21C1">
          <w:rPr>
            <w:lang w:val="en-US"/>
          </w:rPr>
          <w:delText>phenomen</w:delText>
        </w:r>
      </w:del>
      <w:ins w:id="1103" w:author="Lieberman, Joshua" w:date="2016-11-09T15:04:00Z">
        <w:r w:rsidR="000E21C1">
          <w:rPr>
            <w:lang w:val="en-US"/>
          </w:rPr>
          <w:t>domain</w:t>
        </w:r>
      </w:ins>
      <w:del w:id="1104" w:author="Lieberman, Joshua" w:date="2016-11-09T15:04:00Z">
        <w:r w:rsidR="00A45372" w:rsidRPr="008E510D" w:rsidDel="000E21C1">
          <w:rPr>
            <w:lang w:val="en-US"/>
          </w:rPr>
          <w:delText>on</w:delText>
        </w:r>
      </w:del>
      <w:r w:rsidR="00A45372" w:rsidRPr="008E510D">
        <w:rPr>
          <w:lang w:val="en-US"/>
        </w:rPr>
        <w:t xml:space="preserve">. </w:t>
      </w:r>
      <w:del w:id="1105" w:author="Lieberman, Joshua" w:date="2016-11-09T15:07:00Z">
        <w:r w:rsidR="00A45372" w:rsidRPr="008E510D" w:rsidDel="00C253EC">
          <w:rPr>
            <w:lang w:val="en-US"/>
          </w:rPr>
          <w:delText xml:space="preserve">Since its concern is primarily the issue of feature identification, a basic type </w:delText>
        </w:r>
      </w:del>
      <w:ins w:id="1106" w:author="Lieberman, Joshua" w:date="2016-11-09T15:07:00Z">
        <w:r w:rsidR="00C253EC">
          <w:rPr>
            <w:lang w:val="en-US"/>
          </w:rPr>
          <w:t xml:space="preserve">A general </w:t>
        </w:r>
      </w:ins>
      <w:r w:rsidR="00A45372" w:rsidRPr="008E510D">
        <w:rPr>
          <w:lang w:val="en-US"/>
        </w:rPr>
        <w:t xml:space="preserve">HY_HydroFeature </w:t>
      </w:r>
      <w:ins w:id="1107" w:author="Lieberman, Joshua" w:date="2016-11-09T15:07:00Z">
        <w:r w:rsidR="00C253EC">
          <w:rPr>
            <w:lang w:val="en-US"/>
          </w:rPr>
          <w:t xml:space="preserve">type </w:t>
        </w:r>
      </w:ins>
      <w:r w:rsidR="00A45372" w:rsidRPr="008E510D">
        <w:rPr>
          <w:lang w:val="en-US"/>
        </w:rPr>
        <w:t xml:space="preserve">is defined to </w:t>
      </w:r>
      <w:del w:id="1108" w:author="Lieberman, Joshua" w:date="2016-11-09T15:07:00Z">
        <w:r w:rsidR="00A45372" w:rsidRPr="008E510D" w:rsidDel="00C253EC">
          <w:rPr>
            <w:lang w:val="en-US"/>
          </w:rPr>
          <w:delText>reflect the overall properties hydrologic features have such as</w:delText>
        </w:r>
      </w:del>
      <w:ins w:id="1109" w:author="Lieberman, Joshua" w:date="2016-11-09T15:07:00Z">
        <w:r w:rsidR="00C253EC">
          <w:rPr>
            <w:lang w:val="en-US"/>
          </w:rPr>
          <w:t>carry properties such as</w:t>
        </w:r>
      </w:ins>
      <w:r w:rsidR="00A45372" w:rsidRPr="008E510D">
        <w:rPr>
          <w:lang w:val="en-US"/>
        </w:rPr>
        <w:t xml:space="preserve"> identifier</w:t>
      </w:r>
      <w:r w:rsidR="00697554">
        <w:rPr>
          <w:lang w:val="en-US"/>
        </w:rPr>
        <w:t xml:space="preserve"> and </w:t>
      </w:r>
      <w:r w:rsidR="00A45372" w:rsidRPr="008E510D">
        <w:rPr>
          <w:lang w:val="en-US"/>
        </w:rPr>
        <w:t>name</w:t>
      </w:r>
      <w:ins w:id="1110" w:author="Lieberman, Joshua" w:date="2016-11-09T15:08:00Z">
        <w:r w:rsidR="00C253EC">
          <w:rPr>
            <w:lang w:val="en-US"/>
          </w:rPr>
          <w:t xml:space="preserve"> that all hydrologic features should have</w:t>
        </w:r>
      </w:ins>
      <w:r w:rsidR="00A45372" w:rsidRPr="008E510D">
        <w:rPr>
          <w:lang w:val="en-US"/>
        </w:rPr>
        <w:t>.</w:t>
      </w:r>
      <w:ins w:id="1111" w:author="Lieberman, Joshua" w:date="2016-11-09T15:08:00Z">
        <w:r w:rsidR="00C253EC">
          <w:rPr>
            <w:lang w:val="en-US"/>
          </w:rPr>
          <w:t xml:space="preserve"> </w:t>
        </w:r>
      </w:ins>
      <w:del w:id="1112" w:author="Lieberman, Joshua" w:date="2016-11-09T15:08:00Z">
        <w:r w:rsidR="00A45372" w:rsidRPr="008E510D" w:rsidDel="00C253EC">
          <w:rPr>
            <w:lang w:val="en-US"/>
          </w:rPr>
          <w:delText xml:space="preserve"> Special</w:delText>
        </w:r>
      </w:del>
      <w:ins w:id="1113" w:author="Lieberman, Joshua" w:date="2016-11-09T15:08:00Z">
        <w:r w:rsidR="00C253EC">
          <w:rPr>
            <w:lang w:val="en-US"/>
          </w:rPr>
          <w:t>Specific</w:t>
        </w:r>
      </w:ins>
      <w:r w:rsidR="00A45372" w:rsidRPr="008E510D">
        <w:rPr>
          <w:lang w:val="en-US"/>
        </w:rPr>
        <w:t xml:space="preserve"> feature types are </w:t>
      </w:r>
      <w:ins w:id="1114" w:author="Lieberman, Joshua" w:date="2016-11-09T15:08:00Z">
        <w:r w:rsidR="00C253EC">
          <w:rPr>
            <w:lang w:val="en-US"/>
          </w:rPr>
          <w:t xml:space="preserve">then derived from HY_Hydrofeature </w:t>
        </w:r>
      </w:ins>
      <w:del w:id="1115" w:author="Lieberman, Joshua" w:date="2016-11-09T15:08:00Z">
        <w:r w:rsidR="00A45372" w:rsidRPr="008E510D" w:rsidDel="00C253EC">
          <w:rPr>
            <w:lang w:val="en-US"/>
          </w:rPr>
          <w:delText xml:space="preserve">defined </w:delText>
        </w:r>
      </w:del>
      <w:r w:rsidR="00A45372" w:rsidRPr="008E510D">
        <w:rPr>
          <w:lang w:val="en-US"/>
        </w:rPr>
        <w:t xml:space="preserve">to reflect different aspects of hydrology </w:t>
      </w:r>
      <w:ins w:id="1116" w:author="Lieberman, Joshua" w:date="2016-11-09T15:09:00Z">
        <w:r w:rsidR="00C253EC">
          <w:rPr>
            <w:lang w:val="en-US"/>
          </w:rPr>
          <w:t>and carry properties specific to each aspect</w:t>
        </w:r>
      </w:ins>
      <w:del w:id="1117" w:author="Lieberman, Joshua" w:date="2016-11-09T15:09:00Z">
        <w:r w:rsidR="00A45372" w:rsidRPr="008E510D" w:rsidDel="00C253EC">
          <w:rPr>
            <w:lang w:val="en-US"/>
          </w:rPr>
          <w:delText>by the typical characteristics each specialization carries. Given the complexity of the domain</w:delText>
        </w:r>
        <w:r w:rsidR="00C2153A" w:rsidDel="00C253EC">
          <w:rPr>
            <w:lang w:val="en-US"/>
          </w:rPr>
          <w:delText>,</w:delText>
        </w:r>
        <w:r w:rsidR="00A45372" w:rsidRPr="008E510D" w:rsidDel="00C253EC">
          <w:rPr>
            <w:lang w:val="en-US"/>
          </w:rPr>
          <w:delText xml:space="preserve"> a wide range of possible properties may be relevant</w:delText>
        </w:r>
        <w:r w:rsidR="00C2153A" w:rsidDel="00C253EC">
          <w:rPr>
            <w:lang w:val="en-US"/>
          </w:rPr>
          <w:delText xml:space="preserve"> </w:delText>
        </w:r>
        <w:r w:rsidR="00C2153A" w:rsidRPr="008E510D" w:rsidDel="00C253EC">
          <w:rPr>
            <w:lang w:val="en-US"/>
          </w:rPr>
          <w:delText xml:space="preserve">for </w:delText>
        </w:r>
        <w:r w:rsidR="00C2153A" w:rsidDel="00C253EC">
          <w:rPr>
            <w:lang w:val="en-US"/>
          </w:rPr>
          <w:delText>a given</w:delText>
        </w:r>
        <w:r w:rsidR="00C2153A" w:rsidRPr="008E510D" w:rsidDel="00C253EC">
          <w:rPr>
            <w:lang w:val="en-US"/>
          </w:rPr>
          <w:delText xml:space="preserve"> hydrologic feature type</w:delText>
        </w:r>
      </w:del>
      <w:r w:rsidR="00A45372" w:rsidRPr="008E510D">
        <w:rPr>
          <w:lang w:val="en-US"/>
        </w:rPr>
        <w:t>.</w:t>
      </w:r>
      <w:ins w:id="1118" w:author="Lieberman, Joshua" w:date="2016-11-09T15:09:00Z">
        <w:r w:rsidR="00C253EC">
          <w:t xml:space="preserve"> </w:t>
        </w:r>
      </w:ins>
    </w:p>
    <w:p w14:paraId="6DE3C7CB" w14:textId="51CFC56C" w:rsidR="00A45372" w:rsidRPr="008E510D" w:rsidDel="003F2C1F" w:rsidRDefault="00467DE0" w:rsidP="00450C77">
      <w:pPr>
        <w:pStyle w:val="NormalWeb"/>
        <w:jc w:val="both"/>
        <w:rPr>
          <w:del w:id="1119" w:author="Lieberman, Joshua" w:date="2016-11-09T16:40:00Z"/>
          <w:lang w:val="en-US"/>
        </w:rPr>
      </w:pPr>
      <w:r w:rsidRPr="008E510D">
        <w:t xml:space="preserve">Figure </w:t>
      </w:r>
      <w:r>
        <w:t xml:space="preserve">1 also </w:t>
      </w:r>
      <w:del w:id="1120" w:author="Lieberman, Joshua" w:date="2016-11-09T15:14:00Z">
        <w:r w:rsidDel="00827B55">
          <w:delText xml:space="preserve">shows </w:delText>
        </w:r>
      </w:del>
      <w:del w:id="1121" w:author="Lieberman, Joshua" w:date="2016-11-09T15:09:00Z">
        <w:r w:rsidDel="00C253EC">
          <w:delText xml:space="preserve">how </w:delText>
        </w:r>
      </w:del>
      <w:ins w:id="1122" w:author="Lieberman, Joshua" w:date="2016-11-09T15:09:00Z">
        <w:r w:rsidR="00C253EC">
          <w:t xml:space="preserve">illustrates that </w:t>
        </w:r>
      </w:ins>
      <w:del w:id="1123" w:author="Lieberman, Joshua" w:date="2016-11-09T15:09:00Z">
        <w:r w:rsidDel="00C253EC">
          <w:delText>the</w:delText>
        </w:r>
        <w:r w:rsidR="00A45372" w:rsidRPr="008E510D" w:rsidDel="00C253EC">
          <w:rPr>
            <w:lang w:val="en-US"/>
          </w:rPr>
          <w:delText xml:space="preserve"> </w:delText>
        </w:r>
      </w:del>
      <w:r w:rsidR="00A45372" w:rsidRPr="008E510D">
        <w:rPr>
          <w:lang w:val="en-US"/>
        </w:rPr>
        <w:t xml:space="preserve">HY_Features </w:t>
      </w:r>
      <w:del w:id="1124" w:author="Lieberman, Joshua" w:date="2016-11-09T15:09:00Z">
        <w:r w:rsidR="00A45372" w:rsidRPr="008E510D" w:rsidDel="00C253EC">
          <w:rPr>
            <w:lang w:val="en-US"/>
          </w:rPr>
          <w:delText xml:space="preserve">model </w:delText>
        </w:r>
      </w:del>
      <w:ins w:id="1125" w:author="Lieberman, Joshua" w:date="2016-11-09T15:09:00Z">
        <w:r w:rsidR="00C253EC">
          <w:rPr>
            <w:lang w:val="en-US"/>
          </w:rPr>
          <w:t xml:space="preserve">features can </w:t>
        </w:r>
      </w:ins>
      <w:ins w:id="1126" w:author="Lieberman, Joshua" w:date="2016-11-09T15:10:00Z">
        <w:r w:rsidR="00C253EC">
          <w:rPr>
            <w:lang w:val="en-US"/>
          </w:rPr>
          <w:t>fill the role of</w:t>
        </w:r>
      </w:ins>
      <w:ins w:id="1127" w:author="Lieberman, Joshua" w:date="2016-11-09T15:09:00Z">
        <w:r w:rsidR="00C253EC">
          <w:rPr>
            <w:lang w:val="en-US"/>
          </w:rPr>
          <w:t xml:space="preserve"> </w:t>
        </w:r>
      </w:ins>
      <w:del w:id="1128" w:author="Lieberman, Joshua" w:date="2016-11-09T15:09:00Z">
        <w:r w:rsidDel="00C253EC">
          <w:rPr>
            <w:lang w:val="en-US"/>
          </w:rPr>
          <w:delText>allows</w:delText>
        </w:r>
        <w:r w:rsidR="00A45372" w:rsidRPr="008E510D" w:rsidDel="00C253EC">
          <w:rPr>
            <w:lang w:val="en-US"/>
          </w:rPr>
          <w:delText xml:space="preserve"> the </w:delText>
        </w:r>
      </w:del>
      <w:ins w:id="1129" w:author="Lieberman, Joshua" w:date="2016-11-09T15:10:00Z">
        <w:r w:rsidR="00C253EC">
          <w:rPr>
            <w:lang w:val="en-US"/>
          </w:rPr>
          <w:t>f</w:t>
        </w:r>
      </w:ins>
      <w:del w:id="1130" w:author="Lieberman, Joshua" w:date="2016-11-09T15:10:00Z">
        <w:r w:rsidR="00A45372" w:rsidRPr="008E510D" w:rsidDel="00C253EC">
          <w:rPr>
            <w:lang w:val="en-US"/>
          </w:rPr>
          <w:delText>f</w:delText>
        </w:r>
      </w:del>
      <w:r w:rsidR="00A45372" w:rsidRPr="008E510D">
        <w:rPr>
          <w:lang w:val="en-US"/>
        </w:rPr>
        <w:t>eature</w:t>
      </w:r>
      <w:ins w:id="1131" w:author="Lieberman, Joshua" w:date="2016-11-09T15:09:00Z">
        <w:r w:rsidR="00C253EC">
          <w:rPr>
            <w:lang w:val="en-US"/>
          </w:rPr>
          <w:t>s</w:t>
        </w:r>
      </w:ins>
      <w:r w:rsidR="00A45372" w:rsidRPr="008E510D">
        <w:rPr>
          <w:lang w:val="en-US"/>
        </w:rPr>
        <w:t xml:space="preserve">-of-interest </w:t>
      </w:r>
      <w:ins w:id="1132" w:author="Lieberman, Joshua" w:date="2016-11-09T15:10:00Z">
        <w:r w:rsidR="00C253EC">
          <w:rPr>
            <w:lang w:val="en-US"/>
          </w:rPr>
          <w:t xml:space="preserve">or sampling features for </w:t>
        </w:r>
      </w:ins>
      <w:ins w:id="1133" w:author="Lieberman, Joshua" w:date="2016-11-09T15:11:00Z">
        <w:r w:rsidR="00C253EC">
          <w:rPr>
            <w:lang w:val="en-US"/>
          </w:rPr>
          <w:t xml:space="preserve">hydrologic </w:t>
        </w:r>
      </w:ins>
      <w:ins w:id="1134" w:author="Lieberman, Joshua" w:date="2016-11-09T15:10:00Z">
        <w:r w:rsidR="00C253EC">
          <w:rPr>
            <w:lang w:val="en-US"/>
          </w:rPr>
          <w:t>observation data conforming</w:t>
        </w:r>
      </w:ins>
      <w:ins w:id="1135" w:author="Lieberman, Joshua" w:date="2016-11-09T15:11:00Z">
        <w:r w:rsidR="00C253EC">
          <w:rPr>
            <w:lang w:val="en-US"/>
          </w:rPr>
          <w:t xml:space="preserve"> to the </w:t>
        </w:r>
      </w:ins>
      <w:del w:id="1136" w:author="Lieberman, Joshua" w:date="2016-11-09T15:11:00Z">
        <w:r w:rsidR="00A45372" w:rsidRPr="008E510D" w:rsidDel="00C253EC">
          <w:rPr>
            <w:lang w:val="en-US"/>
          </w:rPr>
          <w:delText xml:space="preserve">concept of the </w:delText>
        </w:r>
      </w:del>
      <w:r w:rsidR="00A45372" w:rsidRPr="008E510D">
        <w:rPr>
          <w:lang w:val="en-US"/>
        </w:rPr>
        <w:t>Observation and Measurement (O&amp;M) model (ISO 19156:2011)</w:t>
      </w:r>
      <w:ins w:id="1137" w:author="Lieberman, Joshua" w:date="2016-11-09T15:11:00Z">
        <w:r w:rsidR="00827B55">
          <w:rPr>
            <w:lang w:val="en-US"/>
          </w:rPr>
          <w:t xml:space="preserve"> </w:t>
        </w:r>
      </w:ins>
      <w:ins w:id="1138" w:author="Lieberman, Joshua" w:date="2016-11-09T16:35:00Z">
        <w:r w:rsidR="00FD1FAD">
          <w:rPr>
            <w:lang w:val="en-US"/>
          </w:rPr>
          <w:t>or to hydro-speci</w:t>
        </w:r>
      </w:ins>
      <w:ins w:id="1139" w:author="Lieberman, Joshua" w:date="2016-11-09T15:11:00Z">
        <w:r w:rsidR="00827B55">
          <w:rPr>
            <w:lang w:val="en-US"/>
          </w:rPr>
          <w:t xml:space="preserve">fic O&amp;M profiles such as in </w:t>
        </w:r>
      </w:ins>
      <w:ins w:id="1140" w:author="Lieberman, Joshua" w:date="2016-11-09T16:35:00Z">
        <w:r w:rsidR="00FD1FAD">
          <w:rPr>
            <w:lang w:val="en-US"/>
          </w:rPr>
          <w:t xml:space="preserve">the </w:t>
        </w:r>
      </w:ins>
      <w:ins w:id="1141" w:author="Lieberman, Joshua" w:date="2016-11-09T15:11:00Z">
        <w:r w:rsidR="00827B55">
          <w:rPr>
            <w:lang w:val="en-US"/>
          </w:rPr>
          <w:t>WaterML 2</w:t>
        </w:r>
      </w:ins>
      <w:ins w:id="1142" w:author="Lieberman, Joshua" w:date="2016-11-09T16:36:00Z">
        <w:r w:rsidR="00FD1FAD">
          <w:rPr>
            <w:lang w:val="en-US"/>
          </w:rPr>
          <w:t xml:space="preserve"> suite</w:t>
        </w:r>
      </w:ins>
      <w:del w:id="1143" w:author="Lieberman, Joshua" w:date="2016-11-09T15:13:00Z">
        <w:r w:rsidR="00A45372" w:rsidRPr="008E510D" w:rsidDel="00827B55">
          <w:rPr>
            <w:lang w:val="en-US"/>
          </w:rPr>
          <w:delText xml:space="preserve"> </w:delText>
        </w:r>
      </w:del>
      <w:del w:id="1144" w:author="Lieberman, Joshua" w:date="2016-11-09T15:11:00Z">
        <w:r w:rsidR="00A45372" w:rsidRPr="008E510D" w:rsidDel="00C253EC">
          <w:rPr>
            <w:lang w:val="en-US"/>
          </w:rPr>
          <w:delText xml:space="preserve">to be realized for hydrologic observations. Depending on the application, the target of an observation may be a Domain Feature, like a water body, or a Sampling Feature, such as a stream gage, used as a proxy for a Domain Feature. </w:delText>
        </w:r>
      </w:del>
      <w:del w:id="1145" w:author="Lieberman, Joshua" w:date="2016-11-09T15:13:00Z">
        <w:r w:rsidR="00A45372" w:rsidRPr="008E510D" w:rsidDel="00827B55">
          <w:rPr>
            <w:lang w:val="en-US"/>
          </w:rPr>
          <w:delText xml:space="preserve">Specifically, observation-centric data models such as the WaterML2.0 implementation profiles of O&amp;M </w:delText>
        </w:r>
        <w:r w:rsidR="00944012" w:rsidDel="00827B55">
          <w:rPr>
            <w:lang w:val="en-US"/>
          </w:rPr>
          <w:delText xml:space="preserve">[4] </w:delText>
        </w:r>
        <w:r w:rsidR="00A45372" w:rsidRPr="008E510D" w:rsidDel="00827B55">
          <w:rPr>
            <w:lang w:val="en-US"/>
          </w:rPr>
          <w:delText>may use the concepts provided in this standard to identify domain-specific relationships between a sampling feature and the ultimate sampled feature</w:delText>
        </w:r>
      </w:del>
      <w:del w:id="1146" w:author="Lieberman, Joshua" w:date="2016-11-09T16:40:00Z">
        <w:r w:rsidR="00A45372" w:rsidRPr="008E510D" w:rsidDel="003F2C1F">
          <w:rPr>
            <w:lang w:val="en-US"/>
          </w:rPr>
          <w:delText>.</w:delText>
        </w:r>
      </w:del>
    </w:p>
    <w:p w14:paraId="252620C1" w14:textId="3BBEC927" w:rsidR="0001508C" w:rsidRPr="00825927" w:rsidRDefault="00146D92" w:rsidP="002B764B">
      <w:pPr>
        <w:pStyle w:val="NormalWeb"/>
        <w:jc w:val="both"/>
        <w:rPr>
          <w:lang w:val="en-US"/>
        </w:rPr>
      </w:pPr>
      <w:del w:id="1147" w:author="Lieberman, Joshua" w:date="2016-11-09T16:40:00Z">
        <w:r w:rsidDel="003F2C1F">
          <w:rPr>
            <w:lang w:val="en-US"/>
          </w:rPr>
          <w:delText>T</w:delText>
        </w:r>
        <w:r w:rsidR="00A45372" w:rsidRPr="008E510D" w:rsidDel="003F2C1F">
          <w:rPr>
            <w:lang w:val="en-US"/>
          </w:rPr>
          <w:delText>he model concepts may be used to describe the relationships of observation re</w:delText>
        </w:r>
        <w:r w:rsidR="0005794C" w:rsidDel="003F2C1F">
          <w:rPr>
            <w:lang w:val="en-US"/>
          </w:rPr>
          <w:delText>sults to the hydrologic</w:delText>
        </w:r>
      </w:del>
      <w:del w:id="1148" w:author="Lieberman, Joshua" w:date="2016-11-09T15:13:00Z">
        <w:r w:rsidR="0005794C" w:rsidDel="00827B55">
          <w:rPr>
            <w:lang w:val="en-US"/>
          </w:rPr>
          <w:delText xml:space="preserve"> </w:delText>
        </w:r>
      </w:del>
      <w:del w:id="1149" w:author="Lieberman, Joshua" w:date="2016-11-09T16:40:00Z">
        <w:r w:rsidR="0005794C" w:rsidDel="003F2C1F">
          <w:rPr>
            <w:lang w:val="en-US"/>
          </w:rPr>
          <w:delText>feature-of-</w:delText>
        </w:r>
        <w:r w:rsidR="00A45372" w:rsidRPr="008E510D" w:rsidDel="003F2C1F">
          <w:rPr>
            <w:lang w:val="en-US"/>
          </w:rPr>
          <w:delText>interest they are meant to represent and to</w:delText>
        </w:r>
        <w:r w:rsidR="0005794C" w:rsidDel="003F2C1F">
          <w:rPr>
            <w:lang w:val="en-US"/>
          </w:rPr>
          <w:delText xml:space="preserve"> help</w:delText>
        </w:r>
        <w:r w:rsidR="00A45372" w:rsidRPr="008E510D" w:rsidDel="003F2C1F">
          <w:rPr>
            <w:lang w:val="en-US"/>
          </w:rPr>
          <w:delText xml:space="preserve"> link spatial </w:delText>
        </w:r>
        <w:r w:rsidR="002B764B" w:rsidDel="003F2C1F">
          <w:rPr>
            <w:lang w:val="en-US"/>
          </w:rPr>
          <w:delText>and</w:delText>
        </w:r>
        <w:r w:rsidR="00A45372" w:rsidRPr="008E510D" w:rsidDel="003F2C1F">
          <w:rPr>
            <w:lang w:val="en-US"/>
          </w:rPr>
          <w:delText xml:space="preserve"> non-spatial hydrologic data. In particular</w:delText>
        </w:r>
        <w:r w:rsidR="002B764B" w:rsidRPr="00AC412E" w:rsidDel="003F2C1F">
          <w:rPr>
            <w:lang w:val="en-US"/>
          </w:rPr>
          <w:delText>,</w:delText>
        </w:r>
        <w:r w:rsidR="00A45372" w:rsidRPr="00AC412E" w:rsidDel="003F2C1F">
          <w:rPr>
            <w:lang w:val="en-US"/>
          </w:rPr>
          <w:delText xml:space="preserve"> </w:delText>
        </w:r>
        <w:r w:rsidR="00D42844" w:rsidRPr="00AC412E" w:rsidDel="003F2C1F">
          <w:rPr>
            <w:lang w:val="en-US"/>
          </w:rPr>
          <w:delText xml:space="preserve">this model </w:delText>
        </w:r>
        <w:r w:rsidR="0005794C" w:rsidRPr="00AC412E" w:rsidDel="003F2C1F">
          <w:rPr>
            <w:lang w:val="en-US"/>
          </w:rPr>
          <w:delText xml:space="preserve">provides a standard terminology that </w:delText>
        </w:r>
        <w:r w:rsidR="00D42844" w:rsidRPr="00AC412E" w:rsidDel="003F2C1F">
          <w:rPr>
            <w:lang w:val="en-US"/>
          </w:rPr>
          <w:delText>support</w:delText>
        </w:r>
        <w:r w:rsidR="0005794C" w:rsidRPr="00AC412E" w:rsidDel="003F2C1F">
          <w:rPr>
            <w:lang w:val="en-US"/>
          </w:rPr>
          <w:delText>s</w:delText>
        </w:r>
        <w:r w:rsidR="00D42844" w:rsidRPr="00AC412E" w:rsidDel="003F2C1F">
          <w:rPr>
            <w:lang w:val="en-US"/>
          </w:rPr>
          <w:delText xml:space="preserve"> </w:delText>
        </w:r>
        <w:r w:rsidR="0005794C" w:rsidRPr="00AC412E" w:rsidDel="003F2C1F">
          <w:rPr>
            <w:lang w:val="en-US"/>
          </w:rPr>
          <w:delText>semantic</w:delText>
        </w:r>
        <w:r w:rsidR="00AC412E" w:rsidRPr="00AC412E" w:rsidDel="003F2C1F">
          <w:rPr>
            <w:lang w:val="en-US"/>
          </w:rPr>
          <w:delText xml:space="preserve"> interoperability and formalizes</w:delText>
        </w:r>
        <w:r w:rsidR="00D42844" w:rsidRPr="00AC412E" w:rsidDel="003F2C1F">
          <w:rPr>
            <w:lang w:val="en-US"/>
          </w:rPr>
          <w:delText xml:space="preserve"> information relationships and </w:delText>
        </w:r>
        <w:r w:rsidR="00AC412E" w:rsidRPr="00AC412E" w:rsidDel="003F2C1F">
          <w:rPr>
            <w:lang w:val="en-US"/>
          </w:rPr>
          <w:delText>constraints</w:delText>
        </w:r>
        <w:r w:rsidR="00D42844" w:rsidRPr="00AC412E" w:rsidDel="003F2C1F">
          <w:rPr>
            <w:lang w:val="en-US"/>
          </w:rPr>
          <w:delText xml:space="preserve"> </w:delText>
        </w:r>
        <w:r w:rsidR="00AC412E" w:rsidRPr="00AC412E" w:rsidDel="003F2C1F">
          <w:rPr>
            <w:lang w:val="en-US"/>
          </w:rPr>
          <w:delText>for</w:delText>
        </w:r>
        <w:r w:rsidR="00D42844" w:rsidRPr="00AC412E" w:rsidDel="003F2C1F">
          <w:rPr>
            <w:lang w:val="en-US"/>
          </w:rPr>
          <w:delText xml:space="preserve"> data sharing and system communication.</w:delText>
        </w:r>
        <w:r w:rsidR="00D42844" w:rsidDel="003F2C1F">
          <w:rPr>
            <w:lang w:val="en-US"/>
          </w:rPr>
          <w:delText xml:space="preserve"> </w:delText>
        </w:r>
        <w:r w:rsidR="00191A84" w:rsidDel="003F2C1F">
          <w:rPr>
            <w:lang w:val="en-US"/>
          </w:rPr>
          <w:delText>T</w:delText>
        </w:r>
        <w:r w:rsidR="00A45372" w:rsidRPr="008E510D" w:rsidDel="003F2C1F">
          <w:rPr>
            <w:lang w:val="en-US"/>
          </w:rPr>
          <w:delText xml:space="preserve">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delText>
        </w:r>
        <w:r w:rsidR="002B764B" w:rsidDel="003F2C1F">
          <w:rPr>
            <w:lang w:val="en-US"/>
          </w:rPr>
          <w:delText>for</w:delText>
        </w:r>
        <w:r w:rsidR="00A45372" w:rsidRPr="008E510D" w:rsidDel="003F2C1F">
          <w:rPr>
            <w:lang w:val="en-US"/>
          </w:rPr>
          <w:delText xml:space="preserve"> automat</w:delText>
        </w:r>
        <w:r w:rsidR="002B764B" w:rsidDel="003F2C1F">
          <w:rPr>
            <w:lang w:val="en-US"/>
          </w:rPr>
          <w:delText>ed workflows and data product</w:delText>
        </w:r>
        <w:r w:rsidR="00A45372" w:rsidRPr="008E510D" w:rsidDel="003F2C1F">
          <w:rPr>
            <w:lang w:val="en-US"/>
          </w:rPr>
          <w:delText xml:space="preserve"> generat</w:delText>
        </w:r>
        <w:r w:rsidR="002B764B" w:rsidDel="003F2C1F">
          <w:rPr>
            <w:lang w:val="en-US"/>
          </w:rPr>
          <w:delText>ion</w:delText>
        </w:r>
      </w:del>
      <w:r w:rsidR="002B764B">
        <w:rPr>
          <w:lang w:val="en-US"/>
        </w:rPr>
        <w:t>.</w:t>
      </w:r>
    </w:p>
    <w:p w14:paraId="42C34236" w14:textId="5419C9BD" w:rsidR="00810C46" w:rsidRPr="008E510D" w:rsidRDefault="000E6C4D" w:rsidP="00E84282">
      <w:pPr>
        <w:keepNext/>
        <w:jc w:val="center"/>
      </w:pPr>
      <w:r>
        <w:rPr>
          <w:noProof/>
        </w:rPr>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50A5CD94" w:rsidR="00810C46" w:rsidRPr="008E510D" w:rsidRDefault="00810C46" w:rsidP="006D2CB5">
      <w:pPr>
        <w:pStyle w:val="OGCFigure"/>
      </w:pPr>
      <w:bookmarkStart w:id="1150" w:name="_Ref399339259"/>
      <w:bookmarkStart w:id="1151" w:name="_Toc467163142"/>
      <w:r w:rsidRPr="008E510D">
        <w:t xml:space="preserve">Figure </w:t>
      </w:r>
      <w:r w:rsidR="00C75574">
        <w:fldChar w:fldCharType="begin"/>
      </w:r>
      <w:r w:rsidR="00C75574">
        <w:instrText xml:space="preserve"> SEQ Figure \* ARABIC </w:instrText>
      </w:r>
      <w:r w:rsidR="00C75574">
        <w:fldChar w:fldCharType="separate"/>
      </w:r>
      <w:r w:rsidR="00DA7491">
        <w:rPr>
          <w:noProof/>
        </w:rPr>
        <w:t>1</w:t>
      </w:r>
      <w:r w:rsidR="00C75574">
        <w:rPr>
          <w:noProof/>
        </w:rPr>
        <w:fldChar w:fldCharType="end"/>
      </w:r>
      <w:bookmarkEnd w:id="1150"/>
      <w:r w:rsidRPr="008E510D">
        <w:t>: HY_Features in the context of the OGC Abstract Specification</w:t>
      </w:r>
      <w:ins w:id="1152" w:author="Lieberman, Joshua" w:date="2016-11-09T16:41:00Z">
        <w:r w:rsidR="003F2C1F">
          <w:t xml:space="preserve"> as well as Observations &amp; Measurements</w:t>
        </w:r>
      </w:ins>
      <w:bookmarkEnd w:id="1151"/>
      <w:del w:id="1153" w:author="Lieberman, Joshua" w:date="2016-11-09T16:41:00Z">
        <w:r w:rsidRPr="008E510D" w:rsidDel="003F2C1F">
          <w:delText>s</w:delText>
        </w:r>
      </w:del>
    </w:p>
    <w:p w14:paraId="7EAE6BE3" w14:textId="77777777" w:rsidR="00B628D4" w:rsidRPr="008E510D" w:rsidRDefault="00B628D4" w:rsidP="00834E29">
      <w:pPr>
        <w:pStyle w:val="Heading1"/>
        <w:jc w:val="both"/>
      </w:pPr>
      <w:bookmarkStart w:id="1154" w:name="_Toc458775719"/>
      <w:bookmarkStart w:id="1155" w:name="_Toc467226134"/>
      <w:r w:rsidRPr="008E510D">
        <w:t>Conformance</w:t>
      </w:r>
      <w:bookmarkEnd w:id="1154"/>
      <w:bookmarkEnd w:id="1155"/>
    </w:p>
    <w:p w14:paraId="375CF68C" w14:textId="588B1739" w:rsidR="003F1661" w:rsidRDefault="00A45372" w:rsidP="00450C77">
      <w:pPr>
        <w:spacing w:before="100" w:beforeAutospacing="1" w:after="100" w:afterAutospacing="1"/>
        <w:jc w:val="both"/>
        <w:rPr>
          <w:ins w:id="1156" w:author="Lieberman, Joshua" w:date="2016-11-09T17:16:00Z"/>
        </w:rPr>
      </w:pPr>
      <w:r w:rsidRPr="008E510D">
        <w:t xml:space="preserve">This standard defines </w:t>
      </w:r>
      <w:del w:id="1157" w:author="Lieberman, Joshua" w:date="2016-11-09T17:04:00Z">
        <w:r w:rsidRPr="008E510D" w:rsidDel="00E60398">
          <w:delText xml:space="preserve">the </w:delText>
        </w:r>
      </w:del>
      <w:ins w:id="1158" w:author="Lieberman, Joshua" w:date="2016-11-09T17:04:00Z">
        <w:r w:rsidR="00E60398">
          <w:t>a</w:t>
        </w:r>
        <w:r w:rsidR="00E60398" w:rsidRPr="008E510D">
          <w:t xml:space="preserve"> </w:t>
        </w:r>
      </w:ins>
      <w:r w:rsidRPr="008E510D">
        <w:t xml:space="preserve">conceptual model for </w:t>
      </w:r>
      <w:del w:id="1159" w:author="Lieberman, Joshua" w:date="2016-11-09T17:04:00Z">
        <w:r w:rsidRPr="008E510D" w:rsidDel="008E1588">
          <w:delText xml:space="preserve">identification of </w:delText>
        </w:r>
      </w:del>
      <w:r w:rsidRPr="008E510D">
        <w:t xml:space="preserve">hydrologic features and their fundamental relationships. </w:t>
      </w:r>
      <w:del w:id="1160" w:author="Lieberman, Joshua" w:date="2016-11-09T17:09:00Z">
        <w:r w:rsidRPr="008E510D" w:rsidDel="00CD3828">
          <w:delText xml:space="preserve">The </w:delText>
        </w:r>
      </w:del>
      <w:ins w:id="1161" w:author="Lieberman, Joshua" w:date="2016-11-09T17:09:00Z">
        <w:r w:rsidR="001C56DE">
          <w:t>Requirements fo</w:t>
        </w:r>
      </w:ins>
      <w:ins w:id="1162" w:author="Lieberman, Joshua" w:date="2016-11-09T22:10:00Z">
        <w:r w:rsidR="001C3991">
          <w:t>r</w:t>
        </w:r>
      </w:ins>
      <w:ins w:id="1163" w:author="Lieberman, Joshua" w:date="2016-11-09T17:09:00Z">
        <w:r w:rsidR="001C56DE">
          <w:t xml:space="preserve"> c</w:t>
        </w:r>
        <w:r w:rsidR="00CD3828">
          <w:t>onformance with the</w:t>
        </w:r>
        <w:r w:rsidR="00CD3828" w:rsidRPr="008E510D">
          <w:t xml:space="preserve"> </w:t>
        </w:r>
      </w:ins>
      <w:r w:rsidRPr="008E510D">
        <w:t xml:space="preserve">conceptual model </w:t>
      </w:r>
      <w:ins w:id="1164" w:author="Lieberman, Joshua" w:date="2016-11-09T21:47:00Z">
        <w:r w:rsidR="001C56DE">
          <w:t>are</w:t>
        </w:r>
      </w:ins>
      <w:ins w:id="1165" w:author="Lieberman, Joshua" w:date="2016-11-09T17:09:00Z">
        <w:r w:rsidR="00CD3828">
          <w:t xml:space="preserve"> defined for two types of implementation targets</w:t>
        </w:r>
      </w:ins>
      <w:del w:id="1166" w:author="Lieberman, Joshua" w:date="2016-11-09T17:09:00Z">
        <w:r w:rsidRPr="008E510D" w:rsidDel="00CD3828">
          <w:delText>may be used in two ways</w:delText>
        </w:r>
      </w:del>
      <w:r w:rsidRPr="008E510D">
        <w:t xml:space="preserve">: a) </w:t>
      </w:r>
      <w:del w:id="1167" w:author="Lieberman, Joshua" w:date="2016-11-09T17:10:00Z">
        <w:r w:rsidRPr="008E510D" w:rsidDel="00CD3828">
          <w:delText xml:space="preserve">to derive </w:delText>
        </w:r>
      </w:del>
      <w:r w:rsidRPr="008E510D">
        <w:t xml:space="preserve">implementation </w:t>
      </w:r>
      <w:del w:id="1168" w:author="Lieberman, Joshua" w:date="2016-11-09T17:10:00Z">
        <w:r w:rsidRPr="008E510D" w:rsidDel="00CD3828">
          <w:delText>classes for data exchange</w:delText>
        </w:r>
      </w:del>
      <w:ins w:id="1169" w:author="Lieberman, Joshua" w:date="2016-11-09T17:10:00Z">
        <w:r w:rsidR="00CD3828">
          <w:t xml:space="preserve">schemas for </w:t>
        </w:r>
      </w:ins>
      <w:ins w:id="1170" w:author="Lieberman, Joshua" w:date="2016-11-09T17:15:00Z">
        <w:r w:rsidR="004D696A">
          <w:t xml:space="preserve">representation of </w:t>
        </w:r>
      </w:ins>
      <w:ins w:id="1171" w:author="Lieberman, Joshua" w:date="2016-11-09T17:10:00Z">
        <w:r w:rsidR="00CD3828">
          <w:t>hydrologic data</w:t>
        </w:r>
      </w:ins>
      <w:r w:rsidRPr="008E510D">
        <w:t xml:space="preserve"> or b) </w:t>
      </w:r>
      <w:ins w:id="1172" w:author="Lieberman, Joshua" w:date="2016-11-09T22:10:00Z">
        <w:r w:rsidR="001C3991">
          <w:t xml:space="preserve">implementation </w:t>
        </w:r>
      </w:ins>
      <w:del w:id="1173" w:author="Lieberman, Joshua" w:date="2016-11-09T17:11:00Z">
        <w:r w:rsidRPr="008E510D" w:rsidDel="00CD3828">
          <w:delText>via reference (</w:delText>
        </w:r>
      </w:del>
      <w:ins w:id="1174" w:author="Lieberman, Joshua" w:date="2016-11-09T17:11:00Z">
        <w:r w:rsidR="00CD3828">
          <w:t xml:space="preserve">mappings between terms or concepts from </w:t>
        </w:r>
      </w:ins>
      <w:ins w:id="1175" w:author="Lieberman, Joshua" w:date="2016-11-09T17:12:00Z">
        <w:r w:rsidR="00CD3828">
          <w:t xml:space="preserve">two or more </w:t>
        </w:r>
      </w:ins>
      <w:ins w:id="1176" w:author="Lieberman, Joshua" w:date="2016-11-09T17:11:00Z">
        <w:r w:rsidR="00CD3828">
          <w:t>other existing</w:t>
        </w:r>
      </w:ins>
      <w:ins w:id="1177" w:author="Lieberman, Joshua" w:date="2016-11-09T17:13:00Z">
        <w:r w:rsidR="00CD3828">
          <w:t xml:space="preserve"> hydro data </w:t>
        </w:r>
      </w:ins>
      <w:ins w:id="1178" w:author="Lieberman, Joshua" w:date="2016-11-16T16:09:00Z">
        <w:r w:rsidR="007D2A65">
          <w:t>schemas</w:t>
        </w:r>
      </w:ins>
      <w:ins w:id="1179" w:author="Lieberman, Joshua" w:date="2016-11-09T17:11:00Z">
        <w:r w:rsidR="00CD3828">
          <w:t xml:space="preserve"> </w:t>
        </w:r>
      </w:ins>
      <w:del w:id="1180" w:author="Lieberman, Joshua" w:date="2016-11-09T17:13:00Z">
        <w:r w:rsidRPr="008E510D" w:rsidDel="00CD3828">
          <w:delText>referred to here as mapping) from terms used in an implementation to the</w:delText>
        </w:r>
      </w:del>
      <w:ins w:id="1181" w:author="Lieberman, Joshua" w:date="2016-11-09T17:13:00Z">
        <w:r w:rsidR="00CD3828">
          <w:t xml:space="preserve">based on </w:t>
        </w:r>
      </w:ins>
      <w:ins w:id="1182" w:author="Lieberman, Joshua" w:date="2016-11-09T22:11:00Z">
        <w:r w:rsidR="001C3991">
          <w:t>common intermediary</w:t>
        </w:r>
      </w:ins>
      <w:del w:id="1183" w:author="Lieberman, Joshua" w:date="2016-11-09T22:11:00Z">
        <w:r w:rsidRPr="008E510D" w:rsidDel="001C3991">
          <w:delText xml:space="preserve"> </w:delText>
        </w:r>
      </w:del>
      <w:del w:id="1184" w:author="Lieberman, Joshua" w:date="2016-11-09T17:13:00Z">
        <w:r w:rsidRPr="008E510D" w:rsidDel="00CD3828">
          <w:delText xml:space="preserve">equivalent terms in the </w:delText>
        </w:r>
      </w:del>
      <w:ins w:id="1185" w:author="Lieberman, Joshua" w:date="2016-11-09T17:13:00Z">
        <w:r w:rsidR="00CD3828">
          <w:t xml:space="preserve"> </w:t>
        </w:r>
      </w:ins>
      <w:r w:rsidRPr="008E510D">
        <w:t xml:space="preserve">HY_Features </w:t>
      </w:r>
      <w:del w:id="1186" w:author="Lieberman, Joshua" w:date="2016-11-09T17:13:00Z">
        <w:r w:rsidRPr="008E510D" w:rsidDel="00CD3828">
          <w:delText>model</w:delText>
        </w:r>
      </w:del>
      <w:ins w:id="1187" w:author="Lieberman, Joshua" w:date="2016-11-09T17:13:00Z">
        <w:r w:rsidR="00CD3828">
          <w:t>concepts</w:t>
        </w:r>
      </w:ins>
      <w:r w:rsidRPr="008E510D">
        <w:t xml:space="preserve">. </w:t>
      </w:r>
      <w:ins w:id="1188" w:author="Lieberman, Joshua" w:date="2016-11-09T17:17:00Z">
        <w:r w:rsidR="003F1661">
          <w:t xml:space="preserve">Any conformant implementations are required to satisfy the requirements defined in </w:t>
        </w:r>
      </w:ins>
      <w:ins w:id="1189" w:author="Lieberman, Joshua" w:date="2016-11-09T18:24:00Z">
        <w:r w:rsidR="005C59DE">
          <w:t>Clause</w:t>
        </w:r>
      </w:ins>
      <w:ins w:id="1190" w:author="Lieberman, Joshua" w:date="2016-11-09T17:17:00Z">
        <w:r w:rsidR="003F1661">
          <w:t xml:space="preserve"> 7 of this document for the </w:t>
        </w:r>
      </w:ins>
      <w:ins w:id="1191" w:author="Lieberman, Joshua" w:date="2016-11-09T21:47:00Z">
        <w:r w:rsidR="001C56DE">
          <w:t>requirements</w:t>
        </w:r>
      </w:ins>
      <w:ins w:id="1192" w:author="Lieberman, Joshua" w:date="2016-11-09T17:17:00Z">
        <w:r w:rsidR="003F1661">
          <w:t xml:space="preserve"> class</w:t>
        </w:r>
      </w:ins>
      <w:ins w:id="1193" w:author="Lieberman, Joshua" w:date="2016-11-09T17:23:00Z">
        <w:r w:rsidR="00AF163D">
          <w:t>(es)</w:t>
        </w:r>
      </w:ins>
      <w:ins w:id="1194" w:author="Lieberman, Joshua" w:date="2016-11-09T17:17:00Z">
        <w:r w:rsidR="003F1661">
          <w:t xml:space="preserve"> with which they assert conformance. This is true whether the implementation is explicit in the case of a schema (such as an OWL/RDF ontology</w:t>
        </w:r>
      </w:ins>
      <w:ins w:id="1195" w:author="Lieberman, Joshua" w:date="2016-11-09T17:24:00Z">
        <w:r w:rsidR="00AF163D">
          <w:t xml:space="preserve"> or XML schema</w:t>
        </w:r>
      </w:ins>
      <w:ins w:id="1196" w:author="Lieberman, Joshua" w:date="2016-11-09T17:17:00Z">
        <w:r w:rsidR="003F1661">
          <w:t>) or implicit in the case of common concept</w:t>
        </w:r>
      </w:ins>
      <w:ins w:id="1197" w:author="Lieberman, Joshua" w:date="2016-11-09T17:25:00Z">
        <w:r w:rsidR="00AF163D">
          <w:t>s</w:t>
        </w:r>
      </w:ins>
      <w:ins w:id="1198" w:author="Lieberman, Joshua" w:date="2016-11-09T17:17:00Z">
        <w:r w:rsidR="003F1661">
          <w:t xml:space="preserve"> for </w:t>
        </w:r>
      </w:ins>
      <w:ins w:id="1199" w:author="Lieberman, Joshua" w:date="2016-11-09T17:22:00Z">
        <w:r w:rsidR="00AF163D">
          <w:t xml:space="preserve">a </w:t>
        </w:r>
      </w:ins>
      <w:ins w:id="1200" w:author="Lieberman, Joshua" w:date="2016-11-09T17:17:00Z">
        <w:r w:rsidR="003F1661">
          <w:t>schema mapping</w:t>
        </w:r>
      </w:ins>
      <w:ins w:id="1201" w:author="Lieberman, Joshua" w:date="2016-11-09T17:24:00Z">
        <w:r w:rsidR="00AF163D">
          <w:t xml:space="preserve"> (such as an XSLT </w:t>
        </w:r>
      </w:ins>
      <w:ins w:id="1202" w:author="Lieberman, Joshua" w:date="2016-11-16T16:09:00Z">
        <w:r w:rsidR="007D2A65">
          <w:t>rule</w:t>
        </w:r>
      </w:ins>
      <w:ins w:id="1203" w:author="Lieberman, Joshua" w:date="2016-11-09T17:24:00Z">
        <w:r w:rsidR="00AF163D">
          <w:t>)</w:t>
        </w:r>
      </w:ins>
      <w:ins w:id="1204" w:author="Lieberman, Joshua" w:date="2016-11-09T17:17:00Z">
        <w:r w:rsidR="003F1661">
          <w:t>. The accuracy or detail</w:t>
        </w:r>
      </w:ins>
      <w:ins w:id="1205" w:author="Lieberman, Joshua" w:date="2016-11-09T17:22:00Z">
        <w:r w:rsidR="00AF163D">
          <w:t xml:space="preserve"> </w:t>
        </w:r>
      </w:ins>
      <w:ins w:id="1206" w:author="Lieberman, Joshua" w:date="2016-11-09T17:17:00Z">
        <w:r w:rsidR="003F1661">
          <w:t>with which a</w:t>
        </w:r>
      </w:ins>
      <w:ins w:id="1207" w:author="Lieberman, Joshua" w:date="2016-11-09T17:20:00Z">
        <w:r w:rsidR="003F1661">
          <w:t xml:space="preserve">n external term is mapped to a HY_Features </w:t>
        </w:r>
      </w:ins>
      <w:ins w:id="1208" w:author="Lieberman, Joshua" w:date="2016-11-09T17:25:00Z">
        <w:r w:rsidR="00AF163D">
          <w:t xml:space="preserve">common </w:t>
        </w:r>
      </w:ins>
      <w:ins w:id="1209" w:author="Lieberman, Joshua" w:date="2016-11-09T17:20:00Z">
        <w:r w:rsidR="003F1661">
          <w:t>concept is beyond th</w:t>
        </w:r>
        <w:r w:rsidR="00DB53CC">
          <w:t>e scope of this standard, as is</w:t>
        </w:r>
      </w:ins>
      <w:ins w:id="1210" w:author="Lieberman, Joshua" w:date="2016-11-09T17:33:00Z">
        <w:r w:rsidR="00DB53CC">
          <w:t xml:space="preserve"> specification of a particular concept mapping methodology</w:t>
        </w:r>
      </w:ins>
      <w:ins w:id="1211" w:author="Lieberman, Joshua" w:date="2016-11-09T17:34:00Z">
        <w:r w:rsidR="00DB53CC">
          <w:t>.</w:t>
        </w:r>
      </w:ins>
    </w:p>
    <w:p w14:paraId="7080F3C5" w14:textId="2E56376F" w:rsidR="00A45372" w:rsidRPr="008E510D" w:rsidDel="00AF163D" w:rsidRDefault="00A45372" w:rsidP="00450C77">
      <w:pPr>
        <w:spacing w:before="100" w:beforeAutospacing="1" w:after="100" w:afterAutospacing="1"/>
        <w:jc w:val="both"/>
        <w:rPr>
          <w:del w:id="1212" w:author="Lieberman, Joshua" w:date="2016-11-09T17:26:00Z"/>
        </w:rPr>
      </w:pPr>
      <w:del w:id="1213" w:author="Lieberman, Joshua" w:date="2016-11-09T17:26:00Z">
        <w:r w:rsidRPr="008E510D" w:rsidDel="00AF163D">
          <w:delText>The form of such a mapping is not specified in this s</w:delText>
        </w:r>
        <w:r w:rsidR="00AC412E" w:rsidDel="00AF163D">
          <w:delText>tandard, but in general there should be</w:delText>
        </w:r>
        <w:r w:rsidRPr="008E510D" w:rsidDel="00AF163D">
          <w:delText xml:space="preserve"> correspondence expected between particular implementations of hydrologic features and realized HY_Features concepts. </w:delText>
        </w:r>
        <w:r w:rsidRPr="00AC412E" w:rsidDel="00AF163D">
          <w:delText>There will be an exact correspondence</w:delText>
        </w:r>
        <w:r w:rsidR="00AC412E" w:rsidRPr="00AC412E" w:rsidDel="00AF163D">
          <w:delText>,</w:delText>
        </w:r>
        <w:r w:rsidRPr="00AC412E" w:rsidDel="00AF163D">
          <w:delText xml:space="preserve"> or a correspondence to a specialization</w:delText>
        </w:r>
        <w:r w:rsidR="00AC412E" w:rsidRPr="00AC412E" w:rsidDel="00AF163D">
          <w:delText>,</w:delText>
        </w:r>
        <w:r w:rsidRPr="00AC412E" w:rsidDel="00AF163D">
          <w:delText xml:space="preserve"> of a HY_Features class with narrower scope. Since no technical semantic mapping standard is supported by the OGC standards </w:delText>
        </w:r>
        <w:r w:rsidR="00AC412E" w:rsidRPr="00AC412E" w:rsidDel="00AF163D">
          <w:delText xml:space="preserve">baseline at this time, only </w:delText>
        </w:r>
        <w:r w:rsidRPr="00AC412E" w:rsidDel="00AF163D">
          <w:delText xml:space="preserve">requirements </w:delText>
        </w:r>
        <w:r w:rsidR="00AC412E" w:rsidRPr="00AC412E" w:rsidDel="00AF163D">
          <w:delText xml:space="preserve">concerning expressivity </w:delText>
        </w:r>
        <w:r w:rsidRPr="00AC412E" w:rsidDel="00AF163D">
          <w:delText>of mappings are specified in conformance cla</w:delText>
        </w:r>
        <w:r w:rsidR="0026671F" w:rsidRPr="00AC412E" w:rsidDel="00AF163D">
          <w:delText>s</w:delText>
        </w:r>
        <w:r w:rsidRPr="00AC412E" w:rsidDel="00AF163D">
          <w:delText>ses.</w:delText>
        </w:r>
        <w:r w:rsidR="00456A0D" w:rsidRPr="00AC412E" w:rsidDel="00AF163D">
          <w:delText xml:space="preserve"> However, a semantic mapping implementation itself could be considered to be a</w:delText>
        </w:r>
        <w:r w:rsidR="00AC412E" w:rsidRPr="00AC412E" w:rsidDel="00AF163D">
          <w:delText>n</w:delText>
        </w:r>
        <w:r w:rsidR="00456A0D" w:rsidRPr="00AC412E" w:rsidDel="00AF163D">
          <w:delText xml:space="preserve"> OGC HY_Features standardization target, but is not in the scope of this standard.</w:delText>
        </w:r>
        <w:r w:rsidR="00456A0D" w:rsidDel="00AF163D">
          <w:rPr>
            <w:b/>
          </w:rPr>
          <w:delText xml:space="preserve"> </w:delText>
        </w:r>
      </w:del>
    </w:p>
    <w:p w14:paraId="715815BE" w14:textId="427A5415" w:rsidR="002D6E67" w:rsidRPr="00AC412E" w:rsidRDefault="001D20FF" w:rsidP="002D6E67">
      <w:pPr>
        <w:spacing w:before="100" w:beforeAutospacing="1" w:after="100" w:afterAutospacing="1"/>
        <w:jc w:val="both"/>
      </w:pPr>
      <w:ins w:id="1214" w:author="Lieberman, Joshua" w:date="2016-11-16T22:34:00Z">
        <w:r>
          <w:t>A</w:t>
        </w:r>
      </w:ins>
      <w:del w:id="1215" w:author="Lieberman, Joshua" w:date="2016-11-16T22:34:00Z">
        <w:r w:rsidR="002D6E67" w:rsidRPr="00AC412E" w:rsidDel="001D20FF">
          <w:delText>The a</w:delText>
        </w:r>
      </w:del>
      <w:r w:rsidR="002D6E67" w:rsidRPr="00AC412E">
        <w:t>nnexes C-F of this document provide</w:t>
      </w:r>
      <w:ins w:id="1216" w:author="Lieberman, Joshua" w:date="2016-11-09T17:34:00Z">
        <w:r w:rsidR="00DB53CC">
          <w:t xml:space="preserve">, </w:t>
        </w:r>
      </w:ins>
      <w:ins w:id="1217" w:author="Lieberman, Joshua" w:date="2016-11-16T22:34:00Z">
        <w:r>
          <w:t>nevertheless</w:t>
        </w:r>
      </w:ins>
      <w:ins w:id="1218" w:author="Lieberman, Joshua" w:date="2016-11-09T17:34:00Z">
        <w:r w:rsidR="00DB53CC">
          <w:t>,</w:t>
        </w:r>
      </w:ins>
      <w:r w:rsidR="002D6E67" w:rsidRPr="00AC412E">
        <w:t xml:space="preserve"> </w:t>
      </w:r>
      <w:del w:id="1219" w:author="Lieberman, Joshua" w:date="2016-11-09T17:26:00Z">
        <w:r w:rsidR="002D6E67" w:rsidRPr="00AC412E" w:rsidDel="00AF163D">
          <w:delText>examples for a ‘descriptive</w:delText>
        </w:r>
      </w:del>
      <w:ins w:id="1220" w:author="Lieberman, Joshua" w:date="2016-11-16T22:34:00Z">
        <w:r>
          <w:t>informative</w:t>
        </w:r>
      </w:ins>
      <w:r w:rsidR="002D6E67" w:rsidRPr="00AC412E">
        <w:t xml:space="preserve"> mapping</w:t>
      </w:r>
      <w:ins w:id="1221" w:author="Lieberman, Joshua" w:date="2016-11-09T17:26:00Z">
        <w:r w:rsidR="00AF163D">
          <w:t>s</w:t>
        </w:r>
      </w:ins>
      <w:del w:id="1222" w:author="Lieberman, Joshua" w:date="2016-11-09T17:26:00Z">
        <w:r w:rsidR="002D6E67" w:rsidRPr="00AC412E" w:rsidDel="00AF163D">
          <w:delText>’</w:delText>
        </w:r>
      </w:del>
      <w:r w:rsidR="002D6E67" w:rsidRPr="00AC412E">
        <w:t xml:space="preserve"> </w:t>
      </w:r>
      <w:ins w:id="1223" w:author="Lieberman, Joshua" w:date="2016-11-09T17:31:00Z">
        <w:r w:rsidR="00DB53CC">
          <w:t>to and from HY_Features</w:t>
        </w:r>
      </w:ins>
      <w:ins w:id="1224" w:author="Lieberman, Joshua" w:date="2016-11-09T17:34:00Z">
        <w:r w:rsidR="00DB53CC">
          <w:t xml:space="preserve"> </w:t>
        </w:r>
      </w:ins>
      <w:r w:rsidR="002D6E67" w:rsidRPr="00AC412E">
        <w:t>for the</w:t>
      </w:r>
      <w:ins w:id="1225" w:author="Lieberman, Joshua" w:date="2016-11-09T17:34:00Z">
        <w:r w:rsidR="00DB53CC">
          <w:t xml:space="preserve"> following hydro data models:</w:t>
        </w:r>
      </w:ins>
    </w:p>
    <w:p w14:paraId="5B46FB0E" w14:textId="77777777" w:rsidR="002D6E67" w:rsidRPr="00AC412E" w:rsidRDefault="002D6E67" w:rsidP="002D6E67">
      <w:pPr>
        <w:numPr>
          <w:ilvl w:val="0"/>
          <w:numId w:val="23"/>
        </w:numPr>
        <w:spacing w:before="100" w:beforeAutospacing="1" w:after="100" w:afterAutospacing="1"/>
        <w:jc w:val="both"/>
      </w:pPr>
      <w:r w:rsidRPr="00AC412E">
        <w:t>Australian Hydrological Geospatial Fabric (AHGF) [11],</w:t>
      </w:r>
    </w:p>
    <w:p w14:paraId="4D1A2A9E" w14:textId="4C6FEE3A" w:rsidR="002D6E67" w:rsidRPr="00AC412E" w:rsidRDefault="002D6E67" w:rsidP="002D6E67">
      <w:pPr>
        <w:numPr>
          <w:ilvl w:val="0"/>
          <w:numId w:val="23"/>
        </w:numPr>
        <w:spacing w:before="100" w:beforeAutospacing="1" w:after="100" w:afterAutospacing="1"/>
        <w:jc w:val="both"/>
      </w:pPr>
      <w:r w:rsidRPr="00AC412E">
        <w:t>USGS National Hydrography Dataset Plus (NHD Plus)[10],</w:t>
      </w:r>
    </w:p>
    <w:p w14:paraId="7FE1C3C4" w14:textId="77777777" w:rsidR="002D6E67" w:rsidRPr="00AC412E" w:rsidRDefault="002D6E67" w:rsidP="002D6E67">
      <w:pPr>
        <w:numPr>
          <w:ilvl w:val="0"/>
          <w:numId w:val="23"/>
        </w:numPr>
        <w:spacing w:before="100" w:beforeAutospacing="1" w:after="100" w:afterAutospacing="1"/>
        <w:jc w:val="both"/>
        <w:rPr>
          <w:bCs/>
        </w:rPr>
      </w:pPr>
      <w:r w:rsidRPr="00AC412E">
        <w:rPr>
          <w:bCs/>
        </w:rPr>
        <w:t>INSPIRE Hydrography theme [2],</w:t>
      </w:r>
    </w:p>
    <w:p w14:paraId="13202447" w14:textId="77777777" w:rsidR="002D6E67" w:rsidRPr="00AC412E" w:rsidRDefault="002D6E67" w:rsidP="002D6E67">
      <w:pPr>
        <w:numPr>
          <w:ilvl w:val="0"/>
          <w:numId w:val="23"/>
        </w:numPr>
        <w:spacing w:before="100" w:beforeAutospacing="1" w:after="100" w:afterAutospacing="1"/>
        <w:jc w:val="both"/>
      </w:pPr>
      <w:r w:rsidRPr="00AC412E">
        <w:t xml:space="preserve">French National Service for Water Data and Reference-dataset Management (SANDRE) [12]. </w:t>
      </w:r>
    </w:p>
    <w:p w14:paraId="531C64D3" w14:textId="2D4647FE" w:rsidR="002D6E67" w:rsidRPr="008E510D" w:rsidDel="00980B7C" w:rsidRDefault="002D6E67" w:rsidP="002D6E67">
      <w:pPr>
        <w:spacing w:before="100" w:beforeAutospacing="1" w:after="100" w:afterAutospacing="1"/>
        <w:jc w:val="both"/>
        <w:rPr>
          <w:del w:id="1226" w:author="Lieberman, Joshua" w:date="2016-11-09T17:38:00Z"/>
        </w:rPr>
      </w:pPr>
      <w:r w:rsidRPr="00AC412E">
        <w:t>These mappings are intended to provide a</w:t>
      </w:r>
      <w:ins w:id="1227" w:author="Lieberman, Joshua" w:date="2016-11-09T17:34:00Z">
        <w:r w:rsidR="006753B8">
          <w:t xml:space="preserve"> general</w:t>
        </w:r>
      </w:ins>
      <w:del w:id="1228" w:author="Lieberman, Joshua" w:date="2016-11-09T17:34:00Z">
        <w:r w:rsidRPr="00AC412E" w:rsidDel="006753B8">
          <w:delText>n</w:delText>
        </w:r>
      </w:del>
      <w:r w:rsidRPr="00AC412E">
        <w:t xml:space="preserve"> understanding of the </w:t>
      </w:r>
      <w:del w:id="1229" w:author="Lieberman, Joshua" w:date="2016-11-09T17:35:00Z">
        <w:r w:rsidRPr="00AC412E" w:rsidDel="006753B8">
          <w:delText>basic relationship of relevant</w:delText>
        </w:r>
      </w:del>
      <w:ins w:id="1230" w:author="Lieberman, Joshua" w:date="2016-11-09T17:35:00Z">
        <w:r w:rsidR="006753B8">
          <w:t>correspondence between</w:t>
        </w:r>
      </w:ins>
      <w:r w:rsidRPr="00AC412E">
        <w:t xml:space="preserve"> HY_Features concepts and </w:t>
      </w:r>
      <w:del w:id="1231" w:author="Lieberman, Joshua" w:date="2016-11-09T17:35:00Z">
        <w:r w:rsidRPr="00AC412E" w:rsidDel="006753B8">
          <w:delText>a particular</w:delText>
        </w:r>
      </w:del>
      <w:ins w:id="1232" w:author="Lieberman, Joshua" w:date="2016-11-09T17:35:00Z">
        <w:r w:rsidR="006753B8">
          <w:t>existing</w:t>
        </w:r>
      </w:ins>
      <w:r w:rsidRPr="00AC412E">
        <w:t xml:space="preserve"> </w:t>
      </w:r>
      <w:del w:id="1233" w:author="Lieberman, Joshua" w:date="2016-11-09T17:35:00Z">
        <w:r w:rsidRPr="00AC412E" w:rsidDel="006753B8">
          <w:delText>hydrologic feature implementation</w:delText>
        </w:r>
      </w:del>
      <w:ins w:id="1234" w:author="Lieberman, Joshua" w:date="2016-11-09T17:35:00Z">
        <w:r w:rsidR="006753B8">
          <w:t xml:space="preserve">conceptual </w:t>
        </w:r>
      </w:ins>
      <w:ins w:id="1235" w:author="Lieberman, Joshua" w:date="2016-11-09T17:36:00Z">
        <w:r w:rsidR="006753B8">
          <w:t xml:space="preserve">/ physical </w:t>
        </w:r>
      </w:ins>
      <w:ins w:id="1236" w:author="Lieberman, Joshua" w:date="2016-11-09T17:35:00Z">
        <w:r w:rsidR="006753B8">
          <w:t>models</w:t>
        </w:r>
      </w:ins>
      <w:r w:rsidRPr="00AC412E">
        <w:t>.</w:t>
      </w:r>
      <w:ins w:id="1237" w:author="Lieberman, Joshua" w:date="2016-11-09T17:39:00Z">
        <w:r w:rsidR="00980B7C">
          <w:t xml:space="preserve"> They are informative with respect to any future mapping implementations.</w:t>
        </w:r>
      </w:ins>
      <w:del w:id="1238" w:author="Lieberman, Joshua" w:date="2016-11-09T17:36:00Z">
        <w:r w:rsidRPr="00AC412E" w:rsidDel="006753B8">
          <w:delText xml:space="preserve"> An intended OWL encoding (future document) of the HY_Features application schema will formalize the mapping from the implementation to this specification through use of encoding rules that allow direct correspondence of schema elements with the UML elements defined</w:delText>
        </w:r>
      </w:del>
      <w:del w:id="1239" w:author="Lieberman, Joshua" w:date="2016-11-09T17:37:00Z">
        <w:r w:rsidRPr="00AC412E" w:rsidDel="006753B8">
          <w:delText>.</w:delText>
        </w:r>
      </w:del>
      <w:r w:rsidRPr="00AC412E">
        <w:t xml:space="preserve"> </w:t>
      </w:r>
    </w:p>
    <w:p w14:paraId="1E14BFCF" w14:textId="5D90DEF3" w:rsidR="00A45372" w:rsidRPr="008E510D" w:rsidDel="00980B7C" w:rsidRDefault="00A45372" w:rsidP="00450C77">
      <w:pPr>
        <w:spacing w:before="100" w:beforeAutospacing="1" w:after="100" w:afterAutospacing="1"/>
        <w:jc w:val="both"/>
        <w:rPr>
          <w:del w:id="1240" w:author="Lieberman, Joshua" w:date="2016-11-09T17:38:00Z"/>
        </w:rPr>
      </w:pPr>
      <w:del w:id="1241" w:author="Lieberman, Joshua" w:date="2016-11-09T17:38:00Z">
        <w:r w:rsidRPr="008E510D" w:rsidDel="00980B7C">
          <w:delText>Requirements for OGC HY_Features standardization target types are considered:</w:delText>
        </w:r>
      </w:del>
    </w:p>
    <w:p w14:paraId="1D0F3740" w14:textId="5A1AA267" w:rsidR="00A45372" w:rsidRPr="008E510D" w:rsidDel="00980B7C" w:rsidRDefault="0026671F" w:rsidP="00450C77">
      <w:pPr>
        <w:numPr>
          <w:ilvl w:val="0"/>
          <w:numId w:val="23"/>
        </w:numPr>
        <w:spacing w:before="100" w:beforeAutospacing="1" w:after="100" w:afterAutospacing="1"/>
        <w:jc w:val="both"/>
        <w:rPr>
          <w:del w:id="1242" w:author="Lieberman, Joshua" w:date="2016-11-09T17:38:00Z"/>
        </w:rPr>
      </w:pPr>
      <w:del w:id="1243" w:author="Lieberman, Joshua" w:date="2016-11-09T17:38:00Z">
        <w:r w:rsidDel="00980B7C">
          <w:delText>Implementations (e</w:delText>
        </w:r>
        <w:r w:rsidR="00A45372" w:rsidRPr="008E510D" w:rsidDel="00980B7C">
          <w:delText>ncodings such as OWL and RDF) of the HY_Features conceptual UML model described in this standard and</w:delText>
        </w:r>
      </w:del>
    </w:p>
    <w:p w14:paraId="06692B6B" w14:textId="1CE04CC1" w:rsidR="008E7D00" w:rsidRPr="008E510D" w:rsidDel="00980B7C" w:rsidRDefault="0026671F" w:rsidP="00816CA9">
      <w:pPr>
        <w:numPr>
          <w:ilvl w:val="0"/>
          <w:numId w:val="23"/>
        </w:numPr>
        <w:spacing w:before="100" w:beforeAutospacing="1" w:after="100" w:afterAutospacing="1"/>
        <w:jc w:val="both"/>
        <w:rPr>
          <w:del w:id="1244" w:author="Lieberman, Joshua" w:date="2016-11-09T17:38:00Z"/>
        </w:rPr>
      </w:pPr>
      <w:del w:id="1245" w:author="Lieberman, Joshua" w:date="2016-11-09T17:38:00Z">
        <w:r w:rsidDel="00980B7C">
          <w:delText>Implementation</w:delText>
        </w:r>
        <w:r w:rsidRPr="008E510D" w:rsidDel="00980B7C">
          <w:delText xml:space="preserve"> </w:delText>
        </w:r>
        <w:r w:rsidR="00A45372" w:rsidRPr="008E510D" w:rsidDel="00980B7C">
          <w:delText xml:space="preserve">schemas formally </w:delText>
        </w:r>
        <w:commentRangeStart w:id="1246"/>
        <w:r w:rsidR="00A45372" w:rsidRPr="008E510D" w:rsidDel="00980B7C">
          <w:delText>mapped</w:delText>
        </w:r>
        <w:commentRangeEnd w:id="1246"/>
        <w:r w:rsidR="00825927" w:rsidDel="00980B7C">
          <w:rPr>
            <w:rStyle w:val="CommentReference"/>
          </w:rPr>
          <w:commentReference w:id="1246"/>
        </w:r>
        <w:r w:rsidR="00A45372" w:rsidRPr="008E510D" w:rsidDel="00980B7C">
          <w:delText xml:space="preserve"> to HY_Features concepts including Feature Type classes and associative relationships.</w:delText>
        </w:r>
      </w:del>
    </w:p>
    <w:p w14:paraId="04B5F9B5" w14:textId="03C07208" w:rsidR="00825927" w:rsidRDefault="00A45372" w:rsidP="00450C77">
      <w:pPr>
        <w:spacing w:before="100" w:beforeAutospacing="1" w:after="100" w:afterAutospacing="1"/>
        <w:jc w:val="both"/>
      </w:pPr>
      <w:del w:id="1247" w:author="Lieberman, Joshua" w:date="2016-11-09T17:38:00Z">
        <w:r w:rsidRPr="008E510D" w:rsidDel="00980B7C">
          <w:delText xml:space="preserve">For brevity, the terminology </w:delText>
        </w:r>
        <w:r w:rsidRPr="008E510D" w:rsidDel="00980B7C">
          <w:rPr>
            <w:b/>
            <w:bCs/>
          </w:rPr>
          <w:delText>implement</w:delText>
        </w:r>
        <w:r w:rsidRPr="008E510D" w:rsidDel="00980B7C">
          <w:delText xml:space="preserve"> is used to indicate either a direct encoding or </w:delText>
        </w:r>
        <w:r w:rsidR="00816CA9" w:rsidDel="00980B7C">
          <w:delText xml:space="preserve">the </w:delText>
        </w:r>
        <w:r w:rsidRPr="008E510D" w:rsidDel="00980B7C">
          <w:delText>existence of a formalized mapping that would enable a client, at run-time, to determine that a particular implementation class implements a specific HY_Features concept.</w:delText>
        </w:r>
      </w:del>
    </w:p>
    <w:p w14:paraId="7924F998" w14:textId="205C8097" w:rsidR="00A45372" w:rsidRPr="008E510D" w:rsidRDefault="00A45372" w:rsidP="00450C77">
      <w:pPr>
        <w:spacing w:before="100" w:beforeAutospacing="1" w:after="100" w:afterAutospacing="1"/>
        <w:jc w:val="both"/>
      </w:pPr>
      <w:r w:rsidRPr="008E510D">
        <w:t xml:space="preserve">Conformance </w:t>
      </w:r>
      <w:ins w:id="1248" w:author="Lieberman, Joshua" w:date="2016-11-09T17:38:00Z">
        <w:r w:rsidR="00980B7C">
          <w:t xml:space="preserve">of implementation targets </w:t>
        </w:r>
      </w:ins>
      <w:r w:rsidRPr="008E510D">
        <w:t xml:space="preserve">with this standard shall be </w:t>
      </w:r>
      <w:del w:id="1249" w:author="Lieberman, Joshua" w:date="2016-11-09T17:38:00Z">
        <w:r w:rsidRPr="008E510D" w:rsidDel="00980B7C">
          <w:delText xml:space="preserve">checked </w:delText>
        </w:r>
      </w:del>
      <w:ins w:id="1250" w:author="Lieberman, Joshua" w:date="2016-11-09T17:38:00Z">
        <w:r w:rsidR="00980B7C">
          <w:t>verified</w:t>
        </w:r>
        <w:r w:rsidR="00980B7C" w:rsidRPr="008E510D">
          <w:t xml:space="preserve"> </w:t>
        </w:r>
      </w:ins>
      <w:r w:rsidRPr="008E510D">
        <w:t xml:space="preserve">using all the relevant tests specified in Annex A (normative) of this document. The framework, concepts, and methodology for testing, and the criteria to be </w:t>
      </w:r>
      <w:del w:id="1251" w:author="Lieberman, Joshua" w:date="2016-11-09T17:40:00Z">
        <w:r w:rsidRPr="008E510D" w:rsidDel="00980B7C">
          <w:delText xml:space="preserve">achieved </w:delText>
        </w:r>
      </w:del>
      <w:ins w:id="1252" w:author="Lieberman, Joshua" w:date="2016-11-09T17:40:00Z">
        <w:r w:rsidR="00980B7C">
          <w:t>met</w:t>
        </w:r>
        <w:r w:rsidR="00980B7C" w:rsidRPr="008E510D">
          <w:t xml:space="preserve"> </w:t>
        </w:r>
      </w:ins>
      <w:r w:rsidRPr="008E510D">
        <w:t>to claim conformance are specified in the OGC Compliance Testing Policies and Procedures and the OGC Compliance Testing web site</w:t>
      </w:r>
      <w:r w:rsidR="00552B26">
        <w:rPr>
          <w:rStyle w:val="FootnoteReference"/>
        </w:rPr>
        <w:footnoteReference w:id="1"/>
      </w:r>
      <w:r w:rsidRPr="008E510D">
        <w:t>.</w:t>
      </w:r>
    </w:p>
    <w:p w14:paraId="76CAD541" w14:textId="5C7F7C60" w:rsidR="00A45372" w:rsidRPr="008E510D" w:rsidDel="00980B7C" w:rsidRDefault="00A45372" w:rsidP="00467DE0">
      <w:pPr>
        <w:spacing w:before="100" w:beforeAutospacing="1" w:after="100" w:afterAutospacing="1"/>
        <w:jc w:val="both"/>
        <w:rPr>
          <w:del w:id="1253" w:author="Lieberman, Joshua" w:date="2016-11-09T17:40:00Z"/>
        </w:rPr>
      </w:pPr>
      <w:del w:id="1254" w:author="Lieberman, Joshua" w:date="2016-11-09T17:40:00Z">
        <w:r w:rsidRPr="008E510D" w:rsidDel="00980B7C">
          <w:delText>In order to conform to this OGC™ interface standard, a software implementa</w:delText>
        </w:r>
        <w:r w:rsidR="00467DE0" w:rsidDel="00980B7C">
          <w:delText xml:space="preserve">tion shall choose to implement any </w:delText>
        </w:r>
        <w:r w:rsidRPr="008E510D" w:rsidDel="00980B7C">
          <w:delText xml:space="preserve">one of the conformance levels specified in Annex A (normative). </w:delText>
        </w:r>
      </w:del>
    </w:p>
    <w:p w14:paraId="5E64208A" w14:textId="680A71F6" w:rsidR="00A45372" w:rsidRPr="008E510D" w:rsidRDefault="00A45372" w:rsidP="00450C77">
      <w:pPr>
        <w:spacing w:before="100" w:beforeAutospacing="1" w:after="100" w:afterAutospacing="1"/>
        <w:jc w:val="both"/>
      </w:pPr>
      <w:r w:rsidRPr="008E510D">
        <w:t xml:space="preserve">All requirements-classes and conformance-classes described in this document are owned by the </w:t>
      </w:r>
      <w:ins w:id="1255" w:author="Lieberman, Joshua" w:date="2016-11-09T17:41:00Z">
        <w:r w:rsidR="00980B7C">
          <w:t xml:space="preserve">HY_Features </w:t>
        </w:r>
      </w:ins>
      <w:r w:rsidRPr="008E510D">
        <w:t>standar</w:t>
      </w:r>
      <w:ins w:id="1256" w:author="Lieberman, Joshua" w:date="2016-11-09T17:41:00Z">
        <w:r w:rsidR="00980B7C">
          <w:t>d</w:t>
        </w:r>
      </w:ins>
      <w:del w:id="1257" w:author="Lieberman, Joshua" w:date="2016-11-09T17:41:00Z">
        <w:r w:rsidRPr="008E510D" w:rsidDel="00980B7C">
          <w:delText>d(s) identified</w:delText>
        </w:r>
      </w:del>
      <w:r w:rsidRPr="008E510D">
        <w:t>.</w:t>
      </w:r>
    </w:p>
    <w:p w14:paraId="1AF71530" w14:textId="77777777" w:rsidR="00B628D4" w:rsidRPr="008E510D" w:rsidRDefault="00B628D4" w:rsidP="00834E29">
      <w:pPr>
        <w:pStyle w:val="Heading1"/>
        <w:jc w:val="both"/>
      </w:pPr>
      <w:bookmarkStart w:id="1258" w:name="_Toc458775720"/>
      <w:bookmarkStart w:id="1259" w:name="_Toc467226135"/>
      <w:r w:rsidRPr="008E510D">
        <w:t>Normative References</w:t>
      </w:r>
      <w:bookmarkEnd w:id="1258"/>
      <w:bookmarkEnd w:id="1259"/>
    </w:p>
    <w:p w14:paraId="44228B51" w14:textId="3B119D3B" w:rsidR="00277D72" w:rsidRPr="008E510D" w:rsidRDefault="00277D72" w:rsidP="00450C77">
      <w:pPr>
        <w:pStyle w:val="Normal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Normal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NormalWeb"/>
        <w:rPr>
          <w:lang w:val="en-US"/>
        </w:rPr>
      </w:pPr>
      <w:r w:rsidRPr="00AF4F4F">
        <w:rPr>
          <w:lang w:val="en-US"/>
        </w:rPr>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Normal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111275E2" w:rsidR="00780784" w:rsidRPr="00AF4F4F" w:rsidRDefault="00780784" w:rsidP="00780784">
      <w:pPr>
        <w:pStyle w:val="Normal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ISO 19115:2012, Geographic Information — Metadata – Fundamentals)</w:t>
      </w:r>
    </w:p>
    <w:p w14:paraId="101BCE1A" w14:textId="15BE68C8" w:rsidR="00AF4ECC" w:rsidRPr="00AF4F4F" w:rsidRDefault="00AF4ECC" w:rsidP="00AF4ECC">
      <w:pPr>
        <w:pStyle w:val="Normal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Normal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Normal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NormalWeb"/>
        <w:rPr>
          <w:lang w:val="en-US"/>
        </w:rPr>
      </w:pPr>
      <w:r w:rsidRPr="008E510D">
        <w:rPr>
          <w:lang w:val="en-US"/>
        </w:rPr>
        <w:t>ISO 19108:2006, Geographic Information — Temporal schema</w:t>
      </w:r>
    </w:p>
    <w:p w14:paraId="638B6870" w14:textId="77777777" w:rsidR="00277D72" w:rsidRPr="008E510D" w:rsidRDefault="00277D72" w:rsidP="00780784">
      <w:pPr>
        <w:pStyle w:val="Normal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Normal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834E29">
      <w:pPr>
        <w:pStyle w:val="Heading1"/>
        <w:jc w:val="both"/>
      </w:pPr>
      <w:bookmarkStart w:id="1260" w:name="_Toc458775721"/>
      <w:bookmarkStart w:id="1261" w:name="_Toc467226136"/>
      <w:r w:rsidRPr="008E510D">
        <w:t>Terms and Definitions</w:t>
      </w:r>
      <w:bookmarkEnd w:id="1260"/>
      <w:bookmarkEnd w:id="1261"/>
    </w:p>
    <w:p w14:paraId="62093A74" w14:textId="4E80CBFA"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834E29">
      <w:pPr>
        <w:pStyle w:val="TermNum"/>
        <w:jc w:val="both"/>
        <w:outlineLvl w:val="0"/>
        <w:rPr>
          <w:lang w:val="en-US"/>
        </w:rPr>
      </w:pPr>
      <w:bookmarkStart w:id="1262"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262"/>
    </w:p>
    <w:p w14:paraId="7B8DC676" w14:textId="25BC7864" w:rsidR="00463826" w:rsidRDefault="00463826" w:rsidP="00D3543D">
      <w:pPr>
        <w:pStyle w:val="NormalWeb"/>
        <w:jc w:val="both"/>
        <w:rPr>
          <w:lang w:val="en-US"/>
        </w:rPr>
      </w:pPr>
      <w:bookmarkStart w:id="1263" w:name="_Toc365297049"/>
      <w:r w:rsidRPr="00D3543D">
        <w:rPr>
          <w:lang w:val="en-US"/>
        </w:rPr>
        <w:t xml:space="preserve">Conceptual schema for data </w:t>
      </w:r>
      <w:del w:id="1264" w:author="Lieberman, Joshua" w:date="2016-11-09T18:01:00Z">
        <w:r w:rsidRPr="00D3543D" w:rsidDel="003947EA">
          <w:rPr>
            <w:lang w:val="en-US"/>
          </w:rPr>
          <w:delText xml:space="preserve">required </w:delText>
        </w:r>
      </w:del>
      <w:ins w:id="1265" w:author="Lieberman, Joshua" w:date="2016-11-09T18:01:00Z">
        <w:r w:rsidR="003947EA">
          <w:rPr>
            <w:lang w:val="en-US"/>
          </w:rPr>
          <w:t>utilized</w:t>
        </w:r>
        <w:r w:rsidR="003947EA" w:rsidRPr="00D3543D">
          <w:rPr>
            <w:lang w:val="en-US"/>
          </w:rPr>
          <w:t xml:space="preserve"> </w:t>
        </w:r>
      </w:ins>
      <w:del w:id="1266" w:author="Lieberman, Joshua" w:date="2016-11-09T18:01:00Z">
        <w:r w:rsidRPr="00D3543D" w:rsidDel="003947EA">
          <w:rPr>
            <w:lang w:val="en-US"/>
          </w:rPr>
          <w:delText xml:space="preserve">by </w:delText>
        </w:r>
      </w:del>
      <w:ins w:id="1267" w:author="Lieberman, Joshua" w:date="2016-11-09T18:01:00Z">
        <w:r w:rsidR="003947EA">
          <w:rPr>
            <w:lang w:val="en-US"/>
          </w:rPr>
          <w:t>in</w:t>
        </w:r>
        <w:r w:rsidR="003947EA" w:rsidRPr="00D3543D">
          <w:rPr>
            <w:lang w:val="en-US"/>
          </w:rPr>
          <w:t xml:space="preserve"> </w:t>
        </w:r>
      </w:ins>
      <w:r w:rsidRPr="00D3543D">
        <w:rPr>
          <w:lang w:val="en-US"/>
        </w:rPr>
        <w:t>one or more applications [ISO 19101].</w:t>
      </w:r>
    </w:p>
    <w:p w14:paraId="75C636D6" w14:textId="77777777" w:rsidR="00053564" w:rsidRDefault="00053564" w:rsidP="00834E29">
      <w:pPr>
        <w:pStyle w:val="TermNum"/>
        <w:outlineLvl w:val="0"/>
      </w:pPr>
    </w:p>
    <w:p w14:paraId="058DE755" w14:textId="39B73355" w:rsidR="00053564" w:rsidRPr="00D604FF" w:rsidRDefault="00053564" w:rsidP="00365409">
      <w:pPr>
        <w:pStyle w:val="TermNum"/>
        <w:numPr>
          <w:ilvl w:val="0"/>
          <w:numId w:val="0"/>
        </w:numPr>
      </w:pPr>
      <w:r w:rsidRPr="00D604FF">
        <w:t>boundary (line)</w:t>
      </w:r>
    </w:p>
    <w:p w14:paraId="47CC7726" w14:textId="002DEA29" w:rsidR="00C964C6" w:rsidRPr="00D604FF" w:rsidRDefault="00053564" w:rsidP="00E84282">
      <w:pPr>
        <w:pStyle w:val="NormalWeb"/>
        <w:jc w:val="both"/>
        <w:rPr>
          <w:lang w:val="en-US"/>
        </w:rPr>
      </w:pPr>
      <w:r w:rsidRPr="00D604FF">
        <w:rPr>
          <w:lang w:val="en-US"/>
        </w:rPr>
        <w:t xml:space="preserve">Geometric representation of </w:t>
      </w:r>
      <w:del w:id="1268" w:author="Lieberman, Joshua" w:date="2016-11-09T18:02:00Z">
        <w:r w:rsidRPr="00D604FF" w:rsidDel="003947EA">
          <w:rPr>
            <w:lang w:val="en-US"/>
          </w:rPr>
          <w:delText>the (topological)</w:delText>
        </w:r>
      </w:del>
      <w:ins w:id="1269" w:author="Lieberman, Joshua" w:date="2016-11-09T18:02:00Z">
        <w:r w:rsidR="003947EA">
          <w:rPr>
            <w:lang w:val="en-US"/>
          </w:rPr>
          <w:t>a</w:t>
        </w:r>
      </w:ins>
      <w:r w:rsidRPr="00D604FF">
        <w:rPr>
          <w:lang w:val="en-US"/>
        </w:rPr>
        <w:t xml:space="preserve"> </w:t>
      </w:r>
      <w:ins w:id="1270" w:author="Lieberman, Joshua" w:date="2016-11-16T16:10:00Z">
        <w:r w:rsidR="007D2A65">
          <w:rPr>
            <w:lang w:val="en-US"/>
          </w:rPr>
          <w:t>(</w:t>
        </w:r>
      </w:ins>
      <w:r w:rsidRPr="00D604FF">
        <w:rPr>
          <w:lang w:val="en-US"/>
        </w:rPr>
        <w:t>catchment</w:t>
      </w:r>
      <w:ins w:id="1271" w:author="Lieberman, Joshua" w:date="2016-11-16T16:10:00Z">
        <w:r w:rsidR="007D2A65">
          <w:rPr>
            <w:lang w:val="en-US"/>
          </w:rPr>
          <w:t>)</w:t>
        </w:r>
      </w:ins>
      <w:r w:rsidRPr="00D604FF">
        <w:rPr>
          <w:lang w:val="en-US"/>
        </w:rPr>
        <w:t xml:space="preserve"> boundary, usually a geometric composite curve</w:t>
      </w:r>
    </w:p>
    <w:p w14:paraId="7D901B48" w14:textId="53D34D1E" w:rsidR="00807D2F" w:rsidRDefault="00556C82" w:rsidP="00E84282">
      <w:pPr>
        <w:pStyle w:val="NormalWeb"/>
        <w:jc w:val="both"/>
        <w:rPr>
          <w:lang w:val="en-US"/>
        </w:rPr>
      </w:pPr>
      <w:r w:rsidRPr="00D604FF">
        <w:rPr>
          <w:lang w:val="en-US"/>
        </w:rPr>
        <w:t xml:space="preserve">NOTE: </w:t>
      </w:r>
      <w:r w:rsidR="00053564" w:rsidRPr="00D604FF">
        <w:rPr>
          <w:lang w:val="en-US"/>
        </w:rPr>
        <w:t>This definition references the</w:t>
      </w:r>
      <w:del w:id="1272" w:author="Lieberman, Joshua" w:date="2016-11-09T18:01:00Z">
        <w:r w:rsidR="00053564" w:rsidRPr="00D604FF" w:rsidDel="003947EA">
          <w:rPr>
            <w:lang w:val="en-US"/>
          </w:rPr>
          <w:delText xml:space="preserve"> </w:delText>
        </w:r>
      </w:del>
      <w:r w:rsidR="00053564" w:rsidRPr="00D604FF">
        <w:rPr>
          <w:lang w:val="en-US"/>
        </w:rPr>
        <w:t xml:space="preserve"> definition of a </w:t>
      </w:r>
      <w:r w:rsidR="00053564" w:rsidRPr="00D604FF">
        <w:rPr>
          <w:i/>
          <w:lang w:val="en-US"/>
        </w:rPr>
        <w:t>divide</w:t>
      </w:r>
      <w:del w:id="1273" w:author="Lieberman, Joshua" w:date="2016-11-09T18:01:00Z">
        <w:r w:rsidR="00053564" w:rsidRPr="00D604FF" w:rsidDel="003947EA">
          <w:rPr>
            <w:lang w:val="en-US"/>
          </w:rPr>
          <w:delText xml:space="preserve"> </w:delText>
        </w:r>
      </w:del>
      <w:r w:rsidR="00053564" w:rsidRPr="00D604FF">
        <w:rPr>
          <w:lang w:val="en-US"/>
        </w:rPr>
        <w:t xml:space="preserve"> described as summit or boundary line </w:t>
      </w:r>
      <w:r w:rsidR="003602D6">
        <w:rPr>
          <w:lang w:val="en-US"/>
        </w:rPr>
        <w:t>[9]</w:t>
      </w:r>
      <w:r w:rsidR="00053564" w:rsidRPr="00D604FF">
        <w:rPr>
          <w:lang w:val="en-US"/>
        </w:rPr>
        <w:t>.</w:t>
      </w:r>
      <w:bookmarkStart w:id="1274" w:name="_Toc365297050"/>
      <w:bookmarkEnd w:id="1263"/>
    </w:p>
    <w:p w14:paraId="179817BF" w14:textId="77777777" w:rsidR="00C964C6" w:rsidRDefault="00C964C6" w:rsidP="00834E29">
      <w:pPr>
        <w:pStyle w:val="TermNum"/>
        <w:outlineLvl w:val="0"/>
      </w:pPr>
    </w:p>
    <w:p w14:paraId="442E6142" w14:textId="4F642D4B" w:rsidR="00B628D4" w:rsidRPr="00E84282" w:rsidRDefault="00B628D4" w:rsidP="00C964C6">
      <w:pPr>
        <w:pStyle w:val="TermNum"/>
        <w:numPr>
          <w:ilvl w:val="0"/>
          <w:numId w:val="0"/>
        </w:numPr>
      </w:pPr>
      <w:r w:rsidRPr="00E84282">
        <w:t>catchment</w:t>
      </w:r>
      <w:bookmarkEnd w:id="1274"/>
    </w:p>
    <w:p w14:paraId="17297C21" w14:textId="1E424905" w:rsidR="00463826" w:rsidRPr="008E510D" w:rsidRDefault="00463826" w:rsidP="00450C77">
      <w:pPr>
        <w:pStyle w:val="Normal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46468E5F"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79419DE8" w:rsidR="00463826" w:rsidRPr="008E510D" w:rsidRDefault="00463826" w:rsidP="00450C77">
      <w:pPr>
        <w:pStyle w:val="NormalWeb"/>
        <w:jc w:val="both"/>
        <w:rPr>
          <w:lang w:val="en-US"/>
        </w:rPr>
      </w:pPr>
      <w:r w:rsidRPr="008E510D">
        <w:rPr>
          <w:lang w:val="en-US"/>
        </w:rPr>
        <w:t>The synonym</w:t>
      </w:r>
      <w:ins w:id="1275" w:author="Lieberman, Joshua" w:date="2016-11-16T16:11:00Z">
        <w:r w:rsidR="007D2A65">
          <w:rPr>
            <w:lang w:val="en-US"/>
          </w:rPr>
          <w:t>ous</w:t>
        </w:r>
      </w:ins>
      <w:r w:rsidRPr="008E510D">
        <w:rPr>
          <w:lang w:val="en-US"/>
        </w:rPr>
        <w:t xml:space="preserve"> use of the terms catchment and catchment area</w:t>
      </w:r>
      <w:del w:id="1276" w:author="Lieberman, Joshua" w:date="2016-11-16T16:11:00Z">
        <w:r w:rsidRPr="008E510D" w:rsidDel="007D2A65">
          <w:rPr>
            <w:lang w:val="en-US"/>
          </w:rPr>
          <w:delText xml:space="preserve"> as documented</w:delText>
        </w:r>
      </w:del>
      <w:r w:rsidRPr="008E510D">
        <w:rPr>
          <w:lang w:val="en-US"/>
        </w:rPr>
        <w:t xml:space="preserve"> in the WMO</w:t>
      </w:r>
      <w:r w:rsidR="003602D6">
        <w:rPr>
          <w:lang w:val="en-US"/>
        </w:rPr>
        <w:t>/</w:t>
      </w:r>
      <w:r w:rsidRPr="008E510D">
        <w:rPr>
          <w:lang w:val="en-US"/>
        </w:rPr>
        <w:t>UNESCO International Glossary of Hydrology (which is the key reference for the definitions in the HY_Features model</w:t>
      </w:r>
      <w:ins w:id="1277" w:author="Lieberman, Joshua" w:date="2016-11-16T16:11:00Z">
        <w:r w:rsidR="007D2A65">
          <w:rPr>
            <w:lang w:val="en-US"/>
          </w:rPr>
          <w:t>)</w:t>
        </w:r>
      </w:ins>
      <w:r w:rsidRPr="008E510D">
        <w:rPr>
          <w:lang w:val="en-US"/>
        </w:rPr>
        <w:t xml:space="preserve"> does not clearly distinguish between the catchment concept and its geometric representations such as catchment area, nor between catchment and its possible specializations like drainage basin and groundwater basin.</w:t>
      </w:r>
    </w:p>
    <w:p w14:paraId="14D7054B" w14:textId="47BC19F1" w:rsidR="00463826" w:rsidRDefault="00463826" w:rsidP="00450C77">
      <w:pPr>
        <w:pStyle w:val="Normal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w:t>
      </w:r>
      <w:del w:id="1278" w:author="Lieberman, Joshua" w:date="2016-11-16T16:12:00Z">
        <w:r w:rsidRPr="008E510D" w:rsidDel="007D2A65">
          <w:rPr>
            <w:lang w:val="en-US"/>
          </w:rPr>
          <w:delText xml:space="preserve">representation </w:delText>
        </w:r>
      </w:del>
      <w:ins w:id="1279" w:author="Lieberman, Joshua" w:date="2016-11-16T16:12:00Z">
        <w:r w:rsidR="007D2A65">
          <w:rPr>
            <w:lang w:val="en-US"/>
          </w:rPr>
          <w:t xml:space="preserve">realization as </w:t>
        </w:r>
      </w:ins>
      <w:del w:id="1280" w:author="Lieberman, Joshua" w:date="2016-11-16T16:12:00Z">
        <w:r w:rsidRPr="008E510D" w:rsidDel="007D2A65">
          <w:rPr>
            <w:lang w:val="en-US"/>
          </w:rPr>
          <w:delText>(</w:delText>
        </w:r>
      </w:del>
      <w:r w:rsidRPr="008E510D">
        <w:rPr>
          <w:lang w:val="en-US"/>
        </w:rPr>
        <w:t>interpretable data</w:t>
      </w:r>
      <w:del w:id="1281" w:author="Lieberman, Joshua" w:date="2016-11-16T16:12:00Z">
        <w:r w:rsidRPr="008E510D" w:rsidDel="007D2A65">
          <w:rPr>
            <w:lang w:val="en-US"/>
          </w:rPr>
          <w:delText>)</w:delText>
        </w:r>
      </w:del>
      <w:r w:rsidRPr="008E510D">
        <w:rPr>
          <w:lang w:val="en-US"/>
        </w:rPr>
        <w:t xml:space="preserve"> is dealt</w:t>
      </w:r>
      <w:r w:rsidR="004423BE">
        <w:rPr>
          <w:lang w:val="en-US"/>
        </w:rPr>
        <w:t xml:space="preserve"> with</w:t>
      </w:r>
      <w:r w:rsidRPr="008E510D">
        <w:rPr>
          <w:lang w:val="en-US"/>
        </w:rPr>
        <w:t xml:space="preserve"> by defining separate features for the catchment and its </w:t>
      </w:r>
      <w:del w:id="1282" w:author="Lieberman, Joshua" w:date="2016-11-16T16:13:00Z">
        <w:r w:rsidRPr="008E510D" w:rsidDel="007D2A65">
          <w:rPr>
            <w:lang w:val="en-US"/>
          </w:rPr>
          <w:delText xml:space="preserve">representation </w:delText>
        </w:r>
      </w:del>
      <w:ins w:id="1283" w:author="Lieberman, Joshua" w:date="2016-11-16T16:13:00Z">
        <w:r w:rsidR="007D2A65">
          <w:rPr>
            <w:lang w:val="en-US"/>
          </w:rPr>
          <w:t>realization</w:t>
        </w:r>
        <w:r w:rsidR="007D2A65" w:rsidRPr="008E510D">
          <w:rPr>
            <w:lang w:val="en-US"/>
          </w:rPr>
          <w:t xml:space="preserve"> </w:t>
        </w:r>
      </w:ins>
      <w:r w:rsidRPr="008E510D">
        <w:rPr>
          <w:lang w:val="en-US"/>
        </w:rPr>
        <w:t>and may be understood as a refinement of the complex, ambiguous definition given in the glossary. See also clause 5.4 of this standard on the use of WMO terminology.</w:t>
      </w:r>
    </w:p>
    <w:p w14:paraId="0081A76D" w14:textId="77777777" w:rsidR="00891D8B" w:rsidRDefault="00891D8B" w:rsidP="00834E29">
      <w:pPr>
        <w:pStyle w:val="TermNum"/>
        <w:outlineLvl w:val="0"/>
      </w:pPr>
    </w:p>
    <w:p w14:paraId="1D601C2E" w14:textId="2E44F877" w:rsidR="00891D8B" w:rsidRDefault="00891D8B" w:rsidP="00365409">
      <w:pPr>
        <w:pStyle w:val="TermNum"/>
        <w:numPr>
          <w:ilvl w:val="0"/>
          <w:numId w:val="0"/>
        </w:numPr>
      </w:pPr>
      <w:r>
        <w:t>c</w:t>
      </w:r>
      <w:r w:rsidR="005A640F">
        <w:t>atchment area</w:t>
      </w:r>
    </w:p>
    <w:p w14:paraId="0B25DE91" w14:textId="05263E7A" w:rsidR="00891D8B" w:rsidRPr="00365409" w:rsidDel="004D2A35" w:rsidRDefault="00891D8B" w:rsidP="00365409">
      <w:pPr>
        <w:pStyle w:val="NormalWeb"/>
        <w:jc w:val="both"/>
        <w:rPr>
          <w:del w:id="1284" w:author="Lieberman, Joshua" w:date="2016-11-16T23:10:00Z"/>
          <w:lang w:val="en-US"/>
        </w:rPr>
      </w:pPr>
      <w:r w:rsidRPr="00365409">
        <w:rPr>
          <w:lang w:val="en-US"/>
        </w:rPr>
        <w:t xml:space="preserve">Two-dimensional (areal) topological feature realizing the logical catchment in terms of a face bounded by catchment boundary and flow path edges. The concept of a face bounded by edges is described in detail in the ISO topology model [ISO19107]. </w:t>
      </w:r>
    </w:p>
    <w:p w14:paraId="68F4A013" w14:textId="1A925C60" w:rsidR="00891D8B" w:rsidRDefault="00556C82">
      <w:pPr>
        <w:pStyle w:val="NormalWeb"/>
        <w:jc w:val="both"/>
        <w:pPrChange w:id="1285" w:author="Lieberman, Joshua" w:date="2016-11-16T23:10:00Z">
          <w:pPr>
            <w:pStyle w:val="NormalWeb"/>
            <w:tabs>
              <w:tab w:val="left" w:pos="7513"/>
            </w:tabs>
            <w:jc w:val="both"/>
          </w:pPr>
        </w:pPrChange>
      </w:pPr>
      <w:del w:id="1286" w:author="Lieberman, Joshua" w:date="2016-11-16T23:10:00Z">
        <w:r w:rsidDel="004D2A35">
          <w:rPr>
            <w:lang w:val="en-US"/>
          </w:rPr>
          <w:delText xml:space="preserve">NOTE: </w:delText>
        </w:r>
        <w:r w:rsidR="00891D8B" w:rsidRPr="00365409" w:rsidDel="004D2A35">
          <w:rPr>
            <w:lang w:val="en-US"/>
          </w:rPr>
          <w:delText xml:space="preserve">Hydrologically, the catchment area references the catchment having a common </w:delText>
        </w:r>
        <w:r w:rsidR="005B0C37" w:rsidDel="004D2A35">
          <w:rPr>
            <w:lang w:val="en-US"/>
          </w:rPr>
          <w:delText xml:space="preserve">outlet </w:delText>
        </w:r>
        <w:r w:rsidR="00891D8B" w:rsidRPr="00365409" w:rsidDel="004D2A35">
          <w:rPr>
            <w:lang w:val="en-US"/>
          </w:rPr>
          <w:delText xml:space="preserve">for its runoff </w:delText>
        </w:r>
        <w:r w:rsidR="003602D6" w:rsidDel="004D2A35">
          <w:rPr>
            <w:lang w:val="en-US"/>
          </w:rPr>
          <w:delText>[9]</w:delText>
        </w:r>
        <w:r w:rsidR="00891D8B" w:rsidRPr="00365409" w:rsidDel="004D2A35">
          <w:rPr>
            <w:lang w:val="en-US"/>
          </w:rPr>
          <w:delText xml:space="preserve"> through using the synonym </w:delText>
        </w:r>
        <w:r w:rsidR="00891D8B" w:rsidRPr="00365409" w:rsidDel="004D2A35">
          <w:rPr>
            <w:i/>
          </w:rPr>
          <w:delText>catchment area</w:delText>
        </w:r>
        <w:r w:rsidR="00891D8B" w:rsidRPr="00365409" w:rsidDel="004D2A35">
          <w:rPr>
            <w:lang w:val="en-US"/>
          </w:rPr>
          <w:delText xml:space="preserve"> to express the two-dimensional representation of the catchment [4.2].  </w:delText>
        </w:r>
      </w:del>
      <w:r w:rsidR="00891D8B" w:rsidRPr="00365409">
        <w:rPr>
          <w:lang w:val="en-US"/>
        </w:rPr>
        <w:t xml:space="preserve">The catchment area is usually represented as a geometric surface, and the measure of the catchment area may be denoted as surface area (if required). </w:t>
      </w:r>
    </w:p>
    <w:p w14:paraId="04C7D3AD" w14:textId="77777777" w:rsidR="00053564" w:rsidRDefault="00053564" w:rsidP="00834E29">
      <w:pPr>
        <w:pStyle w:val="TermNum"/>
        <w:outlineLvl w:val="0"/>
      </w:pPr>
    </w:p>
    <w:p w14:paraId="0BADD7EA" w14:textId="432FFA67" w:rsidR="00891D8B" w:rsidRDefault="00053564" w:rsidP="00365409">
      <w:pPr>
        <w:pStyle w:val="TermNum"/>
        <w:numPr>
          <w:ilvl w:val="0"/>
          <w:numId w:val="0"/>
        </w:numPr>
      </w:pPr>
      <w:r>
        <w:t>c</w:t>
      </w:r>
      <w:r w:rsidR="005A640F">
        <w:t>atchment boundary</w:t>
      </w:r>
    </w:p>
    <w:p w14:paraId="2740EBC6" w14:textId="63A06B13" w:rsidR="00891D8B" w:rsidRPr="00365409" w:rsidDel="0035585B" w:rsidRDefault="00891D8B">
      <w:pPr>
        <w:pStyle w:val="NormalWeb"/>
        <w:jc w:val="both"/>
        <w:rPr>
          <w:del w:id="1287" w:author="Lieberman, Joshua" w:date="2016-11-16T22:59:00Z"/>
          <w:lang w:val="en-US"/>
        </w:rPr>
      </w:pPr>
      <w:del w:id="1288" w:author="Lieberman, Joshua" w:date="2016-11-16T22:54:00Z">
        <w:r w:rsidRPr="00365409" w:rsidDel="00F273E0">
          <w:rPr>
            <w:lang w:val="en-US"/>
          </w:rPr>
          <w:delText>One</w:delText>
        </w:r>
      </w:del>
      <w:ins w:id="1289" w:author="Lieberman, Joshua" w:date="2016-11-16T22:54:00Z">
        <w:r w:rsidR="00F273E0">
          <w:rPr>
            <w:lang w:val="en-US"/>
          </w:rPr>
          <w:t>Two</w:t>
        </w:r>
      </w:ins>
      <w:r w:rsidRPr="00365409">
        <w:rPr>
          <w:lang w:val="en-US"/>
        </w:rPr>
        <w:t xml:space="preserve">-dimensional </w:t>
      </w:r>
      <w:del w:id="1290" w:author="Lieberman, Joshua" w:date="2016-11-16T22:54:00Z">
        <w:r w:rsidRPr="00365409" w:rsidDel="00F273E0">
          <w:rPr>
            <w:lang w:val="en-US"/>
          </w:rPr>
          <w:delText xml:space="preserve">(linear) </w:delText>
        </w:r>
      </w:del>
      <w:r w:rsidRPr="00365409">
        <w:rPr>
          <w:lang w:val="en-US"/>
        </w:rPr>
        <w:t xml:space="preserve">feature </w:t>
      </w:r>
      <w:ins w:id="1291" w:author="Lieberman, Joshua" w:date="2016-11-16T22:55:00Z">
        <w:r w:rsidR="00B245F9">
          <w:rPr>
            <w:lang w:val="en-US"/>
          </w:rPr>
          <w:t xml:space="preserve">that </w:t>
        </w:r>
      </w:ins>
      <w:r w:rsidRPr="00365409">
        <w:rPr>
          <w:lang w:val="en-US"/>
        </w:rPr>
        <w:t>realiz</w:t>
      </w:r>
      <w:ins w:id="1292" w:author="Lieberman, Joshua" w:date="2016-11-16T22:55:00Z">
        <w:r w:rsidR="00B245F9">
          <w:rPr>
            <w:lang w:val="en-US"/>
          </w:rPr>
          <w:t>es</w:t>
        </w:r>
      </w:ins>
      <w:del w:id="1293" w:author="Lieberman, Joshua" w:date="2016-11-16T22:55:00Z">
        <w:r w:rsidRPr="00365409" w:rsidDel="00B245F9">
          <w:rPr>
            <w:lang w:val="en-US"/>
          </w:rPr>
          <w:delText>ing</w:delText>
        </w:r>
      </w:del>
      <w:r w:rsidRPr="00365409">
        <w:rPr>
          <w:lang w:val="en-US"/>
        </w:rPr>
        <w:t xml:space="preserve"> </w:t>
      </w:r>
      <w:del w:id="1294" w:author="Lieberman, Joshua" w:date="2016-11-16T22:55:00Z">
        <w:r w:rsidRPr="00365409" w:rsidDel="00B245F9">
          <w:rPr>
            <w:lang w:val="en-US"/>
          </w:rPr>
          <w:delText xml:space="preserve">the </w:delText>
        </w:r>
      </w:del>
      <w:ins w:id="1295" w:author="Lieberman, Joshua" w:date="2016-11-16T22:55:00Z">
        <w:r w:rsidR="00B245F9">
          <w:rPr>
            <w:lang w:val="en-US"/>
          </w:rPr>
          <w:t>a</w:t>
        </w:r>
        <w:r w:rsidR="00B245F9" w:rsidRPr="00365409">
          <w:rPr>
            <w:lang w:val="en-US"/>
          </w:rPr>
          <w:t xml:space="preserve"> </w:t>
        </w:r>
      </w:ins>
      <w:r w:rsidRPr="00365409">
        <w:rPr>
          <w:lang w:val="en-US"/>
        </w:rPr>
        <w:t>logical catchment</w:t>
      </w:r>
      <w:del w:id="1296" w:author="Lieberman, Joshua" w:date="2016-11-16T22:54:00Z">
        <w:r w:rsidRPr="00365409" w:rsidDel="00F273E0">
          <w:rPr>
            <w:lang w:val="en-US"/>
          </w:rPr>
          <w:delText>)</w:delText>
        </w:r>
      </w:del>
      <w:r w:rsidRPr="00365409">
        <w:rPr>
          <w:lang w:val="en-US"/>
        </w:rPr>
        <w:t xml:space="preserve"> </w:t>
      </w:r>
      <w:ins w:id="1297" w:author="Lieberman, Joshua" w:date="2016-11-16T22:55:00Z">
        <w:r w:rsidR="00B245F9">
          <w:rPr>
            <w:lang w:val="en-US"/>
          </w:rPr>
          <w:t xml:space="preserve">by </w:t>
        </w:r>
      </w:ins>
      <w:ins w:id="1298" w:author="Lieberman, Joshua" w:date="2016-11-16T22:56:00Z">
        <w:r w:rsidR="00B245F9">
          <w:rPr>
            <w:lang w:val="en-US"/>
          </w:rPr>
          <w:t xml:space="preserve">representing </w:t>
        </w:r>
      </w:ins>
      <w:ins w:id="1299" w:author="Lieberman, Joshua" w:date="2016-11-16T22:57:00Z">
        <w:r w:rsidR="0035585B">
          <w:rPr>
            <w:lang w:val="en-US"/>
          </w:rPr>
          <w:t xml:space="preserve">its </w:t>
        </w:r>
      </w:ins>
      <w:ins w:id="1300" w:author="Lieberman, Joshua" w:date="2016-11-16T22:56:00Z">
        <w:r w:rsidR="00B245F9">
          <w:rPr>
            <w:lang w:val="en-US"/>
          </w:rPr>
          <w:t>boundary</w:t>
        </w:r>
      </w:ins>
      <w:ins w:id="1301" w:author="Lieberman, Joshua" w:date="2016-11-16T22:55:00Z">
        <w:r w:rsidR="00B245F9">
          <w:rPr>
            <w:lang w:val="en-US"/>
          </w:rPr>
          <w:t xml:space="preserve"> </w:t>
        </w:r>
      </w:ins>
      <w:del w:id="1302" w:author="Lieberman, Joshua" w:date="2016-11-16T22:55:00Z">
        <w:r w:rsidRPr="00365409" w:rsidDel="00B245F9">
          <w:rPr>
            <w:lang w:val="en-US"/>
          </w:rPr>
          <w:delText>in terms of a</w:delText>
        </w:r>
      </w:del>
      <w:ins w:id="1303" w:author="Lieberman, Joshua" w:date="2016-11-16T22:56:00Z">
        <w:r w:rsidR="00B245F9">
          <w:rPr>
            <w:lang w:val="en-US"/>
          </w:rPr>
          <w:t xml:space="preserve">either </w:t>
        </w:r>
      </w:ins>
      <w:del w:id="1304" w:author="Lieberman, Joshua" w:date="2016-11-16T22:56:00Z">
        <w:r w:rsidRPr="00365409" w:rsidDel="00B245F9">
          <w:rPr>
            <w:lang w:val="en-US"/>
          </w:rPr>
          <w:delText xml:space="preserve"> </w:delText>
        </w:r>
      </w:del>
      <w:r w:rsidRPr="00365409">
        <w:rPr>
          <w:lang w:val="en-US"/>
        </w:rPr>
        <w:t>topological</w:t>
      </w:r>
      <w:ins w:id="1305" w:author="Lieberman, Joshua" w:date="2016-11-16T22:56:00Z">
        <w:r w:rsidR="00B245F9">
          <w:rPr>
            <w:lang w:val="en-US"/>
          </w:rPr>
          <w:t>ly</w:t>
        </w:r>
      </w:ins>
      <w:r w:rsidRPr="00365409">
        <w:rPr>
          <w:lang w:val="en-US"/>
        </w:rPr>
        <w:t xml:space="preserve"> </w:t>
      </w:r>
      <w:ins w:id="1306" w:author="Lieberman, Joshua" w:date="2016-11-16T22:56:00Z">
        <w:r w:rsidR="0035585B">
          <w:rPr>
            <w:lang w:val="en-US"/>
          </w:rPr>
          <w:t>as</w:t>
        </w:r>
      </w:ins>
      <w:ins w:id="1307" w:author="Lieberman, Joshua" w:date="2016-11-16T22:59:00Z">
        <w:r w:rsidR="0035585B">
          <w:rPr>
            <w:lang w:val="en-US"/>
          </w:rPr>
          <w:t xml:space="preserve"> divide </w:t>
        </w:r>
      </w:ins>
      <w:r w:rsidRPr="00365409">
        <w:rPr>
          <w:lang w:val="en-US"/>
        </w:rPr>
        <w:t>edge</w:t>
      </w:r>
      <w:ins w:id="1308" w:author="Lieberman, Joshua" w:date="2016-11-16T22:56:00Z">
        <w:r w:rsidR="00B245F9">
          <w:rPr>
            <w:lang w:val="en-US"/>
          </w:rPr>
          <w:t>s</w:t>
        </w:r>
      </w:ins>
      <w:r w:rsidRPr="00365409">
        <w:rPr>
          <w:lang w:val="en-US"/>
        </w:rPr>
        <w:t xml:space="preserve"> bounded by inflow and outflow nodes</w:t>
      </w:r>
      <w:ins w:id="1309" w:author="Lieberman, Joshua" w:date="2016-11-16T22:56:00Z">
        <w:r w:rsidR="00B245F9">
          <w:rPr>
            <w:lang w:val="en-US"/>
          </w:rPr>
          <w:t>, or geometrically as a polygon ring</w:t>
        </w:r>
      </w:ins>
      <w:del w:id="1310" w:author="Lieberman, Joshua" w:date="2016-11-16T22:56:00Z">
        <w:r w:rsidRPr="00365409" w:rsidDel="00B245F9">
          <w:rPr>
            <w:lang w:val="en-US"/>
          </w:rPr>
          <w:delText>, and associated with catchment faces inside of the boundary</w:delText>
        </w:r>
      </w:del>
      <w:r w:rsidRPr="00365409">
        <w:rPr>
          <w:lang w:val="en-US"/>
        </w:rPr>
        <w:t xml:space="preserve">. </w:t>
      </w:r>
      <w:del w:id="1311" w:author="Lieberman, Joshua" w:date="2016-11-16T22:58:00Z">
        <w:r w:rsidRPr="00365409" w:rsidDel="0035585B">
          <w:rPr>
            <w:lang w:val="en-US"/>
          </w:rPr>
          <w:delText>The concept of an edge bounded by nodes is described in detail in the ISO topology model [ISO19107]. A catchment boundary is usually represented as boundary line.</w:delText>
        </w:r>
      </w:del>
    </w:p>
    <w:p w14:paraId="4506FD70" w14:textId="474450AF" w:rsidR="00F273E0" w:rsidRDefault="00556C82">
      <w:pPr>
        <w:pStyle w:val="NormalWeb"/>
        <w:jc w:val="both"/>
        <w:rPr>
          <w:ins w:id="1312" w:author="Lieberman, Joshua" w:date="2016-11-16T22:53:00Z"/>
        </w:rPr>
        <w:pPrChange w:id="1313" w:author="Lieberman, Joshua" w:date="2016-11-16T22:59:00Z">
          <w:pPr>
            <w:pStyle w:val="TermNum"/>
            <w:outlineLvl w:val="0"/>
          </w:pPr>
        </w:pPrChange>
      </w:pPr>
      <w:del w:id="1314" w:author="Lieberman, Joshua" w:date="2016-11-16T22:59:00Z">
        <w:r w:rsidDel="0035585B">
          <w:rPr>
            <w:lang w:val="en-US"/>
          </w:rPr>
          <w:delText>NOTE</w:delText>
        </w:r>
        <w:r w:rsidR="00891D8B" w:rsidRPr="00365409" w:rsidDel="0035585B">
          <w:rPr>
            <w:lang w:val="en-US"/>
          </w:rPr>
          <w:delText xml:space="preserve">: Hydrologically, the catchment boundary references the </w:delText>
        </w:r>
        <w:r w:rsidR="00891D8B" w:rsidRPr="00365409" w:rsidDel="0035585B">
          <w:rPr>
            <w:i/>
          </w:rPr>
          <w:delText xml:space="preserve">divide </w:delText>
        </w:r>
        <w:r w:rsidR="00891D8B" w:rsidRPr="00365409" w:rsidDel="0035585B">
          <w:rPr>
            <w:lang w:val="en-US"/>
          </w:rPr>
          <w:delText xml:space="preserve">separating adjacent catchments </w:delText>
        </w:r>
        <w:r w:rsidR="003602D6" w:rsidDel="0035585B">
          <w:rPr>
            <w:lang w:val="en-US"/>
          </w:rPr>
          <w:delText>[9]</w:delText>
        </w:r>
        <w:r w:rsidR="00891D8B" w:rsidRPr="00365409" w:rsidDel="0035585B">
          <w:rPr>
            <w:lang w:val="en-US"/>
          </w:rPr>
          <w:delText xml:space="preserve">. </w:delText>
        </w:r>
      </w:del>
    </w:p>
    <w:p w14:paraId="38358DDA" w14:textId="5356B023" w:rsidR="00F273E0" w:rsidRDefault="00F273E0" w:rsidP="00F273E0">
      <w:pPr>
        <w:pStyle w:val="TermNum"/>
        <w:numPr>
          <w:ilvl w:val="0"/>
          <w:numId w:val="0"/>
        </w:numPr>
        <w:rPr>
          <w:ins w:id="1315" w:author="Lieberman, Joshua" w:date="2016-11-16T22:53:00Z"/>
        </w:rPr>
      </w:pPr>
      <w:ins w:id="1316" w:author="Lieberman, Joshua" w:date="2016-11-16T22:53:00Z">
        <w:r>
          <w:t>catchment divide</w:t>
        </w:r>
      </w:ins>
    </w:p>
    <w:p w14:paraId="6803783E" w14:textId="2507DE4D" w:rsidR="00F273E0" w:rsidRPr="00365409" w:rsidRDefault="00F273E0" w:rsidP="00F273E0">
      <w:pPr>
        <w:pStyle w:val="NormalWeb"/>
        <w:jc w:val="both"/>
        <w:rPr>
          <w:lang w:val="en-US"/>
        </w:rPr>
      </w:pPr>
      <w:ins w:id="1317" w:author="Lieberman, Joshua" w:date="2016-11-16T22:53:00Z">
        <w:r w:rsidRPr="00365409">
          <w:rPr>
            <w:lang w:val="en-US"/>
          </w:rPr>
          <w:t>One-dimensional</w:t>
        </w:r>
      </w:ins>
      <w:ins w:id="1318" w:author="Lieberman, Joshua" w:date="2016-11-16T22:58:00Z">
        <w:r w:rsidR="0035585B">
          <w:rPr>
            <w:lang w:val="en-US"/>
          </w:rPr>
          <w:t xml:space="preserve"> feature</w:t>
        </w:r>
      </w:ins>
      <w:ins w:id="1319" w:author="Lieberman, Joshua" w:date="2016-11-16T22:59:00Z">
        <w:r w:rsidR="0035585B">
          <w:rPr>
            <w:lang w:val="en-US"/>
          </w:rPr>
          <w:t>, usually represented by a curve,</w:t>
        </w:r>
      </w:ins>
      <w:ins w:id="1320" w:author="Lieberman, Joshua" w:date="2016-11-16T22:58:00Z">
        <w:r w:rsidR="0035585B">
          <w:rPr>
            <w:lang w:val="en-US"/>
          </w:rPr>
          <w:t xml:space="preserve"> that separates two adjacent catchments [9] and forms part of the boundary</w:t>
        </w:r>
      </w:ins>
      <w:ins w:id="1321" w:author="Lieberman, Joshua" w:date="2016-11-16T23:00:00Z">
        <w:r w:rsidR="0035585B">
          <w:rPr>
            <w:lang w:val="en-US"/>
          </w:rPr>
          <w:t xml:space="preserve"> realization</w:t>
        </w:r>
      </w:ins>
      <w:ins w:id="1322" w:author="Lieberman, Joshua" w:date="2016-11-16T22:58:00Z">
        <w:r w:rsidR="0035585B">
          <w:rPr>
            <w:lang w:val="en-US"/>
          </w:rPr>
          <w:t xml:space="preserve"> of each catchment.</w:t>
        </w:r>
      </w:ins>
    </w:p>
    <w:p w14:paraId="4893D3A5" w14:textId="77777777" w:rsidR="00891D8B" w:rsidRDefault="00891D8B" w:rsidP="00834E29">
      <w:pPr>
        <w:pStyle w:val="TermNum"/>
        <w:jc w:val="both"/>
        <w:outlineLvl w:val="0"/>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3C9EC12" w14:textId="09152082" w:rsidR="00D0587B" w:rsidRDefault="00102098" w:rsidP="00365409">
      <w:pPr>
        <w:pStyle w:val="NormalWeb"/>
        <w:jc w:val="both"/>
        <w:rPr>
          <w:lang w:val="en-US"/>
        </w:rPr>
      </w:pPr>
      <w:ins w:id="1323" w:author="Lieberman, Joshua" w:date="2016-11-16T23:02:00Z">
        <w:r>
          <w:rPr>
            <w:lang w:val="en-US"/>
          </w:rPr>
          <w:t>Edge-node t</w:t>
        </w:r>
      </w:ins>
      <w:del w:id="1324" w:author="Lieberman, Joshua" w:date="2016-11-16T23:02:00Z">
        <w:r w:rsidR="005A640F" w:rsidDel="00102098">
          <w:rPr>
            <w:lang w:val="en-US"/>
          </w:rPr>
          <w:delText>T</w:delText>
        </w:r>
      </w:del>
      <w:r w:rsidR="00891D8B" w:rsidRPr="00365409">
        <w:rPr>
          <w:lang w:val="en-US"/>
        </w:rPr>
        <w:t>opolog</w:t>
      </w:r>
      <w:ins w:id="1325" w:author="Lieberman, Joshua" w:date="2016-11-16T23:02:00Z">
        <w:r>
          <w:rPr>
            <w:lang w:val="en-US"/>
          </w:rPr>
          <w:t>y</w:t>
        </w:r>
      </w:ins>
      <w:del w:id="1326" w:author="Lieberman, Joshua" w:date="2016-11-16T23:02:00Z">
        <w:r w:rsidR="00891D8B" w:rsidRPr="00365409" w:rsidDel="00102098">
          <w:rPr>
            <w:lang w:val="en-US"/>
          </w:rPr>
          <w:delText>ical</w:delText>
        </w:r>
      </w:del>
      <w:r w:rsidR="00891D8B" w:rsidRPr="00365409">
        <w:rPr>
          <w:lang w:val="en-US"/>
        </w:rPr>
        <w:t xml:space="preserve"> </w:t>
      </w:r>
      <w:r w:rsidR="00D0587B">
        <w:rPr>
          <w:lang w:val="en-US"/>
        </w:rPr>
        <w:t xml:space="preserve">pattern of a </w:t>
      </w:r>
      <w:ins w:id="1327" w:author="Lieberman, Joshua" w:date="2016-11-16T23:02:00Z">
        <w:r>
          <w:rPr>
            <w:lang w:val="en-US"/>
          </w:rPr>
          <w:t xml:space="preserve">set of </w:t>
        </w:r>
      </w:ins>
      <w:r w:rsidR="00D0587B">
        <w:rPr>
          <w:lang w:val="en-US"/>
        </w:rPr>
        <w:t>catchment</w:t>
      </w:r>
      <w:ins w:id="1328" w:author="Lieberman, Joshua" w:date="2016-11-16T23:02:00Z">
        <w:r>
          <w:rPr>
            <w:lang w:val="en-US"/>
          </w:rPr>
          <w:t>s</w:t>
        </w:r>
      </w:ins>
      <w:r w:rsidR="00D0587B">
        <w:rPr>
          <w:lang w:val="en-US"/>
        </w:rPr>
        <w:t xml:space="preserve"> </w:t>
      </w:r>
      <w:ins w:id="1329" w:author="Lieberman, Joshua" w:date="2016-11-16T23:02:00Z">
        <w:r>
          <w:rPr>
            <w:lang w:val="en-US"/>
          </w:rPr>
          <w:t xml:space="preserve">connected by </w:t>
        </w:r>
      </w:ins>
      <w:del w:id="1330" w:author="Lieberman, Joshua" w:date="2016-11-16T23:02:00Z">
        <w:r w:rsidR="00304EBC" w:rsidDel="00102098">
          <w:rPr>
            <w:lang w:val="en-US"/>
          </w:rPr>
          <w:delText>interacting with another catchment at its</w:delText>
        </w:r>
      </w:del>
      <w:ins w:id="1331" w:author="Lieberman, Joshua" w:date="2016-11-16T23:02:00Z">
        <w:r>
          <w:rPr>
            <w:lang w:val="en-US"/>
          </w:rPr>
          <w:t>their</w:t>
        </w:r>
      </w:ins>
      <w:r w:rsidR="00304EBC">
        <w:rPr>
          <w:lang w:val="en-US"/>
        </w:rPr>
        <w:t xml:space="preserve"> outfall</w:t>
      </w:r>
      <w:ins w:id="1332" w:author="Lieberman, Joshua" w:date="2016-11-16T23:02:00Z">
        <w:r>
          <w:rPr>
            <w:lang w:val="en-US"/>
          </w:rPr>
          <w:t>s</w:t>
        </w:r>
      </w:ins>
      <w:r w:rsidR="00304EBC">
        <w:rPr>
          <w:lang w:val="en-US"/>
        </w:rPr>
        <w:t>.</w:t>
      </w:r>
      <w:r w:rsidR="00D0587B">
        <w:rPr>
          <w:lang w:val="en-US"/>
        </w:rPr>
        <w:t xml:space="preserve"> </w:t>
      </w:r>
      <w:ins w:id="1333" w:author="Lieberman, Joshua" w:date="2016-11-16T23:04:00Z">
        <w:r w:rsidR="004D2A35">
          <w:rPr>
            <w:lang w:val="en-US"/>
          </w:rPr>
          <w:t>The topology pattern may be derived from flowpath and outfall node features,</w:t>
        </w:r>
      </w:ins>
      <w:ins w:id="1334" w:author="Lieberman, Joshua" w:date="2016-11-16T23:05:00Z">
        <w:r w:rsidR="004D2A35">
          <w:rPr>
            <w:lang w:val="en-US"/>
          </w:rPr>
          <w:t xml:space="preserve"> but </w:t>
        </w:r>
      </w:ins>
      <w:ins w:id="1335" w:author="Lieberman, Joshua" w:date="2016-11-16T23:07:00Z">
        <w:r w:rsidR="004D2A35">
          <w:rPr>
            <w:lang w:val="en-US"/>
          </w:rPr>
          <w:t>reflects</w:t>
        </w:r>
      </w:ins>
      <w:ins w:id="1336" w:author="Lieberman, Joshua" w:date="2016-11-16T23:05:00Z">
        <w:r w:rsidR="004D2A35">
          <w:rPr>
            <w:lang w:val="en-US"/>
          </w:rPr>
          <w:t xml:space="preserve"> the </w:t>
        </w:r>
      </w:ins>
      <w:ins w:id="1337" w:author="Lieberman, Joshua" w:date="2016-11-16T23:07:00Z">
        <w:r w:rsidR="004D2A35">
          <w:rPr>
            <w:lang w:val="en-US"/>
          </w:rPr>
          <w:t xml:space="preserve">inferred </w:t>
        </w:r>
      </w:ins>
      <w:ins w:id="1338" w:author="Lieberman, Joshua" w:date="2016-11-16T23:05:00Z">
        <w:r w:rsidR="004D2A35">
          <w:rPr>
            <w:lang w:val="en-US"/>
          </w:rPr>
          <w:t>hydrologic connectivity between catchments</w:t>
        </w:r>
      </w:ins>
      <w:ins w:id="1339" w:author="Lieberman, Joshua" w:date="2016-11-16T23:07:00Z">
        <w:r w:rsidR="004D2A35">
          <w:rPr>
            <w:lang w:val="en-US"/>
          </w:rPr>
          <w:t xml:space="preserve"> an their outfalls</w:t>
        </w:r>
      </w:ins>
      <w:ins w:id="1340" w:author="Lieberman, Joshua" w:date="2016-11-16T23:05:00Z">
        <w:r w:rsidR="004D2A35">
          <w:rPr>
            <w:lang w:val="en-US"/>
          </w:rPr>
          <w:t xml:space="preserve"> </w:t>
        </w:r>
      </w:ins>
      <w:del w:id="1341" w:author="Lieberman, Joshua" w:date="2016-11-16T23:06:00Z">
        <w:r w:rsidR="005B0C37" w:rsidDel="004D2A35">
          <w:rPr>
            <w:lang w:val="en-US"/>
          </w:rPr>
          <w:delText xml:space="preserve">Catchment topology references the topological closure of catchment and outfall </w:delText>
        </w:r>
        <w:r w:rsidR="00891D8B" w:rsidRPr="00365409" w:rsidDel="004D2A35">
          <w:rPr>
            <w:lang w:val="en-US"/>
          </w:rPr>
          <w:delText xml:space="preserve">determined </w:delText>
        </w:r>
        <w:r w:rsidR="005B0C37" w:rsidRPr="00365409" w:rsidDel="004D2A35">
          <w:rPr>
            <w:lang w:val="en-US"/>
          </w:rPr>
          <w:delText xml:space="preserve">hydrologically </w:delText>
        </w:r>
        <w:r w:rsidR="00891D8B" w:rsidRPr="00365409" w:rsidDel="004D2A35">
          <w:rPr>
            <w:lang w:val="en-US"/>
          </w:rPr>
          <w:delText xml:space="preserve">through the </w:delText>
        </w:r>
      </w:del>
      <w:del w:id="1342" w:author="Lieberman, Joshua" w:date="2016-11-16T16:14:00Z">
        <w:r w:rsidR="00DA26DD" w:rsidRPr="00365409" w:rsidDel="007D2A65">
          <w:rPr>
            <w:lang w:val="en-US"/>
          </w:rPr>
          <w:delText>uni</w:delText>
        </w:r>
        <w:r w:rsidR="00DA26DD" w:rsidDel="007D2A65">
          <w:rPr>
            <w:lang w:val="en-US"/>
          </w:rPr>
          <w:delText>on</w:delText>
        </w:r>
        <w:r w:rsidR="00DA26DD" w:rsidRPr="00365409" w:rsidDel="007D2A65">
          <w:rPr>
            <w:lang w:val="en-US"/>
          </w:rPr>
          <w:delText xml:space="preserve"> </w:delText>
        </w:r>
      </w:del>
      <w:del w:id="1343" w:author="Lieberman, Joshua" w:date="2016-11-16T23:06:00Z">
        <w:r w:rsidR="00891D8B" w:rsidRPr="00365409" w:rsidDel="004D2A35">
          <w:rPr>
            <w:lang w:val="en-US"/>
          </w:rPr>
          <w:delText xml:space="preserve">of </w:delText>
        </w:r>
        <w:r w:rsidR="005B0C37" w:rsidDel="004D2A35">
          <w:rPr>
            <w:lang w:val="en-US"/>
          </w:rPr>
          <w:delText xml:space="preserve">a </w:delText>
        </w:r>
        <w:r w:rsidR="00891D8B" w:rsidRPr="00365409" w:rsidDel="004D2A35">
          <w:rPr>
            <w:lang w:val="en-US"/>
          </w:rPr>
          <w:delText xml:space="preserve">catchment </w:delText>
        </w:r>
      </w:del>
      <w:del w:id="1344" w:author="Lieberman, Joshua" w:date="2016-11-16T16:14:00Z">
        <w:r w:rsidR="00891D8B" w:rsidRPr="00365409" w:rsidDel="007D2A65">
          <w:rPr>
            <w:lang w:val="en-US"/>
          </w:rPr>
          <w:delText xml:space="preserve">and </w:delText>
        </w:r>
      </w:del>
      <w:del w:id="1345" w:author="Lieberman, Joshua" w:date="2016-11-16T23:06:00Z">
        <w:r w:rsidR="00891D8B" w:rsidRPr="00365409" w:rsidDel="004D2A35">
          <w:rPr>
            <w:lang w:val="en-US"/>
          </w:rPr>
          <w:delText>its common outlet</w:delText>
        </w:r>
      </w:del>
      <w:ins w:id="1346" w:author="Lieberman, Joshua" w:date="2016-11-16T23:06:00Z">
        <w:r w:rsidR="004D2A35">
          <w:rPr>
            <w:lang w:val="en-US"/>
          </w:rPr>
          <w:t xml:space="preserve">whether or not </w:t>
        </w:r>
      </w:ins>
      <w:ins w:id="1347" w:author="Lieberman, Joshua" w:date="2016-11-16T23:07:00Z">
        <w:r w:rsidR="004D2A35">
          <w:rPr>
            <w:lang w:val="en-US"/>
          </w:rPr>
          <w:t>corroborated by geometric representations</w:t>
        </w:r>
      </w:ins>
      <w:r w:rsidR="00891D8B" w:rsidRPr="00365409">
        <w:rPr>
          <w:lang w:val="en-US"/>
        </w:rPr>
        <w:t xml:space="preserve">. </w:t>
      </w:r>
    </w:p>
    <w:p w14:paraId="39921B3C" w14:textId="77777777" w:rsidR="00605384" w:rsidRDefault="00605384" w:rsidP="00834E29">
      <w:pPr>
        <w:pStyle w:val="TermNum"/>
        <w:outlineLvl w:val="0"/>
      </w:pPr>
    </w:p>
    <w:p w14:paraId="5AF0AFF8" w14:textId="21E12759" w:rsidR="004A04F6" w:rsidRDefault="00605384" w:rsidP="00365409">
      <w:pPr>
        <w:pStyle w:val="TermNum"/>
        <w:numPr>
          <w:ilvl w:val="0"/>
          <w:numId w:val="0"/>
        </w:numPr>
      </w:pPr>
      <w:r>
        <w:t>channel</w:t>
      </w:r>
    </w:p>
    <w:p w14:paraId="5E9BA398" w14:textId="5AAE9D52" w:rsidR="004A04F6" w:rsidRPr="00365409" w:rsidRDefault="00605384" w:rsidP="00365409">
      <w:pPr>
        <w:pStyle w:val="NormalWeb"/>
        <w:jc w:val="both"/>
        <w:rPr>
          <w:lang w:val="en-US"/>
        </w:rPr>
      </w:pPr>
      <w:r>
        <w:rPr>
          <w:lang w:val="en-US"/>
        </w:rPr>
        <w:t>N</w:t>
      </w:r>
      <w:r w:rsidR="004A04F6" w:rsidRPr="00365409">
        <w:rPr>
          <w:lang w:val="en-US"/>
        </w:rPr>
        <w:t>atural or artificial waterway, clearly distinguished, which periodically or c</w:t>
      </w:r>
      <w:ins w:id="1348" w:author="Lieberman, Joshua" w:date="2016-11-16T23:08:00Z">
        <w:r w:rsidR="004D2A35">
          <w:rPr>
            <w:lang w:val="en-US"/>
          </w:rPr>
          <w:t>o</w:t>
        </w:r>
      </w:ins>
      <w:del w:id="1349" w:author="Lieberman, Joshua" w:date="2016-11-16T23:06:00Z">
        <w:r w:rsidR="004A04F6" w:rsidRPr="00365409" w:rsidDel="004D2A35">
          <w:rPr>
            <w:lang w:val="en-US"/>
          </w:rPr>
          <w:delText>o</w:delText>
        </w:r>
      </w:del>
      <w:r w:rsidR="004A04F6" w:rsidRPr="00365409">
        <w:rPr>
          <w:lang w:val="en-US"/>
        </w:rPr>
        <w:t xml:space="preserve">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834E29">
      <w:pPr>
        <w:pStyle w:val="TermNum"/>
        <w:outlineLvl w:val="0"/>
      </w:pPr>
    </w:p>
    <w:p w14:paraId="13DFEAA5" w14:textId="7593CA2F" w:rsidR="004A04F6" w:rsidRDefault="00605384" w:rsidP="00365409">
      <w:pPr>
        <w:pStyle w:val="TermNum"/>
        <w:numPr>
          <w:ilvl w:val="0"/>
          <w:numId w:val="0"/>
        </w:numPr>
      </w:pPr>
      <w:r>
        <w:t>channel network</w:t>
      </w:r>
    </w:p>
    <w:p w14:paraId="1039690D" w14:textId="7F651306" w:rsidR="004A04F6" w:rsidRPr="00365409" w:rsidRDefault="004D2A35" w:rsidP="00365409">
      <w:pPr>
        <w:pStyle w:val="NormalWeb"/>
        <w:jc w:val="both"/>
        <w:rPr>
          <w:lang w:val="en-US"/>
        </w:rPr>
      </w:pPr>
      <w:ins w:id="1350" w:author="Lieberman, Joshua" w:date="2016-11-16T23:10:00Z">
        <w:r>
          <w:t xml:space="preserve">Connected </w:t>
        </w:r>
      </w:ins>
      <w:ins w:id="1351" w:author="Lieberman, Joshua" w:date="2016-11-16T23:11:00Z">
        <w:r>
          <w:t>set</w:t>
        </w:r>
      </w:ins>
      <w:del w:id="1352" w:author="Lieberman, Joshua" w:date="2016-11-16T23:10:00Z">
        <w:r w:rsidR="00365409" w:rsidDel="004D2A35">
          <w:delText>A</w:delText>
        </w:r>
      </w:del>
      <w:del w:id="1353" w:author="Lieberman, Joshua" w:date="2016-11-16T23:11:00Z">
        <w:r w:rsidR="00365409" w:rsidDel="004D2A35">
          <w:delText>ggregate</w:delText>
        </w:r>
      </w:del>
      <w:r w:rsidR="00365409" w:rsidRPr="00365409">
        <w:rPr>
          <w:lang w:val="en-US"/>
        </w:rPr>
        <w:t xml:space="preserve"> </w:t>
      </w:r>
      <w:r w:rsidR="004A04F6" w:rsidRPr="00365409">
        <w:rPr>
          <w:lang w:val="en-US"/>
        </w:rPr>
        <w:t xml:space="preserve">of depressions and channels </w:t>
      </w:r>
      <w:del w:id="1354" w:author="Lieberman, Joshua" w:date="2016-11-16T23:11:00Z">
        <w:r w:rsidR="004A04F6" w:rsidRPr="00365409" w:rsidDel="004D2A35">
          <w:rPr>
            <w:lang w:val="en-US"/>
          </w:rPr>
          <w:delText xml:space="preserve">which </w:delText>
        </w:r>
      </w:del>
      <w:ins w:id="1355" w:author="Lieberman, Joshua" w:date="2016-11-16T23:11:00Z">
        <w:r>
          <w:rPr>
            <w:lang w:val="en-US"/>
          </w:rPr>
          <w:t>that</w:t>
        </w:r>
        <w:r w:rsidRPr="00365409">
          <w:rPr>
            <w:lang w:val="en-US"/>
          </w:rPr>
          <w:t xml:space="preserve"> </w:t>
        </w:r>
      </w:ins>
      <w:r w:rsidR="004A04F6" w:rsidRPr="00365409">
        <w:rPr>
          <w:lang w:val="en-US"/>
        </w:rPr>
        <w:t>continuously or periodically contain water.</w:t>
      </w:r>
    </w:p>
    <w:p w14:paraId="02E96D71" w14:textId="77777777" w:rsidR="00053564" w:rsidRDefault="00053564" w:rsidP="00834E29">
      <w:pPr>
        <w:pStyle w:val="TermNum"/>
        <w:outlineLvl w:val="0"/>
      </w:pPr>
    </w:p>
    <w:p w14:paraId="2C54FC27" w14:textId="6E30AD74" w:rsidR="00053564" w:rsidRDefault="007F3AFB" w:rsidP="00834E29">
      <w:pPr>
        <w:pStyle w:val="TermNum"/>
        <w:numPr>
          <w:ilvl w:val="0"/>
          <w:numId w:val="0"/>
        </w:numPr>
        <w:outlineLvl w:val="0"/>
      </w:pPr>
      <w:del w:id="1356" w:author="Lieberman, Joshua" w:date="2016-11-16T23:10:00Z">
        <w:r w:rsidDel="004D2A35">
          <w:delText>C</w:delText>
        </w:r>
        <w:r w:rsidR="00053564" w:rsidDel="004D2A35">
          <w:delText>ontour</w:delText>
        </w:r>
      </w:del>
      <w:ins w:id="1357" w:author="Lieberman, Joshua" w:date="2016-11-16T23:10:00Z">
        <w:r w:rsidR="004D2A35">
          <w:t xml:space="preserve">contour </w:t>
        </w:r>
      </w:ins>
      <w:ins w:id="1358" w:author="Lieberman, Joshua" w:date="2016-11-16T16:58:00Z">
        <w:r>
          <w:t>(of a shoreline)</w:t>
        </w:r>
      </w:ins>
      <w:del w:id="1359" w:author="Lieberman, Joshua" w:date="2016-11-16T16:58:00Z">
        <w:r w:rsidR="00053564" w:rsidDel="007F3AFB">
          <w:delText xml:space="preserve"> (line)</w:delText>
        </w:r>
      </w:del>
    </w:p>
    <w:p w14:paraId="535A3BFC" w14:textId="44EA95D2" w:rsidR="00053564" w:rsidRPr="00365409" w:rsidDel="00BB5645" w:rsidRDefault="00053564">
      <w:pPr>
        <w:pStyle w:val="NormalWeb"/>
        <w:jc w:val="both"/>
        <w:rPr>
          <w:del w:id="1360" w:author="Lieberman, Joshua" w:date="2016-11-16T16:55:00Z"/>
          <w:lang w:val="en-US"/>
        </w:rPr>
      </w:pPr>
      <w:r w:rsidRPr="00365409">
        <w:rPr>
          <w:lang w:val="en-US"/>
        </w:rPr>
        <w:t xml:space="preserve">Geometric representation of </w:t>
      </w:r>
      <w:ins w:id="1361" w:author="Lieberman, Joshua" w:date="2016-11-16T16:58:00Z">
        <w:r w:rsidR="007F3AFB">
          <w:rPr>
            <w:lang w:val="en-US"/>
          </w:rPr>
          <w:t>a water edge or</w:t>
        </w:r>
      </w:ins>
      <w:ins w:id="1362" w:author="Lieberman, Joshua" w:date="2016-11-16T16:55:00Z">
        <w:r w:rsidR="00BB5645">
          <w:rPr>
            <w:lang w:val="en-US"/>
          </w:rPr>
          <w:t xml:space="preserve"> </w:t>
        </w:r>
      </w:ins>
      <w:ins w:id="1363" w:author="Lieberman, Joshua" w:date="2016-11-16T16:56:00Z">
        <w:r w:rsidR="007F3AFB">
          <w:rPr>
            <w:lang w:val="en-US"/>
          </w:rPr>
          <w:t>shoreline</w:t>
        </w:r>
      </w:ins>
      <w:ins w:id="1364" w:author="Lieberman, Joshua" w:date="2016-11-16T16:55:00Z">
        <w:r w:rsidR="00BB5645">
          <w:rPr>
            <w:lang w:val="en-US"/>
          </w:rPr>
          <w:t xml:space="preserve"> of a </w:t>
        </w:r>
      </w:ins>
      <w:del w:id="1365" w:author="Lieberman, Joshua" w:date="2016-11-16T16:55:00Z">
        <w:r w:rsidRPr="00365409" w:rsidDel="00BB5645">
          <w:rPr>
            <w:lang w:val="en-US"/>
          </w:rPr>
          <w:delText xml:space="preserve">the (topological) </w:delText>
        </w:r>
      </w:del>
      <w:r w:rsidRPr="00365409">
        <w:rPr>
          <w:lang w:val="en-US"/>
        </w:rPr>
        <w:t>water</w:t>
      </w:r>
      <w:del w:id="1366" w:author="Lieberman, Joshua" w:date="2016-11-16T17:01:00Z">
        <w:r w:rsidR="00C964C6" w:rsidDel="00C7159A">
          <w:rPr>
            <w:lang w:val="en-US"/>
          </w:rPr>
          <w:delText xml:space="preserve"> </w:delText>
        </w:r>
      </w:del>
      <w:del w:id="1367" w:author="Lieberman, Joshua" w:date="2016-11-16T16:55:00Z">
        <w:r w:rsidRPr="00365409" w:rsidDel="00BB5645">
          <w:rPr>
            <w:lang w:val="en-US"/>
          </w:rPr>
          <w:delText>edge</w:delText>
        </w:r>
      </w:del>
      <w:ins w:id="1368" w:author="Lieberman, Joshua" w:date="2016-11-16T16:55:00Z">
        <w:r w:rsidR="00BB5645">
          <w:rPr>
            <w:lang w:val="en-US"/>
          </w:rPr>
          <w:t>body</w:t>
        </w:r>
      </w:ins>
      <w:r w:rsidRPr="00365409">
        <w:rPr>
          <w:lang w:val="en-US"/>
        </w:rPr>
        <w:t xml:space="preserve">, </w:t>
      </w:r>
      <w:del w:id="1369" w:author="Lieberman, Joshua" w:date="2016-11-16T17:01:00Z">
        <w:r w:rsidRPr="00365409" w:rsidDel="00C7159A">
          <w:rPr>
            <w:lang w:val="en-US"/>
          </w:rPr>
          <w:delText xml:space="preserve">usually </w:delText>
        </w:r>
      </w:del>
      <w:ins w:id="1370" w:author="Lieberman, Joshua" w:date="2016-11-16T17:01:00Z">
        <w:r w:rsidR="00C7159A">
          <w:rPr>
            <w:lang w:val="en-US"/>
          </w:rPr>
          <w:t>e.g.</w:t>
        </w:r>
        <w:r w:rsidR="00C7159A" w:rsidRPr="00365409">
          <w:rPr>
            <w:lang w:val="en-US"/>
          </w:rPr>
          <w:t xml:space="preserve"> </w:t>
        </w:r>
      </w:ins>
      <w:r w:rsidRPr="00365409">
        <w:rPr>
          <w:lang w:val="en-US"/>
        </w:rPr>
        <w:t>a</w:t>
      </w:r>
      <w:ins w:id="1371" w:author="Lieberman, Joshua" w:date="2016-11-16T16:55:00Z">
        <w:r w:rsidR="00BB5645">
          <w:rPr>
            <w:lang w:val="en-US"/>
          </w:rPr>
          <w:t>s</w:t>
        </w:r>
      </w:ins>
      <w:r w:rsidRPr="00365409">
        <w:rPr>
          <w:lang w:val="en-US"/>
        </w:rPr>
        <w:t xml:space="preserve"> </w:t>
      </w:r>
      <w:del w:id="1372" w:author="Lieberman, Joshua" w:date="2016-11-16T16:16:00Z">
        <w:r w:rsidRPr="00365409" w:rsidDel="009A4125">
          <w:rPr>
            <w:lang w:val="en-US"/>
          </w:rPr>
          <w:delText xml:space="preserve">set </w:delText>
        </w:r>
      </w:del>
      <w:ins w:id="1373" w:author="Lieberman, Joshua" w:date="2016-11-16T16:56:00Z">
        <w:r w:rsidR="007F3AFB">
          <w:rPr>
            <w:lang w:val="en-US"/>
          </w:rPr>
          <w:t>left and right</w:t>
        </w:r>
      </w:ins>
      <w:del w:id="1374" w:author="Lieberman, Joshua" w:date="2016-11-16T16:56:00Z">
        <w:r w:rsidRPr="00365409" w:rsidDel="007F3AFB">
          <w:rPr>
            <w:lang w:val="en-US"/>
          </w:rPr>
          <w:delText>of</w:delText>
        </w:r>
      </w:del>
      <w:r w:rsidRPr="00365409">
        <w:rPr>
          <w:lang w:val="en-US"/>
        </w:rPr>
        <w:t xml:space="preserve"> curves</w:t>
      </w:r>
      <w:del w:id="1375" w:author="Lieberman, Joshua" w:date="2016-11-16T16:55:00Z">
        <w:r w:rsidRPr="00365409" w:rsidDel="00BB5645">
          <w:rPr>
            <w:lang w:val="en-US"/>
          </w:rPr>
          <w:delText xml:space="preserve"> (multi-curve)</w:delText>
        </w:r>
      </w:del>
      <w:r w:rsidRPr="00365409">
        <w:rPr>
          <w:lang w:val="en-US"/>
        </w:rPr>
        <w:t>.</w:t>
      </w:r>
    </w:p>
    <w:p w14:paraId="0F12820B" w14:textId="576BB7A2" w:rsidR="00891D8B" w:rsidRDefault="00556C82">
      <w:pPr>
        <w:pStyle w:val="NormalWeb"/>
        <w:jc w:val="both"/>
      </w:pPr>
      <w:del w:id="1376" w:author="Lieberman, Joshua" w:date="2016-11-16T16:55:00Z">
        <w:r w:rsidDel="00BB5645">
          <w:rPr>
            <w:lang w:val="en-US"/>
          </w:rPr>
          <w:delText>NOTE:</w:delText>
        </w:r>
      </w:del>
      <w:r>
        <w:rPr>
          <w:lang w:val="en-US"/>
        </w:rPr>
        <w:t xml:space="preserve"> </w:t>
      </w:r>
      <w:del w:id="1377" w:author="Lieberman, Joshua" w:date="2016-11-16T16:57:00Z">
        <w:r w:rsidR="00053564" w:rsidRPr="00365409" w:rsidDel="007F3AFB">
          <w:rPr>
            <w:lang w:val="en-US"/>
          </w:rPr>
          <w:delText>This definition references the  definition of</w:delText>
        </w:r>
      </w:del>
      <w:ins w:id="1378" w:author="Lieberman, Joshua" w:date="2016-11-16T16:57:00Z">
        <w:r w:rsidR="007F3AFB">
          <w:rPr>
            <w:lang w:val="en-US"/>
          </w:rPr>
          <w:t>A</w:t>
        </w:r>
      </w:ins>
      <w:del w:id="1379" w:author="Lieberman, Joshua" w:date="2016-11-16T16:57:00Z">
        <w:r w:rsidR="00053564" w:rsidRPr="00365409" w:rsidDel="007F3AFB">
          <w:rPr>
            <w:lang w:val="en-US"/>
          </w:rPr>
          <w:delText xml:space="preserve"> a</w:delText>
        </w:r>
      </w:del>
      <w:r w:rsidR="00053564" w:rsidRPr="00365409">
        <w:rPr>
          <w:lang w:val="en-US"/>
        </w:rPr>
        <w:t xml:space="preserve"> </w:t>
      </w:r>
      <w:r w:rsidR="00053564" w:rsidRPr="00365409">
        <w:rPr>
          <w:i/>
          <w:lang w:val="en-US"/>
        </w:rPr>
        <w:t>contour-line</w:t>
      </w:r>
      <w:r w:rsidR="00053564" w:rsidRPr="00365409">
        <w:rPr>
          <w:i/>
        </w:rPr>
        <w:t xml:space="preserve"> </w:t>
      </w:r>
      <w:r w:rsidR="00053564" w:rsidRPr="00365409">
        <w:rPr>
          <w:lang w:val="en-US"/>
        </w:rPr>
        <w:t xml:space="preserve">on a map </w:t>
      </w:r>
      <w:del w:id="1380" w:author="Lieberman, Joshua" w:date="2016-11-16T16:57:00Z">
        <w:r w:rsidR="00053564" w:rsidRPr="00365409" w:rsidDel="007F3AFB">
          <w:rPr>
            <w:lang w:val="en-US"/>
          </w:rPr>
          <w:delText xml:space="preserve">indicating </w:delText>
        </w:r>
      </w:del>
      <w:ins w:id="1381" w:author="Lieberman, Joshua" w:date="2016-11-16T16:57:00Z">
        <w:r w:rsidR="007F3AFB">
          <w:rPr>
            <w:lang w:val="en-US"/>
          </w:rPr>
          <w:t>represents</w:t>
        </w:r>
        <w:r w:rsidR="007F3AFB" w:rsidRPr="00365409">
          <w:rPr>
            <w:lang w:val="en-US"/>
          </w:rPr>
          <w:t xml:space="preserve"> </w:t>
        </w:r>
      </w:ins>
      <w:r w:rsidR="00053564" w:rsidRPr="00365409">
        <w:rPr>
          <w:lang w:val="en-US"/>
        </w:rPr>
        <w:t xml:space="preserve">the locus of points at which a certain property is constant (e.g. elevation, salinity) </w:t>
      </w:r>
      <w:r w:rsidR="003602D6">
        <w:rPr>
          <w:lang w:val="en-US"/>
        </w:rPr>
        <w:t>[9]</w:t>
      </w:r>
      <w:r w:rsidR="00053564">
        <w:rPr>
          <w:lang w:val="en-US"/>
        </w:rPr>
        <w:t>.</w:t>
      </w:r>
      <w:ins w:id="1382" w:author="Lieberman, Joshua" w:date="2016-11-16T16:57:00Z">
        <w:r w:rsidR="007F3AFB">
          <w:rPr>
            <w:lang w:val="en-US"/>
          </w:rPr>
          <w:t xml:space="preserve"> A water edge is the locus of points at which water depth is nearly zero.</w:t>
        </w:r>
      </w:ins>
      <w:ins w:id="1383" w:author="Lieberman, Joshua" w:date="2016-11-16T23:09:00Z">
        <w:r w:rsidR="004D2A35">
          <w:rPr>
            <w:lang w:val="en-US"/>
          </w:rPr>
          <w:t xml:space="preserve"> This is equivalent to an elevation contour only if the water is not moving.</w:t>
        </w:r>
      </w:ins>
    </w:p>
    <w:p w14:paraId="2C382BDF" w14:textId="77777777" w:rsidR="00605384" w:rsidRDefault="00605384" w:rsidP="00834E29">
      <w:pPr>
        <w:pStyle w:val="TermNum"/>
        <w:outlineLvl w:val="0"/>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Normal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834E29">
      <w:pPr>
        <w:pStyle w:val="TermNum"/>
        <w:outlineLvl w:val="0"/>
      </w:pPr>
    </w:p>
    <w:p w14:paraId="67E428F2" w14:textId="0827EA95" w:rsidR="004A04F6" w:rsidRDefault="00605384" w:rsidP="00365409">
      <w:pPr>
        <w:pStyle w:val="TermNum"/>
        <w:numPr>
          <w:ilvl w:val="0"/>
          <w:numId w:val="0"/>
        </w:numPr>
      </w:pPr>
      <w:r>
        <w:t>c</w:t>
      </w:r>
      <w:r w:rsidR="004A04F6">
        <w:t xml:space="preserve">ross </w:t>
      </w:r>
      <w:del w:id="1384" w:author="Lieberman, Joshua" w:date="2016-11-16T17:02:00Z">
        <w:r w:rsidR="004A04F6" w:rsidDel="00C7159A">
          <w:delText xml:space="preserve">Section </w:delText>
        </w:r>
      </w:del>
      <w:ins w:id="1385" w:author="Lieberman, Joshua" w:date="2016-11-16T17:02:00Z">
        <w:r w:rsidR="00C7159A">
          <w:t xml:space="preserve">section </w:t>
        </w:r>
      </w:ins>
      <w:r w:rsidR="004A04F6">
        <w:t>(of a stream bed)</w:t>
      </w:r>
    </w:p>
    <w:p w14:paraId="06B9C4CF" w14:textId="05F07A4F" w:rsidR="00C964C6" w:rsidDel="004D2A35" w:rsidRDefault="004A04F6">
      <w:pPr>
        <w:pStyle w:val="NormalWeb"/>
        <w:jc w:val="both"/>
        <w:rPr>
          <w:del w:id="1386" w:author="Lieberman, Joshua" w:date="2016-11-16T23:11:00Z"/>
          <w:lang w:val="en-US"/>
        </w:rPr>
      </w:pPr>
      <w:r w:rsidRPr="00365409">
        <w:rPr>
          <w:lang w:val="en-US"/>
        </w:rPr>
        <w:t xml:space="preserve">transversal section of a stream bed in a vertical plane. </w:t>
      </w:r>
    </w:p>
    <w:p w14:paraId="1E6F0DF2" w14:textId="7590D49B" w:rsidR="00891D8B" w:rsidRPr="00365409" w:rsidRDefault="004A04F6" w:rsidP="004D2A35">
      <w:pPr>
        <w:pStyle w:val="NormalWeb"/>
        <w:jc w:val="both"/>
        <w:rPr>
          <w:lang w:val="en-US"/>
        </w:rPr>
      </w:pPr>
      <w:del w:id="1387" w:author="Lieberman, Joshua" w:date="2016-11-16T23:11:00Z">
        <w:r w:rsidDel="004D2A35">
          <w:rPr>
            <w:lang w:val="en-US"/>
          </w:rPr>
          <w:delText xml:space="preserve">NOTE: </w:delText>
        </w:r>
      </w:del>
      <w:r w:rsidRPr="00C25AD2">
        <w:rPr>
          <w:lang w:val="en-US"/>
        </w:rPr>
        <w:t>This definition references the</w:t>
      </w:r>
      <w:del w:id="1388" w:author="Lieberman, Joshua" w:date="2016-11-16T17:02:00Z">
        <w:r w:rsidRPr="00C25AD2" w:rsidDel="00C7159A">
          <w:rPr>
            <w:lang w:val="en-US"/>
          </w:rPr>
          <w:delText xml:space="preserve"> </w:delText>
        </w:r>
      </w:del>
      <w:r w:rsidRPr="00C25AD2">
        <w:rPr>
          <w:lang w:val="en-US"/>
        </w:rPr>
        <w:t xml:space="preserve"> definition of a </w:t>
      </w:r>
      <w:r w:rsidRPr="00C964C6">
        <w:rPr>
          <w:i/>
          <w:lang w:val="en-US"/>
        </w:rPr>
        <w:t>bed profile</w:t>
      </w:r>
      <w:r w:rsidRPr="00C25AD2">
        <w:rPr>
          <w:lang w:val="en-US"/>
        </w:rPr>
        <w:t xml:space="preserve"> </w:t>
      </w:r>
      <w:r>
        <w:rPr>
          <w:lang w:val="en-US"/>
        </w:rPr>
        <w:t>describing the shape of a stream bed</w:t>
      </w:r>
      <w:del w:id="1389" w:author="Lieberman, Joshua" w:date="2016-11-16T23:11:00Z">
        <w:r w:rsidDel="004D2A35">
          <w:rPr>
            <w:lang w:val="en-US"/>
          </w:rPr>
          <w:delText xml:space="preserve"> </w:delText>
        </w:r>
      </w:del>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834E29">
      <w:pPr>
        <w:pStyle w:val="TermNum"/>
        <w:outlineLvl w:val="0"/>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Normal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834E29">
      <w:pPr>
        <w:pStyle w:val="TermNum"/>
        <w:jc w:val="both"/>
        <w:outlineLvl w:val="0"/>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834E29">
      <w:pPr>
        <w:pStyle w:val="TermNum"/>
        <w:jc w:val="both"/>
        <w:outlineLvl w:val="0"/>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Normal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834E29">
      <w:pPr>
        <w:pStyle w:val="TermNum"/>
        <w:outlineLvl w:val="0"/>
      </w:pPr>
    </w:p>
    <w:p w14:paraId="71EB7334" w14:textId="5DD3B37E" w:rsidR="004E3896" w:rsidRDefault="004E3896" w:rsidP="00365409">
      <w:pPr>
        <w:pStyle w:val="TermNum"/>
        <w:numPr>
          <w:ilvl w:val="0"/>
          <w:numId w:val="0"/>
        </w:numPr>
      </w:pPr>
      <w:r>
        <w:t>dendritic catchment</w:t>
      </w:r>
    </w:p>
    <w:p w14:paraId="3E8912BC" w14:textId="742F8E9E" w:rsidR="00C964C6" w:rsidDel="004D2A35" w:rsidRDefault="004E3896">
      <w:pPr>
        <w:pStyle w:val="NormalWeb"/>
        <w:jc w:val="both"/>
        <w:rPr>
          <w:del w:id="1390" w:author="Lieberman, Joshua" w:date="2016-11-16T23:12:00Z"/>
        </w:rPr>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ins w:id="1391" w:author="Lieberman, Joshua" w:date="2016-11-16T23:12:00Z">
        <w:r w:rsidR="004D2A35">
          <w:t>,</w:t>
        </w:r>
      </w:ins>
      <w:del w:id="1392" w:author="Lieberman, Joshua" w:date="2016-11-16T23:12:00Z">
        <w:r w:rsidDel="004D2A35">
          <w:delText>.</w:delText>
        </w:r>
      </w:del>
    </w:p>
    <w:p w14:paraId="044DC744" w14:textId="5E159428" w:rsidR="00605384" w:rsidRDefault="00556C82" w:rsidP="004D2A35">
      <w:pPr>
        <w:pStyle w:val="NormalWeb"/>
        <w:jc w:val="both"/>
      </w:pPr>
      <w:del w:id="1393" w:author="Lieberman, Joshua" w:date="2016-11-16T23:12:00Z">
        <w:r w:rsidRPr="00C964C6" w:rsidDel="004D2A35">
          <w:delText xml:space="preserve">NOTE: </w:delText>
        </w:r>
        <w:r w:rsidR="004E3896" w:rsidRPr="00C964C6" w:rsidDel="004D2A35">
          <w:delText>This definition references</w:delText>
        </w:r>
      </w:del>
      <w:r w:rsidR="004E3896" w:rsidRPr="00C964C6">
        <w:t xml:space="preserve"> the most common </w:t>
      </w:r>
      <w:r w:rsidR="004E3896" w:rsidRPr="00C964C6">
        <w:rPr>
          <w:i/>
        </w:rPr>
        <w:t>drainage pattern</w:t>
      </w:r>
      <w:r w:rsidR="004E3896" w:rsidRPr="00C964C6">
        <w:t xml:space="preserve"> of streams </w:t>
      </w:r>
      <w:r w:rsidR="004E3896" w:rsidRPr="00C964C6">
        <w:rPr>
          <w:lang w:val="en-US"/>
        </w:rPr>
        <w:t xml:space="preserve">ultimately flowing into the ocean after joining together at confluences into larger </w:t>
      </w:r>
      <w:ins w:id="1394" w:author="Lieberman, Joshua" w:date="2016-11-16T23:13:00Z">
        <w:r w:rsidR="004D2A35">
          <w:rPr>
            <w:lang w:val="en-US"/>
          </w:rPr>
          <w:t xml:space="preserve">and larger </w:t>
        </w:r>
      </w:ins>
      <w:r w:rsidR="004E3896" w:rsidRPr="00C964C6">
        <w:rPr>
          <w:lang w:val="en-US"/>
        </w:rPr>
        <w:t xml:space="preserve">streams. </w:t>
      </w:r>
    </w:p>
    <w:p w14:paraId="3EF2A618" w14:textId="77777777" w:rsidR="00C964C6" w:rsidRDefault="00C964C6" w:rsidP="00834E29">
      <w:pPr>
        <w:pStyle w:val="TermNum"/>
        <w:outlineLvl w:val="0"/>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4DB418B7" w:rsidR="004A04F6" w:rsidRPr="008E510D" w:rsidRDefault="003037AB" w:rsidP="00605384">
      <w:pPr>
        <w:pStyle w:val="NormalWeb"/>
        <w:jc w:val="both"/>
      </w:pPr>
      <w:r>
        <w:t>L</w:t>
      </w:r>
      <w:r w:rsidR="004A04F6">
        <w:t>andform lower than the surrounding land</w:t>
      </w:r>
      <w:ins w:id="1395" w:author="Lieberman, Joshua" w:date="2016-11-16T16:18:00Z">
        <w:r w:rsidR="00167956">
          <w:t xml:space="preserve"> and partially or completely closed</w:t>
        </w:r>
      </w:ins>
      <w:del w:id="1396" w:author="Lieberman, Joshua" w:date="2016-11-16T23:13:00Z">
        <w:r w:rsidR="004A04F6" w:rsidDel="004D2A35">
          <w:delText>,</w:delText>
        </w:r>
      </w:del>
      <w:r w:rsidR="004A04F6">
        <w:t xml:space="preserve"> </w:t>
      </w:r>
      <w:ins w:id="1397" w:author="Lieberman, Joshua" w:date="2016-11-16T16:18:00Z">
        <w:r w:rsidR="00167956">
          <w:t xml:space="preserve">that </w:t>
        </w:r>
      </w:ins>
      <w:ins w:id="1398" w:author="Lieberman, Joshua" w:date="2016-11-16T16:19:00Z">
        <w:r w:rsidR="00167956">
          <w:t>is able to</w:t>
        </w:r>
      </w:ins>
      <w:ins w:id="1399" w:author="Lieberman, Joshua" w:date="2016-11-16T16:18:00Z">
        <w:r w:rsidR="00167956">
          <w:t xml:space="preserve"> </w:t>
        </w:r>
      </w:ins>
      <w:ins w:id="1400" w:author="Lieberman, Joshua" w:date="2016-11-16T16:19:00Z">
        <w:r w:rsidR="00167956">
          <w:t>but</w:t>
        </w:r>
      </w:ins>
      <w:ins w:id="1401" w:author="Lieberman, Joshua" w:date="2016-11-16T16:18:00Z">
        <w:r w:rsidR="00167956">
          <w:t xml:space="preserve"> </w:t>
        </w:r>
      </w:ins>
      <w:ins w:id="1402" w:author="Lieberman, Joshua" w:date="2016-11-16T23:13:00Z">
        <w:r w:rsidR="004D2A35">
          <w:t>does</w:t>
        </w:r>
      </w:ins>
      <w:ins w:id="1403" w:author="Lieberman, Joshua" w:date="2016-11-16T16:18:00Z">
        <w:r w:rsidR="00167956">
          <w:t xml:space="preserve"> not </w:t>
        </w:r>
      </w:ins>
      <w:ins w:id="1404" w:author="Lieberman, Joshua" w:date="2016-11-16T16:19:00Z">
        <w:r w:rsidR="00167956">
          <w:t xml:space="preserve">necessarily </w:t>
        </w:r>
      </w:ins>
      <w:r w:rsidR="004A04F6">
        <w:t>contain</w:t>
      </w:r>
      <w:del w:id="1405" w:author="Lieberman, Joshua" w:date="2016-11-16T16:19:00Z">
        <w:r w:rsidR="004A04F6" w:rsidDel="00167956">
          <w:delText>ing</w:delText>
        </w:r>
      </w:del>
      <w:r w:rsidR="004A04F6">
        <w:t xml:space="preserve"> water</w:t>
      </w:r>
      <w:del w:id="1406" w:author="Lieberman, Joshua" w:date="2016-11-16T16:19:00Z">
        <w:r w:rsidR="004A04F6" w:rsidDel="00167956">
          <w:delText>, or not</w:delText>
        </w:r>
      </w:del>
      <w:r w:rsidR="004A04F6">
        <w:t>.</w:t>
      </w:r>
    </w:p>
    <w:p w14:paraId="04D5641D" w14:textId="77777777" w:rsidR="00807D2F" w:rsidRDefault="00807D2F" w:rsidP="00834E29">
      <w:pPr>
        <w:pStyle w:val="TermNum"/>
        <w:jc w:val="both"/>
        <w:outlineLvl w:val="0"/>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NormalWeb"/>
        <w:jc w:val="both"/>
        <w:rPr>
          <w:lang w:val="en-US"/>
        </w:rPr>
      </w:pPr>
      <w:r w:rsidRPr="008E510D">
        <w:rPr>
          <w:lang w:val="en-US"/>
        </w:rPr>
        <w:t>Feature of a type defined within a particular application domain. [ISO 19156].</w:t>
      </w:r>
    </w:p>
    <w:p w14:paraId="1D2E6AC5" w14:textId="77777777" w:rsidR="00F0084E" w:rsidRDefault="00F0084E" w:rsidP="00834E29">
      <w:pPr>
        <w:pStyle w:val="TermNum"/>
        <w:outlineLvl w:val="0"/>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834E29">
      <w:pPr>
        <w:pStyle w:val="TermNum"/>
        <w:outlineLvl w:val="0"/>
      </w:pPr>
    </w:p>
    <w:p w14:paraId="324EFAEA" w14:textId="57B07E7B" w:rsidR="00F0084E" w:rsidRDefault="00F0084E" w:rsidP="00365409">
      <w:pPr>
        <w:pStyle w:val="TermNum"/>
        <w:numPr>
          <w:ilvl w:val="0"/>
          <w:numId w:val="0"/>
        </w:numPr>
      </w:pPr>
      <w:r>
        <w:t>exorheic (drainage)</w:t>
      </w:r>
    </w:p>
    <w:p w14:paraId="2788DF43" w14:textId="6517E5CE" w:rsidR="00145DBB" w:rsidRPr="00365409" w:rsidRDefault="00F0084E" w:rsidP="00605384">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834E29">
      <w:pPr>
        <w:pStyle w:val="TermNum"/>
        <w:jc w:val="both"/>
        <w:outlineLvl w:val="0"/>
        <w:rPr>
          <w:lang w:val="en-US"/>
        </w:rPr>
      </w:pPr>
      <w:bookmarkStart w:id="1407"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NormalWeb"/>
        <w:jc w:val="both"/>
        <w:rPr>
          <w:lang w:val="en-US"/>
        </w:rPr>
      </w:pPr>
      <w:r w:rsidRPr="008E510D">
        <w:rPr>
          <w:lang w:val="en-US"/>
        </w:rPr>
        <w:t>Abstraction of real-world phenomena. [ISO 19101]</w:t>
      </w:r>
    </w:p>
    <w:p w14:paraId="3CBA77D4" w14:textId="77777777" w:rsidR="00053564" w:rsidRDefault="00053564" w:rsidP="00834E29">
      <w:pPr>
        <w:pStyle w:val="TermNum"/>
        <w:outlineLvl w:val="0"/>
      </w:pPr>
    </w:p>
    <w:p w14:paraId="7C665371" w14:textId="5D95F6BD" w:rsidR="00053564" w:rsidRDefault="00053564" w:rsidP="00365409">
      <w:pPr>
        <w:pStyle w:val="TermNum"/>
        <w:numPr>
          <w:ilvl w:val="0"/>
          <w:numId w:val="0"/>
        </w:numPr>
      </w:pPr>
      <w:r>
        <w:t>flow path (also flow</w:t>
      </w:r>
      <w:r w:rsidR="005A640F">
        <w:t>path</w:t>
      </w:r>
      <w:r>
        <w:t>)</w:t>
      </w:r>
    </w:p>
    <w:p w14:paraId="7C9C1593" w14:textId="010A4D4E" w:rsidR="00053564" w:rsidRPr="00365409" w:rsidRDefault="00053564" w:rsidP="00365409">
      <w:pPr>
        <w:pStyle w:val="NormalWeb"/>
        <w:jc w:val="both"/>
        <w:rPr>
          <w:lang w:val="en-US"/>
        </w:rPr>
      </w:pPr>
      <w:r w:rsidRPr="00365409">
        <w:rPr>
          <w:lang w:val="en-US"/>
        </w:rPr>
        <w:t xml:space="preserve">One-dimensional (linear) feature realizing </w:t>
      </w:r>
      <w:del w:id="1408" w:author="Lieberman, Joshua" w:date="2016-11-16T16:20:00Z">
        <w:r w:rsidRPr="00365409" w:rsidDel="00167956">
          <w:rPr>
            <w:lang w:val="en-US"/>
          </w:rPr>
          <w:delText>the logical</w:delText>
        </w:r>
      </w:del>
      <w:ins w:id="1409" w:author="Lieberman, Joshua" w:date="2016-11-16T16:20:00Z">
        <w:r w:rsidR="00167956">
          <w:rPr>
            <w:lang w:val="en-US"/>
          </w:rPr>
          <w:t>a</w:t>
        </w:r>
      </w:ins>
      <w:r w:rsidRPr="00365409">
        <w:rPr>
          <w:lang w:val="en-US"/>
        </w:rPr>
        <w:t xml:space="preserve"> catchment in terms of a topological edge bounded by inflow and outflow nodes, and associated with left-bank and right-bank </w:t>
      </w:r>
      <w:ins w:id="1410" w:author="Lieberman, Joshua" w:date="2016-11-16T16:21:00Z">
        <w:r w:rsidR="00167956">
          <w:rPr>
            <w:lang w:val="en-US"/>
          </w:rPr>
          <w:t>sub</w:t>
        </w:r>
      </w:ins>
      <w:ins w:id="1411" w:author="Lieberman, Joshua" w:date="2016-11-16T23:14:00Z">
        <w:r w:rsidR="00AA7946">
          <w:rPr>
            <w:lang w:val="en-US"/>
          </w:rPr>
          <w:t>-</w:t>
        </w:r>
      </w:ins>
      <w:r w:rsidRPr="00365409">
        <w:rPr>
          <w:lang w:val="en-US"/>
        </w:rPr>
        <w:t xml:space="preserve">catchment faces. </w:t>
      </w:r>
      <w:ins w:id="1412" w:author="Lieberman, Joshua" w:date="2016-11-16T23:15:00Z">
        <w:r w:rsidR="00AA7946">
          <w:rPr>
            <w:lang w:val="en-US"/>
          </w:rPr>
          <w:t xml:space="preserve">A flowpath feature may also form the “main stem” of the stream network flowing </w:t>
        </w:r>
      </w:ins>
      <w:ins w:id="1413" w:author="Lieberman, Joshua" w:date="2016-11-16T23:16:00Z">
        <w:r w:rsidR="00AA7946">
          <w:rPr>
            <w:lang w:val="en-US"/>
          </w:rPr>
          <w:t>to</w:t>
        </w:r>
      </w:ins>
      <w:ins w:id="1414" w:author="Lieberman, Joshua" w:date="2016-11-16T23:15:00Z">
        <w:r w:rsidR="00AA7946">
          <w:rPr>
            <w:lang w:val="en-US"/>
          </w:rPr>
          <w:t xml:space="preserve"> the catchment </w:t>
        </w:r>
      </w:ins>
      <w:ins w:id="1415" w:author="Lieberman, Joshua" w:date="2016-11-16T23:16:00Z">
        <w:r w:rsidR="00AA7946">
          <w:rPr>
            <w:lang w:val="en-US"/>
          </w:rPr>
          <w:t>outflow node from</w:t>
        </w:r>
      </w:ins>
      <w:ins w:id="1416" w:author="Lieberman, Joshua" w:date="2016-11-16T23:15:00Z">
        <w:r w:rsidR="00AA7946">
          <w:rPr>
            <w:lang w:val="en-US"/>
          </w:rPr>
          <w:t xml:space="preserve"> its inlet node(s).</w:t>
        </w:r>
      </w:ins>
      <w:del w:id="1417" w:author="Lieberman, Joshua" w:date="2016-11-16T23:14:00Z">
        <w:r w:rsidRPr="00365409" w:rsidDel="00AA7946">
          <w:rPr>
            <w:lang w:val="en-US"/>
          </w:rPr>
          <w:delText xml:space="preserve">The concept of an edge bounded by nodes is described in detail in the ISO topology model [ISO19107]. </w:delText>
        </w:r>
      </w:del>
    </w:p>
    <w:p w14:paraId="7BC65DCB" w14:textId="70A87A7F" w:rsidR="00D93796" w:rsidRDefault="00D93796" w:rsidP="00365409">
      <w:pPr>
        <w:pStyle w:val="NormalWeb"/>
        <w:jc w:val="both"/>
        <w:rPr>
          <w:lang w:val="en-US"/>
        </w:rPr>
      </w:pPr>
      <w:r>
        <w:rPr>
          <w:lang w:val="en-US"/>
        </w:rPr>
        <w:t>NOTE 1: With respect to the river positioning system described in this standard, the flow path</w:t>
      </w:r>
      <w:r w:rsidRPr="001214AF">
        <w:rPr>
          <w:lang w:val="en-US"/>
        </w:rPr>
        <w:t xml:space="preserve"> </w:t>
      </w:r>
      <w:ins w:id="1418" w:author="Lieberman, Joshua" w:date="2016-11-18T09:37:00Z">
        <w:r w:rsidR="00CE5F89">
          <w:rPr>
            <w:lang w:val="en-US"/>
          </w:rPr>
          <w:t xml:space="preserve">can </w:t>
        </w:r>
      </w:ins>
      <w:ins w:id="1419" w:author="Lieberman, Joshua" w:date="2016-11-16T16:21:00Z">
        <w:r w:rsidR="00167956">
          <w:rPr>
            <w:lang w:val="en-US"/>
          </w:rPr>
          <w:t xml:space="preserve">also </w:t>
        </w:r>
      </w:ins>
      <w:r w:rsidRPr="001214AF">
        <w:rPr>
          <w:lang w:val="en-US"/>
        </w:rPr>
        <w:t>form</w:t>
      </w:r>
      <w:del w:id="1420" w:author="Lieberman, Joshua" w:date="2016-11-18T09:37:00Z">
        <w:r w:rsidRPr="001214AF" w:rsidDel="00CE5F89">
          <w:rPr>
            <w:lang w:val="en-US"/>
          </w:rPr>
          <w:delText>s</w:delText>
        </w:r>
      </w:del>
      <w:r w:rsidRPr="001214AF">
        <w:rPr>
          <w:lang w:val="en-US"/>
        </w:rPr>
        <w:t xml:space="preserve">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ins w:id="1421" w:author="GRDC/ID" w:date="2016-10-11T16:16:00Z">
        <w:r w:rsidR="000E41C9">
          <w:rPr>
            <w:lang w:val="en-US"/>
          </w:rPr>
          <w:t xml:space="preserve">aka </w:t>
        </w:r>
      </w:ins>
      <w:r>
        <w:rPr>
          <w:lang w:val="en-US"/>
        </w:rPr>
        <w:t>ISO 19148].</w:t>
      </w:r>
    </w:p>
    <w:p w14:paraId="67D549F7" w14:textId="37AA01CC" w:rsidR="00053564" w:rsidRDefault="00556C82" w:rsidP="00D93796">
      <w:pPr>
        <w:pStyle w:val="NormalWeb"/>
        <w:jc w:val="both"/>
        <w:rPr>
          <w:rFonts w:ascii="ArialMT" w:hAnsi="ArialMT" w:cs="ArialMT"/>
          <w:sz w:val="20"/>
          <w:szCs w:val="20"/>
        </w:rPr>
      </w:pPr>
      <w:r>
        <w:rPr>
          <w:lang w:val="en-US"/>
        </w:rPr>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834E29">
      <w:pPr>
        <w:pStyle w:val="TermNum"/>
        <w:outlineLvl w:val="0"/>
      </w:pPr>
    </w:p>
    <w:p w14:paraId="7C8380E9" w14:textId="1F9E1583" w:rsidR="00053564" w:rsidRDefault="00053564" w:rsidP="00365409">
      <w:pPr>
        <w:pStyle w:val="TermNum"/>
        <w:numPr>
          <w:ilvl w:val="0"/>
          <w:numId w:val="0"/>
        </w:numPr>
      </w:pPr>
      <w:r>
        <w:t>flow line (also flowline)</w:t>
      </w:r>
    </w:p>
    <w:p w14:paraId="5BF57855" w14:textId="409C1C6D" w:rsidR="00053564" w:rsidRPr="00365409" w:rsidRDefault="00053564" w:rsidP="00365409">
      <w:pPr>
        <w:pStyle w:val="NormalWeb"/>
        <w:jc w:val="both"/>
        <w:rPr>
          <w:lang w:val="en-US"/>
        </w:rPr>
      </w:pPr>
      <w:r w:rsidRPr="00365409">
        <w:rPr>
          <w:lang w:val="en-US"/>
        </w:rPr>
        <w:t xml:space="preserve">Geometric </w:t>
      </w:r>
      <w:del w:id="1422" w:author="Lieberman, Joshua" w:date="2016-11-16T16:24:00Z">
        <w:r w:rsidRPr="00365409" w:rsidDel="00002799">
          <w:rPr>
            <w:lang w:val="en-US"/>
          </w:rPr>
          <w:delText xml:space="preserve">representation </w:delText>
        </w:r>
      </w:del>
      <w:ins w:id="1423" w:author="Lieberman, Joshua" w:date="2016-11-16T16:24:00Z">
        <w:r w:rsidR="00002799">
          <w:rPr>
            <w:lang w:val="en-US"/>
          </w:rPr>
          <w:t>property</w:t>
        </w:r>
        <w:r w:rsidR="00002799" w:rsidRPr="00365409">
          <w:rPr>
            <w:lang w:val="en-US"/>
          </w:rPr>
          <w:t xml:space="preserve"> </w:t>
        </w:r>
      </w:ins>
      <w:r w:rsidRPr="00365409">
        <w:rPr>
          <w:lang w:val="en-US"/>
        </w:rPr>
        <w:t xml:space="preserve">of </w:t>
      </w:r>
      <w:del w:id="1424" w:author="Lieberman, Joshua" w:date="2016-11-16T23:17:00Z">
        <w:r w:rsidRPr="00365409" w:rsidDel="00AA7946">
          <w:rPr>
            <w:lang w:val="en-US"/>
          </w:rPr>
          <w:delText xml:space="preserve">the </w:delText>
        </w:r>
      </w:del>
      <w:del w:id="1425" w:author="Lieberman, Joshua" w:date="2016-11-16T16:24:00Z">
        <w:r w:rsidRPr="00365409" w:rsidDel="00002799">
          <w:rPr>
            <w:lang w:val="en-US"/>
          </w:rPr>
          <w:delText>(topological)</w:delText>
        </w:r>
      </w:del>
      <w:ins w:id="1426" w:author="Lieberman, Joshua" w:date="2016-11-16T16:24:00Z">
        <w:r w:rsidR="00002799">
          <w:rPr>
            <w:lang w:val="en-US"/>
          </w:rPr>
          <w:t>a</w:t>
        </w:r>
      </w:ins>
      <w:r w:rsidRPr="00365409">
        <w:rPr>
          <w:lang w:val="en-US"/>
        </w:rPr>
        <w:t xml:space="preserve"> flow</w:t>
      </w:r>
      <w:del w:id="1427" w:author="Lieberman, Joshua" w:date="2016-11-16T23:17:00Z">
        <w:r w:rsidRPr="00365409" w:rsidDel="00AA7946">
          <w:rPr>
            <w:lang w:val="en-US"/>
          </w:rPr>
          <w:delText xml:space="preserve"> </w:delText>
        </w:r>
      </w:del>
      <w:r w:rsidRPr="00365409">
        <w:rPr>
          <w:lang w:val="en-US"/>
        </w:rPr>
        <w:t xml:space="preserve">path, usually a geometric curve. </w:t>
      </w:r>
    </w:p>
    <w:p w14:paraId="6F2DA7A0" w14:textId="2C76E206" w:rsidR="00053564" w:rsidRPr="008E510D" w:rsidRDefault="00556C82" w:rsidP="00450C77">
      <w:pPr>
        <w:pStyle w:val="NormalWeb"/>
        <w:jc w:val="both"/>
        <w:rPr>
          <w:lang w:val="en-US"/>
        </w:rPr>
      </w:pPr>
      <w:r>
        <w:rPr>
          <w:lang w:val="en-US"/>
        </w:rPr>
        <w:t xml:space="preserve">NOTE: </w:t>
      </w:r>
      <w:r w:rsidR="00053564" w:rsidRPr="00365409">
        <w:rPr>
          <w:lang w:val="en-US"/>
        </w:rPr>
        <w:t>This definition references the</w:t>
      </w:r>
      <w:del w:id="1428" w:author="Lieberman, Joshua" w:date="2016-11-16T16:24:00Z">
        <w:r w:rsidR="00053564" w:rsidRPr="00365409" w:rsidDel="00002799">
          <w:rPr>
            <w:lang w:val="en-US"/>
          </w:rPr>
          <w:delText xml:space="preserve"> </w:delText>
        </w:r>
      </w:del>
      <w:r w:rsidR="00053564" w:rsidRPr="00365409">
        <w:rPr>
          <w:lang w:val="en-US"/>
        </w:rPr>
        <w:t xml:space="preserv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w:t>
      </w:r>
      <w:del w:id="1429" w:author="Lieberman, Joshua" w:date="2016-11-16T16:24:00Z">
        <w:r w:rsidR="00053564" w:rsidRPr="00365409" w:rsidDel="00002799">
          <w:rPr>
            <w:lang w:val="en-US"/>
          </w:rPr>
          <w:delText xml:space="preserve">representation </w:delText>
        </w:r>
      </w:del>
      <w:ins w:id="1430" w:author="Lieberman, Joshua" w:date="2016-11-16T16:24:00Z">
        <w:r w:rsidR="00002799">
          <w:rPr>
            <w:lang w:val="en-US"/>
          </w:rPr>
          <w:t>property</w:t>
        </w:r>
        <w:r w:rsidR="00002799" w:rsidRPr="00365409">
          <w:rPr>
            <w:lang w:val="en-US"/>
          </w:rPr>
          <w:t xml:space="preserve"> </w:t>
        </w:r>
      </w:ins>
      <w:r w:rsidR="00053564" w:rsidRPr="00365409">
        <w:rPr>
          <w:lang w:val="en-US"/>
        </w:rPr>
        <w:t xml:space="preserve">of </w:t>
      </w:r>
      <w:del w:id="1431" w:author="Lieberman, Joshua" w:date="2016-11-16T16:24:00Z">
        <w:r w:rsidR="00053564" w:rsidRPr="00365409" w:rsidDel="00002799">
          <w:rPr>
            <w:lang w:val="en-US"/>
          </w:rPr>
          <w:delText xml:space="preserve">the </w:delText>
        </w:r>
      </w:del>
      <w:ins w:id="1432" w:author="Lieberman, Joshua" w:date="2016-11-16T16:24:00Z">
        <w:r w:rsidR="00002799">
          <w:rPr>
            <w:lang w:val="en-US"/>
          </w:rPr>
          <w:t>a</w:t>
        </w:r>
        <w:r w:rsidR="00002799" w:rsidRPr="00365409">
          <w:rPr>
            <w:lang w:val="en-US"/>
          </w:rPr>
          <w:t xml:space="preserve"> </w:t>
        </w:r>
      </w:ins>
      <w:r w:rsidR="00053564" w:rsidRPr="00365409">
        <w:rPr>
          <w:lang w:val="en-US"/>
        </w:rPr>
        <w:t xml:space="preserve">flow path. </w:t>
      </w:r>
    </w:p>
    <w:p w14:paraId="6D266513" w14:textId="77777777" w:rsidR="00807D2F" w:rsidRDefault="00807D2F" w:rsidP="00834E29">
      <w:pPr>
        <w:pStyle w:val="TermNum"/>
        <w:jc w:val="both"/>
        <w:outlineLvl w:val="0"/>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3AF57E8A" w:rsidR="00463826" w:rsidRPr="008E510D" w:rsidRDefault="00463826" w:rsidP="00450C77">
      <w:pPr>
        <w:pStyle w:val="Normal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ins w:id="1433" w:author="Lieberman, Joshua" w:date="2016-11-16T16:23:00Z">
        <w:r w:rsidR="00002799">
          <w:t>, that can be mapped on the Earth’s surface but is not necessarily navigable</w:t>
        </w:r>
      </w:ins>
      <w:ins w:id="1434" w:author="Lieberman, Joshua" w:date="2016-11-16T23:17:00Z">
        <w:r w:rsidR="00AA7946">
          <w:t xml:space="preserve"> for the purposes of this document</w:t>
        </w:r>
      </w:ins>
      <w:ins w:id="1435" w:author="Lieberman, Joshua" w:date="2016-11-16T16:23:00Z">
        <w:r w:rsidR="00002799">
          <w:t>.</w:t>
        </w:r>
      </w:ins>
      <w:del w:id="1436" w:author="Lieberman, Joshua" w:date="2016-11-16T16:23:00Z">
        <w:r w:rsidR="00CC6BA3" w:rsidDel="00002799">
          <w:delText>.</w:delText>
        </w:r>
      </w:del>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403DB6F8" w14:textId="77777777" w:rsidR="001A3F5C" w:rsidRDefault="001A3F5C" w:rsidP="00834E29">
      <w:pPr>
        <w:pStyle w:val="TermNum"/>
        <w:outlineLvl w:val="0"/>
      </w:pPr>
    </w:p>
    <w:p w14:paraId="61F80C1D" w14:textId="55C04B4D" w:rsidR="00463826" w:rsidRPr="001A3F5C" w:rsidRDefault="00463826" w:rsidP="001A3F5C">
      <w:pPr>
        <w:pStyle w:val="TermNum"/>
        <w:numPr>
          <w:ilvl w:val="0"/>
          <w:numId w:val="0"/>
        </w:numPr>
      </w:pPr>
      <w:r w:rsidRPr="001A3F5C">
        <w:t>hydrologic complex</w:t>
      </w:r>
    </w:p>
    <w:p w14:paraId="03F59353" w14:textId="3273D7A4" w:rsidR="00463826" w:rsidRPr="008E510D" w:rsidRDefault="00463826" w:rsidP="00450C77">
      <w:pPr>
        <w:pStyle w:val="NormalWeb"/>
        <w:jc w:val="both"/>
        <w:rPr>
          <w:lang w:val="en-US"/>
        </w:rPr>
      </w:pPr>
      <w:r w:rsidRPr="008E510D">
        <w:rPr>
          <w:lang w:val="en-US"/>
        </w:rPr>
        <w:t xml:space="preserve">Collection of </w:t>
      </w:r>
      <w:del w:id="1437" w:author="Lieberman, Joshua" w:date="2016-11-16T23:19:00Z">
        <w:r w:rsidRPr="008E510D" w:rsidDel="00AA7946">
          <w:rPr>
            <w:lang w:val="en-US"/>
          </w:rPr>
          <w:delText xml:space="preserve">separate </w:delText>
        </w:r>
      </w:del>
      <w:ins w:id="1438" w:author="Lieberman, Joshua" w:date="2016-11-16T23:19:00Z">
        <w:r w:rsidR="00AA7946">
          <w:rPr>
            <w:lang w:val="en-US"/>
          </w:rPr>
          <w:t>distinct</w:t>
        </w:r>
        <w:r w:rsidR="00AA7946" w:rsidRPr="008E510D">
          <w:rPr>
            <w:lang w:val="en-US"/>
          </w:rPr>
          <w:t xml:space="preserve"> </w:t>
        </w:r>
      </w:ins>
      <w:r w:rsidRPr="008E510D">
        <w:rPr>
          <w:lang w:val="en-US"/>
        </w:rPr>
        <w:t xml:space="preserve">hydrologic features </w:t>
      </w:r>
      <w:r w:rsidR="004423BE">
        <w:rPr>
          <w:lang w:val="en-US"/>
        </w:rPr>
        <w:t xml:space="preserve">forming a </w:t>
      </w:r>
      <w:del w:id="1439" w:author="Lieberman, Joshua" w:date="2016-11-16T16:49:00Z">
        <w:r w:rsidRPr="008E510D" w:rsidDel="00AD642E">
          <w:rPr>
            <w:lang w:val="en-US"/>
          </w:rPr>
          <w:delText>closed</w:delText>
        </w:r>
        <w:r w:rsidR="007267C1" w:rsidDel="00AD642E">
          <w:rPr>
            <w:lang w:val="en-US"/>
          </w:rPr>
          <w:delText xml:space="preserve">, </w:delText>
        </w:r>
      </w:del>
      <w:r w:rsidR="007267C1">
        <w:rPr>
          <w:lang w:val="en-US"/>
        </w:rPr>
        <w:t xml:space="preserve">hydrologically </w:t>
      </w:r>
      <w:del w:id="1440" w:author="Lieberman, Joshua" w:date="2016-11-16T16:49:00Z">
        <w:r w:rsidR="007267C1" w:rsidDel="00AD642E">
          <w:rPr>
            <w:lang w:val="en-US"/>
          </w:rPr>
          <w:delText>determined</w:delText>
        </w:r>
        <w:r w:rsidRPr="008E510D" w:rsidDel="00AD642E">
          <w:rPr>
            <w:lang w:val="en-US"/>
          </w:rPr>
          <w:delText xml:space="preserve"> </w:delText>
        </w:r>
      </w:del>
      <w:ins w:id="1441" w:author="Lieberman, Joshua" w:date="2016-11-16T16:49:00Z">
        <w:r w:rsidR="00AD642E">
          <w:rPr>
            <w:lang w:val="en-US"/>
          </w:rPr>
          <w:t>connected</w:t>
        </w:r>
        <w:r w:rsidR="00AD642E" w:rsidRPr="008E510D">
          <w:rPr>
            <w:lang w:val="en-US"/>
          </w:rPr>
          <w:t xml:space="preserve"> </w:t>
        </w:r>
      </w:ins>
      <w:r w:rsidR="004423BE">
        <w:rPr>
          <w:lang w:val="en-US"/>
        </w:rPr>
        <w:t xml:space="preserve">system </w:t>
      </w:r>
      <w:r w:rsidRPr="008E510D">
        <w:rPr>
          <w:lang w:val="en-US"/>
        </w:rPr>
        <w:t xml:space="preserve">where the union of </w:t>
      </w:r>
      <w:ins w:id="1442" w:author="Lieberman, Joshua" w:date="2016-11-16T16:27:00Z">
        <w:r w:rsidR="005C7D76">
          <w:rPr>
            <w:lang w:val="en-US"/>
          </w:rPr>
          <w:t xml:space="preserve">one or more </w:t>
        </w:r>
      </w:ins>
      <w:r w:rsidRPr="008E510D">
        <w:rPr>
          <w:lang w:val="en-US"/>
        </w:rPr>
        <w:t>catchment</w:t>
      </w:r>
      <w:del w:id="1443" w:author="Lieberman, Joshua" w:date="2016-11-16T16:27:00Z">
        <w:r w:rsidR="004423BE" w:rsidDel="005C7D76">
          <w:rPr>
            <w:lang w:val="en-US"/>
          </w:rPr>
          <w:delText>(s)</w:delText>
        </w:r>
      </w:del>
      <w:ins w:id="1444" w:author="Lieberman, Joshua" w:date="2016-11-16T16:27:00Z">
        <w:r w:rsidR="005C7D76">
          <w:rPr>
            <w:lang w:val="en-US"/>
          </w:rPr>
          <w:t>s</w:t>
        </w:r>
      </w:ins>
      <w:r w:rsidRPr="008E510D">
        <w:rPr>
          <w:lang w:val="en-US"/>
        </w:rPr>
        <w:t xml:space="preserve"> and </w:t>
      </w:r>
      <w:r w:rsidR="004423BE">
        <w:rPr>
          <w:lang w:val="en-US"/>
        </w:rPr>
        <w:t>a</w:t>
      </w:r>
      <w:r w:rsidRPr="008E510D">
        <w:rPr>
          <w:lang w:val="en-US"/>
        </w:rPr>
        <w:t xml:space="preserve"> common</w:t>
      </w:r>
      <w:del w:id="1445" w:author="Lieberman, Joshua" w:date="2016-11-16T16:28:00Z">
        <w:r w:rsidRPr="008E510D" w:rsidDel="005C7D76">
          <w:rPr>
            <w:lang w:val="en-US"/>
          </w:rPr>
          <w:delText xml:space="preserve"> outlet </w:delText>
        </w:r>
      </w:del>
      <w:ins w:id="1446" w:author="Lieberman, Joshua" w:date="2016-11-16T16:28:00Z">
        <w:r w:rsidR="005C7D76">
          <w:rPr>
            <w:lang w:val="en-US"/>
          </w:rPr>
          <w:t xml:space="preserve"> </w:t>
        </w:r>
      </w:ins>
      <w:del w:id="1447" w:author="Lieberman, Joshua" w:date="2016-11-16T16:27:00Z">
        <w:r w:rsidRPr="008E510D" w:rsidDel="005C7D76">
          <w:rPr>
            <w:lang w:val="en-US"/>
          </w:rPr>
          <w:delText xml:space="preserve">(conceptualized </w:delText>
        </w:r>
      </w:del>
      <w:del w:id="1448" w:author="Lieberman, Joshua" w:date="2016-11-16T16:28:00Z">
        <w:r w:rsidRPr="008E510D" w:rsidDel="005C7D76">
          <w:rPr>
            <w:lang w:val="en-US"/>
          </w:rPr>
          <w:delText xml:space="preserve">as </w:delText>
        </w:r>
        <w:r w:rsidR="004423BE" w:rsidDel="005C7D76">
          <w:rPr>
            <w:lang w:val="en-US"/>
          </w:rPr>
          <w:delText xml:space="preserve">an </w:delText>
        </w:r>
      </w:del>
      <w:r w:rsidRPr="008E510D">
        <w:rPr>
          <w:lang w:val="en-US"/>
        </w:rPr>
        <w:t>outfall</w:t>
      </w:r>
      <w:del w:id="1449" w:author="Lieberman, Joshua" w:date="2016-11-16T16:28:00Z">
        <w:r w:rsidRPr="008E510D" w:rsidDel="005C7D76">
          <w:rPr>
            <w:lang w:val="en-US"/>
          </w:rPr>
          <w:delText>)</w:delText>
        </w:r>
      </w:del>
      <w:r w:rsidRPr="008E510D">
        <w:rPr>
          <w:lang w:val="en-US"/>
        </w:rPr>
        <w:t xml:space="preserve"> is realized by </w:t>
      </w:r>
      <w:del w:id="1450" w:author="Lieberman, Joshua" w:date="2016-11-16T16:29:00Z">
        <w:r w:rsidR="004423BE" w:rsidDel="00FB0D5D">
          <w:rPr>
            <w:lang w:val="en-US"/>
          </w:rPr>
          <w:delText xml:space="preserve">a ‘complex’ of </w:delText>
        </w:r>
        <w:r w:rsidRPr="008E510D" w:rsidDel="00FB0D5D">
          <w:rPr>
            <w:lang w:val="en-US"/>
          </w:rPr>
          <w:delText>hydrologic features</w:delText>
        </w:r>
      </w:del>
      <w:ins w:id="1451" w:author="Lieberman, Joshua" w:date="2016-11-16T16:29:00Z">
        <w:r w:rsidR="00FB0D5D">
          <w:rPr>
            <w:lang w:val="en-US"/>
          </w:rPr>
          <w:t>multiple complexes</w:t>
        </w:r>
      </w:ins>
      <w:ins w:id="1452" w:author="Lieberman, Joshua" w:date="2016-11-16T16:49:00Z">
        <w:r w:rsidR="00AD642E">
          <w:rPr>
            <w:lang w:val="en-US"/>
          </w:rPr>
          <w:t xml:space="preserve"> of topological elements</w:t>
        </w:r>
      </w:ins>
      <w:r w:rsidRPr="008E510D">
        <w:rPr>
          <w:lang w:val="en-US"/>
        </w:rPr>
        <w:t xml:space="preserve">. </w:t>
      </w:r>
      <w:del w:id="1453" w:author="Lieberman, Joshua" w:date="2016-11-16T16:30:00Z">
        <w:r w:rsidRPr="008E510D" w:rsidDel="00FB0D5D">
          <w:rPr>
            <w:lang w:val="en-US"/>
          </w:rPr>
          <w:delText xml:space="preserve">This concept </w:delText>
        </w:r>
        <w:r w:rsidR="004423BE" w:rsidDel="00FB0D5D">
          <w:rPr>
            <w:lang w:val="en-US"/>
          </w:rPr>
          <w:delText>is rooted in the idea of</w:delText>
        </w:r>
        <w:r w:rsidRPr="008E510D" w:rsidDel="00FB0D5D">
          <w:rPr>
            <w:lang w:val="en-US"/>
          </w:rPr>
          <w:delText xml:space="preserve"> topological clo</w:delText>
        </w:r>
        <w:r w:rsidR="004423BE" w:rsidDel="00FB0D5D">
          <w:rPr>
            <w:lang w:val="en-US"/>
          </w:rPr>
          <w:delText xml:space="preserve">sure of catchment and outfall </w:delText>
        </w:r>
        <w:r w:rsidR="007267C1" w:rsidDel="00FB0D5D">
          <w:rPr>
            <w:lang w:val="en-US"/>
          </w:rPr>
          <w:delText>such</w:delText>
        </w:r>
        <w:r w:rsidRPr="008E510D" w:rsidDel="00FB0D5D">
          <w:rPr>
            <w:lang w:val="en-US"/>
          </w:rPr>
          <w:delText xml:space="preserve"> that a realization of the logical catchment is always of higher topological dimension than the realization of the corresponding outfall. </w:delText>
        </w:r>
      </w:del>
      <w:r w:rsidRPr="008E510D">
        <w:rPr>
          <w:lang w:val="en-US"/>
        </w:rPr>
        <w:t>For example, a</w:t>
      </w:r>
      <w:ins w:id="1454" w:author="Lieberman, Joshua" w:date="2016-11-16T16:45:00Z">
        <w:r w:rsidR="003D77AC">
          <w:rPr>
            <w:lang w:val="en-US"/>
          </w:rPr>
          <w:t xml:space="preserve"> </w:t>
        </w:r>
        <w:r w:rsidR="00AD642E">
          <w:rPr>
            <w:lang w:val="en-US"/>
          </w:rPr>
          <w:t xml:space="preserve">catchment may be realized </w:t>
        </w:r>
      </w:ins>
      <w:ins w:id="1455" w:author="Lieberman, Joshua" w:date="2016-11-16T16:48:00Z">
        <w:r w:rsidR="00AD642E">
          <w:rPr>
            <w:lang w:val="en-US"/>
          </w:rPr>
          <w:t>simultaneously</w:t>
        </w:r>
      </w:ins>
      <w:ins w:id="1456" w:author="Lieberman, Joshua" w:date="2016-11-16T16:45:00Z">
        <w:r w:rsidR="00AD642E">
          <w:rPr>
            <w:lang w:val="en-US"/>
          </w:rPr>
          <w:t xml:space="preserve"> as a face-edge complex of subcatchment areas, an edge-node network of</w:t>
        </w:r>
      </w:ins>
      <w:r w:rsidRPr="008E510D">
        <w:rPr>
          <w:lang w:val="en-US"/>
        </w:rPr>
        <w:t xml:space="preserve"> </w:t>
      </w:r>
      <w:del w:id="1457" w:author="Lieberman, Joshua" w:date="2016-11-16T16:46:00Z">
        <w:r w:rsidRPr="008E510D" w:rsidDel="00AD642E">
          <w:rPr>
            <w:lang w:val="en-US"/>
          </w:rPr>
          <w:delText xml:space="preserve">linear </w:delText>
        </w:r>
      </w:del>
      <w:r w:rsidRPr="008E510D">
        <w:rPr>
          <w:lang w:val="en-US"/>
        </w:rPr>
        <w:t>flowpath</w:t>
      </w:r>
      <w:ins w:id="1458" w:author="Lieberman, Joshua" w:date="2016-11-16T16:46:00Z">
        <w:r w:rsidR="00AD642E">
          <w:rPr>
            <w:lang w:val="en-US"/>
          </w:rPr>
          <w:t xml:space="preserve">s and outfall nodes, </w:t>
        </w:r>
      </w:ins>
      <w:ins w:id="1459" w:author="Lieberman, Joshua" w:date="2016-11-16T16:47:00Z">
        <w:r w:rsidR="00AD642E">
          <w:rPr>
            <w:lang w:val="en-US"/>
          </w:rPr>
          <w:t xml:space="preserve">and </w:t>
        </w:r>
      </w:ins>
      <w:ins w:id="1460" w:author="Lieberman, Joshua" w:date="2016-11-16T16:50:00Z">
        <w:r w:rsidR="00AD642E">
          <w:rPr>
            <w:lang w:val="en-US"/>
          </w:rPr>
          <w:t xml:space="preserve">also </w:t>
        </w:r>
      </w:ins>
      <w:ins w:id="1461" w:author="Lieberman, Joshua" w:date="2016-11-16T16:47:00Z">
        <w:r w:rsidR="00AD642E">
          <w:rPr>
            <w:lang w:val="en-US"/>
          </w:rPr>
          <w:t>as</w:t>
        </w:r>
      </w:ins>
      <w:ins w:id="1462" w:author="Lieberman, Joshua" w:date="2016-11-16T16:48:00Z">
        <w:r w:rsidR="00AD642E">
          <w:rPr>
            <w:lang w:val="en-US"/>
          </w:rPr>
          <w:t xml:space="preserve"> a</w:t>
        </w:r>
      </w:ins>
      <w:del w:id="1463" w:author="Lieberman, Joshua" w:date="2016-11-16T16:47:00Z">
        <w:r w:rsidRPr="008E510D" w:rsidDel="00AD642E">
          <w:rPr>
            <w:lang w:val="en-US"/>
          </w:rPr>
          <w:delText xml:space="preserve"> </w:delText>
        </w:r>
      </w:del>
      <w:ins w:id="1464" w:author="Lieberman, Joshua" w:date="2016-11-16T16:50:00Z">
        <w:r w:rsidR="00AD642E">
          <w:rPr>
            <w:lang w:val="en-US"/>
          </w:rPr>
          <w:t xml:space="preserve"> dendritic </w:t>
        </w:r>
      </w:ins>
      <w:ins w:id="1465" w:author="Lieberman, Joshua" w:date="2016-11-16T23:19:00Z">
        <w:r w:rsidR="00AA7946">
          <w:rPr>
            <w:lang w:val="en-US"/>
          </w:rPr>
          <w:t xml:space="preserve">edge-node </w:t>
        </w:r>
      </w:ins>
      <w:ins w:id="1466" w:author="Lieberman, Joshua" w:date="2016-11-16T16:47:00Z">
        <w:r w:rsidR="00AD642E">
          <w:rPr>
            <w:lang w:val="en-US"/>
          </w:rPr>
          <w:t xml:space="preserve">network of either waterbodies or </w:t>
        </w:r>
      </w:ins>
      <w:ins w:id="1467" w:author="Lieberman, Joshua" w:date="2016-11-16T16:48:00Z">
        <w:r w:rsidR="00AD642E">
          <w:rPr>
            <w:lang w:val="en-US"/>
          </w:rPr>
          <w:t xml:space="preserve">containing </w:t>
        </w:r>
      </w:ins>
      <w:ins w:id="1468" w:author="Lieberman, Joshua" w:date="2016-11-16T16:47:00Z">
        <w:r w:rsidR="00AD642E">
          <w:rPr>
            <w:lang w:val="en-US"/>
          </w:rPr>
          <w:t>channels</w:t>
        </w:r>
      </w:ins>
      <w:ins w:id="1469" w:author="Lieberman, Joshua" w:date="2016-11-16T16:48:00Z">
        <w:r w:rsidR="00AD642E">
          <w:rPr>
            <w:lang w:val="en-US"/>
          </w:rPr>
          <w:t>.</w:t>
        </w:r>
      </w:ins>
      <w:del w:id="1470" w:author="Lieberman, Joshua" w:date="2016-11-16T16:48:00Z">
        <w:r w:rsidRPr="008E510D" w:rsidDel="00AD642E">
          <w:rPr>
            <w:lang w:val="en-US"/>
          </w:rPr>
          <w:delText>realizing a catchment may be understood as an edge between inflow and outflow nodes; the areal realization of a catchment as a face bounded by linear inflow and outflow.</w:delText>
        </w:r>
      </w:del>
    </w:p>
    <w:p w14:paraId="7F218202" w14:textId="437ABE68" w:rsidR="00463826" w:rsidRPr="008E510D" w:rsidDel="00BB5645" w:rsidRDefault="00463826" w:rsidP="00834E29">
      <w:pPr>
        <w:pStyle w:val="NormalWeb"/>
        <w:jc w:val="both"/>
        <w:outlineLvl w:val="0"/>
        <w:rPr>
          <w:del w:id="1471" w:author="Lieberman, Joshua" w:date="2016-11-16T16:50:00Z"/>
          <w:lang w:val="en-US"/>
        </w:rPr>
      </w:pPr>
      <w:del w:id="1472" w:author="Lieberman, Joshua" w:date="2016-11-16T16:50:00Z">
        <w:r w:rsidRPr="008E510D" w:rsidDel="00BB5645">
          <w:rPr>
            <w:lang w:val="en-US"/>
          </w:rPr>
          <w:delText>NOTE: Hydrologic determination means that any catchment has</w:delText>
        </w:r>
        <w:r w:rsidR="007267C1" w:rsidDel="00BB5645">
          <w:rPr>
            <w:lang w:val="en-US"/>
          </w:rPr>
          <w:delText xml:space="preserve"> a common outlet for its runoff.</w:delText>
        </w:r>
        <w:r w:rsidRPr="008E510D" w:rsidDel="00BB5645">
          <w:rPr>
            <w:lang w:val="en-US"/>
          </w:rPr>
          <w:delText xml:space="preserve"> </w:delText>
        </w:r>
        <w:r w:rsidR="007267C1" w:rsidDel="00BB5645">
          <w:rPr>
            <w:lang w:val="en-US"/>
          </w:rPr>
          <w:delText>A</w:delText>
        </w:r>
        <w:r w:rsidRPr="008E510D" w:rsidDel="00BB5645">
          <w:rPr>
            <w:lang w:val="en-US"/>
          </w:rPr>
          <w:delText xml:space="preserve">ny place to which water may flow </w:delText>
        </w:r>
        <w:r w:rsidR="007267C1" w:rsidDel="00BB5645">
          <w:rPr>
            <w:lang w:val="en-US"/>
          </w:rPr>
          <w:delText xml:space="preserve">can be </w:delText>
        </w:r>
        <w:r w:rsidRPr="008E510D" w:rsidDel="00BB5645">
          <w:rPr>
            <w:lang w:val="en-US"/>
          </w:rPr>
          <w:delText>associate</w:delText>
        </w:r>
        <w:r w:rsidR="007267C1" w:rsidDel="00BB5645">
          <w:rPr>
            <w:lang w:val="en-US"/>
          </w:rPr>
          <w:delText>d with</w:delText>
        </w:r>
        <w:r w:rsidRPr="008E510D" w:rsidDel="00BB5645">
          <w:rPr>
            <w:lang w:val="en-US"/>
          </w:rPr>
          <w:delText xml:space="preserve"> a corresponding catchment, even if catchment and outfall may be </w:delText>
        </w:r>
        <w:r w:rsidR="007267C1" w:rsidDel="00BB5645">
          <w:rPr>
            <w:lang w:val="en-US"/>
          </w:rPr>
          <w:delText xml:space="preserve">unknown or </w:delText>
        </w:r>
        <w:r w:rsidR="003037AB" w:rsidDel="00BB5645">
          <w:rPr>
            <w:lang w:val="en-US"/>
          </w:rPr>
          <w:delText xml:space="preserve">not </w:delText>
        </w:r>
        <w:r w:rsidR="007267C1" w:rsidDel="00BB5645">
          <w:rPr>
            <w:lang w:val="en-US"/>
          </w:rPr>
          <w:delText>represented</w:delText>
        </w:r>
        <w:r w:rsidRPr="008E510D" w:rsidDel="00BB5645">
          <w:rPr>
            <w:lang w:val="en-US"/>
          </w:rPr>
          <w:delText xml:space="preserve"> in a particular application. </w:delText>
        </w:r>
      </w:del>
    </w:p>
    <w:p w14:paraId="54B1991A" w14:textId="77777777" w:rsidR="00807D2F" w:rsidRDefault="00807D2F" w:rsidP="00834E29">
      <w:pPr>
        <w:pStyle w:val="TermNum"/>
        <w:jc w:val="both"/>
        <w:outlineLvl w:val="0"/>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5F1BAD72" w:rsidR="00463826" w:rsidRPr="008E510D" w:rsidRDefault="00463826" w:rsidP="00450C77">
      <w:pPr>
        <w:pStyle w:val="Normal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w:t>
      </w:r>
      <w:del w:id="1473" w:author="Lieberman, Joshua" w:date="2016-11-16T23:19:00Z">
        <w:r w:rsidRPr="008E510D" w:rsidDel="00AA7946">
          <w:rPr>
            <w:lang w:val="en-US"/>
          </w:rPr>
          <w:delText>needs to be</w:delText>
        </w:r>
      </w:del>
      <w:ins w:id="1474" w:author="Lieberman, Joshua" w:date="2016-11-16T23:19:00Z">
        <w:r w:rsidR="00AA7946">
          <w:rPr>
            <w:lang w:val="en-US"/>
          </w:rPr>
          <w:t>can be</w:t>
        </w:r>
      </w:ins>
      <w:r w:rsidRPr="008E510D">
        <w:rPr>
          <w:lang w:val="en-US"/>
        </w:rPr>
        <w:t xml:space="preserve"> maintained and tracked through a processing chain from measurement to distribution of hydrologic information.</w:t>
      </w:r>
    </w:p>
    <w:p w14:paraId="3C4B52B6" w14:textId="77777777" w:rsidR="00807D2F" w:rsidRDefault="00807D2F" w:rsidP="00834E29">
      <w:pPr>
        <w:pStyle w:val="TermNum"/>
        <w:jc w:val="both"/>
        <w:outlineLvl w:val="0"/>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4D213F56" w:rsidR="00463826" w:rsidRPr="008E510D" w:rsidRDefault="00BB5645" w:rsidP="00450C77">
      <w:pPr>
        <w:pStyle w:val="NormalWeb"/>
        <w:jc w:val="both"/>
        <w:rPr>
          <w:lang w:val="en-US"/>
        </w:rPr>
      </w:pPr>
      <w:ins w:id="1475" w:author="Lieberman, Joshua" w:date="2016-11-16T16:52:00Z">
        <w:r>
          <w:rPr>
            <w:lang w:val="en-US"/>
          </w:rPr>
          <w:t>Concrete h</w:t>
        </w:r>
      </w:ins>
      <w:del w:id="1476" w:author="Lieberman, Joshua" w:date="2016-11-16T16:52:00Z">
        <w:r w:rsidR="00F45B20" w:rsidDel="00BB5645">
          <w:rPr>
            <w:lang w:val="en-US"/>
          </w:rPr>
          <w:delText>H</w:delText>
        </w:r>
      </w:del>
      <w:r w:rsidR="00463826" w:rsidRPr="008E510D">
        <w:rPr>
          <w:lang w:val="en-US"/>
        </w:rPr>
        <w:t xml:space="preserve">ydrologic feature </w:t>
      </w:r>
      <w:r w:rsidR="00F45B20">
        <w:rPr>
          <w:lang w:val="en-US"/>
        </w:rPr>
        <w:t>that realizes</w:t>
      </w:r>
      <w:r w:rsidR="00463826" w:rsidRPr="008E510D">
        <w:rPr>
          <w:lang w:val="en-US"/>
        </w:rPr>
        <w:t xml:space="preserve"> a </w:t>
      </w:r>
      <w:ins w:id="1477" w:author="Lieberman, Joshua" w:date="2016-11-16T16:52:00Z">
        <w:r>
          <w:rPr>
            <w:lang w:val="en-US"/>
          </w:rPr>
          <w:t xml:space="preserve">logical </w:t>
        </w:r>
      </w:ins>
      <w:del w:id="1478" w:author="Lieberman, Joshua" w:date="2016-11-16T16:51:00Z">
        <w:r w:rsidR="00552B26" w:rsidDel="00BB5645">
          <w:rPr>
            <w:lang w:val="en-US"/>
          </w:rPr>
          <w:delText xml:space="preserve">logical </w:delText>
        </w:r>
      </w:del>
      <w:r w:rsidR="00463826" w:rsidRPr="008E510D">
        <w:rPr>
          <w:lang w:val="en-US"/>
        </w:rPr>
        <w:t xml:space="preserve">concept </w:t>
      </w:r>
      <w:ins w:id="1479" w:author="Lieberman, Joshua" w:date="2016-11-18T09:39:00Z">
        <w:r w:rsidR="00CE5F89">
          <w:rPr>
            <w:lang w:val="en-US"/>
          </w:rPr>
          <w:t xml:space="preserve">/ feature </w:t>
        </w:r>
      </w:ins>
      <w:r w:rsidR="00463826" w:rsidRPr="008E510D">
        <w:rPr>
          <w:lang w:val="en-US"/>
        </w:rPr>
        <w:t xml:space="preserve">within </w:t>
      </w:r>
      <w:r w:rsidR="00F45B20">
        <w:rPr>
          <w:lang w:val="en-US"/>
        </w:rPr>
        <w:t>the</w:t>
      </w:r>
      <w:r w:rsidR="00463826" w:rsidRPr="008E510D">
        <w:rPr>
          <w:lang w:val="en-US"/>
        </w:rPr>
        <w:t xml:space="preserve"> hydrologic </w:t>
      </w:r>
      <w:del w:id="1480" w:author="Lieberman, Joshua" w:date="2016-11-16T16:52:00Z">
        <w:r w:rsidR="00463826" w:rsidRPr="008E510D" w:rsidDel="00BB5645">
          <w:rPr>
            <w:lang w:val="en-US"/>
          </w:rPr>
          <w:delText>complex</w:delText>
        </w:r>
      </w:del>
      <w:ins w:id="1481" w:author="Lieberman, Joshua" w:date="2016-11-16T16:52:00Z">
        <w:r>
          <w:rPr>
            <w:lang w:val="en-US"/>
          </w:rPr>
          <w:t>domain</w:t>
        </w:r>
      </w:ins>
      <w:r w:rsidR="00463826" w:rsidRPr="008E510D">
        <w:rPr>
          <w:lang w:val="en-US"/>
        </w:rPr>
        <w:t>.</w:t>
      </w:r>
      <w:r w:rsidR="009D4186">
        <w:rPr>
          <w:lang w:val="en-US"/>
        </w:rPr>
        <w:t xml:space="preserve"> </w:t>
      </w:r>
      <w:del w:id="1482" w:author="Lieberman, Joshua" w:date="2016-11-16T16:53:00Z">
        <w:r w:rsidR="009D4186" w:rsidDel="00BB5645">
          <w:rPr>
            <w:lang w:val="en-US"/>
          </w:rPr>
          <w:delText>Example:</w:delText>
        </w:r>
      </w:del>
      <w:ins w:id="1483" w:author="Lieberman, Joshua" w:date="2016-11-16T16:53:00Z">
        <w:r>
          <w:rPr>
            <w:lang w:val="en-US"/>
          </w:rPr>
          <w:t xml:space="preserve">For example, </w:t>
        </w:r>
      </w:ins>
      <w:r w:rsidR="009D4186">
        <w:rPr>
          <w:lang w:val="en-US"/>
        </w:rPr>
        <w:t xml:space="preserve"> </w:t>
      </w:r>
      <w:del w:id="1484" w:author="Lieberman, Joshua" w:date="2016-11-16T16:53:00Z">
        <w:r w:rsidR="009D4186" w:rsidDel="00BB5645">
          <w:rPr>
            <w:lang w:val="en-US"/>
          </w:rPr>
          <w:delText>Hydrographic network realizing</w:delText>
        </w:r>
      </w:del>
      <w:ins w:id="1485" w:author="Lieberman, Joshua" w:date="2016-11-16T16:53:00Z">
        <w:r>
          <w:rPr>
            <w:lang w:val="en-US"/>
          </w:rPr>
          <w:t>catchment boundaries realize</w:t>
        </w:r>
      </w:ins>
      <w:r w:rsidR="009D4186">
        <w:rPr>
          <w:lang w:val="en-US"/>
        </w:rPr>
        <w:t xml:space="preserve"> </w:t>
      </w:r>
      <w:del w:id="1486" w:author="Lieberman, Joshua" w:date="2016-11-16T16:53:00Z">
        <w:r w:rsidR="009D4186" w:rsidDel="00BB5645">
          <w:rPr>
            <w:lang w:val="en-US"/>
          </w:rPr>
          <w:delText xml:space="preserve">the </w:delText>
        </w:r>
      </w:del>
      <w:r w:rsidR="009D4186">
        <w:rPr>
          <w:lang w:val="en-US"/>
        </w:rPr>
        <w:t>logical catchment</w:t>
      </w:r>
      <w:ins w:id="1487" w:author="Lieberman, Joshua" w:date="2016-11-16T16:53:00Z">
        <w:r>
          <w:rPr>
            <w:lang w:val="en-US"/>
          </w:rPr>
          <w:t>s and outfall nodes realize logical outfalls</w:t>
        </w:r>
      </w:ins>
      <w:del w:id="1488" w:author="Lieberman, Joshua" w:date="2016-11-16T16:53:00Z">
        <w:r w:rsidR="009D4186" w:rsidDel="00BB5645">
          <w:rPr>
            <w:lang w:val="en-US"/>
          </w:rPr>
          <w:delText xml:space="preserve"> as network of one-dimensional flowpaths</w:delText>
        </w:r>
      </w:del>
      <w:r w:rsidR="009D4186">
        <w:rPr>
          <w:lang w:val="en-US"/>
        </w:rPr>
        <w:t>.</w:t>
      </w:r>
    </w:p>
    <w:p w14:paraId="30B0E8E9" w14:textId="77777777" w:rsidR="00807D2F" w:rsidRDefault="00807D2F" w:rsidP="00834E29">
      <w:pPr>
        <w:pStyle w:val="TermNum"/>
        <w:jc w:val="both"/>
        <w:outlineLvl w:val="0"/>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Normal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834E29">
      <w:pPr>
        <w:pStyle w:val="TermNum"/>
        <w:jc w:val="both"/>
        <w:outlineLvl w:val="0"/>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Normal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CFDC8EE" w:rsidR="00286014" w:rsidRDefault="00E357E5" w:rsidP="00450C77">
      <w:pPr>
        <w:pStyle w:val="NormalWeb"/>
        <w:jc w:val="both"/>
        <w:rPr>
          <w:lang w:val="en-US"/>
        </w:rPr>
      </w:pPr>
      <w:r w:rsidRPr="008E510D">
        <w:rPr>
          <w:lang w:val="en-US"/>
        </w:rPr>
        <w:t>NOTE</w:t>
      </w:r>
      <w:r w:rsidR="00463826" w:rsidRPr="008E510D">
        <w:rPr>
          <w:lang w:val="en-US"/>
        </w:rPr>
        <w:t xml:space="preserve">: </w:t>
      </w:r>
      <w:r w:rsidR="00286014" w:rsidRPr="00C25AD2">
        <w:rPr>
          <w:lang w:val="en-US"/>
        </w:rPr>
        <w:t>This definition references the</w:t>
      </w:r>
      <w:del w:id="1489" w:author="Lieberman, Joshua" w:date="2016-11-16T23:20:00Z">
        <w:r w:rsidR="00286014" w:rsidRPr="00C25AD2" w:rsidDel="00AA7946">
          <w:rPr>
            <w:lang w:val="en-US"/>
          </w:rPr>
          <w:delText xml:space="preserve"> </w:delText>
        </w:r>
      </w:del>
      <w:r w:rsidR="00286014" w:rsidRPr="00C25AD2">
        <w:rPr>
          <w:lang w:val="en-US"/>
        </w:rPr>
        <w:t xml:space="preserv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834E29">
      <w:pPr>
        <w:pStyle w:val="TermNum"/>
        <w:outlineLvl w:val="0"/>
      </w:pPr>
    </w:p>
    <w:p w14:paraId="63C6570A" w14:textId="533F1C94" w:rsidR="00CC6BA3" w:rsidRPr="001A3F5C" w:rsidRDefault="00CC6BA3" w:rsidP="004879CE">
      <w:pPr>
        <w:pStyle w:val="TermNum"/>
        <w:numPr>
          <w:ilvl w:val="0"/>
          <w:numId w:val="0"/>
        </w:numPr>
      </w:pPr>
      <w:r w:rsidRPr="001A3F5C">
        <w:t>hydrometric network</w:t>
      </w:r>
    </w:p>
    <w:p w14:paraId="48C23C75" w14:textId="73B21417" w:rsidR="00CC6BA3" w:rsidDel="00FA7BF6" w:rsidRDefault="00605384">
      <w:pPr>
        <w:pStyle w:val="NormalWeb"/>
        <w:jc w:val="both"/>
        <w:rPr>
          <w:del w:id="1490" w:author="Lieberman, Joshua" w:date="2016-11-16T23:25:00Z"/>
          <w:lang w:val="en-US"/>
        </w:rPr>
      </w:pPr>
      <w:r>
        <w:rPr>
          <w:lang w:val="en-US"/>
        </w:rPr>
        <w:t>A</w:t>
      </w:r>
      <w:r w:rsidR="00CC6BA3" w:rsidRPr="00365409">
        <w:rPr>
          <w:lang w:val="en-US"/>
        </w:rPr>
        <w:t xml:space="preserve">ggregate of </w:t>
      </w:r>
      <w:del w:id="1491" w:author="Lieberman, Joshua" w:date="2016-11-16T23:21:00Z">
        <w:r w:rsidR="00CC6BA3" w:rsidRPr="00365409" w:rsidDel="00AA7946">
          <w:rPr>
            <w:lang w:val="en-US"/>
          </w:rPr>
          <w:delText xml:space="preserve">logically </w:delText>
        </w:r>
      </w:del>
      <w:ins w:id="1492" w:author="Lieberman, Joshua" w:date="2016-11-16T23:21:00Z">
        <w:r w:rsidR="00AA7946">
          <w:rPr>
            <w:lang w:val="en-US"/>
          </w:rPr>
          <w:t>hydrologically</w:t>
        </w:r>
        <w:r w:rsidR="00AA7946" w:rsidRPr="00365409">
          <w:rPr>
            <w:lang w:val="en-US"/>
          </w:rPr>
          <w:t xml:space="preserve"> </w:t>
        </w:r>
      </w:ins>
      <w:r w:rsidR="00CC6BA3" w:rsidRPr="00365409">
        <w:rPr>
          <w:lang w:val="en-US"/>
        </w:rPr>
        <w:t>connected monitoring stations</w:t>
      </w:r>
      <w:r w:rsidR="00CC6BA3">
        <w:rPr>
          <w:lang w:val="en-US"/>
        </w:rPr>
        <w:t xml:space="preserve"> </w:t>
      </w:r>
      <w:ins w:id="1493" w:author="Lieberman, Joshua" w:date="2016-11-16T23:22:00Z">
        <w:r w:rsidR="00AA7946">
          <w:rPr>
            <w:lang w:val="en-US"/>
          </w:rPr>
          <w:t xml:space="preserve">situated on and </w:t>
        </w:r>
      </w:ins>
      <w:r w:rsidR="00CC6BA3">
        <w:rPr>
          <w:lang w:val="en-US"/>
        </w:rPr>
        <w:t xml:space="preserve">used </w:t>
      </w:r>
      <w:r w:rsidR="00556C82">
        <w:rPr>
          <w:lang w:val="en-US"/>
        </w:rPr>
        <w:t>for hydrologic observation</w:t>
      </w:r>
      <w:ins w:id="1494" w:author="Lieberman, Joshua" w:date="2016-11-16T23:22:00Z">
        <w:r w:rsidR="00AA7946">
          <w:rPr>
            <w:lang w:val="en-US"/>
          </w:rPr>
          <w:t xml:space="preserve"> of a</w:t>
        </w:r>
        <w:r w:rsidR="00C147E7">
          <w:rPr>
            <w:lang w:val="en-US"/>
          </w:rPr>
          <w:t xml:space="preserve"> feature such as a catchment or</w:t>
        </w:r>
        <w:r w:rsidR="00AA7946">
          <w:rPr>
            <w:lang w:val="en-US"/>
          </w:rPr>
          <w:t xml:space="preserve"> hydrographic network</w:t>
        </w:r>
      </w:ins>
      <w:ins w:id="1495" w:author="Lieberman, Joshua" w:date="2016-11-16T23:23:00Z">
        <w:r w:rsidR="00C147E7">
          <w:rPr>
            <w:lang w:val="en-US"/>
          </w:rPr>
          <w:t>.</w:t>
        </w:r>
      </w:ins>
      <w:del w:id="1496" w:author="Lieberman, Joshua" w:date="2016-11-16T23:22:00Z">
        <w:r w:rsidR="00556C82" w:rsidDel="00AA7946">
          <w:rPr>
            <w:lang w:val="en-US"/>
          </w:rPr>
          <w:delText>.</w:delText>
        </w:r>
      </w:del>
      <w:ins w:id="1497" w:author="Lieberman, Joshua" w:date="2016-11-16T23:25:00Z">
        <w:r w:rsidR="00FA7BF6">
          <w:rPr>
            <w:lang w:val="en-US"/>
          </w:rPr>
          <w:t xml:space="preserve"> </w:t>
        </w:r>
      </w:ins>
    </w:p>
    <w:p w14:paraId="3277D36F" w14:textId="5F9F681D" w:rsidR="00CC6BA3" w:rsidRPr="00365409" w:rsidRDefault="00556C82" w:rsidP="00FA7BF6">
      <w:pPr>
        <w:pStyle w:val="NormalWeb"/>
        <w:jc w:val="both"/>
        <w:rPr>
          <w:rFonts w:ascii="Segoe UI" w:hAnsi="Segoe UI" w:cs="Segoe UI"/>
          <w:sz w:val="18"/>
          <w:szCs w:val="18"/>
        </w:rPr>
      </w:pPr>
      <w:del w:id="1498" w:author="Lieberman, Joshua" w:date="2016-11-16T23:25:00Z">
        <w:r w:rsidDel="00FA7BF6">
          <w:rPr>
            <w:lang w:val="en-US"/>
          </w:rPr>
          <w:delText>NOTE</w:delText>
        </w:r>
        <w:r w:rsidR="00CC6BA3" w:rsidRPr="00C25AD2" w:rsidDel="00FA7BF6">
          <w:rPr>
            <w:lang w:val="en-US"/>
          </w:rPr>
          <w:delText xml:space="preserve">: </w:delText>
        </w:r>
      </w:del>
      <w:r w:rsidR="00CC6BA3" w:rsidRPr="00C25AD2">
        <w:rPr>
          <w:lang w:val="en-US"/>
        </w:rPr>
        <w:t>This definition references the</w:t>
      </w:r>
      <w:del w:id="1499" w:author="Lieberman, Joshua" w:date="2016-11-16T23:20:00Z">
        <w:r w:rsidR="00CC6BA3" w:rsidRPr="00C25AD2" w:rsidDel="00AA7946">
          <w:rPr>
            <w:lang w:val="en-US"/>
          </w:rPr>
          <w:delText xml:space="preserve"> </w:delText>
        </w:r>
      </w:del>
      <w:r w:rsidR="00CC6BA3" w:rsidRPr="00C25AD2">
        <w:rPr>
          <w:lang w:val="en-US"/>
        </w:rPr>
        <w:t xml:space="preserve"> definition of a</w:t>
      </w:r>
      <w:ins w:id="1500" w:author="Lieberman, Joshua" w:date="2016-11-16T23:26:00Z">
        <w:r w:rsidR="00FA7BF6">
          <w:rPr>
            <w:lang w:val="en-US"/>
          </w:rPr>
          <w:t xml:space="preserve"> </w:t>
        </w:r>
      </w:ins>
      <w:ins w:id="1501" w:author="Lieberman, Joshua" w:date="2016-11-18T09:40:00Z">
        <w:r w:rsidR="00CE5F89">
          <w:rPr>
            <w:lang w:val="en-US"/>
          </w:rPr>
          <w:t>synonymous</w:t>
        </w:r>
      </w:ins>
      <w:r w:rsidR="00CC6BA3" w:rsidRPr="00C25AD2">
        <w:rPr>
          <w:lang w:val="en-US"/>
        </w:rPr>
        <w:t xml:space="preserve"> </w:t>
      </w:r>
      <w:r w:rsidR="00CC6BA3">
        <w:rPr>
          <w:i/>
          <w:lang w:val="en-US"/>
        </w:rPr>
        <w:t xml:space="preserve">hydrological network </w:t>
      </w:r>
      <w:ins w:id="1502" w:author="Lieberman, Joshua" w:date="2016-11-16T23:20:00Z">
        <w:r w:rsidR="00AA7946">
          <w:t xml:space="preserve">consisting of </w:t>
        </w:r>
      </w:ins>
      <w:del w:id="1503" w:author="Lieberman, Joshua" w:date="2016-11-16T23:20:00Z">
        <w:r w:rsidR="00CC6BA3" w:rsidDel="00AA7946">
          <w:delText>h</w:delText>
        </w:r>
      </w:del>
      <w:ins w:id="1504" w:author="Lieberman, Joshua" w:date="2016-11-16T23:20:00Z">
        <w:r w:rsidR="00AA7946">
          <w:t>h</w:t>
        </w:r>
      </w:ins>
      <w:r w:rsidR="00CC6BA3">
        <w:t xml:space="preserve">ydrological stations and observing posts situated within </w:t>
      </w:r>
      <w:ins w:id="1505" w:author="Lieberman, Joshua" w:date="2016-11-16T23:20:00Z">
        <w:r w:rsidR="00AA7946">
          <w:t>a</w:t>
        </w:r>
      </w:ins>
      <w:ins w:id="1506" w:author="Lieberman, Joshua" w:date="2016-11-16T23:21:00Z">
        <w:r w:rsidR="00AA7946">
          <w:t xml:space="preserve"> </w:t>
        </w:r>
      </w:ins>
      <w:r w:rsidR="00CC6BA3">
        <w:t xml:space="preserve">catchment in such a way as to provide the means of studying </w:t>
      </w:r>
      <w:del w:id="1507" w:author="Lieberman, Joshua" w:date="2016-11-16T23:21:00Z">
        <w:r w:rsidR="00CC6BA3" w:rsidDel="00AA7946">
          <w:delText xml:space="preserve">the </w:delText>
        </w:r>
      </w:del>
      <w:ins w:id="1508" w:author="Lieberman, Joshua" w:date="2016-11-16T23:21:00Z">
        <w:r w:rsidR="00AA7946">
          <w:t xml:space="preserve">its </w:t>
        </w:r>
      </w:ins>
      <w:r w:rsidR="00CC6BA3">
        <w:t xml:space="preserve">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834E29">
      <w:pPr>
        <w:pStyle w:val="TermNum"/>
        <w:jc w:val="both"/>
        <w:outlineLvl w:val="0"/>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Normal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834E29">
      <w:pPr>
        <w:pStyle w:val="TermNum"/>
        <w:outlineLvl w:val="0"/>
      </w:pPr>
    </w:p>
    <w:p w14:paraId="6B31395F" w14:textId="167E32D0" w:rsidR="004879CE" w:rsidRDefault="004879CE" w:rsidP="004664CB">
      <w:pPr>
        <w:pStyle w:val="TermNum"/>
        <w:numPr>
          <w:ilvl w:val="0"/>
          <w:numId w:val="0"/>
        </w:numPr>
      </w:pPr>
      <w:r>
        <w:t>indirect position</w:t>
      </w:r>
    </w:p>
    <w:p w14:paraId="7A51EF75" w14:textId="097E8143" w:rsidR="00EA61AB" w:rsidDel="00FA7BF6" w:rsidRDefault="00FA7BF6" w:rsidP="00640D92">
      <w:pPr>
        <w:pStyle w:val="NormalWeb"/>
        <w:jc w:val="both"/>
        <w:rPr>
          <w:del w:id="1509" w:author="Lieberman, Joshua" w:date="2016-11-16T23:28:00Z"/>
          <w:lang w:val="en-US"/>
        </w:rPr>
      </w:pPr>
      <w:ins w:id="1510" w:author="Lieberman, Joshua" w:date="2016-11-16T23:26:00Z">
        <w:r>
          <w:rPr>
            <w:lang w:val="en-US"/>
          </w:rPr>
          <w:t>P</w:t>
        </w:r>
      </w:ins>
      <w:del w:id="1511" w:author="Lieberman, Joshua" w:date="2016-11-16T23:26:00Z">
        <w:r w:rsidR="004879CE" w:rsidRPr="004664CB" w:rsidDel="00FA7BF6">
          <w:rPr>
            <w:lang w:val="en-US"/>
          </w:rPr>
          <w:delText>p</w:delText>
        </w:r>
      </w:del>
      <w:r w:rsidR="004879CE" w:rsidRPr="004664CB">
        <w:rPr>
          <w:lang w:val="en-US"/>
        </w:rPr>
        <w:t xml:space="preserve">osition </w:t>
      </w:r>
      <w:del w:id="1512" w:author="Lieberman, Joshua" w:date="2016-11-16T23:27:00Z">
        <w:r w:rsidR="004879CE" w:rsidRPr="004664CB" w:rsidDel="00FA7BF6">
          <w:rPr>
            <w:lang w:val="en-US"/>
          </w:rPr>
          <w:delText xml:space="preserve">describing </w:delText>
        </w:r>
      </w:del>
      <w:ins w:id="1513" w:author="Lieberman, Joshua" w:date="2016-11-16T23:27:00Z">
        <w:r>
          <w:rPr>
            <w:lang w:val="en-US"/>
          </w:rPr>
          <w:t>referencing</w:t>
        </w:r>
        <w:r w:rsidRPr="004664CB">
          <w:rPr>
            <w:lang w:val="en-US"/>
          </w:rPr>
          <w:t xml:space="preserve"> </w:t>
        </w:r>
      </w:ins>
      <w:r w:rsidR="00EA61AB">
        <w:rPr>
          <w:lang w:val="en-US"/>
        </w:rPr>
        <w:t>the</w:t>
      </w:r>
      <w:del w:id="1514" w:author="Lieberman, Joshua" w:date="2016-11-16T23:26:00Z">
        <w:r w:rsidR="00EA61AB" w:rsidDel="00FA7BF6">
          <w:rPr>
            <w:lang w:val="en-US"/>
          </w:rPr>
          <w:delText xml:space="preserve"> </w:delText>
        </w:r>
      </w:del>
      <w:r w:rsidR="004664CB" w:rsidRPr="004664CB">
        <w:rPr>
          <w:lang w:val="en-US"/>
        </w:rPr>
        <w:t xml:space="preserve"> </w:t>
      </w:r>
      <w:r w:rsidR="004879CE" w:rsidRPr="004664CB">
        <w:rPr>
          <w:lang w:val="en-US"/>
        </w:rPr>
        <w:t xml:space="preserve">location </w:t>
      </w:r>
      <w:r w:rsidR="00EA61AB">
        <w:rPr>
          <w:lang w:val="en-US"/>
        </w:rPr>
        <w:t xml:space="preserve">of a feature </w:t>
      </w:r>
      <w:r w:rsidR="004879CE" w:rsidRPr="004664CB">
        <w:rPr>
          <w:lang w:val="en-US"/>
        </w:rPr>
        <w:t xml:space="preserve">relative to </w:t>
      </w:r>
      <w:r w:rsidR="00640D92">
        <w:rPr>
          <w:lang w:val="en-US"/>
        </w:rPr>
        <w:t>the known location of another feature.</w:t>
      </w:r>
      <w:r w:rsidR="00EE12EA">
        <w:rPr>
          <w:lang w:val="en-US"/>
        </w:rPr>
        <w:t xml:space="preserve"> </w:t>
      </w:r>
    </w:p>
    <w:p w14:paraId="4925E384" w14:textId="5C63F027" w:rsidR="00395DC4" w:rsidRDefault="00FA15A5" w:rsidP="00640D92">
      <w:pPr>
        <w:pStyle w:val="NormalWeb"/>
        <w:jc w:val="both"/>
        <w:rPr>
          <w:lang w:val="en-US"/>
        </w:rPr>
      </w:pPr>
      <w:r>
        <w:rPr>
          <w:lang w:val="en-US"/>
        </w:rPr>
        <w:t xml:space="preserve">Indirect position </w:t>
      </w:r>
      <w:del w:id="1515" w:author="Lieberman, Joshua" w:date="2016-11-16T23:28:00Z">
        <w:r w:rsidR="00EE12EA" w:rsidDel="00FA7BF6">
          <w:rPr>
            <w:lang w:val="en-US"/>
          </w:rPr>
          <w:delText>implies</w:delText>
        </w:r>
        <w:r w:rsidDel="00FA7BF6">
          <w:rPr>
            <w:lang w:val="en-US"/>
          </w:rPr>
          <w:delText xml:space="preserve"> </w:delText>
        </w:r>
      </w:del>
      <w:ins w:id="1516" w:author="Lieberman, Joshua" w:date="2016-11-16T23:28:00Z">
        <w:r w:rsidR="00FA7BF6">
          <w:rPr>
            <w:lang w:val="en-US"/>
          </w:rPr>
          <w:t xml:space="preserve">requires </w:t>
        </w:r>
      </w:ins>
      <w:r w:rsidR="00B37B77">
        <w:rPr>
          <w:lang w:val="en-US"/>
        </w:rPr>
        <w:t xml:space="preserve">a logical </w:t>
      </w:r>
      <w:del w:id="1517" w:author="Lieberman, Joshua" w:date="2016-11-16T23:28:00Z">
        <w:r w:rsidR="00B37B77" w:rsidDel="00FA7BF6">
          <w:rPr>
            <w:lang w:val="en-US"/>
          </w:rPr>
          <w:delText xml:space="preserve">link </w:delText>
        </w:r>
      </w:del>
      <w:ins w:id="1518" w:author="Lieberman, Joshua" w:date="2016-11-16T23:28:00Z">
        <w:r w:rsidR="00FA7BF6">
          <w:rPr>
            <w:lang w:val="en-US"/>
          </w:rPr>
          <w:t xml:space="preserve">axis </w:t>
        </w:r>
      </w:ins>
      <w:r w:rsidR="00B37B77">
        <w:rPr>
          <w:lang w:val="en-US"/>
        </w:rPr>
        <w:t>between the feature to be placed and the referenced</w:t>
      </w:r>
      <w:r w:rsidR="00395DC4">
        <w:rPr>
          <w:lang w:val="en-US"/>
        </w:rPr>
        <w:t xml:space="preserve"> feature, along which the position can be determined. </w:t>
      </w:r>
      <w:del w:id="1519" w:author="Lieberman, Joshua" w:date="2016-11-16T23:28:00Z">
        <w:r w:rsidR="00395DC4" w:rsidDel="00FA7BF6">
          <w:rPr>
            <w:lang w:val="en-US"/>
          </w:rPr>
          <w:delText xml:space="preserve">Recognizing the catchment as the logical link between inflow and outflow, the topological path realizing the catchment between inflow and outflow nodes can be used to </w:delText>
        </w:r>
        <w:r w:rsidR="008C5B1C" w:rsidDel="00FA7BF6">
          <w:rPr>
            <w:lang w:val="en-US"/>
          </w:rPr>
          <w:delText xml:space="preserve">place features along it. </w:delText>
        </w:r>
      </w:del>
      <w:r w:rsidR="00395DC4">
        <w:rPr>
          <w:lang w:val="en-US"/>
        </w:rPr>
        <w:t>Common example</w:t>
      </w:r>
      <w:r w:rsidR="008C5B1C">
        <w:rPr>
          <w:lang w:val="en-US"/>
        </w:rPr>
        <w:t>s</w:t>
      </w:r>
      <w:r w:rsidR="00395DC4">
        <w:rPr>
          <w:lang w:val="en-US"/>
        </w:rPr>
        <w:t xml:space="preserve"> in hydrology are </w:t>
      </w:r>
      <w:del w:id="1520" w:author="Lieberman, Joshua" w:date="2016-11-16T23:28:00Z">
        <w:r w:rsidR="00395DC4" w:rsidDel="00FA7BF6">
          <w:rPr>
            <w:lang w:val="en-US"/>
          </w:rPr>
          <w:delText xml:space="preserve">the </w:delText>
        </w:r>
      </w:del>
      <w:r w:rsidR="00395DC4">
        <w:rPr>
          <w:lang w:val="en-US"/>
        </w:rPr>
        <w:t xml:space="preserve">mileposts along a river referencing the </w:t>
      </w:r>
      <w:ins w:id="1521" w:author="Lieberman, Joshua" w:date="2016-11-16T23:28:00Z">
        <w:r w:rsidR="00FA7BF6">
          <w:rPr>
            <w:lang w:val="en-US"/>
          </w:rPr>
          <w:t xml:space="preserve">river </w:t>
        </w:r>
      </w:ins>
      <w:r w:rsidR="00395DC4">
        <w:rPr>
          <w:lang w:val="en-US"/>
        </w:rPr>
        <w:t xml:space="preserve">source or/and </w:t>
      </w:r>
      <w:del w:id="1522" w:author="Lieberman, Joshua" w:date="2016-11-16T23:28:00Z">
        <w:r w:rsidR="00395DC4" w:rsidDel="00FA7BF6">
          <w:rPr>
            <w:lang w:val="en-US"/>
          </w:rPr>
          <w:delText xml:space="preserve">the </w:delText>
        </w:r>
      </w:del>
      <w:r w:rsidR="00395DC4">
        <w:rPr>
          <w:lang w:val="en-US"/>
        </w:rPr>
        <w:t xml:space="preserve">mouth. </w:t>
      </w:r>
    </w:p>
    <w:p w14:paraId="68601861" w14:textId="1D37E9D6" w:rsidR="00E05B9E" w:rsidRDefault="00E05B9E" w:rsidP="00E05B9E">
      <w:pPr>
        <w:pStyle w:val="NormalWeb"/>
        <w:jc w:val="both"/>
        <w:rPr>
          <w:lang w:val="en-US"/>
        </w:rPr>
      </w:pPr>
      <w:r>
        <w:t xml:space="preserve">NOTE: This </w:t>
      </w:r>
      <w:r w:rsidR="00EA61AB">
        <w:t xml:space="preserve">definition </w:t>
      </w:r>
      <w:r>
        <w:t xml:space="preserve">corresponds to the linear referencing concept as described in the </w:t>
      </w:r>
      <w:r w:rsidRPr="00B21FB6">
        <w:rPr>
          <w:rFonts w:eastAsia="MS Mincho"/>
          <w:lang w:val="en-AU"/>
        </w:rPr>
        <w:t xml:space="preserve">OGC Abstract Specification Topic 2, </w:t>
      </w:r>
      <w:r w:rsidRPr="00B21FB6">
        <w:t>Spatial referencing by coordinates</w:t>
      </w:r>
      <w:r w:rsidDel="00E05B9E">
        <w:t xml:space="preserve"> </w:t>
      </w:r>
      <w:r w:rsidRPr="00365409">
        <w:rPr>
          <w:lang w:val="en-US"/>
        </w:rPr>
        <w:t xml:space="preserve">[ISO 19111]. </w:t>
      </w:r>
    </w:p>
    <w:p w14:paraId="7775D9A3" w14:textId="77777777" w:rsidR="00164A2A" w:rsidRDefault="00164A2A" w:rsidP="00834E29">
      <w:pPr>
        <w:pStyle w:val="TermNum"/>
        <w:outlineLvl w:val="0"/>
      </w:pPr>
    </w:p>
    <w:p w14:paraId="37DD65B4" w14:textId="1B8E5D2F" w:rsidR="00164A2A" w:rsidRDefault="00164A2A" w:rsidP="00365409">
      <w:pPr>
        <w:pStyle w:val="TermNum"/>
        <w:numPr>
          <w:ilvl w:val="0"/>
          <w:numId w:val="0"/>
        </w:numPr>
      </w:pPr>
      <w:r>
        <w:t>interior catchment</w:t>
      </w:r>
    </w:p>
    <w:p w14:paraId="23EB955C" w14:textId="2A84F00D" w:rsidR="00164A2A" w:rsidDel="00FA7BF6" w:rsidRDefault="00164A2A">
      <w:pPr>
        <w:pStyle w:val="NormalWeb"/>
        <w:jc w:val="both"/>
        <w:rPr>
          <w:del w:id="1523" w:author="Lieberman, Joshua" w:date="2016-11-16T23:29:00Z"/>
          <w:lang w:val="en-US"/>
        </w:rPr>
      </w:pPr>
      <w:r>
        <w:t xml:space="preserve">Catchment wherein all waters are collected </w:t>
      </w:r>
      <w:ins w:id="1524" w:author="Lieberman, Joshua" w:date="2016-11-18T09:41:00Z">
        <w:r w:rsidR="00CE5F89">
          <w:t xml:space="preserve">and drainage is </w:t>
        </w:r>
      </w:ins>
      <w:r>
        <w:t>endorheic</w:t>
      </w:r>
      <w:r w:rsidR="003037AB">
        <w:t xml:space="preserve">; an interior catchment </w:t>
      </w:r>
      <w:del w:id="1525" w:author="Lieberman, Joshua" w:date="2016-11-18T09:40:00Z">
        <w:r w:rsidR="003037AB" w:rsidDel="00CE5F89">
          <w:delText>is not</w:delText>
        </w:r>
      </w:del>
      <w:ins w:id="1526" w:author="Lieberman, Joshua" w:date="2016-11-18T09:40:00Z">
        <w:r w:rsidR="00CE5F89">
          <w:t>does not</w:t>
        </w:r>
      </w:ins>
      <w:r>
        <w:t xml:space="preserve"> </w:t>
      </w:r>
      <w:del w:id="1527" w:author="Lieberman, Joshua" w:date="2016-11-18T09:40:00Z">
        <w:r w:rsidDel="00CE5F89">
          <w:delText xml:space="preserve">connected </w:delText>
        </w:r>
      </w:del>
      <w:ins w:id="1528" w:author="Lieberman, Joshua" w:date="2016-11-18T09:40:00Z">
        <w:r w:rsidR="00CE5F89">
          <w:t xml:space="preserve">drain </w:t>
        </w:r>
      </w:ins>
      <w:r>
        <w:t>to other catchments.</w:t>
      </w:r>
      <w:r w:rsidR="0084673D">
        <w:t xml:space="preserve"> </w:t>
      </w:r>
    </w:p>
    <w:p w14:paraId="123C6835" w14:textId="5E9352CB" w:rsidR="00164A2A" w:rsidRDefault="00556C82" w:rsidP="00FA7BF6">
      <w:pPr>
        <w:pStyle w:val="NormalWeb"/>
        <w:jc w:val="both"/>
        <w:rPr>
          <w:lang w:val="en-US"/>
        </w:rPr>
      </w:pPr>
      <w:del w:id="1529" w:author="Lieberman, Joshua" w:date="2016-11-16T23:29:00Z">
        <w:r w:rsidDel="00FA7BF6">
          <w:rPr>
            <w:lang w:val="en-US"/>
          </w:rPr>
          <w:delText>NOTE</w:delText>
        </w:r>
        <w:r w:rsidR="00164A2A" w:rsidRPr="00C25AD2" w:rsidDel="00FA7BF6">
          <w:rPr>
            <w:lang w:val="en-US"/>
          </w:rPr>
          <w:delText xml:space="preserve">: </w:delText>
        </w:r>
      </w:del>
      <w:r w:rsidR="00164A2A" w:rsidRPr="00C25AD2">
        <w:rPr>
          <w:lang w:val="en-US"/>
        </w:rPr>
        <w:t xml:space="preserve">This definition </w:t>
      </w:r>
      <w:r w:rsidR="003037AB">
        <w:rPr>
          <w:lang w:val="en-US"/>
        </w:rPr>
        <w:t>is rooted</w:t>
      </w:r>
      <w:ins w:id="1530" w:author="Lieberman, Joshua" w:date="2016-11-16T23:29:00Z">
        <w:r w:rsidR="00FA7BF6">
          <w:rPr>
            <w:lang w:val="en-US"/>
          </w:rPr>
          <w:t xml:space="preserve"> in</w:t>
        </w:r>
      </w:ins>
      <w:r w:rsidR="003037AB" w:rsidRPr="00C25AD2">
        <w:rPr>
          <w:lang w:val="en-US"/>
        </w:rPr>
        <w:t xml:space="preserve"> </w:t>
      </w:r>
      <w:r w:rsidR="0084673D">
        <w:rPr>
          <w:lang w:val="en-US"/>
        </w:rPr>
        <w:t xml:space="preserve">the </w:t>
      </w:r>
      <w:r w:rsidR="00164A2A" w:rsidRPr="00365409">
        <w:rPr>
          <w:i/>
          <w:lang w:val="en-US"/>
        </w:rPr>
        <w:t xml:space="preserve">blind </w:t>
      </w:r>
      <w:r w:rsidR="00164A2A" w:rsidRPr="00C25AD2">
        <w:rPr>
          <w:i/>
          <w:lang w:val="en-US"/>
        </w:rPr>
        <w:t xml:space="preserve">drainage </w:t>
      </w:r>
      <w:r w:rsidR="00164A2A" w:rsidRPr="00365409">
        <w:rPr>
          <w:lang w:val="en-US"/>
        </w:rPr>
        <w:t>pattern</w:t>
      </w:r>
      <w:r w:rsidR="00164A2A" w:rsidRPr="00C25AD2">
        <w:rPr>
          <w:lang w:val="en-US"/>
        </w:rPr>
        <w:t xml:space="preserve"> of </w:t>
      </w:r>
      <w:ins w:id="1531" w:author="Lieberman, Joshua" w:date="2016-11-16T23:29:00Z">
        <w:r w:rsidR="00FA7BF6">
          <w:t xml:space="preserve">water </w:t>
        </w:r>
      </w:ins>
      <w:r w:rsidR="00164A2A">
        <w:t xml:space="preserve">collecting </w:t>
      </w:r>
      <w:del w:id="1532" w:author="Lieberman, Joshua" w:date="2016-11-16T23:29:00Z">
        <w:r w:rsidR="00164A2A" w:rsidDel="00FA7BF6">
          <w:delText xml:space="preserve">water </w:delText>
        </w:r>
      </w:del>
      <w:r w:rsidR="00164A2A">
        <w:t xml:space="preserve">in sinks or lakes not connected to streams </w:t>
      </w:r>
      <w:r w:rsidR="003602D6">
        <w:t>[9]</w:t>
      </w:r>
      <w:r w:rsidR="00164A2A">
        <w:rPr>
          <w:lang w:val="en-US"/>
        </w:rPr>
        <w:t>.</w:t>
      </w:r>
    </w:p>
    <w:p w14:paraId="49CE5C43" w14:textId="77777777" w:rsidR="00605384" w:rsidRDefault="00605384" w:rsidP="00834E29">
      <w:pPr>
        <w:pStyle w:val="TermNum"/>
        <w:outlineLvl w:val="0"/>
      </w:pPr>
    </w:p>
    <w:p w14:paraId="560A110B" w14:textId="07EC2C52" w:rsidR="004A04F6" w:rsidRDefault="00605384" w:rsidP="00365409">
      <w:pPr>
        <w:pStyle w:val="TermNum"/>
        <w:numPr>
          <w:ilvl w:val="0"/>
          <w:numId w:val="0"/>
        </w:numPr>
      </w:pPr>
      <w:r>
        <w:t>l</w:t>
      </w:r>
      <w:r w:rsidR="004A04F6">
        <w:t>ongitudinal section (of a stream)</w:t>
      </w:r>
    </w:p>
    <w:p w14:paraId="5B3CBB72" w14:textId="48503435" w:rsidR="004A04F6" w:rsidRPr="00365409" w:rsidDel="00FA7BF6" w:rsidRDefault="004A04F6">
      <w:pPr>
        <w:pStyle w:val="NormalWeb"/>
        <w:jc w:val="both"/>
        <w:rPr>
          <w:del w:id="1533" w:author="Lieberman, Joshua" w:date="2016-11-16T23:29:00Z"/>
          <w:lang w:val="en-US"/>
        </w:rPr>
      </w:pPr>
      <w:r w:rsidRPr="00365409">
        <w:rPr>
          <w:lang w:val="en-US"/>
        </w:rPr>
        <w:t>Vertical section of a stream in longitudinal direction.</w:t>
      </w:r>
    </w:p>
    <w:p w14:paraId="43EFE632" w14:textId="06E914E1" w:rsidR="004A04F6" w:rsidRPr="002858D1" w:rsidRDefault="004A04F6" w:rsidP="00FA7BF6">
      <w:pPr>
        <w:pStyle w:val="NormalWeb"/>
        <w:jc w:val="both"/>
        <w:rPr>
          <w:lang w:val="en-US"/>
        </w:rPr>
      </w:pPr>
      <w:del w:id="1534" w:author="Lieberman, Joshua" w:date="2016-11-16T23:29:00Z">
        <w:r w:rsidRPr="002858D1" w:rsidDel="00FA7BF6">
          <w:rPr>
            <w:lang w:val="en-US"/>
          </w:rPr>
          <w:delText xml:space="preserve">NOTE: </w:delText>
        </w:r>
        <w:r w:rsidRPr="00365409" w:rsidDel="00FA7BF6">
          <w:rPr>
            <w:lang w:val="en-US"/>
          </w:rPr>
          <w:delText>Note:</w:delText>
        </w:r>
      </w:del>
      <w:r w:rsidRPr="00365409">
        <w:rPr>
          <w:lang w:val="en-US"/>
        </w:rPr>
        <w:t xml:space="preserve"> This definition is rooted in </w:t>
      </w:r>
      <w:proofErr w:type="gramStart"/>
      <w:r w:rsidRPr="00365409">
        <w:rPr>
          <w:lang w:val="en-US"/>
        </w:rPr>
        <w:t xml:space="preserve">the </w:t>
      </w:r>
      <w:ins w:id="1535" w:author="Lieberman, Joshua" w:date="2016-11-18T09:40:00Z">
        <w:r w:rsidR="00CE5F89">
          <w:rPr>
            <w:lang w:val="en-US"/>
          </w:rPr>
          <w:t xml:space="preserve"> </w:t>
        </w:r>
      </w:ins>
      <w:r w:rsidRPr="00365409">
        <w:rPr>
          <w:lang w:val="en-US"/>
        </w:rPr>
        <w:t>definition</w:t>
      </w:r>
      <w:proofErr w:type="gramEnd"/>
      <w:r w:rsidRPr="00365409">
        <w:rPr>
          <w:lang w:val="en-US"/>
        </w:rPr>
        <w:t xml:space="preserve">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834E29">
      <w:pPr>
        <w:pStyle w:val="TermNum"/>
        <w:outlineLvl w:val="0"/>
      </w:pPr>
    </w:p>
    <w:p w14:paraId="1F1144EA" w14:textId="3DAC49E2" w:rsidR="004A04F6" w:rsidRDefault="00605384" w:rsidP="00365409">
      <w:pPr>
        <w:pStyle w:val="TermNum"/>
        <w:numPr>
          <w:ilvl w:val="0"/>
          <w:numId w:val="0"/>
        </w:numPr>
      </w:pPr>
      <w:r>
        <w:t>l</w:t>
      </w:r>
      <w:r w:rsidR="004A04F6">
        <w:t>ongitudinal section (of a stream bed)</w:t>
      </w:r>
    </w:p>
    <w:p w14:paraId="1B182642" w14:textId="5C95CE38" w:rsidR="004A04F6" w:rsidRPr="00365409" w:rsidDel="00FA7BF6" w:rsidRDefault="00365409" w:rsidP="00365409">
      <w:pPr>
        <w:pStyle w:val="NormalWeb"/>
        <w:jc w:val="both"/>
        <w:rPr>
          <w:del w:id="1536" w:author="Lieberman, Joshua" w:date="2016-11-16T23:30:00Z"/>
          <w:lang w:val="en-US"/>
        </w:rPr>
      </w:pPr>
      <w:r>
        <w:rPr>
          <w:lang w:val="en-US"/>
        </w:rPr>
        <w:t>Longitudinal</w:t>
      </w:r>
      <w:r w:rsidR="004A04F6" w:rsidRPr="00365409">
        <w:rPr>
          <w:lang w:val="en-US"/>
        </w:rPr>
        <w:t xml:space="preserve"> section of a stream bed in a vertical plane. </w:t>
      </w:r>
    </w:p>
    <w:p w14:paraId="2757A59A" w14:textId="7A151E85" w:rsidR="004A04F6" w:rsidRPr="00365409" w:rsidRDefault="004A04F6" w:rsidP="00FA7BF6">
      <w:pPr>
        <w:pStyle w:val="NormalWeb"/>
        <w:jc w:val="both"/>
      </w:pPr>
      <w:del w:id="1537" w:author="Lieberman, Joshua" w:date="2016-11-16T23:30:00Z">
        <w:r w:rsidDel="00FA7BF6">
          <w:rPr>
            <w:lang w:val="en-US"/>
          </w:rPr>
          <w:delText xml:space="preserve">NOTE: </w:delText>
        </w:r>
      </w:del>
      <w:r w:rsidRPr="00C25AD2">
        <w:rPr>
          <w:lang w:val="en-US"/>
        </w:rPr>
        <w:t>This definition references the</w:t>
      </w:r>
      <w:del w:id="1538" w:author="Lieberman, Joshua" w:date="2016-11-16T23:30:00Z">
        <w:r w:rsidRPr="00C25AD2" w:rsidDel="00FA7BF6">
          <w:rPr>
            <w:lang w:val="en-US"/>
          </w:rPr>
          <w:delText xml:space="preserve"> </w:delText>
        </w:r>
      </w:del>
      <w:r w:rsidRPr="00C25AD2">
        <w:rPr>
          <w:lang w:val="en-US"/>
        </w:rPr>
        <w:t xml:space="preserve"> definition of a </w:t>
      </w:r>
      <w:r w:rsidRPr="00605384">
        <w:rPr>
          <w:i/>
          <w:lang w:val="en-US"/>
        </w:rPr>
        <w:t>bed profile</w:t>
      </w:r>
      <w:r w:rsidRPr="00C25AD2">
        <w:rPr>
          <w:lang w:val="en-US"/>
        </w:rPr>
        <w:t xml:space="preserve"> </w:t>
      </w:r>
      <w:r>
        <w:rPr>
          <w:lang w:val="en-US"/>
        </w:rPr>
        <w:t xml:space="preserve">describing the shape of a stream </w:t>
      </w:r>
      <w:proofErr w:type="gramStart"/>
      <w:r>
        <w:rPr>
          <w:lang w:val="en-US"/>
        </w:rPr>
        <w:t xml:space="preserve">bed </w:t>
      </w:r>
      <w:r w:rsidRPr="00C25AD2">
        <w:rPr>
          <w:lang w:val="en-US"/>
        </w:rPr>
        <w:t xml:space="preserve"> </w:t>
      </w:r>
      <w:r>
        <w:rPr>
          <w:lang w:val="en-US"/>
        </w:rPr>
        <w:t>in</w:t>
      </w:r>
      <w:proofErr w:type="gramEnd"/>
      <w:r>
        <w:rPr>
          <w:lang w:val="en-US"/>
        </w:rPr>
        <w:t xml:space="preserve"> a vertical plane </w:t>
      </w:r>
      <w:r w:rsidR="003602D6">
        <w:rPr>
          <w:lang w:val="en-US"/>
        </w:rPr>
        <w:t>[9]</w:t>
      </w:r>
      <w:r>
        <w:rPr>
          <w:lang w:val="en-US"/>
        </w:rPr>
        <w:t>.</w:t>
      </w:r>
    </w:p>
    <w:p w14:paraId="1ABE3115" w14:textId="77777777" w:rsidR="005A640F" w:rsidRDefault="005A640F" w:rsidP="00834E29">
      <w:pPr>
        <w:pStyle w:val="TermNum"/>
        <w:outlineLvl w:val="0"/>
      </w:pPr>
    </w:p>
    <w:p w14:paraId="7121B29E" w14:textId="51356555" w:rsidR="005A640F" w:rsidRPr="00796530" w:rsidRDefault="005A640F" w:rsidP="00365409">
      <w:pPr>
        <w:pStyle w:val="TermNum"/>
        <w:numPr>
          <w:ilvl w:val="0"/>
          <w:numId w:val="0"/>
        </w:numPr>
      </w:pPr>
      <w:r w:rsidRPr="00796530">
        <w:t>main stem</w:t>
      </w:r>
    </w:p>
    <w:p w14:paraId="0BA0DFF5" w14:textId="3179FFB5" w:rsidR="005A640F" w:rsidRPr="00796530" w:rsidRDefault="00365409" w:rsidP="00450C77">
      <w:pPr>
        <w:pStyle w:val="NormalWeb"/>
        <w:jc w:val="both"/>
        <w:rPr>
          <w:lang w:val="en-US"/>
        </w:rPr>
      </w:pPr>
      <w:r>
        <w:t>Main</w:t>
      </w:r>
      <w:r w:rsidRPr="00796530">
        <w:rPr>
          <w:lang w:val="en-US"/>
        </w:rPr>
        <w:t xml:space="preserve"> </w:t>
      </w:r>
      <w:r w:rsidR="005A640F" w:rsidRPr="00796530">
        <w:rPr>
          <w:lang w:val="en-US"/>
        </w:rPr>
        <w:t xml:space="preserve">course along </w:t>
      </w:r>
      <w:r w:rsidR="003037AB">
        <w:rPr>
          <w:lang w:val="en-US"/>
        </w:rPr>
        <w:t>which</w:t>
      </w:r>
      <w:ins w:id="1539" w:author="Lieberman, Joshua" w:date="2016-11-16T23:30:00Z">
        <w:r w:rsidR="00FA7BF6">
          <w:rPr>
            <w:lang w:val="en-US"/>
          </w:rPr>
          <w:t xml:space="preserve"> water</w:t>
        </w:r>
      </w:ins>
      <w:del w:id="1540" w:author="Lieberman, Joshua" w:date="2016-11-16T23:30:00Z">
        <w:r w:rsidR="003037AB" w:rsidDel="00FA7BF6">
          <w:rPr>
            <w:lang w:val="en-US"/>
          </w:rPr>
          <w:delText xml:space="preserve"> </w:delText>
        </w:r>
        <w:r w:rsidR="00796530" w:rsidRPr="00796530" w:rsidDel="00FA7BF6">
          <w:rPr>
            <w:lang w:val="en-US"/>
          </w:rPr>
          <w:delText>a stream</w:delText>
        </w:r>
      </w:del>
      <w:r w:rsidR="00796530" w:rsidRPr="00796530">
        <w:rPr>
          <w:lang w:val="en-US"/>
        </w:rPr>
        <w:t xml:space="preserve"> </w:t>
      </w:r>
      <w:r w:rsidR="005A640F" w:rsidRPr="00796530">
        <w:rPr>
          <w:lang w:val="en-US"/>
        </w:rPr>
        <w:t>flows</w:t>
      </w:r>
      <w:ins w:id="1541" w:author="Lieberman, Joshua" w:date="2016-11-16T23:30:00Z">
        <w:r w:rsidR="00FA7BF6">
          <w:rPr>
            <w:lang w:val="en-US"/>
          </w:rPr>
          <w:t xml:space="preserve"> in a catchment</w:t>
        </w:r>
      </w:ins>
      <w:r w:rsidR="005A640F" w:rsidRPr="00796530">
        <w:rPr>
          <w:lang w:val="en-US"/>
        </w:rPr>
        <w:t>, usually</w:t>
      </w:r>
      <w:ins w:id="1542" w:author="Lieberman, Joshua" w:date="2016-11-16T23:31:00Z">
        <w:r w:rsidR="00FA7BF6">
          <w:rPr>
            <w:lang w:val="en-US"/>
          </w:rPr>
          <w:t xml:space="preserve"> also</w:t>
        </w:r>
      </w:ins>
      <w:r w:rsidR="005A640F" w:rsidRPr="00796530">
        <w:rPr>
          <w:lang w:val="en-US"/>
        </w:rPr>
        <w:t xml:space="preserve"> the </w:t>
      </w:r>
      <w:r w:rsidR="00796530" w:rsidRPr="00796530">
        <w:rPr>
          <w:lang w:val="en-US"/>
        </w:rPr>
        <w:t xml:space="preserve">main </w:t>
      </w:r>
      <w:del w:id="1543" w:author="Lieberman, Joshua" w:date="2016-11-16T23:31:00Z">
        <w:r w:rsidR="00796530" w:rsidRPr="00796530" w:rsidDel="00FA7BF6">
          <w:rPr>
            <w:lang w:val="en-US"/>
          </w:rPr>
          <w:delText>section of a</w:delText>
        </w:r>
      </w:del>
      <w:ins w:id="1544" w:author="Lieberman, Joshua" w:date="2016-11-16T23:31:00Z">
        <w:r w:rsidR="00FA7BF6">
          <w:rPr>
            <w:lang w:val="en-US"/>
          </w:rPr>
          <w:t>stream</w:t>
        </w:r>
      </w:ins>
      <w:r w:rsidR="005A640F" w:rsidRPr="00796530">
        <w:rPr>
          <w:lang w:val="en-US"/>
        </w:rPr>
        <w:t xml:space="preserve"> </w:t>
      </w:r>
      <w:del w:id="1545" w:author="Lieberman, Joshua" w:date="2016-11-16T23:31:00Z">
        <w:r w:rsidR="005A640F" w:rsidRPr="00796530" w:rsidDel="00FA7BF6">
          <w:rPr>
            <w:lang w:val="en-US"/>
          </w:rPr>
          <w:delText xml:space="preserve">stream </w:delText>
        </w:r>
      </w:del>
      <w:ins w:id="1546" w:author="Lieberman, Joshua" w:date="2016-11-16T23:31:00Z">
        <w:r w:rsidR="00FA7BF6">
          <w:rPr>
            <w:lang w:val="en-US"/>
          </w:rPr>
          <w:t>segments flowing</w:t>
        </w:r>
        <w:r w:rsidR="00FA7BF6" w:rsidRPr="00796530">
          <w:rPr>
            <w:lang w:val="en-US"/>
          </w:rPr>
          <w:t xml:space="preserve"> </w:t>
        </w:r>
      </w:ins>
      <w:del w:id="1547" w:author="Lieberman, Joshua" w:date="2016-11-16T23:30:00Z">
        <w:r w:rsidR="005A640F" w:rsidRPr="00796530" w:rsidDel="00FA7BF6">
          <w:rPr>
            <w:lang w:val="en-US"/>
          </w:rPr>
          <w:delText xml:space="preserve">from </w:delText>
        </w:r>
      </w:del>
      <w:ins w:id="1548" w:author="Lieberman, Joshua" w:date="2016-11-16T23:30:00Z">
        <w:r w:rsidR="00FA7BF6" w:rsidRPr="00796530">
          <w:rPr>
            <w:lang w:val="en-US"/>
          </w:rPr>
          <w:t>from</w:t>
        </w:r>
        <w:r w:rsidR="00FA7BF6">
          <w:rPr>
            <w:lang w:val="en-US"/>
          </w:rPr>
          <w:t xml:space="preserve"> the </w:t>
        </w:r>
      </w:ins>
      <w:ins w:id="1549" w:author="Lieberman, Joshua" w:date="2016-11-16T23:32:00Z">
        <w:r w:rsidR="00FA7BF6">
          <w:rPr>
            <w:lang w:val="en-US"/>
          </w:rPr>
          <w:t xml:space="preserve">catchment </w:t>
        </w:r>
      </w:ins>
      <w:r w:rsidR="005A640F" w:rsidRPr="00796530">
        <w:rPr>
          <w:lang w:val="en-US"/>
        </w:rPr>
        <w:t xml:space="preserve">headwaters to </w:t>
      </w:r>
      <w:del w:id="1550" w:author="Lieberman, Joshua" w:date="2016-11-16T23:32:00Z">
        <w:r w:rsidR="005A640F" w:rsidRPr="00796530" w:rsidDel="00FA7BF6">
          <w:rPr>
            <w:lang w:val="en-US"/>
          </w:rPr>
          <w:delText xml:space="preserve">the </w:delText>
        </w:r>
      </w:del>
      <w:ins w:id="1551" w:author="Lieberman, Joshua" w:date="2016-11-16T23:32:00Z">
        <w:r w:rsidR="00FA7BF6">
          <w:rPr>
            <w:lang w:val="en-US"/>
          </w:rPr>
          <w:t>its</w:t>
        </w:r>
        <w:r w:rsidR="00FA7BF6" w:rsidRPr="00796530">
          <w:rPr>
            <w:lang w:val="en-US"/>
          </w:rPr>
          <w:t xml:space="preserve"> </w:t>
        </w:r>
      </w:ins>
      <w:r w:rsidR="005A640F" w:rsidRPr="00796530">
        <w:rPr>
          <w:lang w:val="en-US"/>
        </w:rPr>
        <w:t xml:space="preserve">mouth, </w:t>
      </w:r>
      <w:del w:id="1552" w:author="Lieberman, Joshua" w:date="2016-11-16T23:31:00Z">
        <w:r w:rsidR="005A640F" w:rsidRPr="00796530" w:rsidDel="00FA7BF6">
          <w:rPr>
            <w:lang w:val="en-US"/>
          </w:rPr>
          <w:delText xml:space="preserve">except </w:delText>
        </w:r>
      </w:del>
      <w:ins w:id="1553" w:author="Lieberman, Joshua" w:date="2016-11-16T23:31:00Z">
        <w:r w:rsidR="00FA7BF6">
          <w:rPr>
            <w:lang w:val="en-US"/>
          </w:rPr>
          <w:t>excluding</w:t>
        </w:r>
        <w:r w:rsidR="00FA7BF6" w:rsidRPr="00796530">
          <w:rPr>
            <w:lang w:val="en-US"/>
          </w:rPr>
          <w:t xml:space="preserve"> </w:t>
        </w:r>
      </w:ins>
      <w:r w:rsidR="005A640F" w:rsidRPr="00796530">
        <w:rPr>
          <w:lang w:val="en-US"/>
        </w:rPr>
        <w:t xml:space="preserve">tributaries. </w:t>
      </w:r>
    </w:p>
    <w:p w14:paraId="232BD28C" w14:textId="77777777" w:rsidR="00807D2F" w:rsidRDefault="00807D2F" w:rsidP="00834E29">
      <w:pPr>
        <w:pStyle w:val="TermNum"/>
        <w:jc w:val="both"/>
        <w:outlineLvl w:val="0"/>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53D9648A" w:rsidR="00463826" w:rsidRPr="008E510D" w:rsidRDefault="00463826" w:rsidP="00450C77">
      <w:pPr>
        <w:pStyle w:val="NormalWeb"/>
        <w:jc w:val="both"/>
        <w:rPr>
          <w:lang w:val="en-US"/>
        </w:rPr>
      </w:pPr>
      <w:r w:rsidRPr="008E510D">
        <w:rPr>
          <w:lang w:val="en-US"/>
        </w:rPr>
        <w:t xml:space="preserve">Establishing a semantic relationship between </w:t>
      </w:r>
      <w:ins w:id="1554" w:author="Lieberman, Joshua" w:date="2016-11-16T23:34:00Z">
        <w:r w:rsidR="005F69DB">
          <w:rPr>
            <w:lang w:val="en-US"/>
          </w:rPr>
          <w:t xml:space="preserve">concepts in </w:t>
        </w:r>
      </w:ins>
      <w:del w:id="1555" w:author="Lieberman, Joshua" w:date="2016-11-16T23:34:00Z">
        <w:r w:rsidRPr="008E510D" w:rsidDel="005F69DB">
          <w:rPr>
            <w:lang w:val="en-US"/>
          </w:rPr>
          <w:delText>particular implementation</w:delText>
        </w:r>
      </w:del>
      <w:ins w:id="1556" w:author="Lieberman, Joshua" w:date="2016-11-16T23:34:00Z">
        <w:r w:rsidR="005F69DB">
          <w:rPr>
            <w:lang w:val="en-US"/>
          </w:rPr>
          <w:t xml:space="preserve">different information models </w:t>
        </w:r>
      </w:ins>
      <w:del w:id="1557" w:author="Lieberman, Joshua" w:date="2016-11-16T23:34:00Z">
        <w:r w:rsidRPr="008E510D" w:rsidDel="005F69DB">
          <w:rPr>
            <w:lang w:val="en-US"/>
          </w:rPr>
          <w:delText xml:space="preserve">s of a </w:delText>
        </w:r>
      </w:del>
      <w:del w:id="1558" w:author="Lieberman, Joshua" w:date="2016-11-16T23:32:00Z">
        <w:r w:rsidRPr="008E510D" w:rsidDel="00FA7BF6">
          <w:rPr>
            <w:lang w:val="en-US"/>
          </w:rPr>
          <w:delText xml:space="preserve">common </w:delText>
        </w:r>
      </w:del>
      <w:del w:id="1559" w:author="Lieberman, Joshua" w:date="2016-11-16T23:34:00Z">
        <w:r w:rsidRPr="008E510D" w:rsidDel="005F69DB">
          <w:rPr>
            <w:lang w:val="en-US"/>
          </w:rPr>
          <w:delText xml:space="preserve">concept </w:delText>
        </w:r>
      </w:del>
      <w:del w:id="1560" w:author="Lieberman, Joshua" w:date="2016-11-16T23:32:00Z">
        <w:r w:rsidRPr="008E510D" w:rsidDel="00FA7BF6">
          <w:rPr>
            <w:lang w:val="en-US"/>
          </w:rPr>
          <w:delText xml:space="preserve">and the realized normative concept </w:delText>
        </w:r>
      </w:del>
      <w:r w:rsidRPr="008E510D">
        <w:rPr>
          <w:lang w:val="en-US"/>
        </w:rPr>
        <w:t xml:space="preserve">using a formalism that specifies how elements from a source </w:t>
      </w:r>
      <w:ins w:id="1561" w:author="Lieberman, Joshua" w:date="2016-11-16T23:33:00Z">
        <w:r w:rsidR="00FA7BF6">
          <w:rPr>
            <w:lang w:val="en-US"/>
          </w:rPr>
          <w:t xml:space="preserve">information </w:t>
        </w:r>
      </w:ins>
      <w:r w:rsidRPr="008E510D">
        <w:rPr>
          <w:lang w:val="en-US"/>
        </w:rPr>
        <w:t xml:space="preserve">model may be transformed </w:t>
      </w:r>
      <w:ins w:id="1562" w:author="Lieberman, Joshua" w:date="2016-11-16T23:33:00Z">
        <w:r w:rsidR="00FA7BF6">
          <w:rPr>
            <w:lang w:val="en-US"/>
          </w:rPr>
          <w:t>in</w:t>
        </w:r>
      </w:ins>
      <w:r w:rsidRPr="008E510D">
        <w:rPr>
          <w:lang w:val="en-US"/>
        </w:rPr>
        <w:t>to</w:t>
      </w:r>
      <w:ins w:id="1563" w:author="Lieberman, Joshua" w:date="2016-11-16T23:33:00Z">
        <w:r w:rsidR="00FA7BF6">
          <w:rPr>
            <w:lang w:val="en-US"/>
          </w:rPr>
          <w:t xml:space="preserve"> elements of</w:t>
        </w:r>
      </w:ins>
      <w:r w:rsidRPr="008E510D">
        <w:rPr>
          <w:lang w:val="en-US"/>
        </w:rPr>
        <w:t xml:space="preserve"> a target model.</w:t>
      </w:r>
      <w:ins w:id="1564" w:author="Lieberman, Joshua" w:date="2016-11-16T23:33:00Z">
        <w:r w:rsidR="00FA7BF6">
          <w:rPr>
            <w:lang w:val="en-US"/>
          </w:rPr>
          <w:t xml:space="preserve"> </w:t>
        </w:r>
      </w:ins>
      <w:ins w:id="1565" w:author="Lieberman, Joshua" w:date="2016-11-16T23:37:00Z">
        <w:r w:rsidR="005F69DB">
          <w:rPr>
            <w:lang w:val="en-US"/>
          </w:rPr>
          <w:t xml:space="preserve">Every pair of </w:t>
        </w:r>
      </w:ins>
      <w:ins w:id="1566" w:author="Lieberman, Joshua" w:date="2016-11-16T23:39:00Z">
        <w:r w:rsidR="005F69DB">
          <w:rPr>
            <w:lang w:val="en-US"/>
          </w:rPr>
          <w:t xml:space="preserve">N </w:t>
        </w:r>
      </w:ins>
      <w:ins w:id="1567" w:author="Lieberman, Joshua" w:date="2016-11-16T23:37:00Z">
        <w:r w:rsidR="005F69DB">
          <w:rPr>
            <w:lang w:val="en-US"/>
          </w:rPr>
          <w:t xml:space="preserve">models generally require a separate </w:t>
        </w:r>
      </w:ins>
      <w:ins w:id="1568" w:author="Lieberman, Joshua" w:date="2016-11-16T23:43:00Z">
        <w:r w:rsidR="00C32F0B">
          <w:rPr>
            <w:lang w:val="en-US"/>
          </w:rPr>
          <w:t xml:space="preserve">(2-way) </w:t>
        </w:r>
      </w:ins>
      <w:ins w:id="1569" w:author="Lieberman, Joshua" w:date="2016-11-16T23:37:00Z">
        <w:r w:rsidR="005F69DB">
          <w:rPr>
            <w:lang w:val="en-US"/>
          </w:rPr>
          <w:t>mapping for each source concept</w:t>
        </w:r>
      </w:ins>
      <w:ins w:id="1570" w:author="Lieberman, Joshua" w:date="2016-11-16T23:39:00Z">
        <w:r w:rsidR="005F69DB">
          <w:rPr>
            <w:lang w:val="en-US"/>
          </w:rPr>
          <w:t xml:space="preserve"> (</w:t>
        </w:r>
      </w:ins>
      <w:ins w:id="1571" w:author="Lieberman, Joshua" w:date="2016-11-18T09:43:00Z">
        <w:r w:rsidR="00533B24">
          <w:rPr>
            <w:lang w:val="en-US"/>
          </w:rPr>
          <w:t xml:space="preserve">a total of </w:t>
        </w:r>
      </w:ins>
      <w:ins w:id="1572" w:author="Lieberman, Joshua" w:date="2016-11-16T23:39:00Z">
        <w:r w:rsidR="005F69DB">
          <w:rPr>
            <w:lang w:val="en-US"/>
          </w:rPr>
          <w:t>N</w:t>
        </w:r>
      </w:ins>
      <w:proofErr w:type="gramStart"/>
      <w:ins w:id="1573" w:author="Lieberman, Joshua" w:date="2016-11-16T23:50:00Z">
        <w:r w:rsidR="00F07884">
          <w:rPr>
            <w:lang w:val="en-US"/>
          </w:rPr>
          <w:t>!/</w:t>
        </w:r>
      </w:ins>
      <w:proofErr w:type="gramEnd"/>
      <w:ins w:id="1574" w:author="Lieberman, Joshua" w:date="2016-11-18T09:41:00Z">
        <w:r w:rsidR="00CE5F89">
          <w:rPr>
            <w:lang w:val="en-US"/>
          </w:rPr>
          <w:t>[</w:t>
        </w:r>
      </w:ins>
      <w:ins w:id="1575" w:author="Lieberman, Joshua" w:date="2016-11-16T23:50:00Z">
        <w:r w:rsidR="00F07884">
          <w:rPr>
            <w:lang w:val="en-US"/>
          </w:rPr>
          <w:t>2(N-2)!</w:t>
        </w:r>
      </w:ins>
      <w:ins w:id="1576" w:author="Lieberman, Joshua" w:date="2016-11-18T09:41:00Z">
        <w:r w:rsidR="00CE5F89">
          <w:rPr>
            <w:lang w:val="en-US"/>
          </w:rPr>
          <w:t>]</w:t>
        </w:r>
      </w:ins>
      <w:ins w:id="1577" w:author="Lieberman, Joshua" w:date="2016-11-16T23:39:00Z">
        <w:r w:rsidR="005F69DB">
          <w:rPr>
            <w:lang w:val="en-US"/>
          </w:rPr>
          <w:t xml:space="preserve"> mappings)</w:t>
        </w:r>
      </w:ins>
      <w:ins w:id="1578" w:author="Lieberman, Joshua" w:date="2016-11-16T23:37:00Z">
        <w:r w:rsidR="005F69DB">
          <w:rPr>
            <w:lang w:val="en-US"/>
          </w:rPr>
          <w:t xml:space="preserve">. </w:t>
        </w:r>
      </w:ins>
      <w:ins w:id="1579" w:author="Lieberman, Joshua" w:date="2016-11-16T23:33:00Z">
        <w:r w:rsidR="00FA7BF6">
          <w:rPr>
            <w:lang w:val="en-US"/>
          </w:rPr>
          <w:t>Mapping</w:t>
        </w:r>
      </w:ins>
      <w:ins w:id="1580" w:author="Lieberman, Joshua" w:date="2016-11-16T23:36:00Z">
        <w:r w:rsidR="005F69DB">
          <w:rPr>
            <w:lang w:val="en-US"/>
          </w:rPr>
          <w:t>s</w:t>
        </w:r>
      </w:ins>
      <w:ins w:id="1581" w:author="Lieberman, Joshua" w:date="2016-11-16T23:33:00Z">
        <w:r w:rsidR="00FA7BF6">
          <w:rPr>
            <w:lang w:val="en-US"/>
          </w:rPr>
          <w:t xml:space="preserve"> </w:t>
        </w:r>
      </w:ins>
      <w:ins w:id="1582" w:author="Lieberman, Joshua" w:date="2016-11-16T23:36:00Z">
        <w:r w:rsidR="005F69DB">
          <w:rPr>
            <w:lang w:val="en-US"/>
          </w:rPr>
          <w:t>that</w:t>
        </w:r>
      </w:ins>
      <w:ins w:id="1583" w:author="Lieberman, Joshua" w:date="2016-11-16T23:33:00Z">
        <w:r w:rsidR="00FA7BF6">
          <w:rPr>
            <w:lang w:val="en-US"/>
          </w:rPr>
          <w:t xml:space="preserve"> </w:t>
        </w:r>
      </w:ins>
      <w:ins w:id="1584" w:author="Lieberman, Joshua" w:date="2016-11-16T23:38:00Z">
        <w:r w:rsidR="005F69DB">
          <w:rPr>
            <w:lang w:val="en-US"/>
          </w:rPr>
          <w:t>in</w:t>
        </w:r>
      </w:ins>
      <w:ins w:id="1585" w:author="Lieberman, Joshua" w:date="2016-11-16T23:37:00Z">
        <w:r w:rsidR="005F69DB">
          <w:rPr>
            <w:lang w:val="en-US"/>
          </w:rPr>
          <w:t xml:space="preserve"> contrast </w:t>
        </w:r>
      </w:ins>
      <w:ins w:id="1586" w:author="Lieberman, Joshua" w:date="2016-11-16T23:33:00Z">
        <w:r w:rsidR="00FA7BF6">
          <w:rPr>
            <w:lang w:val="en-US"/>
          </w:rPr>
          <w:t>involve transformation</w:t>
        </w:r>
      </w:ins>
      <w:ins w:id="1587" w:author="Lieberman, Joshua" w:date="2016-11-16T23:34:00Z">
        <w:r w:rsidR="005F69DB">
          <w:rPr>
            <w:lang w:val="en-US"/>
          </w:rPr>
          <w:t xml:space="preserve"> by way of a common concept</w:t>
        </w:r>
      </w:ins>
      <w:ins w:id="1588" w:author="Lieberman, Joshua" w:date="2016-11-16T23:36:00Z">
        <w:r w:rsidR="005F69DB">
          <w:rPr>
            <w:lang w:val="en-US"/>
          </w:rPr>
          <w:t xml:space="preserve"> can be more efficiently expanded to more than two models as each additional model only </w:t>
        </w:r>
      </w:ins>
      <w:ins w:id="1589" w:author="Lieberman, Joshua" w:date="2016-11-16T23:38:00Z">
        <w:r w:rsidR="005F69DB">
          <w:rPr>
            <w:lang w:val="en-US"/>
          </w:rPr>
          <w:t>requires</w:t>
        </w:r>
      </w:ins>
      <w:ins w:id="1590" w:author="Lieberman, Joshua" w:date="2016-11-16T23:36:00Z">
        <w:r w:rsidR="005F69DB">
          <w:rPr>
            <w:lang w:val="en-US"/>
          </w:rPr>
          <w:t xml:space="preserve"> </w:t>
        </w:r>
      </w:ins>
      <w:ins w:id="1591" w:author="Lieberman, Joshua" w:date="2016-11-16T23:38:00Z">
        <w:r w:rsidR="005F69DB">
          <w:rPr>
            <w:lang w:val="en-US"/>
          </w:rPr>
          <w:t>mapping once into the set of common concepts</w:t>
        </w:r>
      </w:ins>
      <w:ins w:id="1592" w:author="Lieberman, Joshua" w:date="2016-11-16T23:39:00Z">
        <w:r w:rsidR="005F69DB">
          <w:rPr>
            <w:lang w:val="en-US"/>
          </w:rPr>
          <w:t xml:space="preserve"> (N mappings)</w:t>
        </w:r>
      </w:ins>
      <w:ins w:id="1593" w:author="Lieberman, Joshua" w:date="2016-11-16T23:38:00Z">
        <w:r w:rsidR="005F69DB">
          <w:rPr>
            <w:lang w:val="en-US"/>
          </w:rPr>
          <w:t>.</w:t>
        </w:r>
      </w:ins>
    </w:p>
    <w:p w14:paraId="63391B8D" w14:textId="77777777" w:rsidR="00807D2F" w:rsidRDefault="00807D2F" w:rsidP="00834E29">
      <w:pPr>
        <w:pStyle w:val="TermNum"/>
        <w:jc w:val="both"/>
        <w:outlineLvl w:val="0"/>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2AB6FF9A" w:rsidR="00463826" w:rsidRPr="008E510D" w:rsidDel="00133EB3" w:rsidRDefault="00463826" w:rsidP="00450C77">
      <w:pPr>
        <w:pStyle w:val="NormalWeb"/>
        <w:jc w:val="both"/>
        <w:rPr>
          <w:del w:id="1594" w:author="Lieberman, Joshua" w:date="2016-11-16T23:51:00Z"/>
          <w:lang w:val="en-US"/>
        </w:rPr>
      </w:pPr>
      <w:r w:rsidRPr="008E510D">
        <w:rPr>
          <w:lang w:val="en-US"/>
        </w:rPr>
        <w:t>Feature identified by a name.</w:t>
      </w:r>
    </w:p>
    <w:p w14:paraId="4E065DA5" w14:textId="0FB1B45D" w:rsidR="00A3135F" w:rsidRDefault="00463826" w:rsidP="00133EB3">
      <w:pPr>
        <w:pStyle w:val="NormalWeb"/>
        <w:jc w:val="both"/>
        <w:rPr>
          <w:lang w:val="en-US"/>
        </w:rPr>
      </w:pPr>
      <w:del w:id="1595" w:author="Lieberman, Joshua" w:date="2016-11-16T23:51:00Z">
        <w:r w:rsidRPr="008E510D" w:rsidDel="00133EB3">
          <w:rPr>
            <w:lang w:val="en-US"/>
          </w:rPr>
          <w:delText>NOTE:</w:delText>
        </w:r>
      </w:del>
      <w:ins w:id="1596" w:author="Lieberman, Joshua" w:date="2016-11-16T23:51:00Z">
        <w:r w:rsidR="00133EB3">
          <w:rPr>
            <w:lang w:val="en-US"/>
          </w:rPr>
          <w:t xml:space="preserve"> </w:t>
        </w:r>
      </w:ins>
      <w:del w:id="1597" w:author="Lieberman, Joshua" w:date="2016-11-16T23:51:00Z">
        <w:r w:rsidRPr="008E510D" w:rsidDel="00133EB3">
          <w:rPr>
            <w:lang w:val="en-US"/>
          </w:rPr>
          <w:delText xml:space="preserve"> </w:delText>
        </w:r>
      </w:del>
      <w:r w:rsidRPr="008E510D">
        <w:rPr>
          <w:lang w:val="en-US"/>
        </w:rPr>
        <w:t xml:space="preserve">Hydrologic features </w:t>
      </w:r>
      <w:del w:id="1598" w:author="Lieberman, Joshua" w:date="2016-11-16T23:51:00Z">
        <w:r w:rsidRPr="008E510D" w:rsidDel="00133EB3">
          <w:rPr>
            <w:lang w:val="en-US"/>
          </w:rPr>
          <w:delText xml:space="preserve">and their real-world representations have names within common experience, but </w:delText>
        </w:r>
      </w:del>
      <w:r w:rsidRPr="008E510D">
        <w:rPr>
          <w:lang w:val="en-US"/>
        </w:rPr>
        <w:t xml:space="preserve">may have </w:t>
      </w:r>
      <w:del w:id="1599" w:author="Lieberman, Joshua" w:date="2016-11-16T23:52:00Z">
        <w:r w:rsidRPr="008E510D" w:rsidDel="00133EB3">
          <w:rPr>
            <w:lang w:val="en-US"/>
          </w:rPr>
          <w:delText xml:space="preserve">different </w:delText>
        </w:r>
      </w:del>
      <w:ins w:id="1600" w:author="Lieberman, Joshua" w:date="2016-11-16T23:52:00Z">
        <w:r w:rsidR="00133EB3">
          <w:rPr>
            <w:lang w:val="en-US"/>
          </w:rPr>
          <w:t>multiple</w:t>
        </w:r>
        <w:r w:rsidR="00133EB3" w:rsidRPr="008E510D">
          <w:rPr>
            <w:lang w:val="en-US"/>
          </w:rPr>
          <w:t xml:space="preserve"> </w:t>
        </w:r>
      </w:ins>
      <w:r w:rsidRPr="008E510D">
        <w:rPr>
          <w:lang w:val="en-US"/>
        </w:rPr>
        <w:t xml:space="preserve">names </w:t>
      </w:r>
      <w:ins w:id="1601" w:author="Lieberman, Joshua" w:date="2016-11-16T23:52:00Z">
        <w:r w:rsidR="00133EB3">
          <w:rPr>
            <w:lang w:val="en-US"/>
          </w:rPr>
          <w:t xml:space="preserve">depending on the </w:t>
        </w:r>
      </w:ins>
      <w:del w:id="1602" w:author="Lieberman, Joshua" w:date="2016-11-16T23:52:00Z">
        <w:r w:rsidRPr="008E510D" w:rsidDel="00133EB3">
          <w:rPr>
            <w:lang w:val="en-US"/>
          </w:rPr>
          <w:delText xml:space="preserve">in their </w:delText>
        </w:r>
      </w:del>
      <w:r w:rsidRPr="008E510D">
        <w:rPr>
          <w:lang w:val="en-US"/>
        </w:rPr>
        <w:t xml:space="preserve">cultural, political </w:t>
      </w:r>
      <w:del w:id="1603" w:author="Lieberman, Joshua" w:date="2016-11-16T23:52:00Z">
        <w:r w:rsidRPr="008E510D" w:rsidDel="00133EB3">
          <w:rPr>
            <w:lang w:val="en-US"/>
          </w:rPr>
          <w:delText xml:space="preserve">and </w:delText>
        </w:r>
      </w:del>
      <w:ins w:id="1604" w:author="Lieberman, Joshua" w:date="2016-11-16T23:52:00Z">
        <w:r w:rsidR="00133EB3">
          <w:rPr>
            <w:lang w:val="en-US"/>
          </w:rPr>
          <w:t>or</w:t>
        </w:r>
        <w:r w:rsidR="00133EB3" w:rsidRPr="008E510D">
          <w:rPr>
            <w:lang w:val="en-US"/>
          </w:rPr>
          <w:t xml:space="preserve"> </w:t>
        </w:r>
      </w:ins>
      <w:r w:rsidRPr="008E510D">
        <w:rPr>
          <w:lang w:val="en-US"/>
        </w:rPr>
        <w:t>historical context</w:t>
      </w:r>
      <w:del w:id="1605" w:author="Lieberman, Joshua" w:date="2016-11-16T23:52:00Z">
        <w:r w:rsidRPr="008E510D" w:rsidDel="00133EB3">
          <w:rPr>
            <w:lang w:val="en-US"/>
          </w:rPr>
          <w:delText>s</w:delText>
        </w:r>
      </w:del>
      <w:r w:rsidRPr="008E510D">
        <w:rPr>
          <w:lang w:val="en-US"/>
        </w:rPr>
        <w:t>.</w:t>
      </w:r>
    </w:p>
    <w:p w14:paraId="23F01CC7" w14:textId="77777777" w:rsidR="001214AF" w:rsidRDefault="001214AF" w:rsidP="00834E29">
      <w:pPr>
        <w:pStyle w:val="TermNum"/>
        <w:jc w:val="both"/>
        <w:outlineLvl w:val="0"/>
        <w:rPr>
          <w:lang w:val="en-US"/>
        </w:rPr>
      </w:pPr>
    </w:p>
    <w:p w14:paraId="4D8CC001" w14:textId="34E6FAFA" w:rsidR="001214AF" w:rsidRPr="008E510D" w:rsidRDefault="001214AF" w:rsidP="001214AF">
      <w:pPr>
        <w:pStyle w:val="TermNum"/>
        <w:numPr>
          <w:ilvl w:val="0"/>
          <w:numId w:val="0"/>
        </w:numPr>
        <w:jc w:val="both"/>
        <w:rPr>
          <w:lang w:val="en-US"/>
        </w:rPr>
      </w:pPr>
      <w:r>
        <w:rPr>
          <w:lang w:val="en-US"/>
        </w:rPr>
        <w:t>nillable</w:t>
      </w:r>
    </w:p>
    <w:p w14:paraId="6EC08363" w14:textId="3408D2D4" w:rsidR="001214AF" w:rsidRDefault="001214AF" w:rsidP="00450C77">
      <w:pPr>
        <w:pStyle w:val="NormalWeb"/>
        <w:jc w:val="both"/>
        <w:rPr>
          <w:lang w:val="en-US"/>
        </w:rPr>
      </w:pPr>
      <w:r w:rsidRPr="008E510D">
        <w:rPr>
          <w:lang w:val="en-US"/>
        </w:rPr>
        <w:t>Nillable is meant</w:t>
      </w:r>
      <w:r>
        <w:rPr>
          <w:lang w:val="en-US"/>
        </w:rPr>
        <w:t xml:space="preserve"> in t</w:t>
      </w:r>
      <w:r w:rsidR="00EA61AB">
        <w:rPr>
          <w:lang w:val="en-US"/>
        </w:rPr>
        <w:t>h</w:t>
      </w:r>
      <w:r>
        <w:rPr>
          <w:lang w:val="en-US"/>
        </w:rPr>
        <w:t xml:space="preserve">is standard </w:t>
      </w:r>
      <w:r w:rsidRPr="008E510D">
        <w:rPr>
          <w:lang w:val="en-US"/>
        </w:rPr>
        <w:t xml:space="preserve">to signify that </w:t>
      </w:r>
      <w:del w:id="1606" w:author="Lieberman, Joshua" w:date="2016-11-16T23:53:00Z">
        <w:r w:rsidRPr="008E510D" w:rsidDel="00133EB3">
          <w:rPr>
            <w:lang w:val="en-US"/>
          </w:rPr>
          <w:delText xml:space="preserve">the </w:delText>
        </w:r>
      </w:del>
      <w:r>
        <w:rPr>
          <w:lang w:val="en-US"/>
        </w:rPr>
        <w:t>a feature property</w:t>
      </w:r>
      <w:r w:rsidRPr="008E510D">
        <w:rPr>
          <w:lang w:val="en-US"/>
        </w:rPr>
        <w:t xml:space="preserve"> </w:t>
      </w:r>
      <w:r>
        <w:rPr>
          <w:lang w:val="en-US"/>
        </w:rPr>
        <w:t xml:space="preserve">logically </w:t>
      </w:r>
      <w:r w:rsidRPr="008E510D">
        <w:rPr>
          <w:lang w:val="en-US"/>
        </w:rPr>
        <w:t xml:space="preserve">exists but </w:t>
      </w:r>
      <w:del w:id="1607" w:author="Lieberman, Joshua" w:date="2016-11-16T23:53:00Z">
        <w:r w:rsidRPr="008E510D" w:rsidDel="00133EB3">
          <w:rPr>
            <w:lang w:val="en-US"/>
          </w:rPr>
          <w:delText xml:space="preserve">is </w:delText>
        </w:r>
      </w:del>
      <w:ins w:id="1608" w:author="Lieberman, Joshua" w:date="2016-11-16T23:53:00Z">
        <w:r w:rsidR="00133EB3">
          <w:rPr>
            <w:lang w:val="en-US"/>
          </w:rPr>
          <w:t>may not be</w:t>
        </w:r>
        <w:r w:rsidR="00133EB3" w:rsidRPr="008E510D">
          <w:rPr>
            <w:lang w:val="en-US"/>
          </w:rPr>
          <w:t xml:space="preserve"> </w:t>
        </w:r>
      </w:ins>
      <w:del w:id="1609" w:author="Lieberman, Joshua" w:date="2016-11-16T23:53:00Z">
        <w:r w:rsidRPr="008E510D" w:rsidDel="00133EB3">
          <w:rPr>
            <w:lang w:val="en-US"/>
          </w:rPr>
          <w:delText>unknown</w:delText>
        </w:r>
      </w:del>
      <w:ins w:id="1610" w:author="Lieberman, Joshua" w:date="2016-11-16T23:53:00Z">
        <w:r w:rsidR="00133EB3">
          <w:rPr>
            <w:lang w:val="en-US"/>
          </w:rPr>
          <w:t>determined</w:t>
        </w:r>
      </w:ins>
      <w:r w:rsidRPr="008E510D">
        <w:rPr>
          <w:lang w:val="en-US"/>
        </w:rPr>
        <w:t xml:space="preserve"> in a given implementation. </w:t>
      </w:r>
    </w:p>
    <w:p w14:paraId="47F5268C" w14:textId="77777777" w:rsidR="00095CAE" w:rsidRDefault="00095CAE" w:rsidP="00834E29">
      <w:pPr>
        <w:pStyle w:val="TermNum"/>
        <w:outlineLvl w:val="0"/>
      </w:pPr>
    </w:p>
    <w:p w14:paraId="7C858406" w14:textId="3B75013B" w:rsidR="00095CAE" w:rsidRDefault="00095CAE" w:rsidP="00365409">
      <w:pPr>
        <w:pStyle w:val="TermNum"/>
        <w:numPr>
          <w:ilvl w:val="0"/>
          <w:numId w:val="0"/>
        </w:numPr>
      </w:pPr>
      <w:r>
        <w:t>o</w:t>
      </w:r>
      <w:r w:rsidR="00605384">
        <w:t>utfall</w:t>
      </w:r>
    </w:p>
    <w:p w14:paraId="597E23AF" w14:textId="61162986" w:rsidR="00A75449" w:rsidDel="00032BFC" w:rsidRDefault="004A04F6" w:rsidP="00450C77">
      <w:pPr>
        <w:pStyle w:val="NormalWeb"/>
        <w:jc w:val="both"/>
        <w:rPr>
          <w:del w:id="1611" w:author="Lieberman, Joshua" w:date="2016-11-16T23:58:00Z"/>
          <w:lang w:val="en-US"/>
        </w:rPr>
      </w:pPr>
      <w:r>
        <w:rPr>
          <w:lang w:val="en-US"/>
        </w:rPr>
        <w:t>L</w:t>
      </w:r>
      <w:r w:rsidR="00095CAE" w:rsidRPr="00095CAE">
        <w:rPr>
          <w:lang w:val="en-US"/>
        </w:rPr>
        <w:t>ogical</w:t>
      </w:r>
      <w:r w:rsidR="00095CAE" w:rsidRPr="00365409">
        <w:rPr>
          <w:lang w:val="en-US"/>
        </w:rPr>
        <w:t xml:space="preserve"> outlet of </w:t>
      </w:r>
      <w:ins w:id="1612" w:author="Lieberman, Joshua" w:date="2016-11-16T23:54:00Z">
        <w:r w:rsidR="00032BFC">
          <w:rPr>
            <w:lang w:val="en-US"/>
          </w:rPr>
          <w:t xml:space="preserve">the water contained by </w:t>
        </w:r>
      </w:ins>
      <w:r w:rsidR="00095CAE" w:rsidRPr="00365409">
        <w:rPr>
          <w:lang w:val="en-US"/>
        </w:rPr>
        <w:t xml:space="preserve">a catchment. </w:t>
      </w:r>
      <w:del w:id="1613" w:author="Lieberman, Joshua" w:date="2016-11-16T23:55:00Z">
        <w:r w:rsidR="00095CAE" w:rsidRPr="00365409" w:rsidDel="00032BFC">
          <w:rPr>
            <w:lang w:val="en-US"/>
          </w:rPr>
          <w:delText xml:space="preserve">The </w:delText>
        </w:r>
      </w:del>
      <w:ins w:id="1614" w:author="Lieberman, Joshua" w:date="2016-11-16T23:55:00Z">
        <w:r w:rsidR="00032BFC">
          <w:rPr>
            <w:lang w:val="en-US"/>
          </w:rPr>
          <w:t>An</w:t>
        </w:r>
        <w:r w:rsidR="00032BFC" w:rsidRPr="00365409">
          <w:rPr>
            <w:lang w:val="en-US"/>
          </w:rPr>
          <w:t xml:space="preserve"> </w:t>
        </w:r>
      </w:ins>
      <w:r w:rsidR="00095CAE" w:rsidRPr="00365409">
        <w:rPr>
          <w:lang w:val="en-US"/>
        </w:rPr>
        <w:t xml:space="preserve">outfall represents the logical place where a catchment interacts with another catchment. </w:t>
      </w:r>
      <w:del w:id="1615" w:author="Lieberman, Joshua" w:date="2016-11-16T23:55:00Z">
        <w:r w:rsidR="00095CAE" w:rsidRPr="00365409" w:rsidDel="00032BFC">
          <w:rPr>
            <w:lang w:val="en-US"/>
          </w:rPr>
          <w:delText xml:space="preserve">The outfall denotes the union of </w:delText>
        </w:r>
        <w:r w:rsidR="00EA61AB" w:rsidDel="00032BFC">
          <w:rPr>
            <w:lang w:val="en-US"/>
          </w:rPr>
          <w:delText xml:space="preserve">a </w:delText>
        </w:r>
        <w:r w:rsidR="00547049" w:rsidRPr="00365409" w:rsidDel="00032BFC">
          <w:rPr>
            <w:lang w:val="en-US"/>
          </w:rPr>
          <w:delText xml:space="preserve">catchment and </w:delText>
        </w:r>
        <w:r w:rsidR="00A75449" w:rsidDel="00032BFC">
          <w:rPr>
            <w:lang w:val="en-US"/>
          </w:rPr>
          <w:delText>its common outlet</w:delText>
        </w:r>
        <w:r w:rsidR="00A75449" w:rsidRPr="00365409" w:rsidDel="00032BFC">
          <w:rPr>
            <w:lang w:val="en-US"/>
          </w:rPr>
          <w:delText xml:space="preserve"> </w:delText>
        </w:r>
        <w:r w:rsidR="00547049" w:rsidRPr="00365409" w:rsidDel="00032BFC">
          <w:rPr>
            <w:lang w:val="en-US"/>
          </w:rPr>
          <w:delText xml:space="preserve">which </w:delText>
        </w:r>
        <w:r w:rsidR="00095CAE" w:rsidDel="00032BFC">
          <w:rPr>
            <w:lang w:val="en-US"/>
          </w:rPr>
          <w:delText xml:space="preserve">means </w:delText>
        </w:r>
        <w:r w:rsidR="00EA61AB" w:rsidDel="00032BFC">
          <w:rPr>
            <w:lang w:val="en-US"/>
          </w:rPr>
          <w:delText>in general</w:delText>
        </w:r>
        <w:r w:rsidR="00EA61AB" w:rsidRPr="00365409" w:rsidDel="00032BFC">
          <w:rPr>
            <w:lang w:val="en-US"/>
          </w:rPr>
          <w:delText xml:space="preserve"> </w:delText>
        </w:r>
        <w:r w:rsidR="00CB62DF" w:rsidDel="00032BFC">
          <w:rPr>
            <w:lang w:val="en-US"/>
          </w:rPr>
          <w:delText>that</w:delText>
        </w:r>
      </w:del>
      <w:ins w:id="1616" w:author="Lieberman, Joshua" w:date="2016-11-16T23:55:00Z">
        <w:r w:rsidR="00032BFC">
          <w:rPr>
            <w:lang w:val="en-US"/>
          </w:rPr>
          <w:t>Every</w:t>
        </w:r>
      </w:ins>
      <w:r w:rsidR="00CB62DF">
        <w:rPr>
          <w:lang w:val="en-US"/>
        </w:rPr>
        <w:t xml:space="preserve"> </w:t>
      </w:r>
      <w:del w:id="1617" w:author="Lieberman, Joshua" w:date="2016-11-16T23:55:00Z">
        <w:r w:rsidR="00CB62DF" w:rsidDel="00032BFC">
          <w:rPr>
            <w:lang w:val="en-US"/>
          </w:rPr>
          <w:delText xml:space="preserve">each </w:delText>
        </w:r>
      </w:del>
      <w:r w:rsidR="00095CAE" w:rsidRPr="00365409">
        <w:rPr>
          <w:lang w:val="en-US"/>
        </w:rPr>
        <w:t xml:space="preserve">catchment </w:t>
      </w:r>
      <w:del w:id="1618" w:author="Lieberman, Joshua" w:date="2016-11-16T23:55:00Z">
        <w:r w:rsidR="00095CAE" w:rsidRPr="00365409" w:rsidDel="00032BFC">
          <w:rPr>
            <w:lang w:val="en-US"/>
          </w:rPr>
          <w:delText xml:space="preserve">exists </w:delText>
        </w:r>
      </w:del>
      <w:ins w:id="1619" w:author="Lieberman, Joshua" w:date="2016-11-16T23:55:00Z">
        <w:r w:rsidR="00032BFC">
          <w:rPr>
            <w:lang w:val="en-US"/>
          </w:rPr>
          <w:t>flows to</w:t>
        </w:r>
        <w:r w:rsidR="00032BFC" w:rsidRPr="00365409">
          <w:rPr>
            <w:lang w:val="en-US"/>
          </w:rPr>
          <w:t xml:space="preserve"> </w:t>
        </w:r>
      </w:ins>
      <w:del w:id="1620" w:author="Lieberman, Joshua" w:date="2016-11-16T23:56:00Z">
        <w:r w:rsidR="00095CAE" w:rsidRPr="00365409" w:rsidDel="00032BFC">
          <w:rPr>
            <w:lang w:val="en-US"/>
          </w:rPr>
          <w:delText xml:space="preserve">with </w:delText>
        </w:r>
      </w:del>
      <w:ins w:id="1621" w:author="Lieberman, Joshua" w:date="2016-11-16T23:56:00Z">
        <w:r w:rsidR="00032BFC">
          <w:rPr>
            <w:lang w:val="en-US"/>
          </w:rPr>
          <w:t>an</w:t>
        </w:r>
        <w:r w:rsidR="00032BFC" w:rsidRPr="00365409">
          <w:rPr>
            <w:lang w:val="en-US"/>
          </w:rPr>
          <w:t xml:space="preserve"> </w:t>
        </w:r>
      </w:ins>
      <w:del w:id="1622" w:author="Lieberman, Joshua" w:date="2016-11-16T23:56:00Z">
        <w:r w:rsidR="00095CAE" w:rsidRPr="00365409" w:rsidDel="00032BFC">
          <w:rPr>
            <w:lang w:val="en-US"/>
          </w:rPr>
          <w:delText>a</w:delText>
        </w:r>
        <w:r w:rsidR="00547049" w:rsidRPr="00365409" w:rsidDel="00032BFC">
          <w:rPr>
            <w:lang w:val="en-US"/>
          </w:rPr>
          <w:delText>n</w:delText>
        </w:r>
        <w:r w:rsidR="00095CAE" w:rsidRPr="00365409" w:rsidDel="00032BFC">
          <w:rPr>
            <w:lang w:val="en-US"/>
          </w:rPr>
          <w:delText xml:space="preserve"> </w:delText>
        </w:r>
        <w:r w:rsidR="00CB62DF" w:rsidDel="00032BFC">
          <w:rPr>
            <w:lang w:val="en-US"/>
          </w:rPr>
          <w:delText xml:space="preserve">(logical) </w:delText>
        </w:r>
      </w:del>
      <w:r w:rsidR="00095CAE" w:rsidRPr="00365409">
        <w:rPr>
          <w:lang w:val="en-US"/>
        </w:rPr>
        <w:t>o</w:t>
      </w:r>
      <w:r w:rsidR="00547049" w:rsidRPr="00365409">
        <w:rPr>
          <w:lang w:val="en-US"/>
        </w:rPr>
        <w:t xml:space="preserve">utfall, </w:t>
      </w:r>
      <w:del w:id="1623" w:author="Lieberman, Joshua" w:date="2016-11-16T23:56:00Z">
        <w:r w:rsidR="00547049" w:rsidRPr="00365409" w:rsidDel="00032BFC">
          <w:rPr>
            <w:lang w:val="en-US"/>
          </w:rPr>
          <w:delText xml:space="preserve">and </w:delText>
        </w:r>
        <w:r w:rsidR="00EA61AB" w:rsidDel="00032BFC">
          <w:rPr>
            <w:lang w:val="en-US"/>
          </w:rPr>
          <w:delText>that</w:delText>
        </w:r>
      </w:del>
      <w:ins w:id="1624" w:author="Lieberman, Joshua" w:date="2016-11-16T23:56:00Z">
        <w:r w:rsidR="00032BFC">
          <w:rPr>
            <w:lang w:val="en-US"/>
          </w:rPr>
          <w:t>conversely every</w:t>
        </w:r>
      </w:ins>
      <w:r w:rsidR="00EA61AB">
        <w:rPr>
          <w:lang w:val="en-US"/>
        </w:rPr>
        <w:t xml:space="preserve"> </w:t>
      </w:r>
      <w:ins w:id="1625" w:author="Lieberman, Joshua" w:date="2016-11-16T23:57:00Z">
        <w:r w:rsidR="00032BFC">
          <w:rPr>
            <w:lang w:val="en-US"/>
          </w:rPr>
          <w:t xml:space="preserve">location in a hydrologic system is also an </w:t>
        </w:r>
      </w:ins>
      <w:del w:id="1626" w:author="Lieberman, Joshua" w:date="2016-11-16T23:56:00Z">
        <w:r w:rsidR="00CB62DF" w:rsidDel="00032BFC">
          <w:rPr>
            <w:lang w:val="en-US"/>
          </w:rPr>
          <w:delText xml:space="preserve">an </w:delText>
        </w:r>
      </w:del>
      <w:r w:rsidR="00095CAE" w:rsidRPr="00365409">
        <w:rPr>
          <w:lang w:val="en-US"/>
        </w:rPr>
        <w:t xml:space="preserve">outfall </w:t>
      </w:r>
      <w:ins w:id="1627" w:author="Lieberman, Joshua" w:date="2016-11-16T23:57:00Z">
        <w:r w:rsidR="00032BFC">
          <w:rPr>
            <w:lang w:val="en-US"/>
          </w:rPr>
          <w:t xml:space="preserve">that </w:t>
        </w:r>
      </w:ins>
      <w:del w:id="1628" w:author="Lieberman, Joshua" w:date="2016-11-16T23:56:00Z">
        <w:r w:rsidR="00547049" w:rsidRPr="00365409" w:rsidDel="00032BFC">
          <w:rPr>
            <w:lang w:val="en-US"/>
          </w:rPr>
          <w:delText>can</w:delText>
        </w:r>
        <w:r w:rsidR="00095CAE" w:rsidRPr="00365409" w:rsidDel="00032BFC">
          <w:rPr>
            <w:lang w:val="en-US"/>
          </w:rPr>
          <w:delText xml:space="preserve">not </w:delText>
        </w:r>
        <w:r w:rsidR="00547049" w:rsidRPr="00365409" w:rsidDel="00032BFC">
          <w:rPr>
            <w:lang w:val="en-US"/>
          </w:rPr>
          <w:delText xml:space="preserve">exists </w:delText>
        </w:r>
        <w:r w:rsidR="00095CAE" w:rsidRPr="00365409" w:rsidDel="00032BFC">
          <w:rPr>
            <w:lang w:val="en-US"/>
          </w:rPr>
          <w:delText xml:space="preserve">without a </w:delText>
        </w:r>
      </w:del>
      <w:del w:id="1629" w:author="Lieberman, Joshua" w:date="2016-11-16T23:57:00Z">
        <w:r w:rsidR="00547049" w:rsidRPr="00365409" w:rsidDel="00032BFC">
          <w:rPr>
            <w:lang w:val="en-US"/>
          </w:rPr>
          <w:delText>correspond</w:delText>
        </w:r>
      </w:del>
      <w:del w:id="1630" w:author="Lieberman, Joshua" w:date="2016-11-16T23:56:00Z">
        <w:r w:rsidR="00547049" w:rsidRPr="00365409" w:rsidDel="00032BFC">
          <w:rPr>
            <w:lang w:val="en-US"/>
          </w:rPr>
          <w:delText>ing</w:delText>
        </w:r>
      </w:del>
      <w:ins w:id="1631" w:author="Lieberman, Joshua" w:date="2016-11-16T23:57:00Z">
        <w:r w:rsidR="00032BFC">
          <w:rPr>
            <w:lang w:val="en-US"/>
          </w:rPr>
          <w:t>drains</w:t>
        </w:r>
      </w:ins>
      <w:ins w:id="1632" w:author="Lieberman, Joshua" w:date="2016-11-16T23:56:00Z">
        <w:r w:rsidR="00032BFC">
          <w:rPr>
            <w:lang w:val="en-US"/>
          </w:rPr>
          <w:t xml:space="preserve"> some</w:t>
        </w:r>
      </w:ins>
      <w:r w:rsidR="00547049" w:rsidRPr="00365409">
        <w:rPr>
          <w:lang w:val="en-US"/>
        </w:rPr>
        <w:t xml:space="preserve"> </w:t>
      </w:r>
      <w:del w:id="1633" w:author="Lieberman, Joshua" w:date="2016-11-16T23:56:00Z">
        <w:r w:rsidR="00CB62DF" w:rsidDel="00032BFC">
          <w:rPr>
            <w:lang w:val="en-US"/>
          </w:rPr>
          <w:delText xml:space="preserve">(logical) </w:delText>
        </w:r>
      </w:del>
      <w:r w:rsidR="00095CAE" w:rsidRPr="00365409">
        <w:rPr>
          <w:lang w:val="en-US"/>
        </w:rPr>
        <w:t>catchment</w:t>
      </w:r>
      <w:r w:rsidR="00547049" w:rsidRPr="00365409">
        <w:rPr>
          <w:lang w:val="en-US"/>
        </w:rPr>
        <w:t xml:space="preserve">. </w:t>
      </w:r>
    </w:p>
    <w:p w14:paraId="5B855623" w14:textId="5C308490" w:rsidR="00E24C80" w:rsidRPr="00365409" w:rsidRDefault="00A75449" w:rsidP="00032BFC">
      <w:pPr>
        <w:pStyle w:val="NormalWeb"/>
        <w:jc w:val="both"/>
        <w:rPr>
          <w:lang w:val="en-US"/>
        </w:rPr>
      </w:pPr>
      <w:del w:id="1634" w:author="Lieberman, Joshua" w:date="2016-11-16T23:58:00Z">
        <w:r w:rsidDel="00032BFC">
          <w:rPr>
            <w:lang w:val="en-US"/>
          </w:rPr>
          <w:delText xml:space="preserve">NOTE: </w:delText>
        </w:r>
        <w:r w:rsidR="007D7206" w:rsidDel="00032BFC">
          <w:rPr>
            <w:lang w:val="en-US"/>
          </w:rPr>
          <w:delText>The existence of a</w:delText>
        </w:r>
      </w:del>
      <w:ins w:id="1635" w:author="Lieberman, Joshua" w:date="2016-11-16T23:58:00Z">
        <w:r w:rsidR="00032BFC">
          <w:rPr>
            <w:lang w:val="en-US"/>
          </w:rPr>
          <w:t>If a</w:t>
        </w:r>
      </w:ins>
      <w:r w:rsidR="007D7206">
        <w:rPr>
          <w:lang w:val="en-US"/>
        </w:rPr>
        <w:t xml:space="preserve"> </w:t>
      </w:r>
      <w:ins w:id="1636" w:author="Lieberman, Joshua" w:date="2016-11-16T23:58:00Z">
        <w:r w:rsidR="00032BFC">
          <w:rPr>
            <w:lang w:val="en-US"/>
          </w:rPr>
          <w:t xml:space="preserve">given </w:t>
        </w:r>
      </w:ins>
      <w:r w:rsidR="007D7206">
        <w:rPr>
          <w:lang w:val="en-US"/>
        </w:rPr>
        <w:t xml:space="preserve">logical outfall </w:t>
      </w:r>
      <w:del w:id="1637" w:author="Lieberman, Joshua" w:date="2016-11-16T23:58:00Z">
        <w:r w:rsidR="007D7206" w:rsidDel="00032BFC">
          <w:rPr>
            <w:lang w:val="en-US"/>
          </w:rPr>
          <w:delText xml:space="preserve">which </w:delText>
        </w:r>
      </w:del>
      <w:r w:rsidR="007D7206">
        <w:rPr>
          <w:lang w:val="en-US"/>
        </w:rPr>
        <w:t xml:space="preserve">is </w:t>
      </w:r>
      <w:del w:id="1638" w:author="Lieberman, Joshua" w:date="2016-11-16T23:58:00Z">
        <w:r w:rsidR="007D7206" w:rsidRPr="008E510D" w:rsidDel="00032BFC">
          <w:rPr>
            <w:lang w:val="en-US"/>
          </w:rPr>
          <w:delText>unknown</w:delText>
        </w:r>
        <w:r w:rsidR="007D7206" w:rsidRPr="00365409" w:rsidDel="00032BFC">
          <w:rPr>
            <w:lang w:val="en-US"/>
          </w:rPr>
          <w:delText>,</w:delText>
        </w:r>
        <w:r w:rsidR="007D7206" w:rsidRPr="008E510D" w:rsidDel="00032BFC">
          <w:rPr>
            <w:lang w:val="en-US"/>
          </w:rPr>
          <w:delText xml:space="preserve"> </w:delText>
        </w:r>
      </w:del>
      <w:r w:rsidR="007D7206">
        <w:rPr>
          <w:lang w:val="en-US"/>
        </w:rPr>
        <w:t>un-realized</w:t>
      </w:r>
      <w:del w:id="1639" w:author="Lieberman, Joshua" w:date="2016-11-16T23:58:00Z">
        <w:r w:rsidR="007D7206" w:rsidRPr="00095CAE" w:rsidDel="00032BFC">
          <w:rPr>
            <w:lang w:val="en-US"/>
          </w:rPr>
          <w:delText>,</w:delText>
        </w:r>
        <w:r w:rsidR="007D7206" w:rsidDel="00032BFC">
          <w:rPr>
            <w:lang w:val="en-US"/>
          </w:rPr>
          <w:delText xml:space="preserve"> or not represented</w:delText>
        </w:r>
      </w:del>
      <w:ins w:id="1640" w:author="Lieberman, Joshua" w:date="2016-11-16T23:58:00Z">
        <w:r w:rsidR="00032BFC">
          <w:rPr>
            <w:lang w:val="en-US"/>
          </w:rPr>
          <w:t xml:space="preserve"> or undetermined</w:t>
        </w:r>
      </w:ins>
      <w:r w:rsidR="007D7206" w:rsidRPr="00095CAE">
        <w:rPr>
          <w:lang w:val="en-US"/>
        </w:rPr>
        <w:t>,</w:t>
      </w:r>
      <w:r w:rsidR="007D7206" w:rsidRPr="008E510D">
        <w:rPr>
          <w:lang w:val="en-US"/>
        </w:rPr>
        <w:t xml:space="preserve"> </w:t>
      </w:r>
      <w:del w:id="1641" w:author="Lieberman, Joshua" w:date="2016-11-16T23:58:00Z">
        <w:r w:rsidR="007D7206" w:rsidRPr="008E510D" w:rsidDel="00032BFC">
          <w:rPr>
            <w:lang w:val="en-US"/>
          </w:rPr>
          <w:delText>in a given implementation</w:delText>
        </w:r>
      </w:del>
      <w:ins w:id="1642" w:author="Lieberman, Joshua" w:date="2016-11-16T23:58:00Z">
        <w:r w:rsidR="00032BFC">
          <w:rPr>
            <w:lang w:val="en-US"/>
          </w:rPr>
          <w:t>it</w:t>
        </w:r>
      </w:ins>
      <w:r w:rsidR="007D7206">
        <w:rPr>
          <w:lang w:val="en-US"/>
        </w:rPr>
        <w:t xml:space="preserve"> is </w:t>
      </w:r>
      <w:r w:rsidR="007D7206" w:rsidRPr="00365409">
        <w:rPr>
          <w:lang w:val="en-US"/>
        </w:rPr>
        <w:t>termed ‘nillable’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w:t>
      </w:r>
      <w:del w:id="1643" w:author="Lieberman, Joshua" w:date="2016-11-16T23:54:00Z">
        <w:r w:rsidR="00E24C80" w:rsidRPr="008E510D" w:rsidDel="00032BFC">
          <w:rPr>
            <w:lang w:val="en-US"/>
          </w:rPr>
          <w:delText xml:space="preserve">is </w:delText>
        </w:r>
      </w:del>
      <w:ins w:id="1644" w:author="Lieberman, Joshua" w:date="2016-11-16T23:54:00Z">
        <w:r w:rsidR="00032BFC">
          <w:rPr>
            <w:lang w:val="en-US"/>
          </w:rPr>
          <w:t>may be</w:t>
        </w:r>
        <w:r w:rsidR="00032BFC" w:rsidRPr="008E510D">
          <w:rPr>
            <w:lang w:val="en-US"/>
          </w:rPr>
          <w:t xml:space="preserve"> </w:t>
        </w:r>
      </w:ins>
      <w:del w:id="1645" w:author="Lieberman, Joshua" w:date="2016-11-16T23:54:00Z">
        <w:r w:rsidR="00E24C80" w:rsidDel="00032BFC">
          <w:rPr>
            <w:lang w:val="en-US"/>
          </w:rPr>
          <w:delText>unknown</w:delText>
        </w:r>
        <w:r w:rsidR="00E24C80" w:rsidRPr="008E510D" w:rsidDel="00032BFC">
          <w:rPr>
            <w:lang w:val="en-US"/>
          </w:rPr>
          <w:delText xml:space="preserve"> </w:delText>
        </w:r>
      </w:del>
      <w:ins w:id="1646" w:author="Lieberman, Joshua" w:date="2016-11-16T23:54:00Z">
        <w:r w:rsidR="00032BFC">
          <w:rPr>
            <w:lang w:val="en-US"/>
          </w:rPr>
          <w:t>undetermined</w:t>
        </w:r>
        <w:r w:rsidR="00032BFC" w:rsidRPr="008E510D">
          <w:rPr>
            <w:lang w:val="en-US"/>
          </w:rPr>
          <w:t xml:space="preserve"> </w:t>
        </w:r>
      </w:ins>
      <w:ins w:id="1647" w:author="Lieberman, Joshua" w:date="2016-11-16T23:55:00Z">
        <w:r w:rsidR="00032BFC">
          <w:rPr>
            <w:lang w:val="en-US"/>
          </w:rPr>
          <w:t>with</w:t>
        </w:r>
      </w:ins>
      <w:r w:rsidR="00E24C80">
        <w:rPr>
          <w:lang w:val="en-US"/>
        </w:rPr>
        <w:t>in implementation</w:t>
      </w:r>
      <w:ins w:id="1648" w:author="Lieberman, Joshua" w:date="2016-11-16T23:55:00Z">
        <w:r w:rsidR="00032BFC">
          <w:rPr>
            <w:lang w:val="en-US"/>
          </w:rPr>
          <w:t>s</w:t>
        </w:r>
      </w:ins>
      <w:r w:rsidR="00CB62DF">
        <w:rPr>
          <w:lang w:val="en-US"/>
        </w:rPr>
        <w:t xml:space="preserve"> focused on surface water hydrology</w:t>
      </w:r>
      <w:r w:rsidR="00E24C80">
        <w:rPr>
          <w:lang w:val="en-US"/>
        </w:rPr>
        <w:t>.</w:t>
      </w:r>
    </w:p>
    <w:p w14:paraId="20E2D022" w14:textId="1717331E" w:rsidR="00807D2F" w:rsidRDefault="00807D2F" w:rsidP="00834E29">
      <w:pPr>
        <w:pStyle w:val="TermNum"/>
        <w:jc w:val="both"/>
        <w:outlineLvl w:val="0"/>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38FF425B" w:rsidR="00463826" w:rsidRPr="008E510D" w:rsidRDefault="00467DE0" w:rsidP="00450C77">
      <w:pPr>
        <w:pStyle w:val="NormalWeb"/>
        <w:jc w:val="both"/>
        <w:rPr>
          <w:lang w:val="en-US"/>
        </w:rPr>
      </w:pPr>
      <w:r>
        <w:rPr>
          <w:lang w:val="en-US"/>
        </w:rPr>
        <w:t xml:space="preserve">Any </w:t>
      </w:r>
      <w:r w:rsidR="006F1231">
        <w:rPr>
          <w:lang w:val="en-US"/>
        </w:rPr>
        <w:t>process</w:t>
      </w:r>
      <w:ins w:id="1649" w:author="Lieberman, Joshua" w:date="2016-11-16T23:59:00Z">
        <w:r w:rsidR="00032BFC">
          <w:rPr>
            <w:lang w:val="en-US"/>
          </w:rPr>
          <w:t>-a</w:t>
        </w:r>
      </w:ins>
      <w:del w:id="1650" w:author="Lieberman, Joshua" w:date="2016-11-16T23:59:00Z">
        <w:r w:rsidR="006F1231" w:rsidDel="00032BFC">
          <w:rPr>
            <w:lang w:val="en-US"/>
          </w:rPr>
          <w:delText>i</w:delText>
        </w:r>
      </w:del>
      <w:r w:rsidR="006F1231" w:rsidRPr="008E510D">
        <w:rPr>
          <w:lang w:val="en-US"/>
        </w:rPr>
        <w:t>ble</w:t>
      </w:r>
      <w:r w:rsidR="00463826" w:rsidRPr="008E510D">
        <w:rPr>
          <w:lang w:val="en-US"/>
        </w:rPr>
        <w:t xml:space="preserve"> data, data set, or data product</w:t>
      </w:r>
      <w:del w:id="1651" w:author="Lieberman, Joshua" w:date="2016-11-17T00:00:00Z">
        <w:r w:rsidR="00463826" w:rsidRPr="008E510D" w:rsidDel="007A4BAF">
          <w:rPr>
            <w:lang w:val="en-US"/>
          </w:rPr>
          <w:delText>,</w:delText>
        </w:r>
      </w:del>
      <w:r w:rsidR="00463826" w:rsidRPr="008E510D">
        <w:rPr>
          <w:lang w:val="en-US"/>
        </w:rPr>
        <w:t xml:space="preserve"> which </w:t>
      </w:r>
      <w:del w:id="1652" w:author="Lieberman, Joshua" w:date="2016-11-17T00:00:00Z">
        <w:r w:rsidR="00463826" w:rsidRPr="008E510D" w:rsidDel="007A4BAF">
          <w:rPr>
            <w:lang w:val="en-US"/>
          </w:rPr>
          <w:delText>can be used in the place of</w:delText>
        </w:r>
      </w:del>
      <w:ins w:id="1653" w:author="Lieberman, Joshua" w:date="2016-11-17T00:00:00Z">
        <w:r w:rsidR="007A4BAF">
          <w:rPr>
            <w:lang w:val="en-US"/>
          </w:rPr>
          <w:t>characterizes</w:t>
        </w:r>
      </w:ins>
      <w:r w:rsidR="00463826" w:rsidRPr="008E510D">
        <w:rPr>
          <w:lang w:val="en-US"/>
        </w:rPr>
        <w:t xml:space="preserve"> </w:t>
      </w:r>
      <w:del w:id="1654" w:author="Lieberman, Joshua" w:date="2016-11-17T00:00:00Z">
        <w:r w:rsidR="00463826" w:rsidRPr="008E510D" w:rsidDel="007A4BAF">
          <w:rPr>
            <w:lang w:val="en-US"/>
          </w:rPr>
          <w:delText>an existing</w:delText>
        </w:r>
      </w:del>
      <w:ins w:id="1655" w:author="Lieberman, Joshua" w:date="2016-11-17T00:00:00Z">
        <w:r w:rsidR="007A4BAF">
          <w:rPr>
            <w:lang w:val="en-US"/>
          </w:rPr>
          <w:t>a given</w:t>
        </w:r>
      </w:ins>
      <w:r w:rsidR="00463826" w:rsidRPr="008E510D">
        <w:rPr>
          <w:lang w:val="en-US"/>
        </w:rPr>
        <w:t xml:space="preserve"> feature concept.</w:t>
      </w:r>
    </w:p>
    <w:p w14:paraId="38576F02" w14:textId="77777777" w:rsidR="00807D2F" w:rsidRDefault="00807D2F" w:rsidP="00834E29">
      <w:pPr>
        <w:pStyle w:val="TermNum"/>
        <w:jc w:val="both"/>
        <w:outlineLvl w:val="0"/>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5CEDC36E" w14:textId="718CD7AF" w:rsidR="006F457F" w:rsidRDefault="004879CE" w:rsidP="00AB769F">
      <w:pPr>
        <w:pStyle w:val="Normal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a watercourse</w:t>
      </w:r>
      <w:r w:rsidR="00AB769F" w:rsidRPr="00AB769F">
        <w:rPr>
          <w:lang w:val="en-US"/>
        </w:rPr>
        <w:t xml:space="preserve"> </w:t>
      </w:r>
      <w:r w:rsidR="001F682A">
        <w:rPr>
          <w:lang w:val="en-US"/>
        </w:rPr>
        <w:t xml:space="preserve">by </w:t>
      </w:r>
      <w:r w:rsidR="00AB769F" w:rsidRPr="00AB769F">
        <w:rPr>
          <w:lang w:val="en-US"/>
        </w:rPr>
        <w:t xml:space="preserve">using </w:t>
      </w:r>
      <w:r w:rsidR="003C3400">
        <w:rPr>
          <w:lang w:val="en-US"/>
        </w:rPr>
        <w:t xml:space="preserve">a linear </w:t>
      </w:r>
      <w:r w:rsidR="001F682A">
        <w:rPr>
          <w:lang w:val="en-US"/>
        </w:rPr>
        <w:t xml:space="preserve">referencing along </w:t>
      </w:r>
      <w:r w:rsidR="00850B5F">
        <w:rPr>
          <w:lang w:val="en-US"/>
        </w:rPr>
        <w:t>it.</w:t>
      </w:r>
      <w:r w:rsidR="00517C7A">
        <w:rPr>
          <w:lang w:val="en-US"/>
        </w:rPr>
        <w:t xml:space="preserve"> </w:t>
      </w:r>
      <w:r w:rsidR="00A74C3E" w:rsidRPr="00A74C3E">
        <w:rPr>
          <w:lang w:val="en-US"/>
        </w:rPr>
        <w:t>This requires a one-dimensional coordinate system, and a local datum which defines its origin and direction in relation to the watercourse, on which the feature is to be placed.</w:t>
      </w:r>
    </w:p>
    <w:p w14:paraId="1595902B" w14:textId="3E923DD5" w:rsidR="00232D4E" w:rsidRDefault="00E05B9E" w:rsidP="00DE6827">
      <w:pPr>
        <w:pStyle w:val="Normal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834E29">
      <w:pPr>
        <w:pStyle w:val="TermNum"/>
        <w:outlineLvl w:val="0"/>
      </w:pPr>
    </w:p>
    <w:p w14:paraId="6E9F9259" w14:textId="72868B25" w:rsidR="003C3400" w:rsidRDefault="003C3400" w:rsidP="003C3400">
      <w:pPr>
        <w:pStyle w:val="TermNum"/>
        <w:numPr>
          <w:ilvl w:val="0"/>
          <w:numId w:val="0"/>
        </w:numPr>
      </w:pPr>
      <w:r>
        <w:t>river reference system</w:t>
      </w:r>
    </w:p>
    <w:p w14:paraId="7ABE5824" w14:textId="39A905E8" w:rsidR="003C3400" w:rsidRDefault="00DC6037" w:rsidP="00AB769F">
      <w:pPr>
        <w:pStyle w:val="NormalWeb"/>
        <w:jc w:val="both"/>
        <w:rPr>
          <w:lang w:val="en-US"/>
        </w:rPr>
      </w:pPr>
      <w:r>
        <w:rPr>
          <w:lang w:val="en-US"/>
        </w:rPr>
        <w:t>Linear c</w:t>
      </w:r>
      <w:r w:rsidR="003C3400" w:rsidRPr="003C3400">
        <w:rPr>
          <w:lang w:val="en-US"/>
        </w:rPr>
        <w:t xml:space="preserve">oordinate 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Pr>
          <w:lang w:val="en-US"/>
        </w:rPr>
        <w:t xml:space="preserve"> </w:t>
      </w:r>
    </w:p>
    <w:p w14:paraId="7F3025C9" w14:textId="24ABF7BC" w:rsidR="00FA15A5" w:rsidRDefault="008C5B1C" w:rsidP="00FA15A5">
      <w:pPr>
        <w:pStyle w:val="NormalWeb"/>
        <w:jc w:val="both"/>
        <w:rPr>
          <w:lang w:val="en-US"/>
        </w:rPr>
      </w:pPr>
      <w:r>
        <w:t xml:space="preserve">NOTE: </w:t>
      </w:r>
      <w:r w:rsidR="00FA15A5">
        <w:t xml:space="preserve">This corresponds to </w:t>
      </w:r>
      <w:r w:rsidR="00E05B9E">
        <w:t xml:space="preserve">the </w:t>
      </w:r>
      <w:r w:rsidR="00CB62DF">
        <w:t xml:space="preserve">concept of a </w:t>
      </w:r>
      <w:r w:rsidR="00FA15A5">
        <w:t xml:space="preserve">linear coordinate system as described in the </w:t>
      </w:r>
      <w:r w:rsidR="00E05B9E" w:rsidRPr="00B21FB6">
        <w:rPr>
          <w:rFonts w:eastAsia="MS Mincho"/>
          <w:lang w:val="en-AU"/>
        </w:rPr>
        <w:t xml:space="preserve">OGC Abstract Specification Topic 2, </w:t>
      </w:r>
      <w:r w:rsidR="00E05B9E" w:rsidRPr="00B21FB6">
        <w:t>Spatial referencing by coordinates</w:t>
      </w:r>
      <w:r w:rsidR="00E05B9E" w:rsidDel="00E05B9E">
        <w:t xml:space="preserve"> </w:t>
      </w:r>
      <w:r w:rsidR="00FA15A5" w:rsidRPr="00365409">
        <w:rPr>
          <w:lang w:val="en-US"/>
        </w:rPr>
        <w:t>[ISO 19111]</w:t>
      </w:r>
      <w:r w:rsidR="00DE6827">
        <w:rPr>
          <w:lang w:val="en-US"/>
        </w:rPr>
        <w:t xml:space="preserve"> specifying that a linear feature has to form the axis</w:t>
      </w:r>
      <w:r w:rsidR="00FA15A5" w:rsidRPr="00365409">
        <w:rPr>
          <w:lang w:val="en-US"/>
        </w:rPr>
        <w:t xml:space="preserve">. </w:t>
      </w:r>
    </w:p>
    <w:p w14:paraId="0D4A8495" w14:textId="77777777" w:rsidR="00807D2F" w:rsidRDefault="00807D2F" w:rsidP="00834E29">
      <w:pPr>
        <w:pStyle w:val="TermNum"/>
        <w:jc w:val="both"/>
        <w:outlineLvl w:val="0"/>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A891B1" w:rsidR="00463826" w:rsidRPr="008E510D" w:rsidRDefault="00463826" w:rsidP="00450C77">
      <w:pPr>
        <w:pStyle w:val="NormalWeb"/>
        <w:jc w:val="both"/>
        <w:rPr>
          <w:lang w:val="en-US"/>
        </w:rPr>
      </w:pPr>
      <w:r w:rsidRPr="008E510D">
        <w:rPr>
          <w:lang w:val="en-US"/>
        </w:rPr>
        <w:t>Impounding of water in surface or underground reservoirs, for future use. [WMO</w:t>
      </w:r>
      <w:del w:id="1656" w:author="Lieberman, Joshua" w:date="2016-11-17T00:01:00Z">
        <w:r w:rsidRPr="008E510D" w:rsidDel="0093142A">
          <w:rPr>
            <w:lang w:val="en-US"/>
          </w:rPr>
          <w:delText>,</w:delText>
        </w:r>
      </w:del>
      <w:r w:rsidR="00053564">
        <w:rPr>
          <w:lang w:val="en-US"/>
        </w:rPr>
        <w:t>,</w:t>
      </w:r>
      <w:r w:rsidRPr="008E510D">
        <w:rPr>
          <w:lang w:val="en-US"/>
        </w:rPr>
        <w:t xml:space="preserve"> 2016]</w:t>
      </w:r>
    </w:p>
    <w:p w14:paraId="4F44E493" w14:textId="70EDFE12" w:rsidR="004A04F6" w:rsidRDefault="00463826" w:rsidP="00450C77">
      <w:pPr>
        <w:pStyle w:val="NormalWeb"/>
        <w:jc w:val="both"/>
        <w:rPr>
          <w:lang w:val="en-US"/>
        </w:rPr>
      </w:pPr>
      <w:r w:rsidRPr="008E510D">
        <w:rPr>
          <w:lang w:val="en-US"/>
        </w:rPr>
        <w:t>NOTE: Storage refers to a body</w:t>
      </w:r>
      <w:r w:rsidR="00CB62DF">
        <w:rPr>
          <w:lang w:val="en-US"/>
        </w:rPr>
        <w:t xml:space="preserve"> of water</w:t>
      </w:r>
      <w:r w:rsidRPr="008E510D">
        <w:rPr>
          <w:lang w:val="en-US"/>
        </w:rPr>
        <w:t xml:space="preserve"> </w:t>
      </w:r>
      <w:del w:id="1657" w:author="Lieberman, Joshua" w:date="2016-11-17T00:01:00Z">
        <w:r w:rsidRPr="008E510D" w:rsidDel="0093142A">
          <w:rPr>
            <w:lang w:val="en-US"/>
          </w:rPr>
          <w:delText>in terms of a</w:delText>
        </w:r>
      </w:del>
      <w:ins w:id="1658" w:author="Lieberman, Joshua" w:date="2016-11-17T00:01:00Z">
        <w:r w:rsidR="0093142A">
          <w:rPr>
            <w:lang w:val="en-US"/>
          </w:rPr>
          <w:t>from the perspective of a</w:t>
        </w:r>
      </w:ins>
      <w:r w:rsidRPr="008E510D">
        <w:rPr>
          <w:lang w:val="en-US"/>
        </w:rPr>
        <w:t xml:space="preserve"> usable water resource. The management of </w:t>
      </w:r>
      <w:del w:id="1659" w:author="Lieberman, Joshua" w:date="2016-11-17T00:02:00Z">
        <w:r w:rsidRPr="008E510D" w:rsidDel="0093142A">
          <w:rPr>
            <w:lang w:val="en-US"/>
          </w:rPr>
          <w:delText xml:space="preserve">the </w:delText>
        </w:r>
      </w:del>
      <w:ins w:id="1660" w:author="Lieberman, Joshua" w:date="2016-11-17T00:02:00Z">
        <w:r w:rsidR="0093142A">
          <w:rPr>
            <w:lang w:val="en-US"/>
          </w:rPr>
          <w:t>a</w:t>
        </w:r>
        <w:r w:rsidR="0093142A" w:rsidRPr="008E510D">
          <w:rPr>
            <w:lang w:val="en-US"/>
          </w:rPr>
          <w:t xml:space="preserve"> </w:t>
        </w:r>
      </w:ins>
      <w:r w:rsidRPr="008E510D">
        <w:rPr>
          <w:lang w:val="en-US"/>
        </w:rPr>
        <w:t xml:space="preserve">reservoir </w:t>
      </w:r>
      <w:r w:rsidR="00CB62DF">
        <w:rPr>
          <w:lang w:val="en-US"/>
        </w:rPr>
        <w:t xml:space="preserve">itself, </w:t>
      </w:r>
      <w:r w:rsidRPr="008E510D">
        <w:rPr>
          <w:lang w:val="en-US"/>
        </w:rPr>
        <w:t xml:space="preserve">as </w:t>
      </w:r>
      <w:ins w:id="1661" w:author="Lieberman, Joshua" w:date="2016-11-17T00:01:00Z">
        <w:r w:rsidR="0093142A">
          <w:rPr>
            <w:lang w:val="en-US"/>
          </w:rPr>
          <w:t xml:space="preserve">a </w:t>
        </w:r>
      </w:ins>
      <w:r w:rsidRPr="008E510D">
        <w:rPr>
          <w:lang w:val="en-US"/>
        </w:rPr>
        <w:t xml:space="preserve">human action with the objective </w:t>
      </w:r>
      <w:del w:id="1662" w:author="Lieberman, Joshua" w:date="2016-11-17T00:01:00Z">
        <w:r w:rsidRPr="008E510D" w:rsidDel="0093142A">
          <w:rPr>
            <w:lang w:val="en-US"/>
          </w:rPr>
          <w:delText xml:space="preserve">to </w:delText>
        </w:r>
      </w:del>
      <w:ins w:id="1663" w:author="Lieberman, Joshua" w:date="2016-11-17T00:01:00Z">
        <w:r w:rsidR="0093142A">
          <w:rPr>
            <w:lang w:val="en-US"/>
          </w:rPr>
          <w:t>of</w:t>
        </w:r>
        <w:r w:rsidR="0093142A" w:rsidRPr="008E510D">
          <w:rPr>
            <w:lang w:val="en-US"/>
          </w:rPr>
          <w:t xml:space="preserve"> </w:t>
        </w:r>
      </w:ins>
      <w:r w:rsidRPr="008E510D">
        <w:rPr>
          <w:lang w:val="en-US"/>
        </w:rPr>
        <w:t xml:space="preserve">efficient and sustainable use </w:t>
      </w:r>
      <w:ins w:id="1664" w:author="Lieberman, Joshua" w:date="2016-11-17T00:01:00Z">
        <w:r w:rsidR="0093142A">
          <w:rPr>
            <w:lang w:val="en-US"/>
          </w:rPr>
          <w:t xml:space="preserve">of </w:t>
        </w:r>
      </w:ins>
      <w:r w:rsidRPr="008E510D">
        <w:rPr>
          <w:lang w:val="en-US"/>
        </w:rPr>
        <w:t xml:space="preserve">the resource, is not in the scope of the conceptual model. </w:t>
      </w:r>
      <w:r w:rsidRPr="0093142A">
        <w:rPr>
          <w:highlight w:val="yellow"/>
          <w:lang w:val="en-US"/>
          <w:rPrChange w:id="1665" w:author="Lieberman, Joshua" w:date="2016-11-17T00:03:00Z">
            <w:rPr>
              <w:lang w:val="en-US"/>
            </w:rPr>
          </w:rPrChange>
        </w:rPr>
        <w:t>Yet, often an indication is required whether a water body is used for storage</w:t>
      </w:r>
      <w:r w:rsidRPr="008E510D">
        <w:rPr>
          <w:lang w:val="en-US"/>
        </w:rPr>
        <w:t>.</w:t>
      </w:r>
    </w:p>
    <w:p w14:paraId="1214182C" w14:textId="77777777" w:rsidR="004A04F6" w:rsidRDefault="004A04F6" w:rsidP="00834E29">
      <w:pPr>
        <w:pStyle w:val="TermNum"/>
        <w:outlineLvl w:val="0"/>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834E29">
      <w:pPr>
        <w:pStyle w:val="TermNum"/>
        <w:jc w:val="both"/>
        <w:outlineLvl w:val="0"/>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NormalWeb"/>
        <w:jc w:val="both"/>
        <w:rPr>
          <w:lang w:val="en-US"/>
        </w:rPr>
      </w:pPr>
      <w:r w:rsidRPr="008E510D">
        <w:rPr>
          <w:lang w:val="en-US"/>
        </w:rPr>
        <w:t xml:space="preserve">Mass of water distinct from other masses of water </w:t>
      </w:r>
      <w:bookmarkEnd w:id="1407"/>
      <w:r w:rsidR="003602D6">
        <w:rPr>
          <w:lang w:val="en-US"/>
        </w:rPr>
        <w:t>[9]</w:t>
      </w:r>
      <w:r w:rsidR="003135B6">
        <w:rPr>
          <w:lang w:val="en-US"/>
        </w:rPr>
        <w:t>.</w:t>
      </w:r>
    </w:p>
    <w:p w14:paraId="714CA5E7" w14:textId="77777777" w:rsidR="00053564" w:rsidRDefault="00053564" w:rsidP="00834E29">
      <w:pPr>
        <w:pStyle w:val="TermNum"/>
        <w:outlineLvl w:val="0"/>
      </w:pPr>
    </w:p>
    <w:p w14:paraId="47DE2B75" w14:textId="45928F9C" w:rsidR="00053564" w:rsidRDefault="00053564" w:rsidP="00365409">
      <w:pPr>
        <w:pStyle w:val="TermNum"/>
        <w:numPr>
          <w:ilvl w:val="0"/>
          <w:numId w:val="0"/>
        </w:numPr>
      </w:pPr>
      <w:r>
        <w:t xml:space="preserve">water edge </w:t>
      </w:r>
    </w:p>
    <w:p w14:paraId="072563E5" w14:textId="419A920C" w:rsidR="00053564" w:rsidRPr="00365409" w:rsidRDefault="00AF4F4F" w:rsidP="00365409">
      <w:pPr>
        <w:pStyle w:val="NormalWeb"/>
        <w:jc w:val="both"/>
        <w:rPr>
          <w:lang w:val="en-US"/>
        </w:rPr>
      </w:pPr>
      <w:r>
        <w:rPr>
          <w:lang w:val="en-US"/>
        </w:rPr>
        <w:t>A o</w:t>
      </w:r>
      <w:r w:rsidR="00053564" w:rsidRPr="00365409">
        <w:rPr>
          <w:lang w:val="en-US"/>
        </w:rPr>
        <w:t>ne-dimensiona</w:t>
      </w:r>
      <w:r>
        <w:rPr>
          <w:lang w:val="en-US"/>
        </w:rPr>
        <w:t xml:space="preserve">l (linear) feature that </w:t>
      </w:r>
      <w:ins w:id="1666" w:author="Lieberman, Joshua" w:date="2016-11-17T00:06:00Z">
        <w:r w:rsidR="009C4123" w:rsidRPr="00365409">
          <w:rPr>
            <w:lang w:val="en-US"/>
          </w:rPr>
          <w:t xml:space="preserve">references the </w:t>
        </w:r>
        <w:r w:rsidR="009C4123" w:rsidRPr="00365409">
          <w:rPr>
            <w:i/>
            <w:lang w:val="en-US"/>
          </w:rPr>
          <w:t>shore-line</w:t>
        </w:r>
        <w:r w:rsidR="009C4123" w:rsidRPr="00365409">
          <w:rPr>
            <w:lang w:val="en-US"/>
          </w:rPr>
          <w:t xml:space="preserve"> of intersection between a water body and the confining </w:t>
        </w:r>
        <w:r w:rsidR="009C4123">
          <w:rPr>
            <w:lang w:val="en-US"/>
          </w:rPr>
          <w:t>land surface</w:t>
        </w:r>
        <w:r w:rsidR="009C4123" w:rsidRPr="00365409">
          <w:rPr>
            <w:lang w:val="en-US"/>
          </w:rPr>
          <w:t xml:space="preserve"> [WMO</w:t>
        </w:r>
        <w:r w:rsidR="009C4123">
          <w:rPr>
            <w:lang w:val="en-US"/>
          </w:rPr>
          <w:t>.</w:t>
        </w:r>
        <w:r w:rsidR="009C4123" w:rsidRPr="00365409">
          <w:rPr>
            <w:lang w:val="en-US"/>
          </w:rPr>
          <w:t xml:space="preserve"> 2016]. </w:t>
        </w:r>
      </w:ins>
      <w:del w:id="1667" w:author="Lieberman, Joshua" w:date="2016-11-17T00:05:00Z">
        <w:r w:rsidDel="009C4123">
          <w:rPr>
            <w:lang w:val="en-US"/>
          </w:rPr>
          <w:delText>realizes a</w:delText>
        </w:r>
        <w:r w:rsidR="00053564" w:rsidRPr="00365409" w:rsidDel="009C4123">
          <w:rPr>
            <w:lang w:val="en-US"/>
          </w:rPr>
          <w:delText xml:space="preserve"> logical</w:delText>
        </w:r>
      </w:del>
      <w:del w:id="1668" w:author="Lieberman, Joshua" w:date="2016-11-17T00:07:00Z">
        <w:r w:rsidR="00053564" w:rsidRPr="00365409" w:rsidDel="009C4123">
          <w:rPr>
            <w:lang w:val="en-US"/>
          </w:rPr>
          <w:delText xml:space="preserve"> catchment</w:delText>
        </w:r>
      </w:del>
      <w:ins w:id="1669" w:author="Lieberman, Joshua" w:date="2016-11-17T00:05:00Z">
        <w:r w:rsidR="009C4123">
          <w:rPr>
            <w:lang w:val="en-US"/>
          </w:rPr>
          <w:t xml:space="preserve"> </w:t>
        </w:r>
      </w:ins>
      <w:del w:id="1670" w:author="Lieberman, Joshua" w:date="2016-11-17T09:06:00Z">
        <w:r w:rsidDel="0056585A">
          <w:rPr>
            <w:lang w:val="en-US"/>
          </w:rPr>
          <w:delText>.</w:delText>
        </w:r>
        <w:r w:rsidR="00053564" w:rsidRPr="00365409" w:rsidDel="0056585A">
          <w:rPr>
            <w:lang w:val="en-US"/>
          </w:rPr>
          <w:delText xml:space="preserve"> </w:delText>
        </w:r>
      </w:del>
      <w:del w:id="1671" w:author="Lieberman, Joshua" w:date="2016-11-17T00:06:00Z">
        <w:r w:rsidDel="009C4123">
          <w:rPr>
            <w:lang w:val="en-US"/>
          </w:rPr>
          <w:delText>A</w:delText>
        </w:r>
        <w:r w:rsidR="00053564" w:rsidRPr="00365409" w:rsidDel="009C4123">
          <w:rPr>
            <w:lang w:val="en-US"/>
          </w:rPr>
          <w:delText xml:space="preserve"> </w:delText>
        </w:r>
      </w:del>
      <w:ins w:id="1672" w:author="Lieberman, Joshua" w:date="2016-11-17T00:06:00Z">
        <w:r w:rsidR="009C4123">
          <w:rPr>
            <w:lang w:val="en-US"/>
          </w:rPr>
          <w:t>Also a</w:t>
        </w:r>
        <w:r w:rsidR="009C4123" w:rsidRPr="00365409">
          <w:rPr>
            <w:lang w:val="en-US"/>
          </w:rPr>
          <w:t xml:space="preserve"> </w:t>
        </w:r>
      </w:ins>
      <w:r w:rsidR="00053564" w:rsidRPr="00365409">
        <w:rPr>
          <w:lang w:val="en-US"/>
        </w:rPr>
        <w:t>topological edge bounded by inflow and outflow nodes</w:t>
      </w:r>
      <w:ins w:id="1673" w:author="Lieberman, Joshua" w:date="2016-11-17T00:06:00Z">
        <w:r w:rsidR="009C4123">
          <w:rPr>
            <w:lang w:val="en-US"/>
          </w:rPr>
          <w:t xml:space="preserve"> that may form </w:t>
        </w:r>
      </w:ins>
      <w:ins w:id="1674" w:author="Lieberman, Joshua" w:date="2016-11-17T00:08:00Z">
        <w:r w:rsidR="009C4123">
          <w:rPr>
            <w:lang w:val="en-US"/>
          </w:rPr>
          <w:t xml:space="preserve">that </w:t>
        </w:r>
      </w:ins>
      <w:ins w:id="1675" w:author="Lieberman, Joshua" w:date="2016-11-17T00:06:00Z">
        <w:r w:rsidR="009C4123">
          <w:rPr>
            <w:lang w:val="en-US"/>
          </w:rPr>
          <w:t xml:space="preserve">part of a </w:t>
        </w:r>
      </w:ins>
      <w:ins w:id="1676" w:author="Lieberman, Joshua" w:date="2016-11-17T00:08:00Z">
        <w:r w:rsidR="009C4123">
          <w:rPr>
            <w:lang w:val="en-US"/>
          </w:rPr>
          <w:t xml:space="preserve">(stream left or right) </w:t>
        </w:r>
      </w:ins>
      <w:ins w:id="1677" w:author="Lieberman, Joshua" w:date="2016-11-17T00:06:00Z">
        <w:r w:rsidR="009C4123">
          <w:rPr>
            <w:lang w:val="en-US"/>
          </w:rPr>
          <w:t>catchment boundary</w:t>
        </w:r>
      </w:ins>
      <w:ins w:id="1678" w:author="Lieberman, Joshua" w:date="2016-11-17T00:07:00Z">
        <w:r w:rsidR="009C4123">
          <w:rPr>
            <w:lang w:val="en-US"/>
          </w:rPr>
          <w:t xml:space="preserve"> </w:t>
        </w:r>
      </w:ins>
      <w:ins w:id="1679" w:author="Lieberman, Joshua" w:date="2016-11-17T00:08:00Z">
        <w:r w:rsidR="009C4123">
          <w:rPr>
            <w:lang w:val="en-US"/>
          </w:rPr>
          <w:t>verging on a water body</w:t>
        </w:r>
      </w:ins>
      <w:r w:rsidR="00053564" w:rsidRPr="00365409">
        <w:rPr>
          <w:lang w:val="en-US"/>
        </w:rPr>
        <w:t>.</w:t>
      </w:r>
      <w:del w:id="1680" w:author="Lieberman, Joshua" w:date="2016-11-17T00:07:00Z">
        <w:r w:rsidR="00053564" w:rsidRPr="00365409" w:rsidDel="009C4123">
          <w:rPr>
            <w:lang w:val="en-US"/>
          </w:rPr>
          <w:delText xml:space="preserve"> The concept of an edge bounded by nodes is described in detail in the ISO topology model [ISO19107]. </w:delText>
        </w:r>
      </w:del>
    </w:p>
    <w:p w14:paraId="407603FC" w14:textId="137D4758" w:rsidR="00053564" w:rsidRPr="00365409" w:rsidDel="003614A0" w:rsidRDefault="00556C82" w:rsidP="00365409">
      <w:pPr>
        <w:pStyle w:val="NormalWeb"/>
        <w:jc w:val="both"/>
        <w:rPr>
          <w:del w:id="1681" w:author="Lieberman, Joshua" w:date="2016-11-17T09:06:00Z"/>
          <w:lang w:val="en-US"/>
        </w:rPr>
      </w:pPr>
      <w:del w:id="1682" w:author="Lieberman, Joshua" w:date="2016-11-17T09:06:00Z">
        <w:r w:rsidDel="003614A0">
          <w:rPr>
            <w:lang w:val="en-US"/>
          </w:rPr>
          <w:delText>NOTE</w:delText>
        </w:r>
        <w:r w:rsidR="00053564" w:rsidRPr="00365409" w:rsidDel="003614A0">
          <w:rPr>
            <w:lang w:val="en-US"/>
          </w:rPr>
          <w:delText xml:space="preserve">: Hydrologically, the water-edge references the </w:delText>
        </w:r>
        <w:r w:rsidR="00053564" w:rsidRPr="00365409" w:rsidDel="003614A0">
          <w:rPr>
            <w:i/>
            <w:lang w:val="en-US"/>
          </w:rPr>
          <w:delText>shore-line</w:delText>
        </w:r>
        <w:r w:rsidR="00053564" w:rsidRPr="00365409" w:rsidDel="003614A0">
          <w:rPr>
            <w:lang w:val="en-US"/>
          </w:rPr>
          <w:delText xml:space="preserve"> of intersection between a water body and the confining </w:delText>
        </w:r>
        <w:r w:rsidR="00CB62DF" w:rsidDel="003614A0">
          <w:rPr>
            <w:lang w:val="en-US"/>
          </w:rPr>
          <w:delText>land</w:delText>
        </w:r>
        <w:r w:rsidR="00053564" w:rsidRPr="00365409" w:rsidDel="003614A0">
          <w:rPr>
            <w:lang w:val="en-US"/>
          </w:rPr>
          <w:delText xml:space="preserve"> [WMO</w:delText>
        </w:r>
        <w:r w:rsidR="00B21F25" w:rsidDel="003614A0">
          <w:rPr>
            <w:lang w:val="en-US"/>
          </w:rPr>
          <w:delText>.</w:delText>
        </w:r>
        <w:r w:rsidR="00053564" w:rsidRPr="00365409" w:rsidDel="003614A0">
          <w:rPr>
            <w:lang w:val="en-US"/>
          </w:rPr>
          <w:delText xml:space="preserve"> 2016]. </w:delText>
        </w:r>
      </w:del>
    </w:p>
    <w:p w14:paraId="63F467AD" w14:textId="77777777" w:rsidR="004A04F6" w:rsidRDefault="004A04F6" w:rsidP="00834E29">
      <w:pPr>
        <w:pStyle w:val="TermNum"/>
        <w:outlineLvl w:val="0"/>
      </w:pPr>
    </w:p>
    <w:p w14:paraId="5A12710A" w14:textId="5DA10D2A" w:rsidR="004A04F6" w:rsidRDefault="004A04F6" w:rsidP="00365409">
      <w:pPr>
        <w:pStyle w:val="TermNum"/>
        <w:numPr>
          <w:ilvl w:val="0"/>
          <w:numId w:val="0"/>
        </w:numPr>
      </w:pPr>
      <w:r>
        <w:t>watercourse</w:t>
      </w:r>
    </w:p>
    <w:p w14:paraId="2EE6DE65" w14:textId="50A5DE53" w:rsidR="00C96F06" w:rsidRPr="00C96F06" w:rsidRDefault="004A04F6" w:rsidP="00C96F06">
      <w:pPr>
        <w:pStyle w:val="Normal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ins w:id="1683" w:author="Lieberman, Joshua" w:date="2016-11-17T09:07:00Z">
        <w:r w:rsidR="003614A0">
          <w:rPr>
            <w:lang w:val="en-US"/>
          </w:rPr>
          <w:t xml:space="preserve"> in karst terrain</w:t>
        </w:r>
      </w:ins>
      <w:r w:rsidRPr="00C96F06">
        <w:rPr>
          <w:lang w:val="en-US"/>
        </w:rPr>
        <w:t>.</w:t>
      </w:r>
      <w:bookmarkStart w:id="1684" w:name="_Toc458775722"/>
    </w:p>
    <w:p w14:paraId="6D69FC59" w14:textId="69EE9BB6" w:rsidR="00800D2D" w:rsidRPr="008E510D" w:rsidRDefault="00800D2D" w:rsidP="00834E29">
      <w:pPr>
        <w:pStyle w:val="Heading1"/>
      </w:pPr>
      <w:bookmarkStart w:id="1685" w:name="_Toc467226137"/>
      <w:r w:rsidRPr="008E510D">
        <w:t>Conventions</w:t>
      </w:r>
      <w:bookmarkEnd w:id="1684"/>
      <w:bookmarkEnd w:id="1685"/>
    </w:p>
    <w:p w14:paraId="1602D653" w14:textId="66B53713" w:rsidR="00800D2D" w:rsidRPr="008E510D" w:rsidRDefault="00800D2D" w:rsidP="00450C77">
      <w:pPr>
        <w:pStyle w:val="Normal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834E29">
      <w:pPr>
        <w:pStyle w:val="Heading2"/>
      </w:pPr>
      <w:bookmarkStart w:id="1686" w:name="_Toc458775723"/>
      <w:bookmarkStart w:id="1687" w:name="_Toc467226138"/>
      <w:r w:rsidRPr="008E510D">
        <w:t>Identifiers</w:t>
      </w:r>
      <w:bookmarkEnd w:id="1686"/>
      <w:bookmarkEnd w:id="1687"/>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C75574" w:rsidP="00EE3161">
      <w:pPr>
        <w:pStyle w:val="Normal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834E29">
      <w:pPr>
        <w:pStyle w:val="Heading2"/>
      </w:pPr>
      <w:bookmarkStart w:id="1688" w:name="_Toc458775724"/>
      <w:bookmarkStart w:id="1689" w:name="_Toc467226139"/>
      <w:r w:rsidRPr="008E510D">
        <w:t>Symbols (and abbreviated terms)</w:t>
      </w:r>
      <w:bookmarkEnd w:id="1688"/>
      <w:bookmarkEnd w:id="1689"/>
    </w:p>
    <w:p w14:paraId="29211E86" w14:textId="7F4D71AD" w:rsidR="00800D2D" w:rsidRPr="008E510D" w:rsidRDefault="00800D2D" w:rsidP="00800D2D">
      <w:pPr>
        <w:pStyle w:val="Normal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Normal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NormalWeb"/>
        <w:ind w:left="1440" w:hanging="1440"/>
        <w:rPr>
          <w:lang w:val="en-US"/>
        </w:rPr>
      </w:pPr>
      <w:r w:rsidRPr="00AF4F4F">
        <w:rPr>
          <w:lang w:val="en-US"/>
        </w:rPr>
        <w:t>WaterML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Normal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834E29">
      <w:pPr>
        <w:pStyle w:val="Heading2"/>
      </w:pPr>
      <w:bookmarkStart w:id="1690" w:name="_Toc458775725"/>
      <w:bookmarkStart w:id="1691" w:name="_Toc467226140"/>
      <w:r w:rsidRPr="008E510D">
        <w:t>UML notation</w:t>
      </w:r>
      <w:bookmarkEnd w:id="1690"/>
      <w:bookmarkEnd w:id="1691"/>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834E29">
      <w:pPr>
        <w:pStyle w:val="Heading2"/>
      </w:pPr>
      <w:bookmarkStart w:id="1692" w:name="_Toc458775726"/>
      <w:bookmarkStart w:id="1693" w:name="_Toc467226141"/>
      <w:r w:rsidRPr="008E510D">
        <w:t>WMO Terminology</w:t>
      </w:r>
      <w:bookmarkEnd w:id="1692"/>
      <w:bookmarkEnd w:id="1693"/>
    </w:p>
    <w:p w14:paraId="2754E58D" w14:textId="5D48DDAD" w:rsidR="00800D2D" w:rsidRPr="008E510D" w:rsidRDefault="00800D2D" w:rsidP="00450C77">
      <w:pPr>
        <w:pStyle w:val="Normal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ootnoteReference"/>
          <w:lang w:val="en-US"/>
        </w:rPr>
        <w:t xml:space="preserve"> </w:t>
      </w:r>
      <w:r w:rsidR="000E6040">
        <w:rPr>
          <w:rStyle w:val="FootnoteReference"/>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w:t>
      </w:r>
      <w:del w:id="1694" w:author="Lieberman, Joshua" w:date="2016-11-09T18:05:00Z">
        <w:r w:rsidRPr="008E510D" w:rsidDel="005E3467">
          <w:rPr>
            <w:lang w:val="en-US"/>
          </w:rPr>
          <w:delText>in that way that glossary</w:delText>
        </w:r>
      </w:del>
      <w:ins w:id="1695" w:author="Lieberman, Joshua" w:date="2016-11-09T18:05:00Z">
        <w:r w:rsidR="005E3467">
          <w:rPr>
            <w:lang w:val="en-US"/>
          </w:rPr>
          <w:t xml:space="preserve">as signifying that </w:t>
        </w:r>
      </w:ins>
      <w:ins w:id="1696" w:author="Lieberman, Joshua" w:date="2016-11-09T18:06:00Z">
        <w:r w:rsidR="005E3467">
          <w:rPr>
            <w:lang w:val="en-US"/>
          </w:rPr>
          <w:t xml:space="preserve">synonymous </w:t>
        </w:r>
      </w:ins>
      <w:del w:id="1697" w:author="Lieberman, Joshua" w:date="2016-11-09T18:06:00Z">
        <w:r w:rsidRPr="008E510D" w:rsidDel="005E3467">
          <w:rPr>
            <w:lang w:val="en-US"/>
          </w:rPr>
          <w:delText xml:space="preserve"> </w:delText>
        </w:r>
      </w:del>
      <w:r w:rsidRPr="008E510D">
        <w:rPr>
          <w:lang w:val="en-US"/>
        </w:rPr>
        <w:t>terms</w:t>
      </w:r>
      <w:ins w:id="1698" w:author="Lieberman, Joshua" w:date="2016-11-09T18:05:00Z">
        <w:r w:rsidR="005E3467">
          <w:rPr>
            <w:lang w:val="en-US"/>
          </w:rPr>
          <w:t xml:space="preserve"> are not necessarily </w:t>
        </w:r>
      </w:ins>
      <w:del w:id="1699" w:author="Lieberman, Joshua" w:date="2016-11-09T18:05:00Z">
        <w:r w:rsidRPr="008E510D" w:rsidDel="005E3467">
          <w:rPr>
            <w:lang w:val="en-US"/>
          </w:rPr>
          <w:delText xml:space="preserve">, when explicitly defined as synonyms, were defined as such even if they are </w:delText>
        </w:r>
      </w:del>
      <w:del w:id="1700" w:author="Lieberman, Joshua" w:date="2016-11-09T18:06:00Z">
        <w:r w:rsidRPr="008E510D" w:rsidDel="005E3467">
          <w:rPr>
            <w:lang w:val="en-US"/>
          </w:rPr>
          <w:delText xml:space="preserve">not </w:delText>
        </w:r>
      </w:del>
      <w:r w:rsidRPr="008E510D">
        <w:rPr>
          <w:lang w:val="en-US"/>
        </w:rPr>
        <w:t xml:space="preserve">synonymous in every respect. Differences in terminology were explored through reconciling the explicit definitions documented in the glossary with </w:t>
      </w:r>
      <w:del w:id="1701" w:author="Lieberman, Joshua" w:date="2016-11-09T18:14:00Z">
        <w:r w:rsidRPr="008E510D" w:rsidDel="00806095">
          <w:rPr>
            <w:lang w:val="en-US"/>
          </w:rPr>
          <w:delText xml:space="preserve">aspects </w:delText>
        </w:r>
      </w:del>
      <w:ins w:id="1702" w:author="Lieberman, Joshua" w:date="2016-11-09T18:14:00Z">
        <w:r w:rsidR="00806095">
          <w:rPr>
            <w:lang w:val="en-US"/>
          </w:rPr>
          <w:t>usage</w:t>
        </w:r>
        <w:r w:rsidR="00806095" w:rsidRPr="008E510D">
          <w:rPr>
            <w:lang w:val="en-US"/>
          </w:rPr>
          <w:t xml:space="preserve"> </w:t>
        </w:r>
      </w:ins>
      <w:r w:rsidRPr="008E510D">
        <w:rPr>
          <w:lang w:val="en-US"/>
        </w:rPr>
        <w:t>reflected in various data sets and products</w:t>
      </w:r>
      <w:del w:id="1703" w:author="Lieberman, Joshua" w:date="2016-11-09T18:15:00Z">
        <w:r w:rsidRPr="008E510D" w:rsidDel="00806095">
          <w:rPr>
            <w:lang w:val="en-US"/>
          </w:rPr>
          <w:delText xml:space="preserve"> in use</w:delText>
        </w:r>
      </w:del>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The definitions used in the conceptual model described in this standard may be understood as a conceptual refining</w:t>
      </w:r>
      <w:ins w:id="1704" w:author="Lieberman, Joshua" w:date="2016-11-09T18:15:00Z">
        <w:r w:rsidR="003A7673">
          <w:rPr>
            <w:lang w:val="en-US"/>
          </w:rPr>
          <w:t xml:space="preserve"> and/or narrowing</w:t>
        </w:r>
      </w:ins>
      <w:r w:rsidRPr="008E510D">
        <w:rPr>
          <w:lang w:val="en-US"/>
        </w:rPr>
        <w:t xml:space="preserve"> of the definitions given in the WMO/UNESCO Glossary of Hydrology. </w:t>
      </w:r>
    </w:p>
    <w:p w14:paraId="7EF713A2" w14:textId="6068C04A" w:rsidR="00800D2D" w:rsidRPr="008E510D" w:rsidDel="00951D97" w:rsidRDefault="008137B6" w:rsidP="00450C77">
      <w:pPr>
        <w:pStyle w:val="NormalWeb"/>
        <w:jc w:val="both"/>
        <w:rPr>
          <w:del w:id="1705" w:author="Lieberman, Joshua" w:date="2016-11-17T09:19:00Z"/>
          <w:lang w:val="en-US"/>
        </w:rPr>
      </w:pPr>
      <w:r>
        <w:rPr>
          <w:lang w:val="en-US"/>
        </w:rPr>
        <w:t xml:space="preserve">Though </w:t>
      </w:r>
      <w:del w:id="1706" w:author="Lieberman, Joshua" w:date="2016-11-09T18:16:00Z">
        <w:r w:rsidDel="003A7673">
          <w:rPr>
            <w:lang w:val="en-US"/>
          </w:rPr>
          <w:delText xml:space="preserve">basically </w:delText>
        </w:r>
      </w:del>
      <w:r>
        <w:rPr>
          <w:lang w:val="en-US"/>
        </w:rPr>
        <w:t>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w:t>
      </w:r>
      <w:ins w:id="1707" w:author="Lieberman, Joshua" w:date="2016-11-17T09:17:00Z">
        <w:r w:rsidR="00A97A32">
          <w:rPr>
            <w:lang w:val="en-US"/>
          </w:rPr>
          <w:t>many</w:t>
        </w:r>
      </w:ins>
      <w:ins w:id="1708" w:author="Lieberman, Joshua" w:date="2016-11-09T18:19:00Z">
        <w:r w:rsidR="003A7673">
          <w:rPr>
            <w:lang w:val="en-US"/>
          </w:rPr>
          <w:t xml:space="preserve"> of </w:t>
        </w:r>
      </w:ins>
      <w:del w:id="1709" w:author="Lieberman, Joshua" w:date="2016-11-09T18:16:00Z">
        <w:r w:rsidR="00800D2D" w:rsidRPr="008E510D" w:rsidDel="003A7673">
          <w:rPr>
            <w:lang w:val="en-US"/>
          </w:rPr>
          <w:delText>for the purpose of testing the applicability of the conceptual model in the context of surface water hydrology</w:delText>
        </w:r>
        <w:r w:rsidDel="003A7673">
          <w:rPr>
            <w:lang w:val="en-US"/>
          </w:rPr>
          <w:delText>,</w:delText>
        </w:r>
        <w:r w:rsidR="00800D2D" w:rsidRPr="008E510D" w:rsidDel="003A7673">
          <w:rPr>
            <w:lang w:val="en-US"/>
          </w:rPr>
          <w:delText xml:space="preserve"> </w:delText>
        </w:r>
      </w:del>
      <w:r w:rsidR="00800D2D" w:rsidRPr="008E510D">
        <w:rPr>
          <w:lang w:val="en-US"/>
        </w:rPr>
        <w:t xml:space="preserve">the </w:t>
      </w:r>
      <w:del w:id="1710" w:author="Lieberman, Joshua" w:date="2016-11-09T18:17:00Z">
        <w:r w:rsidR="00800D2D" w:rsidRPr="008E510D" w:rsidDel="003A7673">
          <w:rPr>
            <w:lang w:val="en-US"/>
          </w:rPr>
          <w:delText xml:space="preserve">definitions applied to </w:delText>
        </w:r>
      </w:del>
      <w:r w:rsidR="00800D2D" w:rsidRPr="008E510D">
        <w:rPr>
          <w:lang w:val="en-US"/>
        </w:rPr>
        <w:t xml:space="preserve">hydrologic features </w:t>
      </w:r>
      <w:del w:id="1711" w:author="Lieberman, Joshua" w:date="2016-11-09T18:16:00Z">
        <w:r w:rsidR="00800D2D" w:rsidRPr="008E510D" w:rsidDel="003A7673">
          <w:rPr>
            <w:lang w:val="en-US"/>
          </w:rPr>
          <w:delText xml:space="preserve">defined </w:delText>
        </w:r>
      </w:del>
      <w:r w:rsidR="00800D2D" w:rsidRPr="008E510D">
        <w:rPr>
          <w:lang w:val="en-US"/>
        </w:rPr>
        <w:t>in this standard</w:t>
      </w:r>
      <w:ins w:id="1712" w:author="Lieberman, Joshua" w:date="2016-11-09T18:17:00Z">
        <w:r w:rsidR="003A7673">
          <w:rPr>
            <w:lang w:val="en-US"/>
          </w:rPr>
          <w:t xml:space="preserve"> </w:t>
        </w:r>
      </w:ins>
      <w:ins w:id="1713" w:author="Lieberman, Joshua" w:date="2016-11-17T09:18:00Z">
        <w:r w:rsidR="00951D97">
          <w:rPr>
            <w:lang w:val="en-US"/>
          </w:rPr>
          <w:t>have been</w:t>
        </w:r>
      </w:ins>
      <w:ins w:id="1714" w:author="Lieberman, Joshua" w:date="2016-11-09T18:17:00Z">
        <w:r w:rsidR="003A7673">
          <w:rPr>
            <w:lang w:val="en-US"/>
          </w:rPr>
          <w:t xml:space="preserve"> defined </w:t>
        </w:r>
      </w:ins>
      <w:ins w:id="1715" w:author="Lieberman, Joshua" w:date="2016-11-17T09:17:00Z">
        <w:r w:rsidR="00951D97">
          <w:rPr>
            <w:lang w:val="en-US"/>
          </w:rPr>
          <w:t xml:space="preserve">more </w:t>
        </w:r>
      </w:ins>
      <w:ins w:id="1716" w:author="Lieberman, Joshua" w:date="2016-11-09T18:18:00Z">
        <w:r w:rsidR="003A7673">
          <w:rPr>
            <w:lang w:val="en-US"/>
          </w:rPr>
          <w:t xml:space="preserve">specifically </w:t>
        </w:r>
      </w:ins>
      <w:ins w:id="1717" w:author="Lieberman, Joshua" w:date="2016-11-17T09:18:00Z">
        <w:r w:rsidR="00951D97">
          <w:rPr>
            <w:lang w:val="en-US"/>
          </w:rPr>
          <w:t>for relevance to the</w:t>
        </w:r>
      </w:ins>
      <w:del w:id="1718" w:author="Lieberman, Joshua" w:date="2016-11-17T09:18:00Z">
        <w:r w:rsidR="00800D2D" w:rsidRPr="008E510D" w:rsidDel="00951D97">
          <w:rPr>
            <w:lang w:val="en-US"/>
          </w:rPr>
          <w:delText xml:space="preserve"> </w:delText>
        </w:r>
      </w:del>
      <w:del w:id="1719" w:author="Lieberman, Joshua" w:date="2016-11-09T18:17:00Z">
        <w:r w:rsidR="00800D2D" w:rsidRPr="008E510D" w:rsidDel="003A7673">
          <w:rPr>
            <w:lang w:val="en-US"/>
          </w:rPr>
          <w:delText xml:space="preserve">refer </w:delText>
        </w:r>
      </w:del>
      <w:del w:id="1720" w:author="Lieberman, Joshua" w:date="2016-11-17T09:18:00Z">
        <w:r w:rsidR="00800D2D" w:rsidRPr="008E510D" w:rsidDel="00951D97">
          <w:rPr>
            <w:lang w:val="en-US"/>
          </w:rPr>
          <w:delText xml:space="preserve">to </w:delText>
        </w:r>
      </w:del>
      <w:ins w:id="1721" w:author="Lieberman, Joshua" w:date="2016-11-09T18:19:00Z">
        <w:r w:rsidR="003A7673">
          <w:rPr>
            <w:lang w:val="en-US"/>
          </w:rPr>
          <w:t xml:space="preserve"> </w:t>
        </w:r>
      </w:ins>
      <w:r w:rsidR="00800D2D" w:rsidRPr="008E510D">
        <w:rPr>
          <w:lang w:val="en-US"/>
        </w:rPr>
        <w:t>surface water</w:t>
      </w:r>
      <w:ins w:id="1722" w:author="Lieberman, Joshua" w:date="2016-11-09T18:18:00Z">
        <w:r w:rsidR="003A7673">
          <w:rPr>
            <w:lang w:val="en-US"/>
          </w:rPr>
          <w:t xml:space="preserve"> </w:t>
        </w:r>
      </w:ins>
      <w:ins w:id="1723" w:author="Lieberman, Joshua" w:date="2016-11-09T18:19:00Z">
        <w:r w:rsidR="003A7673">
          <w:rPr>
            <w:lang w:val="en-US"/>
          </w:rPr>
          <w:t>domain</w:t>
        </w:r>
      </w:ins>
      <w:r w:rsidR="00800D2D" w:rsidRPr="008E510D">
        <w:rPr>
          <w:lang w:val="en-US"/>
        </w:rPr>
        <w:t xml:space="preserve">. </w:t>
      </w:r>
    </w:p>
    <w:p w14:paraId="67B91DA4" w14:textId="5A702D19" w:rsidR="00800D2D" w:rsidRPr="008E510D" w:rsidRDefault="00800D2D" w:rsidP="00450C77">
      <w:pPr>
        <w:pStyle w:val="NormalWeb"/>
        <w:jc w:val="both"/>
        <w:rPr>
          <w:lang w:val="en-US"/>
        </w:rPr>
      </w:pPr>
      <w:r w:rsidRPr="00951D97">
        <w:rPr>
          <w:lang w:val="en-US"/>
        </w:rPr>
        <w:t xml:space="preserve">Some requirements </w:t>
      </w:r>
      <w:del w:id="1724" w:author="Lieberman, Joshua" w:date="2016-11-17T09:18:00Z">
        <w:r w:rsidRPr="00951D97" w:rsidDel="00951D97">
          <w:rPr>
            <w:lang w:val="en-US"/>
          </w:rPr>
          <w:delText xml:space="preserve">classes </w:delText>
        </w:r>
      </w:del>
      <w:r w:rsidRPr="00951D97">
        <w:rPr>
          <w:lang w:val="en-US"/>
        </w:rPr>
        <w:t xml:space="preserve">defined in this standard refer to the Scoped Name concept of </w:t>
      </w:r>
      <w:r w:rsidR="001E2095" w:rsidRPr="00951D97">
        <w:rPr>
          <w:lang w:val="en-US"/>
        </w:rPr>
        <w:t xml:space="preserve">ISO 19103: </w:t>
      </w:r>
      <w:r w:rsidR="003F0677" w:rsidRPr="00951D97">
        <w:rPr>
          <w:lang w:val="en-US"/>
        </w:rPr>
        <w:t>Conceptual Schema</w:t>
      </w:r>
      <w:ins w:id="1725" w:author="Lieberman, Joshua" w:date="2016-11-17T09:20:00Z">
        <w:r w:rsidR="00951D97">
          <w:rPr>
            <w:lang w:val="en-US"/>
          </w:rPr>
          <w:t xml:space="preserve"> and </w:t>
        </w:r>
      </w:ins>
      <w:ins w:id="1726" w:author="Lieberman, Joshua" w:date="2016-11-17T09:21:00Z">
        <w:r w:rsidR="00951D97">
          <w:rPr>
            <w:lang w:val="en-US"/>
          </w:rPr>
          <w:t xml:space="preserve">any such </w:t>
        </w:r>
      </w:ins>
      <w:del w:id="1727" w:author="Lieberman, Joshua" w:date="2016-11-17T09:20:00Z">
        <w:r w:rsidRPr="00951D97" w:rsidDel="00951D97">
          <w:rPr>
            <w:i/>
            <w:lang w:val="en-US"/>
            <w:rPrChange w:id="1728" w:author="Lieberman, Joshua" w:date="2016-11-17T09:20:00Z">
              <w:rPr>
                <w:lang w:val="en-US"/>
              </w:rPr>
            </w:rPrChange>
          </w:rPr>
          <w:delText xml:space="preserve">. </w:delText>
        </w:r>
      </w:del>
      <w:del w:id="1729" w:author="Lieberman, Joshua" w:date="2016-11-17T09:19:00Z">
        <w:r w:rsidRPr="00951D97" w:rsidDel="00951D97">
          <w:rPr>
            <w:i/>
            <w:lang w:val="en-US"/>
            <w:rPrChange w:id="1730" w:author="Lieberman, Joshua" w:date="2016-11-17T09:20:00Z">
              <w:rPr>
                <w:lang w:val="en-US"/>
              </w:rPr>
            </w:rPrChange>
          </w:rPr>
          <w:delText xml:space="preserve">Intended to form a basis for information and data sharing in the community of the WMO member countries, the </w:delText>
        </w:r>
      </w:del>
      <w:r w:rsidRPr="001E24C1">
        <w:rPr>
          <w:rStyle w:val="Emphasis"/>
          <w:i w:val="0"/>
          <w:lang w:val="en-US"/>
        </w:rPr>
        <w:t>Scoped Name</w:t>
      </w:r>
      <w:r w:rsidRPr="00951D97">
        <w:rPr>
          <w:lang w:val="en-US"/>
        </w:rPr>
        <w:t xml:space="preserve"> </w:t>
      </w:r>
      <w:ins w:id="1731" w:author="Lieberman, Joshua" w:date="2016-11-17T09:20:00Z">
        <w:r w:rsidR="00951D97">
          <w:rPr>
            <w:lang w:val="en-US"/>
          </w:rPr>
          <w:t xml:space="preserve">implementations </w:t>
        </w:r>
      </w:ins>
      <w:r w:rsidRPr="00951D97">
        <w:rPr>
          <w:lang w:val="en-US"/>
        </w:rPr>
        <w:t>should reflect</w:t>
      </w:r>
      <w:ins w:id="1732" w:author="Lieberman, Joshua" w:date="2016-11-17T09:21:00Z">
        <w:r w:rsidR="00951D97">
          <w:rPr>
            <w:lang w:val="en-US"/>
          </w:rPr>
          <w:t xml:space="preserve"> if possible</w:t>
        </w:r>
      </w:ins>
      <w:r w:rsidRPr="00951D97">
        <w:rPr>
          <w:lang w:val="en-US"/>
        </w:rPr>
        <w:t xml:space="preserve"> a name endorsed by the WMO.</w:t>
      </w:r>
    </w:p>
    <w:p w14:paraId="43B31D15" w14:textId="325ED3D9" w:rsidR="00800D2D" w:rsidRPr="008E510D" w:rsidRDefault="00800D2D" w:rsidP="00834E29">
      <w:pPr>
        <w:pStyle w:val="Heading2"/>
      </w:pPr>
      <w:bookmarkStart w:id="1733" w:name="_Toc458775727"/>
      <w:bookmarkStart w:id="1734" w:name="_Toc467226142"/>
      <w:r w:rsidRPr="008E510D">
        <w:t>Naming convention</w:t>
      </w:r>
      <w:bookmarkEnd w:id="1733"/>
      <w:bookmarkEnd w:id="1734"/>
    </w:p>
    <w:p w14:paraId="64823612" w14:textId="252945B9"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 xml:space="preserve">-prefix used in the UML model follows the ISO naming conventions for UML elements. There is no explicit requirement to use this </w:t>
      </w:r>
      <w:ins w:id="1735" w:author="Lieberman, Joshua" w:date="2016-11-09T18:22:00Z">
        <w:r w:rsidR="005C59DE">
          <w:rPr>
            <w:lang w:val="en-US"/>
          </w:rPr>
          <w:t xml:space="preserve">same </w:t>
        </w:r>
      </w:ins>
      <w:r w:rsidRPr="008E510D">
        <w:rPr>
          <w:lang w:val="en-US"/>
        </w:rPr>
        <w:t>name in a</w:t>
      </w:r>
      <w:ins w:id="1736" w:author="Lieberman, Joshua" w:date="2016-11-09T18:22:00Z">
        <w:r w:rsidR="005C59DE">
          <w:rPr>
            <w:lang w:val="en-US"/>
          </w:rPr>
          <w:t xml:space="preserve"> corresponding</w:t>
        </w:r>
      </w:ins>
      <w:del w:id="1737" w:author="Lieberman, Joshua" w:date="2016-11-09T18:22:00Z">
        <w:r w:rsidRPr="008E510D" w:rsidDel="005C59DE">
          <w:rPr>
            <w:lang w:val="en-US"/>
          </w:rPr>
          <w:delText>n</w:delText>
        </w:r>
      </w:del>
      <w:r w:rsidRPr="008E510D">
        <w:rPr>
          <w:lang w:val="en-US"/>
        </w:rPr>
        <w:t xml:space="preserve"> implement</w:t>
      </w:r>
      <w:ins w:id="1738" w:author="Lieberman, Joshua" w:date="2016-11-09T18:22:00Z">
        <w:r w:rsidR="005C59DE">
          <w:rPr>
            <w:lang w:val="en-US"/>
          </w:rPr>
          <w:t>ed term</w:t>
        </w:r>
      </w:ins>
      <w:del w:id="1739" w:author="Lieberman, Joshua" w:date="2016-11-09T18:22:00Z">
        <w:r w:rsidRPr="008E510D" w:rsidDel="005C59DE">
          <w:rPr>
            <w:lang w:val="en-US"/>
          </w:rPr>
          <w:delText>ation</w:delText>
        </w:r>
      </w:del>
      <w:r w:rsidRPr="008E510D">
        <w:rPr>
          <w:lang w:val="en-US"/>
        </w:rPr>
        <w:t xml:space="preserve"> </w:t>
      </w:r>
      <w:del w:id="1740" w:author="Lieberman, Joshua" w:date="2016-11-09T18:22:00Z">
        <w:r w:rsidRPr="008E510D" w:rsidDel="005C59DE">
          <w:rPr>
            <w:lang w:val="en-US"/>
          </w:rPr>
          <w:delText>for the same semantic elements</w:delText>
        </w:r>
      </w:del>
      <w:ins w:id="1741" w:author="Lieberman, Joshua" w:date="2016-11-09T18:21:00Z">
        <w:r w:rsidR="005C59DE">
          <w:rPr>
            <w:lang w:val="en-US"/>
          </w:rPr>
          <w:t xml:space="preserve">but </w:t>
        </w:r>
      </w:ins>
      <w:del w:id="1742" w:author="Lieberman, Joshua" w:date="2016-11-09T18:21:00Z">
        <w:r w:rsidRPr="008E510D" w:rsidDel="005C59DE">
          <w:rPr>
            <w:lang w:val="en-US"/>
          </w:rPr>
          <w:delText xml:space="preserve">,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w:delText>
        </w:r>
      </w:del>
      <w:del w:id="1743" w:author="Lieberman, Joshua" w:date="2016-11-17T09:22:00Z">
        <w:r w:rsidR="003602D6" w:rsidDel="00951D97">
          <w:rPr>
            <w:lang w:val="en-US"/>
          </w:rPr>
          <w:delText xml:space="preserve">semantic and </w:delText>
        </w:r>
        <w:r w:rsidRPr="008E510D" w:rsidDel="00951D97">
          <w:rPr>
            <w:lang w:val="en-US"/>
          </w:rPr>
          <w:delText>system interoperability will be facilitated by making</w:delText>
        </w:r>
      </w:del>
      <w:ins w:id="1744" w:author="Lieberman, Joshua" w:date="2016-11-17T09:22:00Z">
        <w:r w:rsidR="00951D97">
          <w:rPr>
            <w:lang w:val="en-US"/>
          </w:rPr>
          <w:t>conformance will require that each</w:t>
        </w:r>
      </w:ins>
      <w:r w:rsidRPr="008E510D">
        <w:rPr>
          <w:lang w:val="en-US"/>
        </w:rPr>
        <w:t xml:space="preserve"> </w:t>
      </w:r>
      <w:ins w:id="1745" w:author="Lieberman, Joshua" w:date="2016-11-17T09:24:00Z">
        <w:r w:rsidR="00951D97">
          <w:rPr>
            <w:lang w:val="en-US"/>
          </w:rPr>
          <w:t xml:space="preserve">such </w:t>
        </w:r>
      </w:ins>
      <w:ins w:id="1746" w:author="Lieberman, Joshua" w:date="2016-11-09T18:23:00Z">
        <w:r w:rsidR="005C59DE">
          <w:rPr>
            <w:lang w:val="en-US"/>
          </w:rPr>
          <w:t xml:space="preserve">term </w:t>
        </w:r>
      </w:ins>
      <w:ins w:id="1747" w:author="Lieberman, Joshua" w:date="2016-11-17T09:22:00Z">
        <w:r w:rsidR="00951D97">
          <w:rPr>
            <w:lang w:val="en-US"/>
          </w:rPr>
          <w:t xml:space="preserve">be clearly </w:t>
        </w:r>
      </w:ins>
      <w:del w:id="1748" w:author="Lieberman, Joshua" w:date="2016-11-09T18:21:00Z">
        <w:r w:rsidRPr="008E510D" w:rsidDel="005C59DE">
          <w:rPr>
            <w:lang w:val="en-US"/>
          </w:rPr>
          <w:delText xml:space="preserve">such </w:delText>
        </w:r>
      </w:del>
      <w:del w:id="1749" w:author="Lieberman, Joshua" w:date="2016-11-17T09:24:00Z">
        <w:r w:rsidRPr="008E510D" w:rsidDel="00951D97">
          <w:rPr>
            <w:lang w:val="en-US"/>
          </w:rPr>
          <w:delText>mapp</w:delText>
        </w:r>
      </w:del>
      <w:ins w:id="1750" w:author="Lieberman, Joshua" w:date="2016-11-17T09:24:00Z">
        <w:r w:rsidR="00951D97">
          <w:rPr>
            <w:lang w:val="en-US"/>
          </w:rPr>
          <w:t>connected</w:t>
        </w:r>
      </w:ins>
      <w:ins w:id="1751" w:author="Lieberman, Joshua" w:date="2016-11-17T09:22:00Z">
        <w:r w:rsidR="00951D97">
          <w:rPr>
            <w:lang w:val="en-US"/>
          </w:rPr>
          <w:t xml:space="preserve"> </w:t>
        </w:r>
      </w:ins>
      <w:ins w:id="1752" w:author="Lieberman, Joshua" w:date="2016-11-17T09:24:00Z">
        <w:r w:rsidR="00951D97">
          <w:rPr>
            <w:lang w:val="en-US"/>
          </w:rPr>
          <w:t xml:space="preserve">back </w:t>
        </w:r>
      </w:ins>
      <w:ins w:id="1753" w:author="Lieberman, Joshua" w:date="2016-11-17T09:22:00Z">
        <w:r w:rsidR="00951D97">
          <w:rPr>
            <w:lang w:val="en-US"/>
          </w:rPr>
          <w:t>to</w:t>
        </w:r>
      </w:ins>
      <w:del w:id="1754" w:author="Lieberman, Joshua" w:date="2016-11-17T09:22:00Z">
        <w:r w:rsidRPr="008E510D" w:rsidDel="00951D97">
          <w:rPr>
            <w:lang w:val="en-US"/>
          </w:rPr>
          <w:delText>ings</w:delText>
        </w:r>
      </w:del>
      <w:ins w:id="1755" w:author="Lieberman, Joshua" w:date="2016-11-09T18:21:00Z">
        <w:r w:rsidR="005C59DE">
          <w:rPr>
            <w:lang w:val="en-US"/>
          </w:rPr>
          <w:t xml:space="preserve"> </w:t>
        </w:r>
      </w:ins>
      <w:del w:id="1756" w:author="Lieberman, Joshua" w:date="2016-11-09T18:23:00Z">
        <w:r w:rsidRPr="008E510D" w:rsidDel="005C59DE">
          <w:rPr>
            <w:lang w:val="en-US"/>
          </w:rPr>
          <w:delText xml:space="preserve"> </w:delText>
        </w:r>
      </w:del>
      <w:del w:id="1757" w:author="Lieberman, Joshua" w:date="2016-11-17T09:23:00Z">
        <w:r w:rsidRPr="008E510D" w:rsidDel="00951D97">
          <w:rPr>
            <w:lang w:val="en-US"/>
          </w:rPr>
          <w:delText xml:space="preserve">available as part of </w:delText>
        </w:r>
      </w:del>
      <w:del w:id="1758" w:author="Lieberman, Joshua" w:date="2016-11-09T18:21:00Z">
        <w:r w:rsidRPr="008E510D" w:rsidDel="005C59DE">
          <w:rPr>
            <w:lang w:val="en-US"/>
          </w:rPr>
          <w:delText xml:space="preserve">a dataset's </w:delText>
        </w:r>
      </w:del>
      <w:del w:id="1759" w:author="Lieberman, Joshua" w:date="2016-11-17T09:23:00Z">
        <w:r w:rsidRPr="008E510D" w:rsidDel="00951D97">
          <w:rPr>
            <w:lang w:val="en-US"/>
          </w:rPr>
          <w:delText>documentation</w:delText>
        </w:r>
      </w:del>
      <w:ins w:id="1760" w:author="Lieberman, Joshua" w:date="2016-11-17T09:23:00Z">
        <w:r w:rsidR="00951D97">
          <w:rPr>
            <w:lang w:val="en-US"/>
          </w:rPr>
          <w:t>its corresponding conceptual model term</w:t>
        </w:r>
      </w:ins>
      <w:r w:rsidRPr="008E510D">
        <w:rPr>
          <w:lang w:val="en-US"/>
        </w:rPr>
        <w:t>.</w:t>
      </w:r>
      <w:r w:rsidR="00F22CC8">
        <w:rPr>
          <w:lang w:val="en-US"/>
        </w:rPr>
        <w:t xml:space="preserve"> </w:t>
      </w:r>
    </w:p>
    <w:p w14:paraId="13E711C2" w14:textId="40D3BF4A" w:rsidR="00852DE1" w:rsidRPr="008E510D" w:rsidRDefault="00852DE1" w:rsidP="00834E29">
      <w:pPr>
        <w:pStyle w:val="Heading1"/>
      </w:pPr>
      <w:bookmarkStart w:id="1761" w:name="_Toc458775728"/>
      <w:bookmarkStart w:id="1762" w:name="_Toc467226143"/>
      <w:r w:rsidRPr="008E510D">
        <w:t>Clauses not Containing Normative Material</w:t>
      </w:r>
      <w:bookmarkEnd w:id="1761"/>
      <w:bookmarkEnd w:id="1762"/>
    </w:p>
    <w:p w14:paraId="22A0E95D" w14:textId="25C326DF" w:rsidR="00852DE1" w:rsidRPr="008E510D" w:rsidRDefault="00852DE1" w:rsidP="00834E29">
      <w:pPr>
        <w:pStyle w:val="Heading2"/>
      </w:pPr>
      <w:bookmarkStart w:id="1763" w:name="_Toc458775729"/>
      <w:del w:id="1764" w:author="Lieberman, Joshua" w:date="2016-11-09T18:24:00Z">
        <w:r w:rsidRPr="008E510D" w:rsidDel="005C59DE">
          <w:delText xml:space="preserve">The abstract idea of the hydrology </w:delText>
        </w:r>
      </w:del>
      <w:bookmarkStart w:id="1765" w:name="_Toc467226144"/>
      <w:ins w:id="1766" w:author="Lieberman, Joshua" w:date="2016-11-09T18:24:00Z">
        <w:r w:rsidR="005C59DE">
          <w:t xml:space="preserve">Hydrology </w:t>
        </w:r>
      </w:ins>
      <w:r w:rsidRPr="008E510D">
        <w:t>phenomen</w:t>
      </w:r>
      <w:ins w:id="1767" w:author="Lieberman, Joshua" w:date="2016-11-09T18:25:00Z">
        <w:r w:rsidR="00544C35">
          <w:t xml:space="preserve">a </w:t>
        </w:r>
        <w:r w:rsidR="005C59DE">
          <w:t xml:space="preserve">and </w:t>
        </w:r>
      </w:ins>
      <w:ins w:id="1768" w:author="Lieberman, Joshua" w:date="2016-11-17T14:34:00Z">
        <w:r w:rsidR="00544C35">
          <w:t xml:space="preserve">the catchment </w:t>
        </w:r>
      </w:ins>
      <w:ins w:id="1769" w:author="Lieberman, Joshua" w:date="2016-11-09T18:25:00Z">
        <w:r w:rsidR="00544C35">
          <w:t>concept</w:t>
        </w:r>
      </w:ins>
      <w:bookmarkEnd w:id="1765"/>
      <w:del w:id="1770" w:author="Lieberman, Joshua" w:date="2016-11-09T18:25:00Z">
        <w:r w:rsidRPr="008E510D" w:rsidDel="005C59DE">
          <w:delText>on</w:delText>
        </w:r>
      </w:del>
      <w:bookmarkEnd w:id="1763"/>
    </w:p>
    <w:p w14:paraId="12255CDF" w14:textId="3460853C" w:rsidR="00852DE1" w:rsidRPr="008E510D" w:rsidRDefault="00852DE1" w:rsidP="00450C77">
      <w:pPr>
        <w:pStyle w:val="NormalWeb"/>
        <w:jc w:val="both"/>
        <w:rPr>
          <w:lang w:val="en-US"/>
        </w:rPr>
      </w:pPr>
      <w:r w:rsidRPr="008E510D">
        <w:rPr>
          <w:lang w:val="en-US"/>
        </w:rPr>
        <w:t xml:space="preserve">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w:t>
      </w:r>
      <w:del w:id="1771" w:author="Lieberman, Joshua" w:date="2016-11-09T18:26:00Z">
        <w:r w:rsidRPr="008E510D" w:rsidDel="00D132CC">
          <w:rPr>
            <w:lang w:val="en-US"/>
          </w:rPr>
          <w:delText xml:space="preserve">and referred to </w:delText>
        </w:r>
      </w:del>
      <w:r w:rsidRPr="008E510D">
        <w:rPr>
          <w:lang w:val="en-US"/>
        </w:rPr>
        <w:t>as hydrologic feature</w:t>
      </w:r>
      <w:ins w:id="1772" w:author="Lieberman, Joshua" w:date="2016-11-09T18:27:00Z">
        <w:r w:rsidR="00D132CC">
          <w:rPr>
            <w:lang w:val="en-US"/>
          </w:rPr>
          <w:t>s</w:t>
        </w:r>
      </w:ins>
      <w:ins w:id="1773" w:author="Lieberman, Joshua" w:date="2016-11-09T18:26:00Z">
        <w:r w:rsidR="00D132CC">
          <w:rPr>
            <w:lang w:val="en-US"/>
          </w:rPr>
          <w:t xml:space="preserve"> </w:t>
        </w:r>
      </w:ins>
      <w:del w:id="1774" w:author="Lieberman, Joshua" w:date="2016-11-09T18:26:00Z">
        <w:r w:rsidRPr="008E510D" w:rsidDel="00D132CC">
          <w:rPr>
            <w:lang w:val="en-US"/>
          </w:rPr>
          <w:delText>s</w:delText>
        </w:r>
      </w:del>
      <w:del w:id="1775" w:author="Lieberman, Joshua" w:date="2016-11-09T18:27:00Z">
        <w:r w:rsidRPr="008E510D" w:rsidDel="00D132CC">
          <w:rPr>
            <w:lang w:val="en-US"/>
          </w:rPr>
          <w:delText xml:space="preserve"> </w:delText>
        </w:r>
      </w:del>
      <w:r w:rsidRPr="008E510D">
        <w:rPr>
          <w:lang w:val="en-US"/>
        </w:rPr>
        <w:t>in this standard.</w:t>
      </w:r>
      <w:del w:id="1776" w:author="Lieberman, Joshua" w:date="2016-11-09T18:27:00Z">
        <w:r w:rsidRPr="008E510D" w:rsidDel="00D132CC">
          <w:rPr>
            <w:lang w:val="en-US"/>
          </w:rPr>
          <w:delText xml:space="preserve"> This standard applies to data and data products that represent these hydrologically defined features.</w:delText>
        </w:r>
      </w:del>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834E29">
      <w:pPr>
        <w:pStyle w:val="OGCFigure"/>
        <w:outlineLvl w:val="0"/>
      </w:pPr>
      <w:bookmarkStart w:id="1777" w:name="_Ref458763686"/>
      <w:bookmarkStart w:id="1778" w:name="_Toc467163143"/>
      <w:r w:rsidRPr="008E510D">
        <w:t xml:space="preserve">Figure </w:t>
      </w:r>
      <w:r w:rsidR="00C75574">
        <w:fldChar w:fldCharType="begin"/>
      </w:r>
      <w:r w:rsidR="00C75574">
        <w:instrText xml:space="preserve"> SEQ Figure \* ARABIC </w:instrText>
      </w:r>
      <w:r w:rsidR="00C75574">
        <w:fldChar w:fldCharType="separate"/>
      </w:r>
      <w:r w:rsidR="00DA7491">
        <w:rPr>
          <w:noProof/>
        </w:rPr>
        <w:t>2</w:t>
      </w:r>
      <w:r w:rsidR="00C75574">
        <w:rPr>
          <w:noProof/>
        </w:rPr>
        <w:fldChar w:fldCharType="end"/>
      </w:r>
      <w:bookmarkEnd w:id="1777"/>
      <w:r w:rsidRPr="008E510D">
        <w:t>: Processes of the Hydrologic Cycle</w:t>
      </w:r>
      <w:bookmarkEnd w:id="1778"/>
    </w:p>
    <w:p w14:paraId="5E9396B8" w14:textId="68316238"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091F5D" w:rsidRPr="0075184D">
        <w:rPr>
          <w:lang w:val="en-US"/>
        </w:rPr>
        <w:t xml:space="preserve">Figure </w:t>
      </w:r>
      <w:r w:rsidR="00091F5D" w:rsidRPr="0075184D">
        <w:rPr>
          <w:noProof/>
          <w:lang w:val="en-US"/>
        </w:rPr>
        <w:t>2</w:t>
      </w:r>
      <w:r w:rsidR="008B0259" w:rsidRPr="008E510D">
        <w:rPr>
          <w:rStyle w:val="Emphasis"/>
          <w:lang w:val="en-US"/>
        </w:rPr>
        <w:fldChar w:fldCharType="end"/>
      </w:r>
      <w:r w:rsidRPr="008E510D">
        <w:rPr>
          <w:lang w:val="en-US"/>
        </w:rPr>
        <w:t xml:space="preserve">).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w:t>
      </w:r>
      <w:del w:id="1779" w:author="Lieberman, Joshua" w:date="2016-11-17T09:31:00Z">
        <w:r w:rsidRPr="008E510D" w:rsidDel="004C529C">
          <w:rPr>
            <w:lang w:val="en-US"/>
          </w:rPr>
          <w:delText>potentially complex</w:delText>
        </w:r>
      </w:del>
      <w:ins w:id="1780" w:author="Lieberman, Joshua" w:date="2016-11-17T09:31:00Z">
        <w:r w:rsidR="004C529C">
          <w:rPr>
            <w:lang w:val="en-US"/>
          </w:rPr>
          <w:t>single</w:t>
        </w:r>
      </w:ins>
      <w:r w:rsidRPr="008E510D">
        <w:rPr>
          <w:lang w:val="en-US"/>
        </w:rPr>
        <w:t xml:space="preserve"> outfall feature</w:t>
      </w:r>
      <w:ins w:id="1781" w:author="Lieberman, Joshua" w:date="2016-11-17T09:31:00Z">
        <w:r w:rsidR="001C74FE">
          <w:rPr>
            <w:lang w:val="en-US"/>
          </w:rPr>
          <w:t xml:space="preserve"> </w:t>
        </w:r>
      </w:ins>
      <w:ins w:id="1782" w:author="Lieberman, Joshua" w:date="2016-11-17T09:33:00Z">
        <w:r w:rsidR="001C74FE">
          <w:rPr>
            <w:lang w:val="en-US"/>
          </w:rPr>
          <w:t xml:space="preserve">(although </w:t>
        </w:r>
      </w:ins>
      <w:ins w:id="1783" w:author="Lieberman, Joshua" w:date="2016-11-17T09:31:00Z">
        <w:r w:rsidR="001C74FE">
          <w:rPr>
            <w:lang w:val="en-US"/>
          </w:rPr>
          <w:t xml:space="preserve">potentially complex </w:t>
        </w:r>
      </w:ins>
      <w:ins w:id="1784" w:author="Lieberman, Joshua" w:date="2016-11-17T09:33:00Z">
        <w:r w:rsidR="001C74FE">
          <w:rPr>
            <w:lang w:val="en-US"/>
          </w:rPr>
          <w:t xml:space="preserve">or ambiguous in </w:t>
        </w:r>
      </w:ins>
      <w:ins w:id="1785" w:author="Lieberman, Joshua" w:date="2016-11-17T09:31:00Z">
        <w:r w:rsidR="001C74FE">
          <w:rPr>
            <w:lang w:val="en-US"/>
          </w:rPr>
          <w:t>realization</w:t>
        </w:r>
      </w:ins>
      <w:ins w:id="1786" w:author="Lieberman, Joshua" w:date="2016-11-17T09:33:00Z">
        <w:r w:rsidR="001C74FE">
          <w:rPr>
            <w:lang w:val="en-US"/>
          </w:rPr>
          <w:t>)</w:t>
        </w:r>
      </w:ins>
      <w:r w:rsidRPr="008E510D">
        <w:rPr>
          <w:lang w:val="en-US"/>
        </w:rPr>
        <w:t>.</w:t>
      </w:r>
    </w:p>
    <w:p w14:paraId="5F09E702" w14:textId="38A8B7B0" w:rsidR="00852DE1" w:rsidRPr="008E510D" w:rsidRDefault="00852DE1" w:rsidP="00450C77">
      <w:pPr>
        <w:pStyle w:val="NormalWeb"/>
        <w:jc w:val="both"/>
        <w:rPr>
          <w:lang w:val="en-US"/>
        </w:rPr>
      </w:pPr>
      <w:r w:rsidRPr="008E510D">
        <w:rPr>
          <w:lang w:val="en-US"/>
        </w:rPr>
        <w:t xml:space="preserve">Looking back upstream from the outfall, the corresponding </w:t>
      </w:r>
      <w:ins w:id="1787" w:author="Lieberman, Joshua" w:date="2016-11-17T09:34:00Z">
        <w:r w:rsidR="001C74FE">
          <w:rPr>
            <w:lang w:val="en-US"/>
          </w:rPr>
          <w:t xml:space="preserve">hydrological </w:t>
        </w:r>
      </w:ins>
      <w:r w:rsidRPr="008E510D">
        <w:rPr>
          <w:lang w:val="en-US"/>
        </w:rPr>
        <w:t xml:space="preserve">catchment feature </w:t>
      </w:r>
      <w:ins w:id="1788" w:author="Lieberman, Joshua" w:date="2016-11-17T09:34:00Z">
        <w:r w:rsidR="001C74FE">
          <w:rPr>
            <w:lang w:val="en-US"/>
          </w:rPr>
          <w:t xml:space="preserve">draining to it </w:t>
        </w:r>
      </w:ins>
      <w:r w:rsidRPr="008E510D">
        <w:rPr>
          <w:lang w:val="en-US"/>
        </w:rPr>
        <w:t xml:space="preserve">can be </w:t>
      </w:r>
      <w:del w:id="1789" w:author="Lieberman, Joshua" w:date="2016-11-17T09:34:00Z">
        <w:r w:rsidRPr="008E510D" w:rsidDel="001C74FE">
          <w:rPr>
            <w:lang w:val="en-US"/>
          </w:rPr>
          <w:delText xml:space="preserve">described </w:delText>
        </w:r>
      </w:del>
      <w:ins w:id="1790" w:author="Lieberman, Joshua" w:date="2016-11-17T09:34:00Z">
        <w:r w:rsidR="001C74FE">
          <w:rPr>
            <w:lang w:val="en-US"/>
          </w:rPr>
          <w:t>characterized or realized</w:t>
        </w:r>
      </w:ins>
      <w:ins w:id="1791" w:author="Lieberman, Joshua" w:date="2016-11-17T09:35:00Z">
        <w:r w:rsidR="001C74FE">
          <w:rPr>
            <w:lang w:val="en-US"/>
          </w:rPr>
          <w:t xml:space="preserve"> geographically</w:t>
        </w:r>
      </w:ins>
      <w:ins w:id="1792" w:author="Lieberman, Joshua" w:date="2016-11-17T09:34:00Z">
        <w:r w:rsidR="001C74FE">
          <w:rPr>
            <w:lang w:val="en-US"/>
          </w:rPr>
          <w:t xml:space="preserve"> in </w:t>
        </w:r>
      </w:ins>
      <w:ins w:id="1793" w:author="Lieberman, Joshua" w:date="2016-11-17T09:36:00Z">
        <w:r w:rsidR="001C74FE">
          <w:rPr>
            <w:lang w:val="en-US"/>
          </w:rPr>
          <w:t>alternate</w:t>
        </w:r>
      </w:ins>
      <w:ins w:id="1794" w:author="Lieberman, Joshua" w:date="2016-11-17T09:34:00Z">
        <w:r w:rsidR="001C74FE">
          <w:rPr>
            <w:lang w:val="en-US"/>
          </w:rPr>
          <w:t xml:space="preserve"> ways:</w:t>
        </w:r>
        <w:r w:rsidR="001C74FE" w:rsidRPr="008E510D">
          <w:rPr>
            <w:lang w:val="en-US"/>
          </w:rPr>
          <w:t xml:space="preserve"> </w:t>
        </w:r>
      </w:ins>
      <w:r w:rsidRPr="008E510D">
        <w:rPr>
          <w:lang w:val="en-US"/>
        </w:rPr>
        <w:t xml:space="preserve">as a main linear flowpath feature, an </w:t>
      </w:r>
      <w:del w:id="1795" w:author="Lieberman, Joshua" w:date="2016-11-17T09:32:00Z">
        <w:r w:rsidRPr="008E510D" w:rsidDel="001C74FE">
          <w:rPr>
            <w:lang w:val="en-US"/>
          </w:rPr>
          <w:delText>areal</w:delText>
        </w:r>
      </w:del>
      <w:ins w:id="1796" w:author="Lieberman, Joshua" w:date="2016-11-17T09:32:00Z">
        <w:r w:rsidR="001C74FE">
          <w:rPr>
            <w:lang w:val="en-US"/>
          </w:rPr>
          <w:t>area</w:t>
        </w:r>
      </w:ins>
      <w:r w:rsidRPr="008E510D">
        <w:rPr>
          <w:lang w:val="en-US"/>
        </w:rPr>
        <w:t xml:space="preserve"> feature, a boundary feature that encompasses the drained area, a network of water body features, a network of channel features, or a network of hydrometric station</w:t>
      </w:r>
      <w:del w:id="1797" w:author="Lieberman, Joshua" w:date="2016-11-17T09:35:00Z">
        <w:r w:rsidRPr="008E510D" w:rsidDel="001C74FE">
          <w:rPr>
            <w:lang w:val="en-US"/>
          </w:rPr>
          <w:delText xml:space="preserve"> </w:delText>
        </w:r>
      </w:del>
      <w:ins w:id="1798" w:author="Lieberman, Joshua" w:date="2016-11-17T09:35:00Z">
        <w:r w:rsidR="001C74FE">
          <w:rPr>
            <w:lang w:val="en-US"/>
          </w:rPr>
          <w:t>s</w:t>
        </w:r>
      </w:ins>
      <w:del w:id="1799" w:author="Lieberman, Joshua" w:date="2016-11-17T09:35:00Z">
        <w:r w:rsidRPr="008E510D" w:rsidDel="001C74FE">
          <w:rPr>
            <w:lang w:val="en-US"/>
          </w:rPr>
          <w:delText>features</w:delText>
        </w:r>
      </w:del>
      <w:del w:id="1800" w:author="Lieberman, Joshua" w:date="2016-11-17T09:36:00Z">
        <w:r w:rsidRPr="008E510D" w:rsidDel="001C74FE">
          <w:rPr>
            <w:lang w:val="en-US"/>
          </w:rPr>
          <w:delText>, all representing the catchment</w:delText>
        </w:r>
      </w:del>
      <w:r w:rsidRPr="008E510D">
        <w:rPr>
          <w:lang w:val="en-US"/>
        </w:rPr>
        <w:t>. The</w:t>
      </w:r>
      <w:ins w:id="1801" w:author="Lieberman, Joshua" w:date="2016-11-17T09:40:00Z">
        <w:r w:rsidR="00F61137">
          <w:rPr>
            <w:lang w:val="en-US"/>
          </w:rPr>
          <w:t>se</w:t>
        </w:r>
      </w:ins>
      <w:r w:rsidRPr="008E510D">
        <w:rPr>
          <w:lang w:val="en-US"/>
        </w:rPr>
        <w:t xml:space="preserve"> concepts and terminology </w:t>
      </w:r>
      <w:del w:id="1802" w:author="Lieberman, Joshua" w:date="2016-11-17T09:40:00Z">
        <w:r w:rsidRPr="008E510D" w:rsidDel="00F61137">
          <w:rPr>
            <w:lang w:val="en-US"/>
          </w:rPr>
          <w:delText xml:space="preserve">used in the preceding sentences </w:delText>
        </w:r>
      </w:del>
      <w:r w:rsidRPr="008E510D">
        <w:rPr>
          <w:lang w:val="en-US"/>
        </w:rPr>
        <w:t>form the conceptual and semantic basis for this standard.</w:t>
      </w:r>
    </w:p>
    <w:p w14:paraId="19F03396" w14:textId="55F4DD8D" w:rsidR="00852DE1" w:rsidRPr="008E510D" w:rsidRDefault="00852DE1" w:rsidP="00450C77">
      <w:pPr>
        <w:pStyle w:val="NormalWeb"/>
        <w:jc w:val="both"/>
        <w:rPr>
          <w:lang w:val="en-US"/>
        </w:rPr>
      </w:pPr>
      <w:del w:id="1803" w:author="Lieberman, Joshua" w:date="2016-11-17T09:40:00Z">
        <w:r w:rsidRPr="008E510D" w:rsidDel="00F61137">
          <w:rPr>
            <w:lang w:val="en-US"/>
          </w:rPr>
          <w:delText xml:space="preserve">As described above, </w:delText>
        </w:r>
      </w:del>
      <w:ins w:id="1804" w:author="Lieberman, Joshua" w:date="2016-11-17T09:40:00Z">
        <w:r w:rsidR="00F61137">
          <w:rPr>
            <w:lang w:val="en-US"/>
          </w:rPr>
          <w:t>T</w:t>
        </w:r>
      </w:ins>
      <w:del w:id="1805" w:author="Lieberman, Joshua" w:date="2016-11-17T09:40:00Z">
        <w:r w:rsidRPr="008E510D" w:rsidDel="00F61137">
          <w:rPr>
            <w:lang w:val="en-US"/>
          </w:rPr>
          <w:delText>t</w:delText>
        </w:r>
      </w:del>
      <w:r w:rsidRPr="008E510D">
        <w:rPr>
          <w:lang w:val="en-US"/>
        </w:rPr>
        <w:t xml:space="preserve">he most general </w:t>
      </w:r>
      <w:del w:id="1806" w:author="Lieberman, Joshua" w:date="2016-11-17T09:41:00Z">
        <w:r w:rsidRPr="008E510D" w:rsidDel="00F61137">
          <w:rPr>
            <w:lang w:val="en-US"/>
          </w:rPr>
          <w:delText xml:space="preserve">abstraction </w:delText>
        </w:r>
      </w:del>
      <w:ins w:id="1807" w:author="Lieberman, Joshua" w:date="2016-11-17T09:41:00Z">
        <w:r w:rsidR="00F61137">
          <w:rPr>
            <w:lang w:val="en-US"/>
          </w:rPr>
          <w:t>conceptualization</w:t>
        </w:r>
        <w:r w:rsidR="00F61137" w:rsidRPr="008E510D">
          <w:rPr>
            <w:lang w:val="en-US"/>
          </w:rPr>
          <w:t xml:space="preserve"> </w:t>
        </w:r>
      </w:ins>
      <w:r w:rsidRPr="008E510D">
        <w:rPr>
          <w:lang w:val="en-US"/>
        </w:rPr>
        <w:t xml:space="preserve">of </w:t>
      </w:r>
      <w:del w:id="1808" w:author="Lieberman, Joshua" w:date="2016-11-17T09:40:00Z">
        <w:r w:rsidRPr="008E510D" w:rsidDel="00F61137">
          <w:rPr>
            <w:lang w:val="en-US"/>
          </w:rPr>
          <w:delText xml:space="preserve">the </w:delText>
        </w:r>
      </w:del>
      <w:r w:rsidRPr="008E510D">
        <w:rPr>
          <w:lang w:val="en-US"/>
        </w:rPr>
        <w:t>hydrology phenomen</w:t>
      </w:r>
      <w:ins w:id="1809" w:author="Lieberman, Joshua" w:date="2016-11-17T09:41:00Z">
        <w:r w:rsidR="00F61137">
          <w:rPr>
            <w:lang w:val="en-US"/>
          </w:rPr>
          <w:t>a</w:t>
        </w:r>
      </w:ins>
      <w:del w:id="1810" w:author="Lieberman, Joshua" w:date="2016-11-17T09:41:00Z">
        <w:r w:rsidRPr="008E510D" w:rsidDel="00F61137">
          <w:rPr>
            <w:lang w:val="en-US"/>
          </w:rPr>
          <w:delText>on</w:delText>
        </w:r>
      </w:del>
      <w:r w:rsidRPr="008E510D">
        <w:rPr>
          <w:lang w:val="en-US"/>
        </w:rPr>
        <w:t xml:space="preserve"> is the catchment. A catchment is a recognized unit of study where hydrologic processes form physiographic features that are realized in various data products. In this specification, </w:t>
      </w:r>
      <w:del w:id="1811" w:author="Lieberman, Joshua" w:date="2016-11-17T09:42:00Z">
        <w:r w:rsidRPr="008E510D" w:rsidDel="003B104D">
          <w:rPr>
            <w:lang w:val="en-US"/>
          </w:rPr>
          <w:delText xml:space="preserve">the term realization is used to imply that </w:delText>
        </w:r>
      </w:del>
      <w:r w:rsidRPr="008E510D">
        <w:rPr>
          <w:lang w:val="en-US"/>
        </w:rPr>
        <w:t xml:space="preserve">a catchment </w:t>
      </w:r>
      <w:ins w:id="1812" w:author="Lieberman, Joshua" w:date="2016-11-17T09:43:00Z">
        <w:r w:rsidR="003B104D">
          <w:rPr>
            <w:lang w:val="en-US"/>
          </w:rPr>
          <w:t xml:space="preserve">feature may be </w:t>
        </w:r>
      </w:ins>
      <w:ins w:id="1813" w:author="Lieberman, Joshua" w:date="2016-11-17T09:44:00Z">
        <w:r w:rsidR="003B104D">
          <w:rPr>
            <w:lang w:val="en-US"/>
          </w:rPr>
          <w:t xml:space="preserve">just </w:t>
        </w:r>
      </w:ins>
      <w:ins w:id="1814" w:author="Lieberman, Joshua" w:date="2016-11-17T09:43:00Z">
        <w:r w:rsidR="003B104D">
          <w:rPr>
            <w:lang w:val="en-US"/>
          </w:rPr>
          <w:t xml:space="preserve">an </w:t>
        </w:r>
        <w:r w:rsidR="003B104D" w:rsidRPr="003B104D">
          <w:rPr>
            <w:i/>
            <w:lang w:val="en-US"/>
            <w:rPrChange w:id="1815" w:author="Lieberman, Joshua" w:date="2016-11-17T09:44:00Z">
              <w:rPr>
                <w:lang w:val="en-US"/>
              </w:rPr>
            </w:rPrChange>
          </w:rPr>
          <w:t>identified</w:t>
        </w:r>
        <w:r w:rsidR="003B104D">
          <w:rPr>
            <w:lang w:val="en-US"/>
          </w:rPr>
          <w:t xml:space="preserve"> means of grouping</w:t>
        </w:r>
      </w:ins>
      <w:ins w:id="1816" w:author="Lieberman, Joshua" w:date="2016-11-17T09:44:00Z">
        <w:r w:rsidR="003B104D">
          <w:rPr>
            <w:lang w:val="en-US"/>
          </w:rPr>
          <w:t xml:space="preserve"> hydrologic study activities and artifacts, </w:t>
        </w:r>
      </w:ins>
      <w:del w:id="1817" w:author="Lieberman, Joshua" w:date="2016-11-17T09:45:00Z">
        <w:r w:rsidRPr="008E510D" w:rsidDel="003B104D">
          <w:rPr>
            <w:lang w:val="en-US"/>
          </w:rPr>
          <w:delText xml:space="preserve">is recognized and identified for the purpose of </w:delText>
        </w:r>
      </w:del>
      <w:r w:rsidRPr="008E510D">
        <w:rPr>
          <w:lang w:val="en-US"/>
        </w:rPr>
        <w:t>referenc</w:t>
      </w:r>
      <w:ins w:id="1818" w:author="Lieberman, Joshua" w:date="2016-11-17T09:45:00Z">
        <w:r w:rsidR="003B104D">
          <w:rPr>
            <w:lang w:val="en-US"/>
          </w:rPr>
          <w:t>ed</w:t>
        </w:r>
      </w:ins>
      <w:del w:id="1819" w:author="Lieberman, Joshua" w:date="2016-11-17T09:45:00Z">
        <w:r w:rsidRPr="008E510D" w:rsidDel="003B104D">
          <w:rPr>
            <w:lang w:val="en-US"/>
          </w:rPr>
          <w:delText>ing</w:delText>
        </w:r>
      </w:del>
      <w:r w:rsidRPr="008E510D">
        <w:rPr>
          <w:lang w:val="en-US"/>
        </w:rPr>
        <w:t xml:space="preserve"> </w:t>
      </w:r>
      <w:del w:id="1820" w:author="Lieberman, Joshua" w:date="2016-11-17T09:45:00Z">
        <w:r w:rsidRPr="008E510D" w:rsidDel="003B104D">
          <w:rPr>
            <w:lang w:val="en-US"/>
          </w:rPr>
          <w:delText xml:space="preserve">it </w:delText>
        </w:r>
      </w:del>
      <w:r w:rsidRPr="008E510D">
        <w:rPr>
          <w:lang w:val="en-US"/>
        </w:rPr>
        <w:t xml:space="preserve">by name or within a </w:t>
      </w:r>
      <w:del w:id="1821" w:author="Lieberman, Joshua" w:date="2016-11-17T09:45:00Z">
        <w:r w:rsidR="00885D6E" w:rsidDel="003B104D">
          <w:rPr>
            <w:lang w:val="en-US"/>
          </w:rPr>
          <w:delText xml:space="preserve">network </w:delText>
        </w:r>
      </w:del>
      <w:ins w:id="1822" w:author="Lieberman, Joshua" w:date="2016-11-17T09:45:00Z">
        <w:r w:rsidR="003B104D">
          <w:rPr>
            <w:lang w:val="en-US"/>
          </w:rPr>
          <w:t xml:space="preserve">set </w:t>
        </w:r>
      </w:ins>
      <w:r w:rsidR="00885D6E">
        <w:rPr>
          <w:lang w:val="en-US"/>
        </w:rPr>
        <w:t>of</w:t>
      </w:r>
      <w:r w:rsidRPr="008E510D">
        <w:rPr>
          <w:lang w:val="en-US"/>
        </w:rPr>
        <w:t xml:space="preserve"> catchments. </w:t>
      </w:r>
      <w:ins w:id="1823" w:author="Lieberman, Joshua" w:date="2016-11-17T09:45:00Z">
        <w:r w:rsidR="003B104D">
          <w:rPr>
            <w:lang w:val="en-US"/>
          </w:rPr>
          <w:t xml:space="preserve">A catchment may also be </w:t>
        </w:r>
        <w:r w:rsidR="003B104D" w:rsidRPr="003B104D">
          <w:rPr>
            <w:i/>
            <w:lang w:val="en-US"/>
            <w:rPrChange w:id="1824" w:author="Lieberman, Joshua" w:date="2016-11-17T09:46:00Z">
              <w:rPr>
                <w:lang w:val="en-US"/>
              </w:rPr>
            </w:rPrChange>
          </w:rPr>
          <w:t>realized</w:t>
        </w:r>
        <w:r w:rsidR="003B104D">
          <w:rPr>
            <w:lang w:val="en-US"/>
          </w:rPr>
          <w:t xml:space="preserve"> by catchment</w:t>
        </w:r>
      </w:ins>
      <w:ins w:id="1825" w:author="Lieberman, Joshua" w:date="2016-11-17T09:49:00Z">
        <w:r w:rsidR="00C8694F">
          <w:rPr>
            <w:lang w:val="en-US"/>
          </w:rPr>
          <w:t xml:space="preserve"> features</w:t>
        </w:r>
      </w:ins>
      <w:ins w:id="1826" w:author="Lieberman, Joshua" w:date="2016-11-17T09:48:00Z">
        <w:r w:rsidR="003B104D">
          <w:rPr>
            <w:lang w:val="en-US"/>
          </w:rPr>
          <w:t xml:space="preserve"> and </w:t>
        </w:r>
      </w:ins>
      <w:ins w:id="1827" w:author="Lieberman, Joshua" w:date="2016-11-17T09:49:00Z">
        <w:r w:rsidR="00C8694F">
          <w:rPr>
            <w:lang w:val="en-US"/>
          </w:rPr>
          <w:t xml:space="preserve">combinations of </w:t>
        </w:r>
      </w:ins>
      <w:ins w:id="1828" w:author="Lieberman, Joshua" w:date="2016-11-17T09:48:00Z">
        <w:r w:rsidR="003B104D">
          <w:rPr>
            <w:lang w:val="en-US"/>
          </w:rPr>
          <w:t>other hydrologic</w:t>
        </w:r>
      </w:ins>
      <w:ins w:id="1829" w:author="Lieberman, Joshua" w:date="2016-11-17T09:45:00Z">
        <w:r w:rsidR="003B104D">
          <w:rPr>
            <w:lang w:val="en-US"/>
          </w:rPr>
          <w:t xml:space="preserve"> features </w:t>
        </w:r>
      </w:ins>
      <w:ins w:id="1830" w:author="Lieberman, Joshua" w:date="2016-11-17T09:47:00Z">
        <w:r w:rsidR="003B104D">
          <w:rPr>
            <w:lang w:val="en-US"/>
          </w:rPr>
          <w:t>whose geographic characteristics</w:t>
        </w:r>
      </w:ins>
      <w:ins w:id="1831" w:author="Lieberman, Joshua" w:date="2016-11-17T09:45:00Z">
        <w:r w:rsidR="003B104D">
          <w:rPr>
            <w:lang w:val="en-US"/>
          </w:rPr>
          <w:t xml:space="preserve"> are</w:t>
        </w:r>
      </w:ins>
      <w:ins w:id="1832" w:author="Lieberman, Joshua" w:date="2016-11-17T09:46:00Z">
        <w:r w:rsidR="003B104D">
          <w:rPr>
            <w:lang w:val="en-US"/>
          </w:rPr>
          <w:t xml:space="preserve"> in turn</w:t>
        </w:r>
      </w:ins>
      <w:ins w:id="1833" w:author="Lieberman, Joshua" w:date="2016-11-17T09:45:00Z">
        <w:r w:rsidR="003B104D">
          <w:rPr>
            <w:lang w:val="en-US"/>
          </w:rPr>
          <w:t xml:space="preserve"> </w:t>
        </w:r>
        <w:r w:rsidR="003B104D" w:rsidRPr="003B104D">
          <w:rPr>
            <w:i/>
            <w:lang w:val="en-US"/>
            <w:rPrChange w:id="1834" w:author="Lieberman, Joshua" w:date="2016-11-17T09:46:00Z">
              <w:rPr>
                <w:lang w:val="en-US"/>
              </w:rPr>
            </w:rPrChange>
          </w:rPr>
          <w:t>represented</w:t>
        </w:r>
        <w:r w:rsidR="003B104D">
          <w:rPr>
            <w:lang w:val="en-US"/>
          </w:rPr>
          <w:t xml:space="preserve"> by one or more</w:t>
        </w:r>
      </w:ins>
      <w:del w:id="1835" w:author="Lieberman, Joshua" w:date="2016-11-17T09:46:00Z">
        <w:r w:rsidRPr="008E510D" w:rsidDel="003B104D">
          <w:rPr>
            <w:lang w:val="en-US"/>
          </w:rPr>
          <w:delText>The term representation is used where</w:delText>
        </w:r>
      </w:del>
      <w:r w:rsidRPr="008E510D">
        <w:rPr>
          <w:lang w:val="en-US"/>
        </w:rPr>
        <w:t xml:space="preserve"> geometr</w:t>
      </w:r>
      <w:ins w:id="1836" w:author="Lieberman, Joshua" w:date="2016-11-17T09:46:00Z">
        <w:r w:rsidR="003B104D">
          <w:rPr>
            <w:lang w:val="en-US"/>
          </w:rPr>
          <w:t>ic and/or topological properties</w:t>
        </w:r>
      </w:ins>
      <w:del w:id="1837" w:author="Lieberman, Joshua" w:date="2016-11-17T09:46:00Z">
        <w:r w:rsidRPr="008E510D" w:rsidDel="003B104D">
          <w:rPr>
            <w:lang w:val="en-US"/>
          </w:rPr>
          <w:delText>y</w:delText>
        </w:r>
      </w:del>
      <w:del w:id="1838" w:author="Lieberman, Joshua" w:date="2016-11-17T09:47:00Z">
        <w:r w:rsidRPr="008E510D" w:rsidDel="003B104D">
          <w:rPr>
            <w:lang w:val="en-US"/>
          </w:rPr>
          <w:delText xml:space="preserve"> is used to represent a catchment's physical features</w:delText>
        </w:r>
      </w:del>
      <w:r w:rsidRPr="008E510D">
        <w:rPr>
          <w:lang w:val="en-US"/>
        </w:rPr>
        <w:t>.</w:t>
      </w:r>
      <w:del w:id="1839" w:author="Lieberman, Joshua" w:date="2016-11-17T09:48:00Z">
        <w:r w:rsidRPr="008E510D" w:rsidDel="003B104D">
          <w:rPr>
            <w:lang w:val="en-US"/>
          </w:rPr>
          <w:delText xml:space="preserve"> Using these definitions, we can say that a catchment is an unrealized conceptual feature that can be realized by features for use in topological networks and features with explicit geometry.</w:delText>
        </w:r>
      </w:del>
    </w:p>
    <w:p w14:paraId="1FCC0703" w14:textId="73CA155C" w:rsidR="003C4D82" w:rsidRPr="008E510D" w:rsidRDefault="003C4D82" w:rsidP="003C4D82">
      <w:pPr>
        <w:pStyle w:val="NormalWeb"/>
        <w:jc w:val="both"/>
        <w:rPr>
          <w:lang w:val="en-US"/>
        </w:rPr>
      </w:pPr>
      <w:r w:rsidRPr="008E510D">
        <w:rPr>
          <w:lang w:val="en-US"/>
        </w:rPr>
        <w:t xml:space="preserve">Depending on application and </w:t>
      </w:r>
      <w:r>
        <w:rPr>
          <w:lang w:val="en-US"/>
        </w:rPr>
        <w:t xml:space="preserve">(spatial) </w:t>
      </w:r>
      <w:r w:rsidRPr="008E510D">
        <w:rPr>
          <w:lang w:val="en-US"/>
        </w:rPr>
        <w:t xml:space="preserve">scale, the same catchment may be realized in </w:t>
      </w:r>
      <w:del w:id="1840" w:author="Lieberman, Joshua" w:date="2016-11-17T09:52:00Z">
        <w:r w:rsidRPr="008E510D" w:rsidDel="00E81CA9">
          <w:rPr>
            <w:lang w:val="en-US"/>
          </w:rPr>
          <w:delText xml:space="preserve">many </w:delText>
        </w:r>
      </w:del>
      <w:ins w:id="1841" w:author="Lieberman, Joshua" w:date="2016-11-17T09:52:00Z">
        <w:r w:rsidR="00E81CA9">
          <w:rPr>
            <w:lang w:val="en-US"/>
          </w:rPr>
          <w:t>a number of</w:t>
        </w:r>
        <w:r w:rsidR="00E81CA9" w:rsidRPr="008E510D">
          <w:rPr>
            <w:lang w:val="en-US"/>
          </w:rPr>
          <w:t xml:space="preserve"> </w:t>
        </w:r>
      </w:ins>
      <w:r w:rsidRPr="008E510D">
        <w:rPr>
          <w:lang w:val="en-US"/>
        </w:rPr>
        <w:t xml:space="preserve">different ways. The following </w:t>
      </w:r>
      <w:del w:id="1842" w:author="Lieberman, Joshua" w:date="2016-11-17T09:52:00Z">
        <w:r w:rsidRPr="008E510D" w:rsidDel="00E81CA9">
          <w:rPr>
            <w:lang w:val="en-US"/>
          </w:rPr>
          <w:delText xml:space="preserve">describe </w:delText>
        </w:r>
      </w:del>
      <w:ins w:id="1843" w:author="Lieberman, Joshua" w:date="2016-11-17T09:52:00Z">
        <w:r w:rsidR="00E81CA9">
          <w:rPr>
            <w:lang w:val="en-US"/>
          </w:rPr>
          <w:t xml:space="preserve">are </w:t>
        </w:r>
      </w:ins>
      <w:del w:id="1844" w:author="Lieberman, Joshua" w:date="2016-11-17T09:52:00Z">
        <w:r w:rsidRPr="008E510D" w:rsidDel="00E81CA9">
          <w:rPr>
            <w:lang w:val="en-US"/>
          </w:rPr>
          <w:delText xml:space="preserve">different </w:delText>
        </w:r>
      </w:del>
      <w:r w:rsidRPr="008E510D">
        <w:rPr>
          <w:lang w:val="en-US"/>
        </w:rPr>
        <w:t xml:space="preserve">examples where this multiple realization </w:t>
      </w:r>
      <w:del w:id="1845" w:author="Lieberman, Joshua" w:date="2016-11-17T09:52:00Z">
        <w:r w:rsidRPr="008E510D" w:rsidDel="00E81CA9">
          <w:rPr>
            <w:lang w:val="en-US"/>
          </w:rPr>
          <w:delText xml:space="preserve">concept </w:delText>
        </w:r>
      </w:del>
      <w:ins w:id="1846" w:author="Lieberman, Joshua" w:date="2016-11-17T09:52:00Z">
        <w:r w:rsidR="00E81CA9">
          <w:rPr>
            <w:lang w:val="en-US"/>
          </w:rPr>
          <w:t>pattern</w:t>
        </w:r>
        <w:r w:rsidR="00E81CA9" w:rsidRPr="008E510D">
          <w:rPr>
            <w:lang w:val="en-US"/>
          </w:rPr>
          <w:t xml:space="preserve"> </w:t>
        </w:r>
      </w:ins>
      <w:r w:rsidRPr="008E510D">
        <w:rPr>
          <w:lang w:val="en-US"/>
        </w:rPr>
        <w:t>is important:</w:t>
      </w:r>
    </w:p>
    <w:p w14:paraId="7135D23B" w14:textId="77B82B26" w:rsidR="003C4D82" w:rsidRPr="008E510D" w:rsidRDefault="003C4D82" w:rsidP="003C4D82">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ins w:id="1847" w:author="Lieberman, Joshua" w:date="2016-11-17T09:51:00Z">
        <w:r w:rsidR="00E81CA9">
          <w:t>, both in terms of geometry detail and network complexity</w:t>
        </w:r>
      </w:ins>
      <w:r w:rsidRPr="008E510D">
        <w:t>.</w:t>
      </w:r>
    </w:p>
    <w:p w14:paraId="38CF20F6" w14:textId="7E3F9CDC" w:rsidR="003C4D82" w:rsidRPr="008E510D" w:rsidRDefault="003C4D82" w:rsidP="003C4D82">
      <w:pPr>
        <w:numPr>
          <w:ilvl w:val="0"/>
          <w:numId w:val="24"/>
        </w:numPr>
        <w:spacing w:before="100" w:beforeAutospacing="1" w:after="100" w:afterAutospacing="1"/>
        <w:jc w:val="both"/>
      </w:pPr>
      <w:r w:rsidRPr="008E510D">
        <w:t xml:space="preserve">Analyses and reports from </w:t>
      </w:r>
      <w:del w:id="1848" w:author="Lieberman, Joshua" w:date="2016-11-17T09:51:00Z">
        <w:r w:rsidRPr="008E510D" w:rsidDel="00E81CA9">
          <w:delText xml:space="preserve">various </w:delText>
        </w:r>
      </w:del>
      <w:ins w:id="1849" w:author="Lieberman, Joshua" w:date="2016-11-17T09:51:00Z">
        <w:r w:rsidR="00E81CA9">
          <w:t>different</w:t>
        </w:r>
        <w:r w:rsidR="00E81CA9" w:rsidRPr="008E510D">
          <w:t xml:space="preserve"> </w:t>
        </w:r>
      </w:ins>
      <w:r w:rsidRPr="008E510D">
        <w:t xml:space="preserve">disciplines </w:t>
      </w:r>
      <w:ins w:id="1850" w:author="Lieberman, Joshua" w:date="2016-11-17T09:51:00Z">
        <w:r w:rsidR="00E81CA9">
          <w:t xml:space="preserve">may </w:t>
        </w:r>
      </w:ins>
      <w:r w:rsidRPr="008E510D">
        <w:t>reference differing spatial representations of the same conceptual catchment.</w:t>
      </w:r>
    </w:p>
    <w:p w14:paraId="7D305D0C" w14:textId="4EAF3DB1" w:rsidR="003C4D82" w:rsidRPr="008E510D" w:rsidRDefault="003C4D82" w:rsidP="003C4D82">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0A8459AD" w:rsidR="003C4D82" w:rsidRPr="008E510D" w:rsidRDefault="003C4D82" w:rsidP="003C4D82">
      <w:pPr>
        <w:numPr>
          <w:ilvl w:val="0"/>
          <w:numId w:val="24"/>
        </w:numPr>
        <w:spacing w:before="100" w:beforeAutospacing="1" w:after="100" w:afterAutospacing="1"/>
        <w:jc w:val="both"/>
      </w:pPr>
      <w:r w:rsidRPr="008E510D">
        <w:t>A catchment may be represented geometrically by streamline</w:t>
      </w:r>
      <w:del w:id="1851" w:author="Lieberman, Joshua" w:date="2016-11-09T21:49:00Z">
        <w:r w:rsidRPr="008E510D" w:rsidDel="00915A2A">
          <w:delText>s</w:delText>
        </w:r>
      </w:del>
      <w:r w:rsidRPr="008E510D">
        <w:t>, drainage area</w:t>
      </w:r>
      <w:ins w:id="1852" w:author="Lieberman, Joshua" w:date="2016-11-09T21:49:00Z">
        <w:r w:rsidR="00915A2A">
          <w:t xml:space="preserve">/surface, </w:t>
        </w:r>
      </w:ins>
      <w:del w:id="1853" w:author="Lieberman, Joshua" w:date="2016-11-09T21:49:00Z">
        <w:r w:rsidRPr="008E510D" w:rsidDel="00915A2A">
          <w:delText xml:space="preserve"> or the </w:delText>
        </w:r>
      </w:del>
      <w:r w:rsidRPr="008E510D">
        <w:t xml:space="preserve">bounding polygon, </w:t>
      </w:r>
      <w:ins w:id="1854" w:author="Lieberman, Joshua" w:date="2016-11-09T21:51:00Z">
        <w:r w:rsidR="00915A2A">
          <w:t xml:space="preserve">or </w:t>
        </w:r>
      </w:ins>
      <w:ins w:id="1855" w:author="Lieberman, Joshua" w:date="2016-11-09T21:49:00Z">
        <w:r w:rsidR="00915A2A">
          <w:t xml:space="preserve">stream network, </w:t>
        </w:r>
      </w:ins>
      <w:del w:id="1856" w:author="Lieberman, Joshua" w:date="2016-11-09T21:51:00Z">
        <w:r w:rsidRPr="008E510D" w:rsidDel="00915A2A">
          <w:delText xml:space="preserve">or </w:delText>
        </w:r>
      </w:del>
      <w:ins w:id="1857" w:author="Lieberman, Joshua" w:date="2016-11-09T21:51:00Z">
        <w:r w:rsidR="00915A2A">
          <w:t>and</w:t>
        </w:r>
        <w:r w:rsidR="00915A2A" w:rsidRPr="008E510D">
          <w:t xml:space="preserve"> </w:t>
        </w:r>
      </w:ins>
      <w:r w:rsidRPr="008E510D">
        <w:t>realized topologically as a face,</w:t>
      </w:r>
      <w:ins w:id="1858" w:author="Lieberman, Joshua" w:date="2016-11-09T21:50:00Z">
        <w:r w:rsidR="00915A2A">
          <w:t xml:space="preserve"> or</w:t>
        </w:r>
      </w:ins>
      <w:r w:rsidRPr="008E510D">
        <w:t xml:space="preserve"> </w:t>
      </w:r>
      <w:ins w:id="1859" w:author="Lieberman, Joshua" w:date="2016-11-09T21:50:00Z">
        <w:r w:rsidR="00915A2A">
          <w:t xml:space="preserve">an </w:t>
        </w:r>
      </w:ins>
      <w:r w:rsidRPr="008E510D">
        <w:t>edge</w:t>
      </w:r>
      <w:del w:id="1860" w:author="Lieberman, Joshua" w:date="2016-11-09T21:50:00Z">
        <w:r w:rsidRPr="008E510D" w:rsidDel="00915A2A">
          <w:delText xml:space="preserve">, </w:delText>
        </w:r>
      </w:del>
      <w:del w:id="1861" w:author="Lieberman, Joshua" w:date="2016-11-09T21:49:00Z">
        <w:r w:rsidRPr="008E510D" w:rsidDel="00422094">
          <w:delText>and/</w:delText>
        </w:r>
      </w:del>
      <w:del w:id="1862" w:author="Lieberman, Joshua" w:date="2016-11-09T21:50:00Z">
        <w:r w:rsidRPr="008E510D" w:rsidDel="00915A2A">
          <w:delText>or node</w:delText>
        </w:r>
      </w:del>
      <w:del w:id="1863" w:author="Lieberman, Joshua" w:date="2016-11-09T21:49:00Z">
        <w:r w:rsidRPr="008E510D" w:rsidDel="00422094">
          <w:delText>s</w:delText>
        </w:r>
      </w:del>
      <w:r w:rsidRPr="008E510D">
        <w:t>.</w:t>
      </w:r>
    </w:p>
    <w:p w14:paraId="71DF54FB" w14:textId="082FA0B9" w:rsidR="003C4D82" w:rsidRPr="008E510D" w:rsidRDefault="003C4D82" w:rsidP="00450C77">
      <w:pPr>
        <w:pStyle w:val="NormalWeb"/>
        <w:jc w:val="both"/>
        <w:rPr>
          <w:lang w:val="en-US"/>
        </w:rPr>
      </w:pPr>
      <w:del w:id="1864" w:author="Lieberman, Joshua" w:date="2016-11-09T21:51:00Z">
        <w:r w:rsidRPr="008E510D" w:rsidDel="00915A2A">
          <w:rPr>
            <w:lang w:val="en-US"/>
          </w:rPr>
          <w:delText>C</w:delText>
        </w:r>
      </w:del>
      <w:del w:id="1865" w:author="Lieberman, Joshua" w:date="2016-11-17T09:52:00Z">
        <w:r w:rsidRPr="008E510D" w:rsidDel="00E81CA9">
          <w:rPr>
            <w:lang w:val="en-US"/>
          </w:rPr>
          <w:delText>atchments can be realized as geographic streams and outfalls, simplified geographic stream representations, schematics of streams and outfalls, an aggregate of catchments, simplified representations of catchment aggregates, or schematics showing how catchments relate</w:delText>
        </w:r>
        <w:r w:rsidDel="00E81CA9">
          <w:rPr>
            <w:lang w:val="en-US"/>
          </w:rPr>
          <w:delText xml:space="preserve"> (</w:delText>
        </w:r>
      </w:del>
      <w:r>
        <w:rPr>
          <w:lang w:val="en-US"/>
        </w:rPr>
        <w:fldChar w:fldCharType="begin"/>
      </w:r>
      <w:r>
        <w:rPr>
          <w:lang w:val="en-US"/>
        </w:rPr>
        <w:instrText xml:space="preserve"> REF _Ref459032822 \h </w:instrText>
      </w:r>
      <w:r>
        <w:rPr>
          <w:lang w:val="en-US"/>
        </w:rPr>
      </w:r>
      <w:r>
        <w:rPr>
          <w:lang w:val="en-US"/>
        </w:rPr>
        <w:fldChar w:fldCharType="separate"/>
      </w:r>
      <w:r w:rsidRPr="008E510D">
        <w:t xml:space="preserve">Figure </w:t>
      </w:r>
      <w:r>
        <w:rPr>
          <w:noProof/>
        </w:rPr>
        <w:t>3</w:t>
      </w:r>
      <w:r>
        <w:rPr>
          <w:lang w:val="en-US"/>
        </w:rPr>
        <w:fldChar w:fldCharType="end"/>
      </w:r>
      <w:ins w:id="1866" w:author="Lieberman, Joshua" w:date="2016-11-17T09:53:00Z">
        <w:r w:rsidR="00E81CA9">
          <w:rPr>
            <w:lang w:val="en-US"/>
          </w:rPr>
          <w:t xml:space="preserve"> illustrates some possible alternative catchment realizations</w:t>
        </w:r>
      </w:ins>
      <w:del w:id="1867" w:author="Lieberman, Joshua" w:date="2016-11-17T09:53:00Z">
        <w:r w:rsidDel="00E81CA9">
          <w:rPr>
            <w:lang w:val="en-US"/>
          </w:rPr>
          <w:delText>)</w:delText>
        </w:r>
      </w:del>
      <w:r w:rsidRPr="008E510D">
        <w:rPr>
          <w:lang w:val="en-US"/>
        </w:rPr>
        <w:t>.</w:t>
      </w:r>
    </w:p>
    <w:p w14:paraId="208BAE22" w14:textId="77777777" w:rsidR="009E1AE7" w:rsidRPr="008E510D" w:rsidRDefault="00A627CB" w:rsidP="00491555">
      <w:pPr>
        <w:pStyle w:val="OGCFigure"/>
      </w:pPr>
      <w:r w:rsidRPr="008E510D">
        <w:rPr>
          <w:noProof/>
        </w:rPr>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834E29">
      <w:pPr>
        <w:pStyle w:val="OGCFigure"/>
        <w:outlineLvl w:val="0"/>
      </w:pPr>
      <w:bookmarkStart w:id="1868" w:name="_Ref459032822"/>
      <w:bookmarkStart w:id="1869" w:name="_Ref458763643"/>
      <w:bookmarkStart w:id="1870" w:name="_Toc467163144"/>
      <w:r w:rsidRPr="008E510D">
        <w:t xml:space="preserve">Figure </w:t>
      </w:r>
      <w:r w:rsidR="00C75574">
        <w:fldChar w:fldCharType="begin"/>
      </w:r>
      <w:r w:rsidR="00C75574">
        <w:instrText xml:space="preserve"> SEQ Figure \* ARABIC </w:instrText>
      </w:r>
      <w:r w:rsidR="00C75574">
        <w:fldChar w:fldCharType="separate"/>
      </w:r>
      <w:r w:rsidR="00DA7491">
        <w:rPr>
          <w:noProof/>
        </w:rPr>
        <w:t>3</w:t>
      </w:r>
      <w:r w:rsidR="00C75574">
        <w:rPr>
          <w:noProof/>
        </w:rPr>
        <w:fldChar w:fldCharType="end"/>
      </w:r>
      <w:bookmarkEnd w:id="1868"/>
      <w:r w:rsidRPr="008E510D">
        <w:t>: Illustration of multiple representations of a catchment</w:t>
      </w:r>
      <w:bookmarkEnd w:id="1869"/>
      <w:bookmarkEnd w:id="1870"/>
    </w:p>
    <w:p w14:paraId="665709E9" w14:textId="5C55E094" w:rsidR="003C4D82" w:rsidRDefault="003C4D82" w:rsidP="003C4D82">
      <w:pPr>
        <w:pStyle w:val="NormalWeb"/>
        <w:jc w:val="both"/>
        <w:rPr>
          <w:lang w:val="en-US"/>
        </w:rPr>
      </w:pPr>
      <w:del w:id="1871" w:author="Lieberman, Joshua" w:date="2016-11-17T09:54:00Z">
        <w:r w:rsidRPr="008E510D" w:rsidDel="00E81CA9">
          <w:rPr>
            <w:lang w:val="en-US"/>
          </w:rPr>
          <w:delText xml:space="preserve">The concept of catchment used in this standard is that it is described physically </w:delText>
        </w:r>
        <w:r w:rsidDel="00E81CA9">
          <w:rPr>
            <w:lang w:val="en-US"/>
          </w:rPr>
          <w:delText xml:space="preserve">as illustrated </w:delText>
        </w:r>
        <w:r w:rsidRPr="008E510D" w:rsidDel="00E81CA9">
          <w:rPr>
            <w:lang w:val="en-US"/>
          </w:rPr>
          <w:delText>above</w:delText>
        </w:r>
      </w:del>
      <w:ins w:id="1872" w:author="Lieberman, Joshua" w:date="2016-11-17T09:54:00Z">
        <w:r w:rsidR="00E81CA9">
          <w:rPr>
            <w:lang w:val="en-US"/>
          </w:rPr>
          <w:t>The catchment concept is still an important one even if it is not realized by another feature</w:t>
        </w:r>
      </w:ins>
      <w:r w:rsidRPr="008E510D">
        <w:rPr>
          <w:lang w:val="en-US"/>
        </w:rPr>
        <w:t xml:space="preserve">. It </w:t>
      </w:r>
      <w:del w:id="1873" w:author="Lieberman, Joshua" w:date="2016-11-17T09:54:00Z">
        <w:r w:rsidRPr="008E510D" w:rsidDel="00E81CA9">
          <w:rPr>
            <w:lang w:val="en-US"/>
          </w:rPr>
          <w:delText xml:space="preserve">can </w:delText>
        </w:r>
      </w:del>
      <w:ins w:id="1874" w:author="Lieberman, Joshua" w:date="2016-11-17T09:55:00Z">
        <w:r w:rsidR="00E81CA9">
          <w:rPr>
            <w:lang w:val="en-US"/>
          </w:rPr>
          <w:t>often</w:t>
        </w:r>
      </w:ins>
      <w:ins w:id="1875" w:author="Lieberman, Joshua" w:date="2016-11-17T09:54:00Z">
        <w:r w:rsidR="00E81CA9" w:rsidRPr="008E510D">
          <w:rPr>
            <w:lang w:val="en-US"/>
          </w:rPr>
          <w:t xml:space="preserve"> </w:t>
        </w:r>
      </w:ins>
      <w:del w:id="1876" w:author="Lieberman, Joshua" w:date="2016-11-17T09:54:00Z">
        <w:r w:rsidRPr="008E510D" w:rsidDel="00E81CA9">
          <w:rPr>
            <w:lang w:val="en-US"/>
          </w:rPr>
          <w:delText xml:space="preserve">also </w:delText>
        </w:r>
      </w:del>
      <w:del w:id="1877" w:author="Lieberman, Joshua" w:date="2016-11-17T09:55:00Z">
        <w:r w:rsidRPr="008E510D" w:rsidDel="00E81CA9">
          <w:rPr>
            <w:lang w:val="en-US"/>
          </w:rPr>
          <w:delText xml:space="preserve">be </w:delText>
        </w:r>
      </w:del>
      <w:del w:id="1878" w:author="Lieberman, Joshua" w:date="2016-11-17T09:54:00Z">
        <w:r w:rsidRPr="008E510D" w:rsidDel="00E81CA9">
          <w:rPr>
            <w:lang w:val="en-US"/>
          </w:rPr>
          <w:delText xml:space="preserve">described </w:delText>
        </w:r>
      </w:del>
      <w:ins w:id="1879" w:author="Lieberman, Joshua" w:date="2016-11-17T09:55:00Z">
        <w:r w:rsidR="00E81CA9">
          <w:rPr>
            <w:lang w:val="en-US"/>
          </w:rPr>
          <w:t>serves</w:t>
        </w:r>
      </w:ins>
      <w:ins w:id="1880" w:author="Lieberman, Joshua" w:date="2016-11-17T09:54:00Z">
        <w:r w:rsidR="00E81CA9" w:rsidRPr="008E510D">
          <w:rPr>
            <w:lang w:val="en-US"/>
          </w:rPr>
          <w:t xml:space="preserve"> </w:t>
        </w:r>
      </w:ins>
      <w:r w:rsidRPr="008E510D">
        <w:rPr>
          <w:lang w:val="en-US"/>
        </w:rPr>
        <w:t xml:space="preserve">as </w:t>
      </w:r>
      <w:del w:id="1881" w:author="Lieberman, Joshua" w:date="2016-11-17T09:55:00Z">
        <w:r w:rsidRPr="008E510D" w:rsidDel="00E81CA9">
          <w:rPr>
            <w:lang w:val="en-US"/>
          </w:rPr>
          <w:delText xml:space="preserve">the </w:delText>
        </w:r>
      </w:del>
      <w:ins w:id="1882" w:author="Lieberman, Joshua" w:date="2016-11-17T09:55:00Z">
        <w:r w:rsidR="00E81CA9">
          <w:rPr>
            <w:lang w:val="en-US"/>
          </w:rPr>
          <w:t>a</w:t>
        </w:r>
        <w:r w:rsidR="00E81CA9" w:rsidRPr="008E510D">
          <w:rPr>
            <w:lang w:val="en-US"/>
          </w:rPr>
          <w:t xml:space="preserve"> </w:t>
        </w:r>
      </w:ins>
      <w:r w:rsidRPr="008E510D">
        <w:rPr>
          <w:lang w:val="en-US"/>
        </w:rPr>
        <w:t xml:space="preserve">recognized unit of water resources assessment and management across administrative jurisdictions. In multi-stakeholder collaboration and cross-domain research projects, </w:t>
      </w:r>
      <w:del w:id="1883" w:author="Lieberman, Joshua" w:date="2016-11-17T09:55:00Z">
        <w:r w:rsidRPr="008E510D" w:rsidDel="00E81CA9">
          <w:rPr>
            <w:lang w:val="en-US"/>
          </w:rPr>
          <w:delText xml:space="preserve">the </w:delText>
        </w:r>
      </w:del>
      <w:r w:rsidRPr="008E510D">
        <w:rPr>
          <w:lang w:val="en-US"/>
        </w:rPr>
        <w:t>catchment</w:t>
      </w:r>
      <w:ins w:id="1884" w:author="Lieberman, Joshua" w:date="2016-11-17T09:55:00Z">
        <w:r w:rsidR="00E81CA9">
          <w:rPr>
            <w:lang w:val="en-US"/>
          </w:rPr>
          <w:t>s</w:t>
        </w:r>
      </w:ins>
      <w:r w:rsidRPr="008E510D">
        <w:rPr>
          <w:lang w:val="en-US"/>
        </w:rPr>
        <w:t xml:space="preserve"> </w:t>
      </w:r>
      <w:del w:id="1885" w:author="Lieberman, Joshua" w:date="2016-11-17T09:55:00Z">
        <w:r w:rsidRPr="008E510D" w:rsidDel="00E81CA9">
          <w:rPr>
            <w:lang w:val="en-US"/>
          </w:rPr>
          <w:delText xml:space="preserve">is </w:delText>
        </w:r>
      </w:del>
      <w:ins w:id="1886" w:author="Lieberman, Joshua" w:date="2016-11-17T09:55:00Z">
        <w:r w:rsidR="00E81CA9">
          <w:rPr>
            <w:lang w:val="en-US"/>
          </w:rPr>
          <w:t>may be</w:t>
        </w:r>
        <w:r w:rsidR="00E81CA9" w:rsidRPr="008E510D">
          <w:rPr>
            <w:lang w:val="en-US"/>
          </w:rPr>
          <w:t xml:space="preserve"> </w:t>
        </w:r>
      </w:ins>
      <w:r w:rsidRPr="008E510D">
        <w:rPr>
          <w:lang w:val="en-US"/>
        </w:rPr>
        <w:t xml:space="preserve">recognized as </w:t>
      </w:r>
      <w:del w:id="1887" w:author="Lieberman, Joshua" w:date="2016-11-17T09:55:00Z">
        <w:r w:rsidRPr="008E510D" w:rsidDel="00E81CA9">
          <w:rPr>
            <w:lang w:val="en-US"/>
          </w:rPr>
          <w:delText xml:space="preserve">a </w:delText>
        </w:r>
      </w:del>
      <w:r w:rsidRPr="008E510D">
        <w:rPr>
          <w:lang w:val="en-US"/>
        </w:rPr>
        <w:t>shared monitoring and reporting unit</w:t>
      </w:r>
      <w:ins w:id="1888" w:author="Lieberman, Joshua" w:date="2016-11-17T09:56:00Z">
        <w:r w:rsidR="00E81CA9">
          <w:rPr>
            <w:lang w:val="en-US"/>
          </w:rPr>
          <w:t xml:space="preserve">s. </w:t>
        </w:r>
      </w:ins>
      <w:del w:id="1889" w:author="Lieberman, Joshua" w:date="2016-11-17T09:56:00Z">
        <w:r w:rsidDel="00E81CA9">
          <w:rPr>
            <w:lang w:val="en-US"/>
          </w:rPr>
          <w:delText>,</w:delText>
        </w:r>
        <w:r w:rsidRPr="008E510D" w:rsidDel="00E81CA9">
          <w:rPr>
            <w:lang w:val="en-US"/>
          </w:rPr>
          <w:delText xml:space="preserve"> in that</w:delText>
        </w:r>
      </w:del>
      <w:ins w:id="1890" w:author="Lieberman, Joshua" w:date="2016-11-17T09:56:00Z">
        <w:r w:rsidR="00E81CA9">
          <w:rPr>
            <w:lang w:val="en-US"/>
          </w:rPr>
          <w:t>River</w:t>
        </w:r>
      </w:ins>
      <w:r w:rsidRPr="008E510D">
        <w:rPr>
          <w:lang w:val="en-US"/>
        </w:rPr>
        <w:t xml:space="preserve"> monitoring stations </w:t>
      </w:r>
      <w:del w:id="1891" w:author="Lieberman, Joshua" w:date="2016-11-17T09:56:00Z">
        <w:r w:rsidRPr="008E510D" w:rsidDel="00E81CA9">
          <w:rPr>
            <w:lang w:val="en-US"/>
          </w:rPr>
          <w:delText>are usually on a river in a</w:delText>
        </w:r>
      </w:del>
      <w:ins w:id="1892" w:author="Lieberman, Joshua" w:date="2016-11-17T09:56:00Z">
        <w:r w:rsidR="00E81CA9">
          <w:rPr>
            <w:lang w:val="en-US"/>
          </w:rPr>
          <w:t>are typically assigned to a</w:t>
        </w:r>
      </w:ins>
      <w:r w:rsidRPr="008E510D">
        <w:rPr>
          <w:lang w:val="en-US"/>
        </w:rPr>
        <w:t xml:space="preserve"> recognized catchment</w:t>
      </w:r>
      <w:ins w:id="1893" w:author="Lieberman, Joshua" w:date="2016-11-17T09:57:00Z">
        <w:r w:rsidR="00ED0C4B">
          <w:rPr>
            <w:lang w:val="en-US"/>
          </w:rPr>
          <w:t>;</w:t>
        </w:r>
      </w:ins>
      <w:del w:id="1894" w:author="Lieberman, Joshua" w:date="2016-11-17T09:57:00Z">
        <w:r w:rsidRPr="008E510D" w:rsidDel="00ED0C4B">
          <w:rPr>
            <w:lang w:val="en-US"/>
          </w:rPr>
          <w:delText>,</w:delText>
        </w:r>
      </w:del>
      <w:r w:rsidRPr="008E510D">
        <w:rPr>
          <w:lang w:val="en-US"/>
        </w:rPr>
        <w:t xml:space="preserve"> </w:t>
      </w:r>
      <w:del w:id="1895" w:author="Lieberman, Joshua" w:date="2016-11-17T09:57:00Z">
        <w:r w:rsidRPr="008E510D" w:rsidDel="00ED0C4B">
          <w:rPr>
            <w:lang w:val="en-US"/>
          </w:rPr>
          <w:delText xml:space="preserve">attributes of the catchment may be in reference to its geometry, and </w:delText>
        </w:r>
      </w:del>
      <w:ins w:id="1896" w:author="Lieberman, Joshua" w:date="2016-11-17T09:57:00Z">
        <w:r w:rsidR="00ED0C4B">
          <w:rPr>
            <w:lang w:val="en-US"/>
          </w:rPr>
          <w:t>catchment</w:t>
        </w:r>
      </w:ins>
      <w:del w:id="1897" w:author="Lieberman, Joshua" w:date="2016-11-17T09:57:00Z">
        <w:r w:rsidRPr="008E510D" w:rsidDel="00ED0C4B">
          <w:rPr>
            <w:lang w:val="en-US"/>
          </w:rPr>
          <w:delText>its</w:delText>
        </w:r>
      </w:del>
      <w:r w:rsidRPr="008E510D">
        <w:rPr>
          <w:lang w:val="en-US"/>
        </w:rPr>
        <w:t xml:space="preserve"> inflow and outflow</w:t>
      </w:r>
      <w:ins w:id="1898" w:author="Lieberman, Joshua" w:date="2016-11-17T09:57:00Z">
        <w:r w:rsidR="00ED0C4B">
          <w:rPr>
            <w:lang w:val="en-US"/>
          </w:rPr>
          <w:t xml:space="preserve"> outfalls</w:t>
        </w:r>
      </w:ins>
      <w:r w:rsidRPr="008E510D">
        <w:rPr>
          <w:lang w:val="en-US"/>
        </w:rPr>
        <w:t xml:space="preserve"> </w:t>
      </w:r>
      <w:del w:id="1899" w:author="Lieberman, Joshua" w:date="2016-11-17T09:58:00Z">
        <w:r w:rsidRPr="008E510D" w:rsidDel="00ED0C4B">
          <w:rPr>
            <w:lang w:val="en-US"/>
          </w:rPr>
          <w:delText>are network locations</w:delText>
        </w:r>
      </w:del>
      <w:r w:rsidRPr="008E510D">
        <w:rPr>
          <w:lang w:val="en-US"/>
        </w:rPr>
        <w:t xml:space="preserve"> connect</w:t>
      </w:r>
      <w:ins w:id="1900" w:author="Lieberman, Joshua" w:date="2016-11-17T09:58:00Z">
        <w:r w:rsidR="00ED0C4B">
          <w:rPr>
            <w:lang w:val="en-US"/>
          </w:rPr>
          <w:t xml:space="preserve"> </w:t>
        </w:r>
      </w:ins>
      <w:ins w:id="1901" w:author="Lieberman, Joshua" w:date="2016-11-17T09:59:00Z">
        <w:r w:rsidR="00ED0C4B">
          <w:rPr>
            <w:lang w:val="en-US"/>
          </w:rPr>
          <w:t>information between</w:t>
        </w:r>
      </w:ins>
      <w:ins w:id="1902" w:author="Lieberman, Joshua" w:date="2016-11-17T09:58:00Z">
        <w:r w:rsidR="00ED0C4B">
          <w:rPr>
            <w:lang w:val="en-US"/>
          </w:rPr>
          <w:t xml:space="preserve"> recognized catchment</w:t>
        </w:r>
      </w:ins>
      <w:ins w:id="1903" w:author="Lieberman, Joshua" w:date="2016-11-17T09:59:00Z">
        <w:r w:rsidR="00ED0C4B">
          <w:rPr>
            <w:lang w:val="en-US"/>
          </w:rPr>
          <w:t>s</w:t>
        </w:r>
      </w:ins>
      <w:del w:id="1904" w:author="Lieberman, Joshua" w:date="2016-11-17T09:58:00Z">
        <w:r w:rsidRPr="008E510D" w:rsidDel="00ED0C4B">
          <w:rPr>
            <w:lang w:val="en-US"/>
          </w:rPr>
          <w:delText>ing</w:delText>
        </w:r>
      </w:del>
      <w:ins w:id="1905" w:author="Lieberman, Joshua" w:date="2016-11-17T09:59:00Z">
        <w:r w:rsidR="00ED0C4B">
          <w:rPr>
            <w:lang w:val="en-US"/>
          </w:rPr>
          <w:t>. E</w:t>
        </w:r>
      </w:ins>
      <w:del w:id="1906" w:author="Lieberman, Joshua" w:date="2016-11-17T09:59:00Z">
        <w:r w:rsidRPr="008E510D" w:rsidDel="00ED0C4B">
          <w:rPr>
            <w:lang w:val="en-US"/>
          </w:rPr>
          <w:delText xml:space="preserve"> </w:delText>
        </w:r>
      </w:del>
      <w:del w:id="1907" w:author="Lieberman, Joshua" w:date="2016-11-17T09:58:00Z">
        <w:r w:rsidRPr="008E510D" w:rsidDel="00ED0C4B">
          <w:rPr>
            <w:lang w:val="en-US"/>
          </w:rPr>
          <w:delText xml:space="preserve">it to </w:delText>
        </w:r>
      </w:del>
      <w:del w:id="1908" w:author="Lieberman, Joshua" w:date="2016-11-17T09:59:00Z">
        <w:r w:rsidRPr="008E510D" w:rsidDel="00ED0C4B">
          <w:rPr>
            <w:lang w:val="en-US"/>
          </w:rPr>
          <w:delText>other catchments in a topology. E</w:delText>
        </w:r>
      </w:del>
      <w:r w:rsidRPr="008E510D">
        <w:rPr>
          <w:lang w:val="en-US"/>
        </w:rPr>
        <w:t xml:space="preserve">xamples of </w:t>
      </w:r>
      <w:ins w:id="1909" w:author="Lieberman, Joshua" w:date="2016-11-17T09:59:00Z">
        <w:r w:rsidR="00ED0C4B">
          <w:rPr>
            <w:lang w:val="en-US"/>
          </w:rPr>
          <w:t xml:space="preserve">organizational </w:t>
        </w:r>
      </w:ins>
      <w:r w:rsidRPr="008E510D">
        <w:rPr>
          <w:lang w:val="en-US"/>
        </w:rPr>
        <w:t xml:space="preserve">catchments include </w:t>
      </w:r>
      <w:ins w:id="1910" w:author="Lieberman, Joshua" w:date="2016-11-17T10:00:00Z">
        <w:r w:rsidR="00ED0C4B">
          <w:rPr>
            <w:lang w:val="en-US"/>
          </w:rPr>
          <w:t xml:space="preserve">the </w:t>
        </w:r>
      </w:ins>
      <w:r w:rsidRPr="008E510D">
        <w:rPr>
          <w:lang w:val="en-US"/>
        </w:rPr>
        <w:t xml:space="preserve">"Hydrologic Unit Code" (HUC) catchments defined by the U.S. Geological Survey for research and regulatory data systems to use as a reference </w:t>
      </w:r>
      <w:r>
        <w:rPr>
          <w:lang w:val="en-US"/>
        </w:rPr>
        <w:t>[7]</w:t>
      </w:r>
      <w:r w:rsidRPr="008E510D">
        <w:rPr>
          <w:lang w:val="en-US"/>
        </w:rPr>
        <w:t xml:space="preserve"> and "River Basin Districts" of the European Water Framework Directive </w:t>
      </w:r>
      <w:r>
        <w:rPr>
          <w:lang w:val="en-US"/>
        </w:rPr>
        <w:t>[1].</w:t>
      </w:r>
    </w:p>
    <w:p w14:paraId="5959D541" w14:textId="77777777" w:rsidR="003C4D82" w:rsidRPr="008E510D" w:rsidRDefault="003C4D82" w:rsidP="003C4D82">
      <w:pPr>
        <w:pStyle w:val="OGCFigure"/>
        <w:jc w:val="left"/>
      </w:pPr>
    </w:p>
    <w:p w14:paraId="483CB5AC" w14:textId="1BBC3545" w:rsidR="009E1AE7" w:rsidRPr="008E510D" w:rsidRDefault="009E1AE7" w:rsidP="00834E29">
      <w:pPr>
        <w:pStyle w:val="Heading2"/>
      </w:pPr>
      <w:bookmarkStart w:id="1911" w:name="_Toc458775730"/>
      <w:bookmarkStart w:id="1912" w:name="_Toc467226145"/>
      <w:r w:rsidRPr="008E510D">
        <w:t xml:space="preserve">Catchment </w:t>
      </w:r>
      <w:del w:id="1913" w:author="Lieberman, Joshua" w:date="2016-11-17T14:33:00Z">
        <w:r w:rsidRPr="008E510D" w:rsidDel="00544C35">
          <w:delText xml:space="preserve">and </w:delText>
        </w:r>
        <w:r w:rsidR="003C4D82" w:rsidDel="00544C35">
          <w:delText xml:space="preserve">multiple </w:delText>
        </w:r>
        <w:r w:rsidRPr="008E510D" w:rsidDel="00544C35">
          <w:delText>realizations of the catchment concept</w:delText>
        </w:r>
      </w:del>
      <w:bookmarkEnd w:id="1911"/>
      <w:ins w:id="1914" w:author="Lieberman, Joshua" w:date="2016-11-17T14:33:00Z">
        <w:r w:rsidR="00544C35">
          <w:t>realization</w:t>
        </w:r>
      </w:ins>
      <w:bookmarkEnd w:id="1912"/>
    </w:p>
    <w:p w14:paraId="5C125DA7" w14:textId="227CC75E" w:rsidR="009E1AE7" w:rsidRDefault="009E1AE7" w:rsidP="005858EB">
      <w:pPr>
        <w:pStyle w:val="NormalWeb"/>
        <w:jc w:val="both"/>
        <w:rPr>
          <w:lang w:val="en-US"/>
        </w:rPr>
      </w:pPr>
      <w:r w:rsidRPr="008E510D">
        <w:rPr>
          <w:lang w:val="en-US"/>
        </w:rPr>
        <w:t xml:space="preserve">The core concept of the HY_Features model is that </w:t>
      </w:r>
      <w:del w:id="1915" w:author="Lieberman, Joshua" w:date="2016-11-17T10:00:00Z">
        <w:r w:rsidRPr="008E510D" w:rsidDel="00ED0C4B">
          <w:rPr>
            <w:lang w:val="en-US"/>
          </w:rPr>
          <w:delText xml:space="preserve">a </w:delText>
        </w:r>
      </w:del>
      <w:r w:rsidRPr="008E510D">
        <w:rPr>
          <w:lang w:val="en-US"/>
        </w:rPr>
        <w:t>stud</w:t>
      </w:r>
      <w:ins w:id="1916" w:author="Lieberman, Joshua" w:date="2016-11-17T10:00:00Z">
        <w:r w:rsidR="00ED0C4B">
          <w:rPr>
            <w:lang w:val="en-US"/>
          </w:rPr>
          <w:t>ies</w:t>
        </w:r>
      </w:ins>
      <w:del w:id="1917" w:author="Lieberman, Joshua" w:date="2016-11-17T10:00:00Z">
        <w:r w:rsidRPr="008E510D" w:rsidDel="00ED0C4B">
          <w:rPr>
            <w:lang w:val="en-US"/>
          </w:rPr>
          <w:delText>y</w:delText>
        </w:r>
      </w:del>
      <w:r w:rsidRPr="008E510D">
        <w:rPr>
          <w:lang w:val="en-US"/>
        </w:rPr>
        <w:t xml:space="preserve"> of </w:t>
      </w:r>
      <w:del w:id="1918" w:author="Lieberman, Joshua" w:date="2016-11-17T10:00:00Z">
        <w:r w:rsidRPr="008E510D" w:rsidDel="00ED0C4B">
          <w:rPr>
            <w:lang w:val="en-US"/>
          </w:rPr>
          <w:delText xml:space="preserve">the </w:delText>
        </w:r>
      </w:del>
      <w:ins w:id="1919" w:author="Lieberman, Joshua" w:date="2016-11-17T10:00:00Z">
        <w:r w:rsidR="00ED0C4B">
          <w:rPr>
            <w:lang w:val="en-US"/>
          </w:rPr>
          <w:t>h</w:t>
        </w:r>
      </w:ins>
      <w:del w:id="1920" w:author="Lieberman, Joshua" w:date="2016-11-17T10:00:00Z">
        <w:r w:rsidRPr="008E510D" w:rsidDel="00ED0C4B">
          <w:rPr>
            <w:lang w:val="en-US"/>
          </w:rPr>
          <w:delText>H</w:delText>
        </w:r>
      </w:del>
      <w:r w:rsidRPr="008E510D">
        <w:rPr>
          <w:lang w:val="en-US"/>
        </w:rPr>
        <w:t>ydrology phenomen</w:t>
      </w:r>
      <w:ins w:id="1921" w:author="Lieberman, Joshua" w:date="2016-11-17T10:00:00Z">
        <w:r w:rsidR="00ED0C4B">
          <w:rPr>
            <w:lang w:val="en-US"/>
          </w:rPr>
          <w:t>a</w:t>
        </w:r>
      </w:ins>
      <w:del w:id="1922" w:author="Lieberman, Joshua" w:date="2016-11-17T10:00:00Z">
        <w:r w:rsidRPr="008E510D" w:rsidDel="00ED0C4B">
          <w:rPr>
            <w:lang w:val="en-US"/>
          </w:rPr>
          <w:delText>on</w:delText>
        </w:r>
      </w:del>
      <w:r w:rsidRPr="008E510D">
        <w:rPr>
          <w:lang w:val="en-US"/>
        </w:rPr>
        <w:t xml:space="preserve"> </w:t>
      </w:r>
      <w:ins w:id="1923" w:author="Lieberman, Joshua" w:date="2016-11-17T13:50:00Z">
        <w:r w:rsidR="006565D3">
          <w:rPr>
            <w:lang w:val="en-US"/>
          </w:rPr>
          <w:t xml:space="preserve">have a </w:t>
        </w:r>
      </w:ins>
      <w:del w:id="1924" w:author="Lieberman, Joshua" w:date="2016-11-17T10:01:00Z">
        <w:r w:rsidRPr="008E510D" w:rsidDel="00ED0C4B">
          <w:rPr>
            <w:lang w:val="en-US"/>
          </w:rPr>
          <w:delText xml:space="preserve">will </w:delText>
        </w:r>
      </w:del>
      <w:ins w:id="1925" w:author="Lieberman, Joshua" w:date="2016-11-17T10:01:00Z">
        <w:r w:rsidR="00ED0C4B">
          <w:rPr>
            <w:lang w:val="en-US"/>
          </w:rPr>
          <w:t>need to</w:t>
        </w:r>
        <w:r w:rsidR="00ED0C4B" w:rsidRPr="008E510D">
          <w:rPr>
            <w:lang w:val="en-US"/>
          </w:rPr>
          <w:t xml:space="preserve"> </w:t>
        </w:r>
      </w:ins>
      <w:r w:rsidRPr="008E510D">
        <w:rPr>
          <w:lang w:val="en-US"/>
        </w:rPr>
        <w:t xml:space="preserve">reference common conceptual entities of the </w:t>
      </w:r>
      <w:del w:id="1926" w:author="Lieberman, Joshua" w:date="2016-11-17T10:01:00Z">
        <w:r w:rsidRPr="008E510D" w:rsidDel="00ED0C4B">
          <w:rPr>
            <w:lang w:val="en-US"/>
          </w:rPr>
          <w:delText>real world</w:delText>
        </w:r>
      </w:del>
      <w:ins w:id="1927" w:author="Lieberman, Joshua" w:date="2016-11-17T10:01:00Z">
        <w:r w:rsidR="00ED0C4B">
          <w:rPr>
            <w:lang w:val="en-US"/>
          </w:rPr>
          <w:t>hydrosphere</w:t>
        </w:r>
      </w:ins>
      <w:r w:rsidRPr="008E510D">
        <w:rPr>
          <w:lang w:val="en-US"/>
        </w:rPr>
        <w:t xml:space="preserve"> such as catchment, </w:t>
      </w:r>
      <w:ins w:id="1928" w:author="Lieberman, Joshua" w:date="2016-11-17T10:01:00Z">
        <w:r w:rsidR="00ED0C4B">
          <w:rPr>
            <w:lang w:val="en-US"/>
          </w:rPr>
          <w:t xml:space="preserve">outfall, </w:t>
        </w:r>
      </w:ins>
      <w:r w:rsidRPr="008E510D">
        <w:rPr>
          <w:lang w:val="en-US"/>
        </w:rPr>
        <w:t xml:space="preserve">water body, channel, or </w:t>
      </w:r>
      <w:del w:id="1929" w:author="Lieberman, Joshua" w:date="2016-11-17T10:01:00Z">
        <w:r w:rsidRPr="008E510D" w:rsidDel="00ED0C4B">
          <w:rPr>
            <w:lang w:val="en-US"/>
          </w:rPr>
          <w:delText>stream gaging site</w:delText>
        </w:r>
      </w:del>
      <w:ins w:id="1930" w:author="Lieberman, Joshua" w:date="2016-11-17T10:01:00Z">
        <w:r w:rsidR="00ED0C4B">
          <w:rPr>
            <w:lang w:val="en-US"/>
          </w:rPr>
          <w:t>monitoring position</w:t>
        </w:r>
      </w:ins>
      <w:r w:rsidRPr="008E510D">
        <w:rPr>
          <w:lang w:val="en-US"/>
        </w:rPr>
        <w:t>, through the use of feature</w:t>
      </w:r>
      <w:ins w:id="1931" w:author="Lieberman, Joshua" w:date="2016-11-17T10:02:00Z">
        <w:r w:rsidR="00ED0C4B">
          <w:rPr>
            <w:lang w:val="en-US"/>
          </w:rPr>
          <w:t xml:space="preserve"> types</w:t>
        </w:r>
      </w:ins>
      <w:del w:id="1932" w:author="Lieberman, Joshua" w:date="2016-11-17T10:02:00Z">
        <w:r w:rsidRPr="008E510D" w:rsidDel="00ED0C4B">
          <w:rPr>
            <w:lang w:val="en-US"/>
          </w:rPr>
          <w:delText>s</w:delText>
        </w:r>
      </w:del>
      <w:r w:rsidRPr="008E510D">
        <w:rPr>
          <w:lang w:val="en-US"/>
        </w:rPr>
        <w:t xml:space="preserve"> </w:t>
      </w:r>
      <w:del w:id="1933" w:author="Lieberman, Joshua" w:date="2016-11-17T10:02:00Z">
        <w:r w:rsidRPr="008E510D" w:rsidDel="00ED0C4B">
          <w:rPr>
            <w:lang w:val="en-US"/>
          </w:rPr>
          <w:delText xml:space="preserve">according </w:delText>
        </w:r>
      </w:del>
      <w:ins w:id="1934" w:author="Lieberman, Joshua" w:date="2016-11-17T10:02:00Z">
        <w:r w:rsidR="00ED0C4B">
          <w:rPr>
            <w:lang w:val="en-US"/>
          </w:rPr>
          <w:t>defined in</w:t>
        </w:r>
        <w:r w:rsidR="00ED0C4B" w:rsidRPr="008E510D">
          <w:rPr>
            <w:lang w:val="en-US"/>
          </w:rPr>
          <w:t xml:space="preserve"> </w:t>
        </w:r>
      </w:ins>
      <w:del w:id="1935" w:author="Lieberman, Joshua" w:date="2016-11-17T10:02:00Z">
        <w:r w:rsidRPr="008E510D" w:rsidDel="00ED0C4B">
          <w:rPr>
            <w:lang w:val="en-US"/>
          </w:rPr>
          <w:delText xml:space="preserve">to </w:delText>
        </w:r>
      </w:del>
      <w:r w:rsidRPr="008E510D">
        <w:rPr>
          <w:lang w:val="en-US"/>
        </w:rPr>
        <w:t>a specific model (as per ISO 19109 General Feature Model). Depending on the field of study or application, complex hydrology phenomen</w:t>
      </w:r>
      <w:ins w:id="1936" w:author="Lieberman, Joshua" w:date="2016-11-17T10:02:00Z">
        <w:r w:rsidR="00ED0C4B">
          <w:rPr>
            <w:lang w:val="en-US"/>
          </w:rPr>
          <w:t>a</w:t>
        </w:r>
      </w:ins>
      <w:del w:id="1937" w:author="Lieberman, Joshua" w:date="2016-11-17T10:02:00Z">
        <w:r w:rsidRPr="008E510D" w:rsidDel="00ED0C4B">
          <w:rPr>
            <w:lang w:val="en-US"/>
          </w:rPr>
          <w:delText>on</w:delText>
        </w:r>
      </w:del>
      <w:r w:rsidRPr="008E510D">
        <w:rPr>
          <w:lang w:val="en-US"/>
        </w:rPr>
        <w:t xml:space="preserve"> </w:t>
      </w:r>
      <w:del w:id="1938" w:author="Lieberman, Joshua" w:date="2016-11-17T10:03:00Z">
        <w:r w:rsidRPr="008E510D" w:rsidDel="00ED0C4B">
          <w:rPr>
            <w:lang w:val="en-US"/>
          </w:rPr>
          <w:delText xml:space="preserve">features </w:delText>
        </w:r>
      </w:del>
      <w:r w:rsidRPr="008E510D">
        <w:rPr>
          <w:lang w:val="en-US"/>
        </w:rPr>
        <w:t xml:space="preserve">may be realized in </w:t>
      </w:r>
      <w:del w:id="1939" w:author="Lieberman, Joshua" w:date="2016-11-17T10:02:00Z">
        <w:r w:rsidRPr="008E510D" w:rsidDel="00ED0C4B">
          <w:rPr>
            <w:lang w:val="en-US"/>
          </w:rPr>
          <w:delText xml:space="preserve">many </w:delText>
        </w:r>
      </w:del>
      <w:ins w:id="1940" w:author="Lieberman, Joshua" w:date="2016-11-17T10:02:00Z">
        <w:r w:rsidR="00ED0C4B">
          <w:rPr>
            <w:lang w:val="en-US"/>
          </w:rPr>
          <w:t>different</w:t>
        </w:r>
        <w:r w:rsidR="00ED0C4B" w:rsidRPr="008E510D">
          <w:rPr>
            <w:lang w:val="en-US"/>
          </w:rPr>
          <w:t xml:space="preserve"> </w:t>
        </w:r>
      </w:ins>
      <w:del w:id="1941" w:author="Lieberman, Joshua" w:date="2016-11-17T10:03:00Z">
        <w:r w:rsidRPr="008E510D" w:rsidDel="00ED0C4B">
          <w:rPr>
            <w:lang w:val="en-US"/>
          </w:rPr>
          <w:delText>ways</w:delText>
        </w:r>
      </w:del>
      <w:ins w:id="1942" w:author="Lieberman, Joshua" w:date="2016-11-17T10:03:00Z">
        <w:r w:rsidR="00ED0C4B">
          <w:rPr>
            <w:lang w:val="en-US"/>
          </w:rPr>
          <w:t>feature types</w:t>
        </w:r>
      </w:ins>
      <w:r w:rsidRPr="008E510D">
        <w:rPr>
          <w:lang w:val="en-US"/>
        </w:rPr>
        <w:t xml:space="preserve">. </w:t>
      </w:r>
      <w:r w:rsidR="00C20785">
        <w:rPr>
          <w:lang w:val="en-US"/>
        </w:rPr>
        <w:t xml:space="preserve">Recognizing the catchment as the holistic unit of study </w:t>
      </w:r>
      <w:del w:id="1943" w:author="Lieberman, Joshua" w:date="2016-11-17T10:03:00Z">
        <w:r w:rsidR="00C20785" w:rsidDel="00ED0C4B">
          <w:rPr>
            <w:lang w:val="en-US"/>
          </w:rPr>
          <w:delText>leads to t</w:delText>
        </w:r>
        <w:r w:rsidRPr="008E510D" w:rsidDel="00ED0C4B">
          <w:rPr>
            <w:lang w:val="en-US"/>
          </w:rPr>
          <w:delText xml:space="preserve">he idea that each study of a catchment may </w:delText>
        </w:r>
        <w:r w:rsidR="008A28CA" w:rsidDel="00ED0C4B">
          <w:rPr>
            <w:lang w:val="en-US"/>
          </w:rPr>
          <w:delText>realize</w:delText>
        </w:r>
        <w:r w:rsidRPr="008E510D" w:rsidDel="00ED0C4B">
          <w:rPr>
            <w:lang w:val="en-US"/>
          </w:rPr>
          <w:delText xml:space="preserve"> it in a particular way</w:delText>
        </w:r>
        <w:r w:rsidR="003C4D82" w:rsidDel="00ED0C4B">
          <w:rPr>
            <w:lang w:val="en-US"/>
          </w:rPr>
          <w:delText>,</w:delText>
        </w:r>
        <w:r w:rsidRPr="008E510D" w:rsidDel="00ED0C4B">
          <w:rPr>
            <w:lang w:val="en-US"/>
          </w:rPr>
          <w:delText xml:space="preserve"> </w:delText>
        </w:r>
      </w:del>
      <w:del w:id="1944" w:author="Lieberman, Joshua" w:date="2016-11-17T10:04:00Z">
        <w:r w:rsidRPr="008E510D" w:rsidDel="00ED0C4B">
          <w:rPr>
            <w:lang w:val="en-US"/>
          </w:rPr>
          <w:delText>leading</w:delText>
        </w:r>
      </w:del>
      <w:ins w:id="1945" w:author="Lieberman, Joshua" w:date="2016-11-17T10:04:00Z">
        <w:r w:rsidR="00ED0C4B">
          <w:rPr>
            <w:lang w:val="en-US"/>
          </w:rPr>
          <w:t>allows</w:t>
        </w:r>
      </w:ins>
      <w:r w:rsidRPr="008E510D">
        <w:rPr>
          <w:lang w:val="en-US"/>
        </w:rPr>
        <w:t xml:space="preserve"> </w:t>
      </w:r>
      <w:del w:id="1946" w:author="Lieberman, Joshua" w:date="2016-11-17T10:04:00Z">
        <w:r w:rsidRPr="008E510D" w:rsidDel="00ED0C4B">
          <w:rPr>
            <w:lang w:val="en-US"/>
          </w:rPr>
          <w:delText xml:space="preserve">to </w:delText>
        </w:r>
      </w:del>
      <w:r w:rsidRPr="008E510D">
        <w:rPr>
          <w:lang w:val="en-US"/>
        </w:rPr>
        <w:t xml:space="preserve">multiple </w:t>
      </w:r>
      <w:ins w:id="1947" w:author="Lieberman, Joshua" w:date="2016-11-17T10:04:00Z">
        <w:r w:rsidR="00ED0C4B">
          <w:rPr>
            <w:lang w:val="en-US"/>
          </w:rPr>
          <w:t xml:space="preserve">feature </w:t>
        </w:r>
      </w:ins>
      <w:r w:rsidRPr="008E510D">
        <w:rPr>
          <w:lang w:val="en-US"/>
        </w:rPr>
        <w:t>realizations</w:t>
      </w:r>
      <w:ins w:id="1948" w:author="Lieberman, Joshua" w:date="2016-11-17T10:05:00Z">
        <w:r w:rsidR="00ED0C4B">
          <w:rPr>
            <w:lang w:val="en-US"/>
          </w:rPr>
          <w:t xml:space="preserve"> and the information they carry</w:t>
        </w:r>
      </w:ins>
      <w:r w:rsidRPr="008E510D">
        <w:rPr>
          <w:lang w:val="en-US"/>
        </w:rPr>
        <w:t xml:space="preserve"> </w:t>
      </w:r>
      <w:del w:id="1949" w:author="Lieberman, Joshua" w:date="2016-11-17T10:04:00Z">
        <w:r w:rsidRPr="008E510D" w:rsidDel="00ED0C4B">
          <w:rPr>
            <w:lang w:val="en-US"/>
          </w:rPr>
          <w:delText>of th</w:delText>
        </w:r>
      </w:del>
      <w:ins w:id="1950" w:author="Lieberman, Joshua" w:date="2016-11-17T10:04:00Z">
        <w:r w:rsidR="00ED0C4B">
          <w:rPr>
            <w:lang w:val="en-US"/>
          </w:rPr>
          <w:t xml:space="preserve">to be </w:t>
        </w:r>
      </w:ins>
      <w:del w:id="1951" w:author="Lieberman, Joshua" w:date="2016-11-17T10:04:00Z">
        <w:r w:rsidRPr="008E510D" w:rsidDel="00ED0C4B">
          <w:rPr>
            <w:lang w:val="en-US"/>
          </w:rPr>
          <w:delText xml:space="preserve">e </w:delText>
        </w:r>
      </w:del>
      <w:ins w:id="1952" w:author="Lieberman, Joshua" w:date="2016-11-17T10:04:00Z">
        <w:r w:rsidR="00ED0C4B">
          <w:rPr>
            <w:lang w:val="en-US"/>
          </w:rPr>
          <w:t xml:space="preserve">connected to the </w:t>
        </w:r>
      </w:ins>
      <w:r w:rsidRPr="008E510D">
        <w:rPr>
          <w:lang w:val="en-US"/>
        </w:rPr>
        <w:t xml:space="preserve">same conceptual entity. </w:t>
      </w:r>
      <w:del w:id="1953" w:author="Lieberman, Joshua" w:date="2016-11-17T10:04:00Z">
        <w:r w:rsidRPr="008E510D" w:rsidDel="00ED0C4B">
          <w:rPr>
            <w:lang w:val="en-US"/>
          </w:rPr>
          <w:delText>Depending on the scientific concern, the specific hydrologic feature is understood as one of many potential realizations of the conceptual entity being studied.</w:delText>
        </w:r>
        <w:r w:rsidR="00C055D7" w:rsidDel="00ED0C4B">
          <w:rPr>
            <w:lang w:val="en-US"/>
          </w:rPr>
          <w:delText xml:space="preserve"> </w:delText>
        </w:r>
      </w:del>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4511C3E0" w:rsidR="008B0259" w:rsidRPr="00C055D7" w:rsidRDefault="009E1AE7" w:rsidP="00834E29">
      <w:pPr>
        <w:pStyle w:val="OGCFigure"/>
        <w:outlineLvl w:val="0"/>
      </w:pPr>
      <w:bookmarkStart w:id="1954" w:name="_Ref458763854"/>
      <w:r w:rsidRPr="00C055D7">
        <w:t xml:space="preserve">Figure </w:t>
      </w:r>
      <w:r w:rsidR="00C75574">
        <w:fldChar w:fldCharType="begin"/>
      </w:r>
      <w:r w:rsidR="00C75574">
        <w:instrText xml:space="preserve"> SEQ Figure \* ARABIC </w:instrText>
      </w:r>
      <w:r w:rsidR="00C75574">
        <w:fldChar w:fldCharType="separate"/>
      </w:r>
      <w:r w:rsidR="00DA7491">
        <w:rPr>
          <w:noProof/>
        </w:rPr>
        <w:t>4</w:t>
      </w:r>
      <w:r w:rsidR="00C75574">
        <w:rPr>
          <w:noProof/>
        </w:rPr>
        <w:fldChar w:fldCharType="end"/>
      </w:r>
      <w:bookmarkEnd w:id="1954"/>
      <w:r w:rsidRPr="00C055D7">
        <w:t xml:space="preserve">: </w:t>
      </w:r>
      <w:r w:rsidR="00146D92" w:rsidRPr="00C055D7">
        <w:t>I</w:t>
      </w:r>
      <w:r w:rsidR="008B0259" w:rsidRPr="00C055D7">
        <w:t xml:space="preserve">dealized </w:t>
      </w:r>
      <w:del w:id="1955" w:author="Lieberman, Joshua" w:date="2016-11-16T14:22:00Z">
        <w:r w:rsidR="008B0259" w:rsidRPr="00C055D7" w:rsidDel="002F416B">
          <w:delText>catchment.</w:delText>
        </w:r>
        <w:r w:rsidR="003106AA" w:rsidRPr="00C055D7" w:rsidDel="002F416B">
          <w:delText xml:space="preserve"> This </w:delText>
        </w:r>
        <w:r w:rsidR="008B0259" w:rsidRPr="00C055D7" w:rsidDel="002F416B">
          <w:delText xml:space="preserve">idealized catchment diagram is used to represent the </w:delText>
        </w:r>
      </w:del>
      <w:r w:rsidR="008B0259" w:rsidRPr="00C055D7">
        <w:t xml:space="preserve">catchment concept </w:t>
      </w:r>
      <w:del w:id="1956" w:author="Lieberman, Joshua" w:date="2016-11-16T14:22:00Z">
        <w:r w:rsidR="008B0259" w:rsidRPr="00C055D7" w:rsidDel="002F416B">
          <w:delText>with no emphasis on any</w:delText>
        </w:r>
      </w:del>
      <w:ins w:id="1957" w:author="Lieberman, Joshua" w:date="2016-11-16T14:22:00Z">
        <w:r w:rsidR="002F416B">
          <w:t>independent of</w:t>
        </w:r>
      </w:ins>
      <w:r w:rsidR="008B0259" w:rsidRPr="00C055D7">
        <w:t xml:space="preserve"> realization or representation</w:t>
      </w:r>
      <w:del w:id="1958" w:author="Lieberman, Joshua" w:date="2016-11-16T14:22:00Z">
        <w:r w:rsidR="008B0259" w:rsidRPr="00C055D7" w:rsidDel="002F416B">
          <w:delText>. In the diagrams below, aspects of this diagram are highlighted to emphasize particular concepts of the HY_Features conceptual model</w:delText>
        </w:r>
      </w:del>
      <w:r w:rsidR="008B0259" w:rsidRPr="00C055D7">
        <w:t>.</w:t>
      </w:r>
    </w:p>
    <w:p w14:paraId="603D56E4" w14:textId="3C7B03E7" w:rsidR="00A823EB" w:rsidRPr="005B292C" w:rsidDel="00100DCB" w:rsidRDefault="00C055D7" w:rsidP="00C055D7">
      <w:pPr>
        <w:pStyle w:val="NormalWeb"/>
        <w:jc w:val="both"/>
        <w:rPr>
          <w:del w:id="1959" w:author="Lieberman, Joshua" w:date="2016-11-17T10:17:00Z"/>
          <w:lang w:val="en-US"/>
        </w:rPr>
      </w:pPr>
      <w:del w:id="1960" w:author="Lieberman, Joshua" w:date="2016-11-17T10:06:00Z">
        <w:r w:rsidRPr="005B292C" w:rsidDel="00D1480E">
          <w:rPr>
            <w:lang w:val="en-US"/>
          </w:rPr>
          <w:delText xml:space="preserve">The catchment model described in this standard </w:delText>
        </w:r>
        <w:r w:rsidR="00AF4F4F" w:rsidRPr="005B292C" w:rsidDel="00D1480E">
          <w:rPr>
            <w:lang w:val="en-US"/>
          </w:rPr>
          <w:delText>is based on the</w:delText>
        </w:r>
      </w:del>
      <w:ins w:id="1961" w:author="Lieberman, Joshua" w:date="2016-11-17T10:06:00Z">
        <w:r w:rsidR="00D1480E">
          <w:rPr>
            <w:lang w:val="en-US"/>
          </w:rPr>
          <w:t>Fundamental to the catchment</w:t>
        </w:r>
      </w:ins>
      <w:r w:rsidR="00AF4F4F" w:rsidRPr="005B292C">
        <w:rPr>
          <w:lang w:val="en-US"/>
        </w:rPr>
        <w:t xml:space="preserve"> concept </w:t>
      </w:r>
      <w:ins w:id="1962" w:author="Lieberman, Joshua" w:date="2016-11-17T10:06:00Z">
        <w:r w:rsidR="00D1480E">
          <w:rPr>
            <w:lang w:val="en-US"/>
          </w:rPr>
          <w:t xml:space="preserve">is </w:t>
        </w:r>
      </w:ins>
      <w:r w:rsidR="00AF4F4F" w:rsidRPr="005B292C">
        <w:rPr>
          <w:lang w:val="en-US"/>
        </w:rPr>
        <w:t xml:space="preserve">that </w:t>
      </w:r>
      <w:ins w:id="1963" w:author="Lieberman, Joshua" w:date="2016-11-17T10:06:00Z">
        <w:r w:rsidR="00D1480E">
          <w:rPr>
            <w:lang w:val="en-US"/>
          </w:rPr>
          <w:t>each</w:t>
        </w:r>
      </w:ins>
      <w:del w:id="1964" w:author="Lieberman, Joshua" w:date="2016-11-17T10:06:00Z">
        <w:r w:rsidR="00AF4F4F" w:rsidRPr="005B292C" w:rsidDel="00D1480E">
          <w:rPr>
            <w:lang w:val="en-US"/>
          </w:rPr>
          <w:delText>a</w:delText>
        </w:r>
      </w:del>
      <w:r w:rsidR="00AF4F4F" w:rsidRPr="005B292C">
        <w:rPr>
          <w:lang w:val="en-US"/>
        </w:rPr>
        <w:t xml:space="preserve"> catchment </w:t>
      </w:r>
      <w:del w:id="1965" w:author="Lieberman, Joshua" w:date="2016-11-17T10:06:00Z">
        <w:r w:rsidR="00AF4F4F" w:rsidRPr="005B292C" w:rsidDel="00D1480E">
          <w:rPr>
            <w:lang w:val="en-US"/>
          </w:rPr>
          <w:delText>can be determined</w:delText>
        </w:r>
      </w:del>
      <w:ins w:id="1966" w:author="Lieberman, Joshua" w:date="2016-11-17T10:06:00Z">
        <w:r w:rsidR="00D1480E">
          <w:rPr>
            <w:lang w:val="en-US"/>
          </w:rPr>
          <w:t>is defined by and paired</w:t>
        </w:r>
      </w:ins>
      <w:r w:rsidRPr="005B292C">
        <w:rPr>
          <w:lang w:val="en-US"/>
        </w:rPr>
        <w:t xml:space="preserve"> </w:t>
      </w:r>
      <w:r w:rsidR="00AF4F4F" w:rsidRPr="005B292C">
        <w:rPr>
          <w:lang w:val="en-US"/>
        </w:rPr>
        <w:t xml:space="preserve">hydrologically </w:t>
      </w:r>
      <w:del w:id="1967" w:author="Lieberman, Joshua" w:date="2016-11-17T10:06:00Z">
        <w:r w:rsidR="00AF4F4F" w:rsidRPr="005B292C" w:rsidDel="00D1480E">
          <w:rPr>
            <w:lang w:val="en-US"/>
          </w:rPr>
          <w:delText xml:space="preserve">by </w:delText>
        </w:r>
      </w:del>
      <w:ins w:id="1968" w:author="Lieberman, Joshua" w:date="2016-11-17T10:06:00Z">
        <w:r w:rsidR="00D1480E">
          <w:rPr>
            <w:lang w:val="en-US"/>
          </w:rPr>
          <w:t>with</w:t>
        </w:r>
        <w:r w:rsidR="00D1480E" w:rsidRPr="005B292C">
          <w:rPr>
            <w:lang w:val="en-US"/>
          </w:rPr>
          <w:t xml:space="preserve"> </w:t>
        </w:r>
      </w:ins>
      <w:r w:rsidR="00AF4F4F" w:rsidRPr="005B292C">
        <w:rPr>
          <w:lang w:val="en-US"/>
        </w:rPr>
        <w:t>an outlet</w:t>
      </w:r>
      <w:del w:id="1969" w:author="Lieberman, Joshua" w:date="2016-11-17T10:07:00Z">
        <w:r w:rsidR="00AF4F4F" w:rsidRPr="005B292C" w:rsidDel="00D1480E">
          <w:rPr>
            <w:lang w:val="en-US"/>
          </w:rPr>
          <w:delText xml:space="preserve"> </w:delText>
        </w:r>
      </w:del>
      <w:ins w:id="1970" w:author="Lieberman, Joshua" w:date="2016-11-17T10:07:00Z">
        <w:r w:rsidR="00D1480E">
          <w:rPr>
            <w:lang w:val="en-US"/>
          </w:rPr>
          <w:t xml:space="preserve"> or </w:t>
        </w:r>
        <w:r w:rsidR="00D1480E" w:rsidRPr="00D1480E">
          <w:rPr>
            <w:i/>
            <w:rPrChange w:id="1971" w:author="Lieberman, Joshua" w:date="2016-11-17T10:07:00Z">
              <w:rPr/>
            </w:rPrChange>
          </w:rPr>
          <w:t>outfall</w:t>
        </w:r>
        <w:r w:rsidR="00D1480E">
          <w:rPr>
            <w:lang w:val="en-US"/>
          </w:rPr>
          <w:t xml:space="preserve"> </w:t>
        </w:r>
      </w:ins>
      <w:r w:rsidRPr="005B292C">
        <w:rPr>
          <w:lang w:val="en-US"/>
        </w:rPr>
        <w:t xml:space="preserve">to which all </w:t>
      </w:r>
      <w:ins w:id="1972" w:author="Lieberman, Joshua" w:date="2016-11-17T10:06:00Z">
        <w:r w:rsidR="00D1480E">
          <w:rPr>
            <w:lang w:val="en-US"/>
          </w:rPr>
          <w:t xml:space="preserve">catchment </w:t>
        </w:r>
      </w:ins>
      <w:r w:rsidRPr="005B292C">
        <w:rPr>
          <w:lang w:val="en-US"/>
        </w:rPr>
        <w:t xml:space="preserve">waters </w:t>
      </w:r>
      <w:del w:id="1973" w:author="Lieberman, Joshua" w:date="2016-11-17T10:07:00Z">
        <w:r w:rsidRPr="005B292C" w:rsidDel="00D1480E">
          <w:rPr>
            <w:lang w:val="en-US"/>
          </w:rPr>
          <w:delText>flow</w:delText>
        </w:r>
      </w:del>
      <w:ins w:id="1974" w:author="Lieberman, Joshua" w:date="2016-11-17T10:07:00Z">
        <w:r w:rsidR="00D1480E">
          <w:rPr>
            <w:lang w:val="en-US"/>
          </w:rPr>
          <w:t>drain</w:t>
        </w:r>
      </w:ins>
      <w:r w:rsidR="00AF4F4F" w:rsidRPr="005B292C">
        <w:rPr>
          <w:lang w:val="en-US"/>
        </w:rPr>
        <w:t>.</w:t>
      </w:r>
      <w:r w:rsidRPr="005B292C">
        <w:rPr>
          <w:lang w:val="en-US"/>
        </w:rPr>
        <w:t xml:space="preserve"> </w:t>
      </w:r>
      <w:del w:id="1975" w:author="Lieberman, Joshua" w:date="2016-11-17T10:07:00Z">
        <w:r w:rsidR="00AF4F4F" w:rsidRPr="005B292C" w:rsidDel="00D1480E">
          <w:rPr>
            <w:lang w:val="en-US"/>
          </w:rPr>
          <w:delText>Given this concept,</w:delText>
        </w:r>
        <w:r w:rsidRPr="005B292C" w:rsidDel="00D1480E">
          <w:rPr>
            <w:lang w:val="en-US"/>
          </w:rPr>
          <w:delText xml:space="preserve"> an outfall </w:delText>
        </w:r>
        <w:r w:rsidR="00AF4F4F" w:rsidRPr="005B292C" w:rsidDel="00D1480E">
          <w:rPr>
            <w:lang w:val="en-US"/>
          </w:rPr>
          <w:delText>(feature) i</w:delText>
        </w:r>
        <w:r w:rsidRPr="005B292C" w:rsidDel="00D1480E">
          <w:rPr>
            <w:lang w:val="en-US"/>
          </w:rPr>
          <w:delText xml:space="preserve">s the logical outlet of a corresponding catchment (feature). </w:delText>
        </w:r>
        <w:r w:rsidR="00AF4F4F" w:rsidRPr="005B292C" w:rsidDel="00D1480E">
          <w:rPr>
            <w:lang w:val="en-US"/>
          </w:rPr>
          <w:delText>Building on</w:delText>
        </w:r>
        <w:r w:rsidRPr="005B292C" w:rsidDel="00D1480E">
          <w:rPr>
            <w:lang w:val="en-US"/>
          </w:rPr>
          <w:delText xml:space="preserve"> this</w:delText>
        </w:r>
        <w:r w:rsidR="00AF4F4F" w:rsidRPr="005B292C" w:rsidDel="00D1480E">
          <w:rPr>
            <w:lang w:val="en-US"/>
          </w:rPr>
          <w:delText xml:space="preserve"> basic building block</w:delText>
        </w:r>
        <w:r w:rsidR="007C1AA4" w:rsidRPr="005B292C" w:rsidDel="00D1480E">
          <w:rPr>
            <w:lang w:val="en-US"/>
          </w:rPr>
          <w:delText xml:space="preserve"> </w:delText>
        </w:r>
        <w:r w:rsidR="00AF4F4F" w:rsidRPr="005B292C" w:rsidDel="00D1480E">
          <w:rPr>
            <w:lang w:val="en-US"/>
          </w:rPr>
          <w:delText>of</w:delText>
        </w:r>
        <w:r w:rsidRPr="005B292C" w:rsidDel="00D1480E">
          <w:rPr>
            <w:lang w:val="en-US"/>
          </w:rPr>
          <w:delText xml:space="preserve"> catchment and outfall, the catchment </w:delText>
        </w:r>
        <w:r w:rsidR="00765EA6" w:rsidRPr="005B292C" w:rsidDel="00D1480E">
          <w:rPr>
            <w:lang w:val="en-US"/>
          </w:rPr>
          <w:delText xml:space="preserve">can be thought of </w:delText>
        </w:r>
        <w:r w:rsidRPr="005B292C" w:rsidDel="00D1480E">
          <w:rPr>
            <w:lang w:val="en-US"/>
          </w:rPr>
          <w:delText xml:space="preserve">as </w:delText>
        </w:r>
        <w:r w:rsidR="002D1C4A" w:rsidRPr="005B292C" w:rsidDel="00D1480E">
          <w:rPr>
            <w:lang w:val="en-US"/>
          </w:rPr>
          <w:delText xml:space="preserve">a </w:delText>
        </w:r>
        <w:r w:rsidR="00AF4F4F" w:rsidRPr="005B292C" w:rsidDel="00D1480E">
          <w:rPr>
            <w:lang w:val="en-US"/>
          </w:rPr>
          <w:delText xml:space="preserve">logical link between </w:delText>
        </w:r>
        <w:r w:rsidR="00690300" w:rsidRPr="005B292C" w:rsidDel="00D1480E">
          <w:rPr>
            <w:lang w:val="en-US"/>
          </w:rPr>
          <w:delText xml:space="preserve">inflow from </w:delText>
        </w:r>
        <w:r w:rsidR="00AF4F4F" w:rsidRPr="005B292C" w:rsidDel="00D1480E">
          <w:rPr>
            <w:lang w:val="en-US"/>
          </w:rPr>
          <w:delText>upstream</w:delText>
        </w:r>
        <w:r w:rsidR="00690300" w:rsidRPr="005B292C" w:rsidDel="00D1480E">
          <w:rPr>
            <w:lang w:val="en-US"/>
          </w:rPr>
          <w:delText xml:space="preserve"> catchment</w:delText>
        </w:r>
        <w:r w:rsidRPr="005B292C" w:rsidDel="00D1480E">
          <w:rPr>
            <w:lang w:val="en-US"/>
          </w:rPr>
          <w:delText xml:space="preserve">s </w:delText>
        </w:r>
        <w:r w:rsidR="00690300" w:rsidRPr="005B292C" w:rsidDel="00D1480E">
          <w:rPr>
            <w:lang w:val="en-US"/>
          </w:rPr>
          <w:delText>and outflow.</w:delText>
        </w:r>
        <w:r w:rsidRPr="005B292C" w:rsidDel="00D1480E">
          <w:rPr>
            <w:lang w:val="en-US"/>
          </w:rPr>
          <w:delText xml:space="preserve"> </w:delText>
        </w:r>
        <w:r w:rsidR="00690300" w:rsidRPr="005B292C" w:rsidDel="00D1480E">
          <w:rPr>
            <w:lang w:val="en-US"/>
          </w:rPr>
          <w:delText xml:space="preserve">Note that an </w:delText>
        </w:r>
      </w:del>
      <w:ins w:id="1976" w:author="Lieberman, Joshua" w:date="2016-11-17T10:07:00Z">
        <w:r w:rsidR="00D1480E">
          <w:rPr>
            <w:lang w:val="en-US"/>
          </w:rPr>
          <w:t>O</w:t>
        </w:r>
      </w:ins>
      <w:del w:id="1977" w:author="Lieberman, Joshua" w:date="2016-11-17T10:07:00Z">
        <w:r w:rsidR="00690300" w:rsidRPr="005B292C" w:rsidDel="00D1480E">
          <w:rPr>
            <w:lang w:val="en-US"/>
          </w:rPr>
          <w:delText>o</w:delText>
        </w:r>
      </w:del>
      <w:r w:rsidR="00690300" w:rsidRPr="005B292C">
        <w:rPr>
          <w:lang w:val="en-US"/>
        </w:rPr>
        <w:t>utfall</w:t>
      </w:r>
      <w:ins w:id="1978" w:author="Lieberman, Joshua" w:date="2016-11-17T10:08:00Z">
        <w:r w:rsidR="00D1480E">
          <w:rPr>
            <w:lang w:val="en-US"/>
          </w:rPr>
          <w:t xml:space="preserve">s like catchments </w:t>
        </w:r>
      </w:ins>
      <w:del w:id="1979" w:author="Lieberman, Joshua" w:date="2016-11-17T10:08:00Z">
        <w:r w:rsidR="00690300" w:rsidRPr="005B292C" w:rsidDel="00D1480E">
          <w:rPr>
            <w:lang w:val="en-US"/>
          </w:rPr>
          <w:delText xml:space="preserve"> </w:delText>
        </w:r>
      </w:del>
      <w:ins w:id="1980" w:author="Lieberman, Joshua" w:date="2016-11-17T10:08:00Z">
        <w:r w:rsidR="00D1480E">
          <w:rPr>
            <w:lang w:val="en-US"/>
          </w:rPr>
          <w:t>are themselves</w:t>
        </w:r>
      </w:ins>
      <w:del w:id="1981" w:author="Lieberman, Joshua" w:date="2016-11-17T10:08:00Z">
        <w:r w:rsidR="00690300" w:rsidRPr="005B292C" w:rsidDel="00D1480E">
          <w:rPr>
            <w:lang w:val="en-US"/>
          </w:rPr>
          <w:delText>(feature) is</w:delText>
        </w:r>
      </w:del>
      <w:r w:rsidR="00690300" w:rsidRPr="005B292C">
        <w:rPr>
          <w:lang w:val="en-US"/>
        </w:rPr>
        <w:t xml:space="preserve"> logical</w:t>
      </w:r>
      <w:ins w:id="1982" w:author="Lieberman, Joshua" w:date="2016-11-17T10:08:00Z">
        <w:r w:rsidR="00D1480E">
          <w:rPr>
            <w:lang w:val="en-US"/>
          </w:rPr>
          <w:t xml:space="preserve"> (un-realized) features</w:t>
        </w:r>
      </w:ins>
      <w:r w:rsidR="00690300" w:rsidRPr="005B292C">
        <w:rPr>
          <w:lang w:val="en-US"/>
        </w:rPr>
        <w:t xml:space="preserve"> and may </w:t>
      </w:r>
      <w:ins w:id="1983" w:author="Lieberman, Joshua" w:date="2016-11-17T10:08:00Z">
        <w:r w:rsidR="00D1480E">
          <w:rPr>
            <w:lang w:val="en-US"/>
          </w:rPr>
          <w:t xml:space="preserve">be realized by </w:t>
        </w:r>
      </w:ins>
      <w:ins w:id="1984" w:author="Lieberman, Joshua" w:date="2016-11-17T10:09:00Z">
        <w:r w:rsidR="00D1480E">
          <w:rPr>
            <w:lang w:val="en-US"/>
          </w:rPr>
          <w:t>single-</w:t>
        </w:r>
      </w:ins>
      <w:ins w:id="1985" w:author="Lieberman, Joshua" w:date="2016-11-17T10:08:00Z">
        <w:r w:rsidR="00D1480E">
          <w:rPr>
            <w:lang w:val="en-US"/>
          </w:rPr>
          <w:t>point</w:t>
        </w:r>
      </w:ins>
      <w:ins w:id="1986" w:author="Lieberman, Joshua" w:date="2016-11-17T10:10:00Z">
        <w:r w:rsidR="00D1480E">
          <w:rPr>
            <w:lang w:val="en-US"/>
          </w:rPr>
          <w:t>, complex,</w:t>
        </w:r>
      </w:ins>
      <w:ins w:id="1987" w:author="Lieberman, Joshua" w:date="2016-11-17T10:08:00Z">
        <w:r w:rsidR="00D1480E">
          <w:rPr>
            <w:lang w:val="en-US"/>
          </w:rPr>
          <w:t xml:space="preserve"> </w:t>
        </w:r>
      </w:ins>
      <w:ins w:id="1988" w:author="Lieberman, Joshua" w:date="2016-11-17T10:10:00Z">
        <w:r w:rsidR="00D1480E">
          <w:rPr>
            <w:lang w:val="en-US"/>
          </w:rPr>
          <w:t>even</w:t>
        </w:r>
      </w:ins>
      <w:ins w:id="1989" w:author="Lieberman, Joshua" w:date="2016-11-17T10:09:00Z">
        <w:r w:rsidR="00D1480E">
          <w:rPr>
            <w:lang w:val="en-US"/>
          </w:rPr>
          <w:t xml:space="preserve"> </w:t>
        </w:r>
      </w:ins>
      <w:del w:id="1990" w:author="Lieberman, Joshua" w:date="2016-11-17T10:08:00Z">
        <w:r w:rsidR="00690300" w:rsidRPr="005B292C" w:rsidDel="00D1480E">
          <w:rPr>
            <w:lang w:val="en-US"/>
          </w:rPr>
          <w:delText>join</w:delText>
        </w:r>
        <w:r w:rsidR="002D1C4A" w:rsidRPr="005B292C" w:rsidDel="00D1480E">
          <w:rPr>
            <w:lang w:val="en-US"/>
          </w:rPr>
          <w:delText xml:space="preserve"> </w:delText>
        </w:r>
      </w:del>
      <w:r w:rsidR="00690300" w:rsidRPr="005B292C">
        <w:rPr>
          <w:lang w:val="en-US"/>
        </w:rPr>
        <w:t>diffuse</w:t>
      </w:r>
      <w:ins w:id="1991" w:author="Lieberman, Joshua" w:date="2016-11-17T10:10:00Z">
        <w:r w:rsidR="00D1480E">
          <w:rPr>
            <w:lang w:val="en-US"/>
          </w:rPr>
          <w:t xml:space="preserve"> or indistinct</w:t>
        </w:r>
      </w:ins>
      <w:r w:rsidR="00690300" w:rsidRPr="005B292C">
        <w:rPr>
          <w:lang w:val="en-US"/>
        </w:rPr>
        <w:t xml:space="preserve"> </w:t>
      </w:r>
      <w:del w:id="1992" w:author="Lieberman, Joshua" w:date="2016-11-17T10:09:00Z">
        <w:r w:rsidR="00690300" w:rsidRPr="005B292C" w:rsidDel="00D1480E">
          <w:rPr>
            <w:lang w:val="en-US"/>
          </w:rPr>
          <w:delText>inflow</w:delText>
        </w:r>
        <w:r w:rsidR="002D1C4A" w:rsidRPr="005B292C" w:rsidDel="00D1480E">
          <w:rPr>
            <w:lang w:val="en-US"/>
          </w:rPr>
          <w:delText xml:space="preserve"> or spread outflow</w:delText>
        </w:r>
      </w:del>
      <w:ins w:id="1993" w:author="Lieberman, Joshua" w:date="2016-11-17T10:09:00Z">
        <w:r w:rsidR="00D1480E">
          <w:rPr>
            <w:lang w:val="en-US"/>
          </w:rPr>
          <w:t>geographies</w:t>
        </w:r>
      </w:ins>
      <w:r w:rsidR="002D1C4A" w:rsidRPr="005B292C">
        <w:rPr>
          <w:lang w:val="en-US"/>
        </w:rPr>
        <w:t xml:space="preserve">. </w:t>
      </w:r>
      <w:del w:id="1994" w:author="Lieberman, Joshua" w:date="2016-11-17T10:11:00Z">
        <w:r w:rsidR="00690300" w:rsidRPr="005B292C" w:rsidDel="00D1480E">
          <w:rPr>
            <w:lang w:val="en-US"/>
          </w:rPr>
          <w:delText xml:space="preserve">Since catchments and outfalls are ultimately </w:delText>
        </w:r>
        <w:r w:rsidR="003641D9" w:rsidRPr="005B292C" w:rsidDel="00D1480E">
          <w:rPr>
            <w:lang w:val="en-US"/>
          </w:rPr>
          <w:delText>logical</w:delText>
        </w:r>
        <w:r w:rsidR="00690300" w:rsidRPr="005B292C" w:rsidDel="00D1480E">
          <w:rPr>
            <w:lang w:val="en-US"/>
          </w:rPr>
          <w:delText xml:space="preserve"> features that can be realized topologically</w:delText>
        </w:r>
        <w:r w:rsidR="00A823EB" w:rsidRPr="005B292C" w:rsidDel="00D1480E">
          <w:rPr>
            <w:lang w:val="en-US"/>
          </w:rPr>
          <w:delText xml:space="preserve">, </w:delText>
        </w:r>
      </w:del>
      <w:ins w:id="1995" w:author="Lieberman, Joshua" w:date="2016-11-17T10:11:00Z">
        <w:r w:rsidR="00D1480E">
          <w:rPr>
            <w:lang w:val="en-US"/>
          </w:rPr>
          <w:t>S</w:t>
        </w:r>
      </w:ins>
      <w:del w:id="1996" w:author="Lieberman, Joshua" w:date="2016-11-17T10:11:00Z">
        <w:r w:rsidR="00690300" w:rsidRPr="005B292C" w:rsidDel="00D1480E">
          <w:rPr>
            <w:lang w:val="en-US"/>
          </w:rPr>
          <w:delText>s</w:delText>
        </w:r>
      </w:del>
      <w:r w:rsidR="00690300" w:rsidRPr="005B292C">
        <w:rPr>
          <w:lang w:val="en-US"/>
        </w:rPr>
        <w:t xml:space="preserve">ystems of catchments and outfalls </w:t>
      </w:r>
      <w:ins w:id="1997" w:author="Lieberman, Joshua" w:date="2016-11-17T10:11:00Z">
        <w:r w:rsidR="00D1480E">
          <w:rPr>
            <w:lang w:val="en-US"/>
          </w:rPr>
          <w:t xml:space="preserve">alone can still </w:t>
        </w:r>
      </w:ins>
      <w:r w:rsidR="00690300" w:rsidRPr="005B292C">
        <w:rPr>
          <w:lang w:val="en-US"/>
        </w:rPr>
        <w:t>form a topological</w:t>
      </w:r>
      <w:r w:rsidR="00527BFC" w:rsidRPr="005B292C">
        <w:rPr>
          <w:lang w:val="en-US"/>
        </w:rPr>
        <w:t xml:space="preserve"> </w:t>
      </w:r>
      <w:del w:id="1998" w:author="Lieberman, Joshua" w:date="2016-11-17T10:14:00Z">
        <w:r w:rsidR="00690300" w:rsidRPr="005B292C" w:rsidDel="00D1480E">
          <w:rPr>
            <w:lang w:val="en-US"/>
          </w:rPr>
          <w:delText>system</w:delText>
        </w:r>
      </w:del>
      <w:ins w:id="1999" w:author="Lieberman, Joshua" w:date="2016-11-17T10:14:00Z">
        <w:r w:rsidR="00D1480E">
          <w:rPr>
            <w:lang w:val="en-US"/>
          </w:rPr>
          <w:t>complex</w:t>
        </w:r>
      </w:ins>
      <w:ins w:id="2000" w:author="Lieberman, Joshua" w:date="2016-11-17T10:11:00Z">
        <w:r w:rsidR="00D1480E">
          <w:rPr>
            <w:lang w:val="en-US"/>
          </w:rPr>
          <w:t xml:space="preserve">, </w:t>
        </w:r>
      </w:ins>
      <w:ins w:id="2001" w:author="Lieberman, Joshua" w:date="2016-11-17T10:12:00Z">
        <w:r w:rsidR="00D1480E">
          <w:rPr>
            <w:lang w:val="en-US"/>
          </w:rPr>
          <w:t xml:space="preserve">however, based on recognition of their hydrologic connectivity, even if </w:t>
        </w:r>
      </w:ins>
      <w:ins w:id="2002" w:author="Lieberman, Joshua" w:date="2016-11-17T10:14:00Z">
        <w:r w:rsidR="00D1480E">
          <w:rPr>
            <w:lang w:val="en-US"/>
          </w:rPr>
          <w:t xml:space="preserve">the </w:t>
        </w:r>
      </w:ins>
      <w:ins w:id="2003" w:author="Lieberman, Joshua" w:date="2016-11-17T10:12:00Z">
        <w:r w:rsidR="00D1480E">
          <w:rPr>
            <w:lang w:val="en-US"/>
          </w:rPr>
          <w:t xml:space="preserve">topological elements </w:t>
        </w:r>
      </w:ins>
      <w:ins w:id="2004" w:author="Lieberman, Joshua" w:date="2016-11-17T13:51:00Z">
        <w:r w:rsidR="00AB2E5C">
          <w:rPr>
            <w:lang w:val="en-US"/>
          </w:rPr>
          <w:t xml:space="preserve">are not or </w:t>
        </w:r>
      </w:ins>
      <w:ins w:id="2005" w:author="Lieberman, Joshua" w:date="2016-11-17T10:12:00Z">
        <w:r w:rsidR="00D1480E">
          <w:rPr>
            <w:lang w:val="en-US"/>
          </w:rPr>
          <w:t>cannot be derived or demonstrated geometrically</w:t>
        </w:r>
      </w:ins>
      <w:del w:id="2006" w:author="Lieberman, Joshua" w:date="2016-11-17T10:12:00Z">
        <w:r w:rsidR="00527BFC" w:rsidRPr="005B292C" w:rsidDel="00D1480E">
          <w:delText xml:space="preserve"> </w:delText>
        </w:r>
        <w:r w:rsidR="00690300" w:rsidRPr="005B292C" w:rsidDel="00D1480E">
          <w:rPr>
            <w:lang w:val="en-US"/>
          </w:rPr>
          <w:delText xml:space="preserve">that </w:delText>
        </w:r>
        <w:r w:rsidR="00690300" w:rsidRPr="005B292C" w:rsidDel="00D1480E">
          <w:delText>expresses</w:delText>
        </w:r>
        <w:r w:rsidR="00527BFC" w:rsidRPr="005B292C" w:rsidDel="00D1480E">
          <w:delText xml:space="preserve"> </w:delText>
        </w:r>
        <w:r w:rsidR="00E36C2C" w:rsidRPr="005B292C" w:rsidDel="00D1480E">
          <w:rPr>
            <w:lang w:val="en-US"/>
          </w:rPr>
          <w:delText xml:space="preserve">the connectivity of </w:delText>
        </w:r>
        <w:r w:rsidR="00527BFC" w:rsidRPr="005B292C" w:rsidDel="00D1480E">
          <w:rPr>
            <w:lang w:val="en-US"/>
          </w:rPr>
          <w:delText>catchment</w:delText>
        </w:r>
        <w:r w:rsidR="004E3B6F" w:rsidRPr="005B292C" w:rsidDel="00D1480E">
          <w:rPr>
            <w:lang w:val="en-US"/>
          </w:rPr>
          <w:delText>s</w:delText>
        </w:r>
        <w:r w:rsidR="00527BFC" w:rsidRPr="005B292C" w:rsidDel="00D1480E">
          <w:rPr>
            <w:lang w:val="en-US"/>
          </w:rPr>
          <w:delText xml:space="preserve"> </w:delText>
        </w:r>
        <w:r w:rsidR="00E36C2C" w:rsidRPr="005B292C" w:rsidDel="00D1480E">
          <w:rPr>
            <w:lang w:val="en-US"/>
          </w:rPr>
          <w:delText xml:space="preserve">interacting at </w:delText>
        </w:r>
        <w:r w:rsidR="00690300" w:rsidRPr="005B292C" w:rsidDel="00D1480E">
          <w:rPr>
            <w:lang w:val="en-US"/>
          </w:rPr>
          <w:delText>outfalls, which can be recognized as</w:delText>
        </w:r>
        <w:r w:rsidR="00793409" w:rsidRPr="005B292C" w:rsidDel="00D1480E">
          <w:rPr>
            <w:lang w:val="en-US"/>
          </w:rPr>
          <w:delText xml:space="preserve"> </w:delText>
        </w:r>
        <w:r w:rsidR="00690300" w:rsidRPr="005B292C" w:rsidDel="00D1480E">
          <w:rPr>
            <w:lang w:val="en-US"/>
          </w:rPr>
          <w:delText>topological boundaries</w:delText>
        </w:r>
      </w:del>
      <w:r w:rsidR="00527BFC" w:rsidRPr="005B292C">
        <w:rPr>
          <w:lang w:val="en-US"/>
        </w:rPr>
        <w:t>.</w:t>
      </w:r>
      <w:ins w:id="2007" w:author="Lieberman, Joshua" w:date="2016-11-17T10:17:00Z">
        <w:r w:rsidR="00100DCB">
          <w:rPr>
            <w:lang w:val="en-US"/>
          </w:rPr>
          <w:t xml:space="preserve"> </w:t>
        </w:r>
      </w:ins>
    </w:p>
    <w:p w14:paraId="48ABA42D" w14:textId="76DD54DC" w:rsidR="00C055D7" w:rsidRDefault="00690300" w:rsidP="00C055D7">
      <w:pPr>
        <w:pStyle w:val="NormalWeb"/>
        <w:jc w:val="both"/>
        <w:rPr>
          <w:lang w:val="en-US"/>
        </w:rPr>
      </w:pPr>
      <w:r w:rsidRPr="005B292C">
        <w:rPr>
          <w:lang w:val="en-US"/>
        </w:rPr>
        <w:t xml:space="preserve">Building on </w:t>
      </w:r>
      <w:del w:id="2008" w:author="Lieberman, Joshua" w:date="2016-11-17T10:15:00Z">
        <w:r w:rsidRPr="005B292C" w:rsidDel="00D1480E">
          <w:rPr>
            <w:lang w:val="en-US"/>
          </w:rPr>
          <w:delText>the catchment</w:delText>
        </w:r>
      </w:del>
      <w:ins w:id="2009" w:author="Lieberman, Joshua" w:date="2016-11-17T10:15:00Z">
        <w:r w:rsidR="00D1480E">
          <w:rPr>
            <w:lang w:val="en-US"/>
          </w:rPr>
          <w:t>concepts of hydrological</w:t>
        </w:r>
      </w:ins>
      <w:r w:rsidRPr="005B292C">
        <w:rPr>
          <w:lang w:val="en-US"/>
        </w:rPr>
        <w:t xml:space="preserve"> </w:t>
      </w:r>
      <w:ins w:id="2010" w:author="Lieberman, Joshua" w:date="2016-11-17T10:15:00Z">
        <w:r w:rsidR="00D1480E">
          <w:rPr>
            <w:lang w:val="en-US"/>
          </w:rPr>
          <w:t xml:space="preserve">catchment </w:t>
        </w:r>
      </w:ins>
      <w:r w:rsidRPr="005B292C">
        <w:rPr>
          <w:lang w:val="en-US"/>
        </w:rPr>
        <w:t xml:space="preserve">topology </w:t>
      </w:r>
      <w:del w:id="2011" w:author="Lieberman, Joshua" w:date="2016-11-17T10:15:00Z">
        <w:r w:rsidRPr="005B292C" w:rsidDel="00D1480E">
          <w:rPr>
            <w:lang w:val="en-US"/>
          </w:rPr>
          <w:delText>pattern idea introduced above</w:delText>
        </w:r>
      </w:del>
      <w:ins w:id="2012" w:author="Lieberman, Joshua" w:date="2016-11-17T10:15:00Z">
        <w:r w:rsidR="00D1480E">
          <w:rPr>
            <w:lang w:val="en-US"/>
          </w:rPr>
          <w:t>and multiple catchment realizations</w:t>
        </w:r>
      </w:ins>
      <w:r w:rsidRPr="005B292C">
        <w:rPr>
          <w:lang w:val="en-US"/>
        </w:rPr>
        <w:t>, a collection of</w:t>
      </w:r>
      <w:r w:rsidR="00C055D7" w:rsidRPr="005B292C">
        <w:rPr>
          <w:lang w:val="en-US"/>
        </w:rPr>
        <w:t xml:space="preserve"> hydrologic features </w:t>
      </w:r>
      <w:r w:rsidRPr="005B292C">
        <w:rPr>
          <w:lang w:val="en-US"/>
        </w:rPr>
        <w:t>that</w:t>
      </w:r>
      <w:r w:rsidR="00C055D7" w:rsidRPr="005B292C">
        <w:rPr>
          <w:lang w:val="en-US"/>
        </w:rPr>
        <w:t xml:space="preserve"> </w:t>
      </w:r>
      <w:r w:rsidR="004E3B6F" w:rsidRPr="005B292C">
        <w:rPr>
          <w:lang w:val="en-US"/>
        </w:rPr>
        <w:t xml:space="preserve">realize a </w:t>
      </w:r>
      <w:r w:rsidRPr="005B292C">
        <w:rPr>
          <w:lang w:val="en-US"/>
        </w:rPr>
        <w:t xml:space="preserve">larger </w:t>
      </w:r>
      <w:r w:rsidR="004E3B6F" w:rsidRPr="005B292C">
        <w:rPr>
          <w:lang w:val="en-US"/>
        </w:rPr>
        <w:t>catchment</w:t>
      </w:r>
      <w:r w:rsidRPr="005B292C">
        <w:rPr>
          <w:lang w:val="en-US"/>
        </w:rPr>
        <w:t xml:space="preserve"> can be said to</w:t>
      </w:r>
      <w:r w:rsidR="004E3B6F" w:rsidRPr="005B292C">
        <w:rPr>
          <w:lang w:val="en-US"/>
        </w:rPr>
        <w:t xml:space="preserve"> </w:t>
      </w:r>
      <w:r w:rsidR="006B6649" w:rsidRPr="005B292C">
        <w:rPr>
          <w:lang w:val="en-US"/>
        </w:rPr>
        <w:t xml:space="preserve">form a </w:t>
      </w:r>
      <w:r w:rsidR="006B6649" w:rsidRPr="00100DCB">
        <w:rPr>
          <w:i/>
          <w:lang w:val="en-US"/>
          <w:rPrChange w:id="2013" w:author="Lieberman, Joshua" w:date="2016-11-17T10:17:00Z">
            <w:rPr>
              <w:lang w:val="en-US"/>
            </w:rPr>
          </w:rPrChange>
        </w:rPr>
        <w:t>hydro</w:t>
      </w:r>
      <w:del w:id="2014" w:author="Lieberman, Joshua" w:date="2016-11-17T10:15:00Z">
        <w:r w:rsidR="006B6649" w:rsidRPr="00100DCB" w:rsidDel="00D1480E">
          <w:rPr>
            <w:i/>
            <w:lang w:val="en-US"/>
            <w:rPrChange w:id="2015" w:author="Lieberman, Joshua" w:date="2016-11-17T10:17:00Z">
              <w:rPr>
                <w:lang w:val="en-US"/>
              </w:rPr>
            </w:rPrChange>
          </w:rPr>
          <w:delText>logic</w:delText>
        </w:r>
      </w:del>
      <w:r w:rsidR="006B6649" w:rsidRPr="00100DCB">
        <w:rPr>
          <w:i/>
          <w:lang w:val="en-US"/>
          <w:rPrChange w:id="2016" w:author="Lieberman, Joshua" w:date="2016-11-17T10:17:00Z">
            <w:rPr>
              <w:lang w:val="en-US"/>
            </w:rPr>
          </w:rPrChange>
        </w:rPr>
        <w:t xml:space="preserve"> complex</w:t>
      </w:r>
      <w:r w:rsidR="006B6649" w:rsidRPr="005B292C">
        <w:rPr>
          <w:lang w:val="en-US"/>
        </w:rPr>
        <w:t xml:space="preserve"> </w:t>
      </w:r>
      <w:r w:rsidRPr="005B292C">
        <w:rPr>
          <w:lang w:val="en-US"/>
        </w:rPr>
        <w:t xml:space="preserve">that is comprised by the collection of catchment and outfall features </w:t>
      </w:r>
      <w:r w:rsidR="005B292C" w:rsidRPr="005B292C">
        <w:rPr>
          <w:lang w:val="en-US"/>
        </w:rPr>
        <w:t>and</w:t>
      </w:r>
      <w:r w:rsidR="00C055D7" w:rsidRPr="005B292C">
        <w:rPr>
          <w:lang w:val="en-US"/>
        </w:rPr>
        <w:t xml:space="preserve"> any </w:t>
      </w:r>
      <w:r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w:t>
      </w:r>
      <w:r w:rsidR="005B292C" w:rsidRPr="005B292C">
        <w:rPr>
          <w:lang w:val="en-US"/>
        </w:rPr>
        <w:t xml:space="preserve">larger </w:t>
      </w:r>
      <w:r w:rsidR="00C055D7" w:rsidRPr="005B292C">
        <w:rPr>
          <w:lang w:val="en-US"/>
        </w:rPr>
        <w:t xml:space="preserve">logical catchment and its outfall. </w:t>
      </w:r>
      <w:r w:rsidR="005B292C" w:rsidRPr="005B292C">
        <w:rPr>
          <w:lang w:val="en-US"/>
        </w:rPr>
        <w:t xml:space="preserve">A hydrologic complex </w:t>
      </w:r>
      <w:ins w:id="2017" w:author="Lieberman, Joshua" w:date="2016-11-17T10:16:00Z">
        <w:r w:rsidR="00100DCB">
          <w:rPr>
            <w:lang w:val="en-US"/>
          </w:rPr>
          <w:t xml:space="preserve">may </w:t>
        </w:r>
      </w:ins>
      <w:del w:id="2018" w:author="Lieberman, Joshua" w:date="2016-11-17T10:16:00Z">
        <w:r w:rsidR="005B292C" w:rsidRPr="005B292C" w:rsidDel="00100DCB">
          <w:rPr>
            <w:lang w:val="en-US"/>
          </w:rPr>
          <w:delText xml:space="preserve">should be though to </w:delText>
        </w:r>
      </w:del>
      <w:r w:rsidR="005B292C" w:rsidRPr="005B292C">
        <w:rPr>
          <w:lang w:val="en-US"/>
        </w:rPr>
        <w:t xml:space="preserve">include </w:t>
      </w:r>
      <w:ins w:id="2019" w:author="Lieberman, Joshua" w:date="2016-11-17T10:16:00Z">
        <w:r w:rsidR="00100DCB">
          <w:rPr>
            <w:lang w:val="en-US"/>
          </w:rPr>
          <w:t xml:space="preserve">multiple realized </w:t>
        </w:r>
      </w:ins>
      <w:r w:rsidR="005B292C" w:rsidRPr="005B292C">
        <w:rPr>
          <w:lang w:val="en-US"/>
        </w:rPr>
        <w:t>topolog</w:t>
      </w:r>
      <w:ins w:id="2020" w:author="Lieberman, Joshua" w:date="2016-11-17T10:16:00Z">
        <w:r w:rsidR="00100DCB">
          <w:rPr>
            <w:lang w:val="en-US"/>
          </w:rPr>
          <w:t>ies</w:t>
        </w:r>
      </w:ins>
      <w:del w:id="2021" w:author="Lieberman, Joshua" w:date="2016-11-17T10:16:00Z">
        <w:r w:rsidR="005B292C" w:rsidRPr="005B292C" w:rsidDel="00100DCB">
          <w:rPr>
            <w:lang w:val="en-US"/>
          </w:rPr>
          <w:delText>ical</w:delText>
        </w:r>
      </w:del>
      <w:r w:rsidR="00C055D7" w:rsidRPr="005B292C">
        <w:rPr>
          <w:lang w:val="en-US"/>
        </w:rPr>
        <w:t xml:space="preserve"> </w:t>
      </w:r>
      <w:del w:id="2022" w:author="Lieberman, Joshua" w:date="2016-11-17T10:16:00Z">
        <w:r w:rsidR="00C055D7" w:rsidRPr="005B292C" w:rsidDel="00100DCB">
          <w:rPr>
            <w:lang w:val="en-US"/>
          </w:rPr>
          <w:delText xml:space="preserve">realizations </w:delText>
        </w:r>
      </w:del>
      <w:r w:rsidR="00C055D7" w:rsidRPr="005B292C">
        <w:rPr>
          <w:lang w:val="en-US"/>
        </w:rPr>
        <w:t>such</w:t>
      </w:r>
      <w:r w:rsidR="005B292C" w:rsidRPr="005B292C">
        <w:rPr>
          <w:lang w:val="en-US"/>
        </w:rPr>
        <w:t xml:space="preserve"> as flowpath</w:t>
      </w:r>
      <w:ins w:id="2023" w:author="Lieberman, Joshua" w:date="2016-11-17T10:17:00Z">
        <w:r w:rsidR="00100DCB">
          <w:rPr>
            <w:lang w:val="en-US"/>
          </w:rPr>
          <w:t xml:space="preserve">, </w:t>
        </w:r>
      </w:ins>
      <w:del w:id="2024" w:author="Lieberman, Joshua" w:date="2016-11-17T10:17:00Z">
        <w:r w:rsidR="005B292C" w:rsidRPr="005B292C" w:rsidDel="00100DCB">
          <w:rPr>
            <w:lang w:val="en-US"/>
          </w:rPr>
          <w:delText xml:space="preserve"> and </w:delText>
        </w:r>
      </w:del>
      <w:r w:rsidR="005B292C" w:rsidRPr="005B292C">
        <w:rPr>
          <w:lang w:val="en-US"/>
        </w:rPr>
        <w:t>catchment area</w:t>
      </w:r>
      <w:ins w:id="2025" w:author="Lieberman, Joshua" w:date="2016-11-17T10:17:00Z">
        <w:r w:rsidR="00100DCB">
          <w:rPr>
            <w:lang w:val="en-US"/>
          </w:rPr>
          <w:t>, stream or channel</w:t>
        </w:r>
      </w:ins>
      <w:ins w:id="2026" w:author="Lieberman, Joshua" w:date="2016-11-17T10:16:00Z">
        <w:r w:rsidR="00100DCB">
          <w:rPr>
            <w:lang w:val="en-US"/>
          </w:rPr>
          <w:t xml:space="preserve"> networks</w:t>
        </w:r>
      </w:ins>
      <w:del w:id="2027" w:author="Lieberman, Joshua" w:date="2016-11-17T10:17:00Z">
        <w:r w:rsidR="00C055D7" w:rsidRPr="005B292C" w:rsidDel="00100DCB">
          <w:rPr>
            <w:lang w:val="en-US"/>
          </w:rPr>
          <w:delText xml:space="preserve"> as well as hydrologic</w:delText>
        </w:r>
        <w:r w:rsidR="005B292C" w:rsidRPr="005B292C" w:rsidDel="00100DCB">
          <w:rPr>
            <w:lang w:val="en-US"/>
          </w:rPr>
          <w:delText xml:space="preserve"> realizations like water body or channel and networks connecting them</w:delText>
        </w:r>
      </w:del>
      <w:r w:rsidR="00C055D7" w:rsidRPr="005B292C">
        <w:rPr>
          <w:lang w:val="en-US"/>
        </w:rPr>
        <w:t>.</w:t>
      </w:r>
      <w:r w:rsidR="00C055D7">
        <w:rPr>
          <w:lang w:val="en-US"/>
        </w:rPr>
        <w:t xml:space="preserve"> </w:t>
      </w:r>
    </w:p>
    <w:p w14:paraId="5C437496" w14:textId="77777777" w:rsidR="00C055D7" w:rsidRPr="008E510D" w:rsidRDefault="00C055D7" w:rsidP="00C055D7">
      <w:pPr>
        <w:pStyle w:val="NormalWeb"/>
        <w:jc w:val="both"/>
        <w:rPr>
          <w:lang w:val="en-US"/>
        </w:rPr>
      </w:pPr>
    </w:p>
    <w:p w14:paraId="1C439FBC" w14:textId="2BDF5690" w:rsidR="001330F5" w:rsidRPr="008E510D" w:rsidRDefault="008B0259" w:rsidP="00C055D7">
      <w:pPr>
        <w:pStyle w:val="OGCFigure"/>
      </w:pPr>
      <w:r w:rsidRPr="008E510D">
        <w:rPr>
          <w:noProof/>
        </w:rPr>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5F03EA5F" w:rsidR="001330F5" w:rsidRPr="008E510D" w:rsidRDefault="001330F5" w:rsidP="00C055D7">
      <w:pPr>
        <w:pStyle w:val="OGCFigure"/>
      </w:pPr>
      <w:bookmarkStart w:id="2028" w:name="_Ref458765840"/>
      <w:bookmarkStart w:id="2029" w:name="_Toc467163145"/>
      <w:r w:rsidRPr="008E510D">
        <w:t xml:space="preserve">Figure </w:t>
      </w:r>
      <w:r w:rsidR="00C75574">
        <w:fldChar w:fldCharType="begin"/>
      </w:r>
      <w:r w:rsidR="00C75574">
        <w:instrText xml:space="preserve"> SEQ Figure \* ARABIC </w:instrText>
      </w:r>
      <w:r w:rsidR="00C75574">
        <w:fldChar w:fldCharType="separate"/>
      </w:r>
      <w:r w:rsidR="00DA7491">
        <w:rPr>
          <w:noProof/>
        </w:rPr>
        <w:t>5</w:t>
      </w:r>
      <w:r w:rsidR="00C75574">
        <w:rPr>
          <w:noProof/>
        </w:rPr>
        <w:fldChar w:fldCharType="end"/>
      </w:r>
      <w:bookmarkEnd w:id="2028"/>
      <w:r w:rsidRPr="008E510D">
        <w:t xml:space="preserve">: Multiple </w:t>
      </w:r>
      <w:del w:id="2030" w:author="Lieberman, Joshua" w:date="2016-11-16T14:23:00Z">
        <w:r w:rsidRPr="008E510D" w:rsidDel="008D3849">
          <w:delText xml:space="preserve">graphical </w:delText>
        </w:r>
      </w:del>
      <w:ins w:id="2031" w:author="Lieberman, Joshua" w:date="2016-11-16T14:23:00Z">
        <w:r w:rsidR="008D3849">
          <w:t>catchment</w:t>
        </w:r>
        <w:r w:rsidR="008D3849" w:rsidRPr="008E510D">
          <w:t xml:space="preserve"> </w:t>
        </w:r>
      </w:ins>
      <w:del w:id="2032" w:author="Lieberman, Joshua" w:date="2016-11-16T14:23:00Z">
        <w:r w:rsidR="00056311" w:rsidDel="008D3849">
          <w:delText>representations</w:delText>
        </w:r>
        <w:r w:rsidR="00056311" w:rsidRPr="008E510D" w:rsidDel="008D3849">
          <w:delText xml:space="preserve"> </w:delText>
        </w:r>
      </w:del>
      <w:ins w:id="2033" w:author="Lieberman, Joshua" w:date="2016-11-16T14:23:00Z">
        <w:r w:rsidR="008D3849">
          <w:t>realizations</w:t>
        </w:r>
        <w:r w:rsidR="008D3849" w:rsidRPr="008E510D">
          <w:t xml:space="preserve"> </w:t>
        </w:r>
      </w:ins>
      <w:del w:id="2034" w:author="Lieberman, Joshua" w:date="2016-11-16T14:24:00Z">
        <w:r w:rsidR="006512DB" w:rsidDel="008D3849">
          <w:delText>of</w:delText>
        </w:r>
        <w:r w:rsidRPr="008E510D" w:rsidDel="008D3849">
          <w:delText xml:space="preserve"> a catchment</w:delText>
        </w:r>
        <w:r w:rsidR="009A1D97" w:rsidDel="008D3849">
          <w:delText xml:space="preserve"> </w:delText>
        </w:r>
      </w:del>
      <w:r w:rsidR="009A1D97" w:rsidRPr="008D4288">
        <w:t>(</w:t>
      </w:r>
      <w:del w:id="2035" w:author="Lieberman, Joshua" w:date="2016-11-16T14:30:00Z">
        <w:r w:rsidR="009A1D97" w:rsidRPr="008D4288" w:rsidDel="007956EE">
          <w:delText xml:space="preserve">from </w:delText>
        </w:r>
      </w:del>
      <w:r w:rsidR="009A1D97" w:rsidRPr="008D4288">
        <w:t>top left to bottom right):</w:t>
      </w:r>
      <w:r w:rsidRPr="008E510D">
        <w:t xml:space="preserve"> a) </w:t>
      </w:r>
      <w:r w:rsidR="00392C79">
        <w:t>c</w:t>
      </w:r>
      <w:r w:rsidRPr="008E510D">
        <w:t xml:space="preserve">atchment boundary, b) </w:t>
      </w:r>
      <w:r w:rsidR="00392C79">
        <w:t>c</w:t>
      </w:r>
      <w:r w:rsidRPr="008E510D">
        <w:t xml:space="preserve">atchment area, </w:t>
      </w:r>
      <w:bookmarkStart w:id="2036" w:name="flowpath"/>
      <w:r w:rsidRPr="008E510D">
        <w:t>c</w:t>
      </w:r>
      <w:bookmarkEnd w:id="2036"/>
      <w:r w:rsidRPr="008E510D">
        <w:t xml:space="preserve">) </w:t>
      </w:r>
      <w:ins w:id="2037" w:author="Lieberman, Joshua" w:date="2016-11-16T14:24:00Z">
        <w:r w:rsidR="008D3849">
          <w:t xml:space="preserve">catchment </w:t>
        </w:r>
      </w:ins>
      <w:r w:rsidRPr="008E510D">
        <w:t xml:space="preserve">flowpath </w:t>
      </w:r>
      <w:del w:id="2038" w:author="Lieberman, Joshua" w:date="2016-11-16T14:24:00Z">
        <w:r w:rsidRPr="008E510D" w:rsidDel="008D3849">
          <w:delText xml:space="preserve">of catchment </w:delText>
        </w:r>
      </w:del>
      <w:r w:rsidRPr="008E510D">
        <w:t xml:space="preserve">d) </w:t>
      </w:r>
      <w:del w:id="2039" w:author="Lieberman, Joshua" w:date="2016-11-16T14:24:00Z">
        <w:r w:rsidRPr="008E510D" w:rsidDel="008D3849">
          <w:delText xml:space="preserve">network of </w:delText>
        </w:r>
      </w:del>
      <w:r w:rsidRPr="008E510D">
        <w:t>sub</w:t>
      </w:r>
      <w:del w:id="2040" w:author="Lieberman, Joshua" w:date="2016-11-16T14:24:00Z">
        <w:r w:rsidRPr="008E510D" w:rsidDel="008D3849">
          <w:delText xml:space="preserve"> </w:delText>
        </w:r>
      </w:del>
      <w:r w:rsidRPr="008E510D">
        <w:t>catchment</w:t>
      </w:r>
      <w:ins w:id="2041" w:author="Lieberman, Joshua" w:date="2016-11-16T14:24:00Z">
        <w:r w:rsidR="008D3849">
          <w:t xml:space="preserve"> network</w:t>
        </w:r>
      </w:ins>
      <w:del w:id="2042" w:author="Lieberman, Joshua" w:date="2016-11-16T14:24:00Z">
        <w:r w:rsidRPr="008E510D" w:rsidDel="008D3849">
          <w:delText>s</w:delText>
        </w:r>
      </w:del>
      <w:r w:rsidRPr="008E510D">
        <w:t xml:space="preserve">, e) </w:t>
      </w:r>
      <w:del w:id="2043" w:author="Lieberman, Joshua" w:date="2016-11-16T14:28:00Z">
        <w:r w:rsidRPr="008E510D" w:rsidDel="007956EE">
          <w:delText>cartographic view</w:delText>
        </w:r>
      </w:del>
      <w:ins w:id="2044" w:author="Lieberman, Joshua" w:date="2016-11-16T14:28:00Z">
        <w:r w:rsidR="007956EE">
          <w:t>hydrographic network</w:t>
        </w:r>
      </w:ins>
      <w:r w:rsidRPr="008E510D">
        <w:t xml:space="preserve">, f) </w:t>
      </w:r>
      <w:r w:rsidR="00392C79" w:rsidRPr="005B292C">
        <w:t xml:space="preserve">geo-schematic </w:t>
      </w:r>
      <w:del w:id="2045" w:author="Lieberman, Joshua" w:date="2016-11-16T14:28:00Z">
        <w:r w:rsidR="00392C79" w:rsidRPr="005B292C" w:rsidDel="007956EE">
          <w:delText>view</w:delText>
        </w:r>
      </w:del>
      <w:ins w:id="2046" w:author="Lieberman, Joshua" w:date="2016-11-16T14:28:00Z">
        <w:r w:rsidR="007956EE">
          <w:t>network</w:t>
        </w:r>
      </w:ins>
      <w:r w:rsidRPr="005B292C">
        <w:t>,</w:t>
      </w:r>
      <w:r w:rsidRPr="008E510D">
        <w:t xml:space="preserve"> g) </w:t>
      </w:r>
      <w:del w:id="2047" w:author="Lieberman, Joshua" w:date="2016-11-16T14:28:00Z">
        <w:r w:rsidRPr="008E510D" w:rsidDel="007956EE">
          <w:delText xml:space="preserve">hydrographic </w:delText>
        </w:r>
      </w:del>
      <w:ins w:id="2048" w:author="Lieberman, Joshua" w:date="2016-11-16T14:28:00Z">
        <w:r w:rsidR="007956EE">
          <w:t>flow</w:t>
        </w:r>
        <w:r w:rsidR="007956EE" w:rsidRPr="008E510D">
          <w:t xml:space="preserve"> </w:t>
        </w:r>
      </w:ins>
      <w:r w:rsidRPr="008E510D">
        <w:t xml:space="preserve">network, h) </w:t>
      </w:r>
      <w:ins w:id="2049" w:author="Lieberman, Joshua" w:date="2016-11-16T14:25:00Z">
        <w:r w:rsidR="008D3849">
          <w:t xml:space="preserve">hydrometric </w:t>
        </w:r>
      </w:ins>
      <w:r w:rsidRPr="008E510D">
        <w:t xml:space="preserve">network of </w:t>
      </w:r>
      <w:del w:id="2050" w:author="Lieberman, Joshua" w:date="2016-11-16T14:25:00Z">
        <w:r w:rsidRPr="008E510D" w:rsidDel="008D3849">
          <w:delText xml:space="preserve">logically connected </w:delText>
        </w:r>
      </w:del>
      <w:r w:rsidRPr="008E510D">
        <w:t>monitoring stations.</w:t>
      </w:r>
      <w:bookmarkEnd w:id="2029"/>
    </w:p>
    <w:p w14:paraId="541F9FD4" w14:textId="7268DC57" w:rsidR="00C055D7" w:rsidRPr="008E510D" w:rsidRDefault="00C055D7" w:rsidP="00C055D7">
      <w:pPr>
        <w:pStyle w:val="NormalWeb"/>
        <w:jc w:val="both"/>
        <w:rPr>
          <w:lang w:val="en-US"/>
        </w:rPr>
      </w:pPr>
      <w:r w:rsidRPr="008E510D">
        <w:rPr>
          <w:lang w:val="en-US"/>
        </w:rPr>
        <w:t>Catchment boundary, catchment area, and</w:t>
      </w:r>
      <w:del w:id="2051" w:author="Lieberman, Joshua" w:date="2016-11-17T13:52:00Z">
        <w:r w:rsidRPr="008E510D" w:rsidDel="002641A2">
          <w:rPr>
            <w:lang w:val="en-US"/>
          </w:rPr>
          <w:delText xml:space="preserve"> </w:delText>
        </w:r>
        <w:r w:rsidDel="002641A2">
          <w:rPr>
            <w:lang w:val="en-US"/>
          </w:rPr>
          <w:delText>a</w:delText>
        </w:r>
      </w:del>
      <w:r>
        <w:rPr>
          <w:lang w:val="en-US"/>
        </w:rPr>
        <w:t xml:space="preserve">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 xml:space="preserve">e the hydrographic network of water bodies (typically as blue lines for small rivers and blue polygons for larger rivers and lakes) </w:t>
      </w:r>
      <w:del w:id="2052" w:author="Lieberman, Joshua" w:date="2016-11-17T13:52:00Z">
        <w:r w:rsidRPr="008E510D" w:rsidDel="002641A2">
          <w:rPr>
            <w:lang w:val="en-US"/>
          </w:rPr>
          <w:delText xml:space="preserve">and </w:delText>
        </w:r>
      </w:del>
      <w:ins w:id="2053" w:author="Lieberman, Joshua" w:date="2016-11-17T13:52:00Z">
        <w:r w:rsidR="002641A2">
          <w:rPr>
            <w:lang w:val="en-US"/>
          </w:rPr>
          <w:t>or</w:t>
        </w:r>
        <w:r w:rsidR="002641A2" w:rsidRPr="008E510D">
          <w:rPr>
            <w:lang w:val="en-US"/>
          </w:rPr>
          <w:t xml:space="preserve"> </w:t>
        </w:r>
      </w:ins>
      <w:r w:rsidRPr="008E510D">
        <w:rPr>
          <w:lang w:val="en-US"/>
        </w:rPr>
        <w:t xml:space="preserve">of channels (typically lines displaying a drainage pattern indicating the path </w:t>
      </w:r>
      <w:ins w:id="2054" w:author="Lieberman, Joshua" w:date="2016-11-17T13:52:00Z">
        <w:r w:rsidR="002641A2">
          <w:rPr>
            <w:lang w:val="en-US"/>
          </w:rPr>
          <w:t xml:space="preserve">that </w:t>
        </w:r>
      </w:ins>
      <w:r w:rsidRPr="008E510D">
        <w:rPr>
          <w:lang w:val="en-US"/>
        </w:rPr>
        <w:t>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 </w:t>
      </w:r>
      <w:ins w:id="2055" w:author="Lieberman, Joshua" w:date="2016-11-17T10:21:00Z">
        <w:r w:rsidR="00B30656">
          <w:rPr>
            <w:lang w:val="en-US"/>
          </w:rPr>
          <w:t>Hydrographic maps</w:t>
        </w:r>
      </w:ins>
      <w:ins w:id="2056" w:author="Lieberman, Joshua" w:date="2016-11-17T10:22:00Z">
        <w:r w:rsidR="00B30656">
          <w:rPr>
            <w:lang w:val="en-US"/>
          </w:rPr>
          <w:t xml:space="preserve"> </w:t>
        </w:r>
      </w:ins>
      <w:ins w:id="2057" w:author="Lieberman, Joshua" w:date="2016-11-17T10:21:00Z">
        <w:r w:rsidR="00B30656">
          <w:rPr>
            <w:lang w:val="en-US"/>
          </w:rPr>
          <w:t xml:space="preserve"> are typically based on c</w:t>
        </w:r>
      </w:ins>
      <w:del w:id="2058" w:author="Lieberman, Joshua" w:date="2016-11-17T10:21:00Z">
        <w:r w:rsidRPr="008E510D" w:rsidDel="00B30656">
          <w:rPr>
            <w:lang w:val="en-US"/>
          </w:rPr>
          <w:delText>Such c</w:delText>
        </w:r>
      </w:del>
      <w:r w:rsidRPr="008E510D">
        <w:rPr>
          <w:lang w:val="en-US"/>
        </w:rPr>
        <w:t xml:space="preserve">artographic data products </w:t>
      </w:r>
      <w:ins w:id="2059" w:author="Lieberman, Joshua" w:date="2016-11-17T10:21:00Z">
        <w:r w:rsidR="00B30656">
          <w:rPr>
            <w:lang w:val="en-US"/>
          </w:rPr>
          <w:t xml:space="preserve">that portray one or more of these </w:t>
        </w:r>
      </w:ins>
      <w:ins w:id="2060" w:author="Lieberman, Joshua" w:date="2016-11-17T10:22:00Z">
        <w:r w:rsidR="00B30656">
          <w:rPr>
            <w:lang w:val="en-US"/>
          </w:rPr>
          <w:t xml:space="preserve">feature </w:t>
        </w:r>
      </w:ins>
      <w:ins w:id="2061" w:author="Lieberman, Joshua" w:date="2016-11-17T10:21:00Z">
        <w:r w:rsidR="00B30656">
          <w:rPr>
            <w:lang w:val="en-US"/>
          </w:rPr>
          <w:t>realizations</w:t>
        </w:r>
      </w:ins>
      <w:del w:id="2062" w:author="Lieberman, Joshua" w:date="2016-11-17T10:21:00Z">
        <w:r w:rsidRPr="008E510D" w:rsidDel="00B30656">
          <w:rPr>
            <w:lang w:val="en-US"/>
          </w:rPr>
          <w:delText xml:space="preserve">are usually </w:delText>
        </w:r>
      </w:del>
      <w:del w:id="2063" w:author="Lieberman, Joshua" w:date="2016-11-17T10:18:00Z">
        <w:r w:rsidRPr="008E510D" w:rsidDel="00B30656">
          <w:rPr>
            <w:lang w:val="en-US"/>
          </w:rPr>
          <w:delText xml:space="preserve">exposed </w:delText>
        </w:r>
      </w:del>
      <w:del w:id="2064" w:author="Lieberman, Joshua" w:date="2016-11-17T10:21:00Z">
        <w:r w:rsidRPr="008E510D" w:rsidDel="00B30656">
          <w:rPr>
            <w:lang w:val="en-US"/>
          </w:rPr>
          <w:delText>in map</w:delText>
        </w:r>
      </w:del>
      <w:del w:id="2065" w:author="Lieberman, Joshua" w:date="2016-11-17T10:18:00Z">
        <w:r w:rsidRPr="008E510D" w:rsidDel="00B30656">
          <w:rPr>
            <w:lang w:val="en-US"/>
          </w:rPr>
          <w:delText xml:space="preserve"> services</w:delText>
        </w:r>
      </w:del>
      <w:del w:id="2066" w:author="Lieberman, Joshua" w:date="2016-11-17T10:22:00Z">
        <w:r w:rsidRPr="008E510D" w:rsidDel="00B30656">
          <w:rPr>
            <w:lang w:val="en-US"/>
          </w:rPr>
          <w:delText>, while the water body or channel features are provided with an appropriate geometry and location usually in features services</w:delText>
        </w:r>
      </w:del>
      <w:r w:rsidRPr="008E510D">
        <w:rPr>
          <w:lang w:val="en-US"/>
        </w:rPr>
        <w:t xml:space="preserve">. </w:t>
      </w:r>
      <w:del w:id="2067" w:author="Lieberman, Joshua" w:date="2016-11-17T10:19:00Z">
        <w:r w:rsidRPr="008E510D" w:rsidDel="00B30656">
          <w:rPr>
            <w:lang w:val="en-US"/>
          </w:rPr>
          <w:delText xml:space="preserve">To illustrate these ideas, </w:delText>
        </w:r>
      </w:del>
      <w:r>
        <w:rPr>
          <w:lang w:val="en-US"/>
        </w:rPr>
        <w:fldChar w:fldCharType="begin"/>
      </w:r>
      <w:r>
        <w:rPr>
          <w:lang w:val="en-US"/>
        </w:rPr>
        <w:instrText xml:space="preserve"> REF _Ref458765840 \h </w:instrText>
      </w:r>
      <w:r>
        <w:rPr>
          <w:lang w:val="en-US"/>
        </w:rPr>
      </w:r>
      <w:r>
        <w:rPr>
          <w:lang w:val="en-US"/>
        </w:rPr>
        <w:fldChar w:fldCharType="separate"/>
      </w:r>
      <w:r w:rsidRPr="008E510D">
        <w:t xml:space="preserve">Figure </w:t>
      </w:r>
      <w:r>
        <w:rPr>
          <w:noProof/>
        </w:rPr>
        <w:t>5</w:t>
      </w:r>
      <w:r>
        <w:rPr>
          <w:lang w:val="en-US"/>
        </w:rPr>
        <w:fldChar w:fldCharType="end"/>
      </w:r>
      <w:r>
        <w:rPr>
          <w:lang w:val="en-US"/>
        </w:rPr>
        <w:t xml:space="preserve"> </w:t>
      </w:r>
      <w:ins w:id="2068" w:author="Lieberman, Joshua" w:date="2016-11-17T10:19:00Z">
        <w:r w:rsidR="00B30656">
          <w:rPr>
            <w:lang w:val="en-US"/>
          </w:rPr>
          <w:t xml:space="preserve">adds to the </w:t>
        </w:r>
      </w:ins>
      <w:del w:id="2069" w:author="Lieberman, Joshua" w:date="2016-11-17T10:19:00Z">
        <w:r w:rsidRPr="008E510D" w:rsidDel="00B30656">
          <w:rPr>
            <w:lang w:val="en-US"/>
          </w:rPr>
          <w:delText xml:space="preserve">shows an </w:delText>
        </w:r>
      </w:del>
      <w:r w:rsidRPr="008E510D">
        <w:rPr>
          <w:lang w:val="en-US"/>
        </w:rPr>
        <w:t xml:space="preserve">idealized </w:t>
      </w:r>
      <w:r>
        <w:rPr>
          <w:lang w:val="en-US"/>
        </w:rPr>
        <w:t>catchment</w:t>
      </w:r>
      <w:r w:rsidRPr="008E510D">
        <w:rPr>
          <w:lang w:val="en-US"/>
        </w:rPr>
        <w:t xml:space="preserve"> </w:t>
      </w:r>
      <w:ins w:id="2070" w:author="Lieberman, Joshua" w:date="2016-11-17T10:20:00Z">
        <w:r w:rsidR="00B30656">
          <w:rPr>
            <w:lang w:val="en-US"/>
          </w:rPr>
          <w:t xml:space="preserve">of </w:t>
        </w:r>
      </w:ins>
      <w:del w:id="2071" w:author="Lieberman, Joshua" w:date="2016-11-17T10:20:00Z">
        <w:r w:rsidR="00744A67" w:rsidDel="00B30656">
          <w:rPr>
            <w:lang w:val="en-US"/>
          </w:rPr>
          <w:delText>(</w:delText>
        </w:r>
      </w:del>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44A67" w:rsidRPr="00C055D7">
        <w:t xml:space="preserve">Figure </w:t>
      </w:r>
      <w:r w:rsidR="00744A67">
        <w:rPr>
          <w:noProof/>
        </w:rPr>
        <w:t>4</w:t>
      </w:r>
      <w:r w:rsidR="00744A67">
        <w:rPr>
          <w:lang w:val="en-US"/>
        </w:rPr>
        <w:fldChar w:fldCharType="end"/>
      </w:r>
      <w:del w:id="2072" w:author="Lieberman, Joshua" w:date="2016-11-17T10:20:00Z">
        <w:r w:rsidR="00744A67" w:rsidDel="00B30656">
          <w:rPr>
            <w:lang w:val="en-US"/>
          </w:rPr>
          <w:delText>)</w:delText>
        </w:r>
      </w:del>
      <w:r w:rsidR="00744A67">
        <w:rPr>
          <w:lang w:val="en-US"/>
        </w:rPr>
        <w:t xml:space="preserve"> </w:t>
      </w:r>
      <w:del w:id="2073" w:author="Lieberman, Joshua" w:date="2016-11-17T10:20:00Z">
        <w:r w:rsidRPr="008E510D" w:rsidDel="00B30656">
          <w:rPr>
            <w:lang w:val="en-US"/>
          </w:rPr>
          <w:delText xml:space="preserve">with </w:delText>
        </w:r>
      </w:del>
      <w:del w:id="2074" w:author="Lieberman, Joshua" w:date="2016-11-17T10:19:00Z">
        <w:r w:rsidRPr="008E510D" w:rsidDel="00B30656">
          <w:rPr>
            <w:lang w:val="en-US"/>
          </w:rPr>
          <w:delText xml:space="preserve">different </w:delText>
        </w:r>
      </w:del>
      <w:r w:rsidRPr="008E510D">
        <w:rPr>
          <w:lang w:val="en-US"/>
        </w:rPr>
        <w:t xml:space="preserve">graphical representations </w:t>
      </w:r>
      <w:ins w:id="2075" w:author="Lieberman, Joshua" w:date="2016-11-17T10:19:00Z">
        <w:r w:rsidR="00B30656">
          <w:rPr>
            <w:lang w:val="en-US"/>
          </w:rPr>
          <w:t xml:space="preserve">of </w:t>
        </w:r>
      </w:ins>
      <w:ins w:id="2076" w:author="Lieberman, Joshua" w:date="2016-11-17T13:53:00Z">
        <w:r w:rsidR="002641A2">
          <w:rPr>
            <w:lang w:val="en-US"/>
          </w:rPr>
          <w:t xml:space="preserve">such </w:t>
        </w:r>
      </w:ins>
      <w:ins w:id="2077" w:author="Lieberman, Joshua" w:date="2016-11-17T10:19:00Z">
        <w:r w:rsidR="00B30656">
          <w:rPr>
            <w:lang w:val="en-US"/>
          </w:rPr>
          <w:t>realizations</w:t>
        </w:r>
      </w:ins>
      <w:del w:id="2078" w:author="Lieberman, Joshua" w:date="2016-11-17T10:20:00Z">
        <w:r w:rsidRPr="008E510D" w:rsidDel="00B30656">
          <w:rPr>
            <w:lang w:val="en-US"/>
          </w:rPr>
          <w:delText>highlighted</w:delText>
        </w:r>
      </w:del>
      <w:r w:rsidRPr="008E510D">
        <w:rPr>
          <w:lang w:val="en-US"/>
        </w:rPr>
        <w:t>.</w:t>
      </w:r>
    </w:p>
    <w:p w14:paraId="170F7F7C" w14:textId="4F8A66AD" w:rsidR="001330F5" w:rsidRPr="008E510D" w:rsidDel="002C1BDD" w:rsidRDefault="001330F5" w:rsidP="00450C77">
      <w:pPr>
        <w:pStyle w:val="NormalWeb"/>
        <w:jc w:val="both"/>
        <w:rPr>
          <w:del w:id="2079" w:author="Lieberman, Joshua" w:date="2016-11-17T14:02:00Z"/>
          <w:lang w:val="en-US"/>
        </w:rPr>
      </w:pPr>
      <w:r w:rsidRPr="008E510D">
        <w:rPr>
          <w:lang w:val="en-US"/>
        </w:rPr>
        <w:t xml:space="preserve">Each of these </w:t>
      </w:r>
      <w:del w:id="2080" w:author="Lieberman, Joshua" w:date="2016-11-17T10:23:00Z">
        <w:r w:rsidRPr="008E510D" w:rsidDel="00B30656">
          <w:rPr>
            <w:lang w:val="en-US"/>
          </w:rPr>
          <w:delText xml:space="preserve">graphical </w:delText>
        </w:r>
        <w:r w:rsidR="00056311" w:rsidDel="00B30656">
          <w:rPr>
            <w:lang w:val="en-US"/>
          </w:rPr>
          <w:delText>representations</w:delText>
        </w:r>
      </w:del>
      <w:ins w:id="2081" w:author="Lieberman, Joshua" w:date="2016-11-17T10:23:00Z">
        <w:r w:rsidR="00B30656">
          <w:rPr>
            <w:lang w:val="en-US"/>
          </w:rPr>
          <w:t>realizations</w:t>
        </w:r>
      </w:ins>
      <w:r w:rsidR="00056311" w:rsidRPr="008E510D">
        <w:rPr>
          <w:lang w:val="en-US"/>
        </w:rPr>
        <w:t xml:space="preserve"> </w:t>
      </w:r>
      <w:del w:id="2082" w:author="Lieberman, Joshua" w:date="2016-11-17T10:23:00Z">
        <w:r w:rsidR="00EA17E1" w:rsidRPr="008E510D" w:rsidDel="00B30656">
          <w:rPr>
            <w:lang w:val="en-US"/>
          </w:rPr>
          <w:delText>is</w:delText>
        </w:r>
        <w:r w:rsidRPr="008E510D" w:rsidDel="00B30656">
          <w:rPr>
            <w:lang w:val="en-US"/>
          </w:rPr>
          <w:delText xml:space="preserve"> </w:delText>
        </w:r>
      </w:del>
      <w:ins w:id="2083" w:author="Lieberman, Joshua" w:date="2016-11-17T10:23:00Z">
        <w:r w:rsidR="00B30656">
          <w:rPr>
            <w:lang w:val="en-US"/>
          </w:rPr>
          <w:t>forms</w:t>
        </w:r>
        <w:r w:rsidR="00B30656" w:rsidRPr="008E510D">
          <w:rPr>
            <w:lang w:val="en-US"/>
          </w:rPr>
          <w:t xml:space="preserve"> </w:t>
        </w:r>
      </w:ins>
      <w:r w:rsidRPr="008E510D">
        <w:rPr>
          <w:lang w:val="en-US"/>
        </w:rPr>
        <w:t xml:space="preserve">a different </w:t>
      </w:r>
      <w:del w:id="2084" w:author="Lieberman, Joshua" w:date="2016-11-17T10:23:00Z">
        <w:r w:rsidRPr="008E510D" w:rsidDel="00B30656">
          <w:rPr>
            <w:lang w:val="en-US"/>
          </w:rPr>
          <w:delText xml:space="preserve">way </w:delText>
        </w:r>
      </w:del>
      <w:ins w:id="2085" w:author="Lieberman, Joshua" w:date="2016-11-17T10:23:00Z">
        <w:r w:rsidR="00B30656">
          <w:rPr>
            <w:lang w:val="en-US"/>
          </w:rPr>
          <w:t>perspective of</w:t>
        </w:r>
        <w:r w:rsidR="00B30656" w:rsidRPr="008E510D">
          <w:rPr>
            <w:lang w:val="en-US"/>
          </w:rPr>
          <w:t xml:space="preserve"> </w:t>
        </w:r>
      </w:ins>
      <w:del w:id="2086" w:author="Lieberman, Joshua" w:date="2016-11-17T10:23:00Z">
        <w:r w:rsidRPr="008E510D" w:rsidDel="00B30656">
          <w:rPr>
            <w:lang w:val="en-US"/>
          </w:rPr>
          <w:delText xml:space="preserve">of looking at </w:delText>
        </w:r>
      </w:del>
      <w:r w:rsidRPr="008E510D">
        <w:rPr>
          <w:lang w:val="en-US"/>
        </w:rPr>
        <w:t>the catchment and its interaction</w:t>
      </w:r>
      <w:ins w:id="2087" w:author="Lieberman, Joshua" w:date="2016-11-17T10:24:00Z">
        <w:r w:rsidR="00B30656">
          <w:rPr>
            <w:lang w:val="en-US"/>
          </w:rPr>
          <w:t>s</w:t>
        </w:r>
      </w:ins>
      <w:r w:rsidRPr="008E510D">
        <w:rPr>
          <w:lang w:val="en-US"/>
        </w:rPr>
        <w:t xml:space="preserve"> with other </w:t>
      </w:r>
      <w:del w:id="2088" w:author="Lieberman, Joshua" w:date="2016-11-17T10:23:00Z">
        <w:r w:rsidRPr="008E510D" w:rsidDel="00B30656">
          <w:rPr>
            <w:lang w:val="en-US"/>
          </w:rPr>
          <w:delText>features</w:delText>
        </w:r>
      </w:del>
      <w:ins w:id="2089" w:author="Lieberman, Joshua" w:date="2016-11-17T10:23:00Z">
        <w:r w:rsidR="00B30656">
          <w:rPr>
            <w:lang w:val="en-US"/>
          </w:rPr>
          <w:t>catchments</w:t>
        </w:r>
      </w:ins>
      <w:ins w:id="2090" w:author="Lieberman, Joshua" w:date="2016-11-17T10:25:00Z">
        <w:r w:rsidR="00B30656">
          <w:rPr>
            <w:lang w:val="en-US"/>
          </w:rPr>
          <w:t xml:space="preserve"> that emphasize different</w:t>
        </w:r>
      </w:ins>
      <w:del w:id="2091" w:author="Lieberman, Joshua" w:date="2016-11-17T10:25:00Z">
        <w:r w:rsidRPr="008E510D" w:rsidDel="00B30656">
          <w:rPr>
            <w:lang w:val="en-US"/>
          </w:rPr>
          <w:delText>.</w:delText>
        </w:r>
      </w:del>
      <w:ins w:id="2092" w:author="Lieberman, Joshua" w:date="2016-11-17T10:25:00Z">
        <w:r w:rsidR="00B30656">
          <w:rPr>
            <w:lang w:val="en-US"/>
          </w:rPr>
          <w:t xml:space="preserve"> </w:t>
        </w:r>
      </w:ins>
      <w:del w:id="2093" w:author="Lieberman, Joshua" w:date="2016-11-17T10:25:00Z">
        <w:r w:rsidRPr="008E510D" w:rsidDel="00B30656">
          <w:rPr>
            <w:lang w:val="en-US"/>
          </w:rPr>
          <w:delText xml:space="preserve"> It is generally not possible to inspect a particular realization and understand all </w:delText>
        </w:r>
      </w:del>
      <w:r w:rsidRPr="008E510D">
        <w:rPr>
          <w:lang w:val="en-US"/>
        </w:rPr>
        <w:t>characteristics of the catchment</w:t>
      </w:r>
      <w:ins w:id="2094" w:author="Lieberman, Joshua" w:date="2016-11-17T10:25:00Z">
        <w:r w:rsidR="00B30656">
          <w:rPr>
            <w:lang w:val="en-US"/>
          </w:rPr>
          <w:t xml:space="preserve">. This may not be evident from </w:t>
        </w:r>
      </w:ins>
      <w:del w:id="2095" w:author="Lieberman, Joshua" w:date="2016-11-17T10:26:00Z">
        <w:r w:rsidRPr="008E510D" w:rsidDel="00B30656">
          <w:rPr>
            <w:lang w:val="en-US"/>
          </w:rPr>
          <w:delText xml:space="preserve"> </w:delText>
        </w:r>
      </w:del>
      <w:ins w:id="2096" w:author="Lieberman, Joshua" w:date="2016-11-17T10:26:00Z">
        <w:r w:rsidR="00B30656">
          <w:rPr>
            <w:lang w:val="en-US"/>
          </w:rPr>
          <w:t xml:space="preserve">the </w:t>
        </w:r>
      </w:ins>
      <w:del w:id="2097" w:author="Lieberman, Joshua" w:date="2016-11-17T10:26:00Z">
        <w:r w:rsidRPr="008E510D" w:rsidDel="00B30656">
          <w:rPr>
            <w:lang w:val="en-US"/>
          </w:rPr>
          <w:delText xml:space="preserve">because </w:delText>
        </w:r>
        <w:r w:rsidR="00392C79" w:rsidDel="00B30656">
          <w:rPr>
            <w:lang w:val="en-US"/>
          </w:rPr>
          <w:delText xml:space="preserve">the </w:delText>
        </w:r>
        <w:r w:rsidRPr="008E510D" w:rsidDel="00B30656">
          <w:rPr>
            <w:lang w:val="en-US"/>
          </w:rPr>
          <w:delText xml:space="preserve">different types of </w:delText>
        </w:r>
      </w:del>
      <w:r w:rsidRPr="008E510D">
        <w:rPr>
          <w:lang w:val="en-US"/>
        </w:rPr>
        <w:t>feature</w:t>
      </w:r>
      <w:ins w:id="2098" w:author="Lieberman, Joshua" w:date="2016-11-17T10:26:00Z">
        <w:r w:rsidR="00B30656">
          <w:rPr>
            <w:lang w:val="en-US"/>
          </w:rPr>
          <w:t xml:space="preserve"> types</w:t>
        </w:r>
      </w:ins>
      <w:del w:id="2099" w:author="Lieberman, Joshua" w:date="2016-11-17T10:26:00Z">
        <w:r w:rsidRPr="008E510D" w:rsidDel="00B30656">
          <w:rPr>
            <w:lang w:val="en-US"/>
          </w:rPr>
          <w:delText>s</w:delText>
        </w:r>
      </w:del>
      <w:r w:rsidRPr="008E510D">
        <w:rPr>
          <w:lang w:val="en-US"/>
        </w:rPr>
        <w:t xml:space="preserve"> </w:t>
      </w:r>
      <w:ins w:id="2100" w:author="Lieberman, Joshua" w:date="2016-11-17T10:26:00Z">
        <w:r w:rsidR="00B30656">
          <w:rPr>
            <w:lang w:val="en-US"/>
          </w:rPr>
          <w:t>alone</w:t>
        </w:r>
      </w:ins>
      <w:del w:id="2101" w:author="Lieberman, Joshua" w:date="2016-11-17T10:26:00Z">
        <w:r w:rsidRPr="008E510D" w:rsidDel="00B30656">
          <w:rPr>
            <w:lang w:val="en-US"/>
          </w:rPr>
          <w:delText>are often realized using identical data models</w:delText>
        </w:r>
      </w:del>
      <w:r w:rsidRPr="008E510D">
        <w:rPr>
          <w:lang w:val="en-US"/>
        </w:rPr>
        <w:t xml:space="preserve">. For example, a map </w:t>
      </w:r>
      <w:del w:id="2102" w:author="Lieberman, Joshua" w:date="2016-11-17T10:26:00Z">
        <w:r w:rsidRPr="008E510D" w:rsidDel="009A051F">
          <w:rPr>
            <w:lang w:val="en-US"/>
          </w:rPr>
          <w:delText>showing a set of</w:delText>
        </w:r>
      </w:del>
      <w:ins w:id="2103" w:author="Lieberman, Joshua" w:date="2016-11-17T10:26:00Z">
        <w:r w:rsidR="009A051F">
          <w:rPr>
            <w:lang w:val="en-US"/>
          </w:rPr>
          <w:t>of</w:t>
        </w:r>
      </w:ins>
      <w:r w:rsidRPr="008E510D">
        <w:rPr>
          <w:lang w:val="en-US"/>
        </w:rPr>
        <w:t xml:space="preserve"> catchment polygons may </w:t>
      </w:r>
      <w:del w:id="2104" w:author="Lieberman, Joshua" w:date="2016-11-17T10:26:00Z">
        <w:r w:rsidRPr="008E510D" w:rsidDel="009A051F">
          <w:rPr>
            <w:lang w:val="en-US"/>
          </w:rPr>
          <w:delText xml:space="preserve">display an </w:delText>
        </w:r>
      </w:del>
      <w:ins w:id="2105" w:author="Lieberman, Joshua" w:date="2016-11-17T10:27:00Z">
        <w:r w:rsidR="009A051F">
          <w:rPr>
            <w:lang w:val="en-US"/>
          </w:rPr>
          <w:t>portray</w:t>
        </w:r>
      </w:ins>
      <w:ins w:id="2106" w:author="Lieberman, Joshua" w:date="2016-11-17T10:26:00Z">
        <w:r w:rsidR="009A051F">
          <w:rPr>
            <w:lang w:val="en-US"/>
          </w:rPr>
          <w:t xml:space="preserve"> a </w:t>
        </w:r>
      </w:ins>
      <w:del w:id="2107" w:author="Lieberman, Joshua" w:date="2016-11-17T10:27:00Z">
        <w:r w:rsidRPr="008E510D" w:rsidDel="009A051F">
          <w:rPr>
            <w:lang w:val="en-US"/>
          </w:rPr>
          <w:delText xml:space="preserve">aggregate </w:delText>
        </w:r>
      </w:del>
      <w:ins w:id="2108" w:author="Lieberman, Joshua" w:date="2016-11-17T10:27:00Z">
        <w:r w:rsidR="009A051F">
          <w:rPr>
            <w:lang w:val="en-US"/>
          </w:rPr>
          <w:t>coverage</w:t>
        </w:r>
        <w:r w:rsidR="009A051F" w:rsidRPr="008E510D">
          <w:rPr>
            <w:lang w:val="en-US"/>
          </w:rPr>
          <w:t xml:space="preserve"> </w:t>
        </w:r>
      </w:ins>
      <w:r w:rsidRPr="008E510D">
        <w:rPr>
          <w:lang w:val="en-US"/>
        </w:rPr>
        <w:t xml:space="preserve">of sub-catchments, or a collection of </w:t>
      </w:r>
      <w:ins w:id="2109" w:author="Lieberman, Joshua" w:date="2016-11-17T10:27:00Z">
        <w:r w:rsidR="009A051F">
          <w:rPr>
            <w:lang w:val="en-US"/>
          </w:rPr>
          <w:t xml:space="preserve">overlapping </w:t>
        </w:r>
      </w:ins>
      <w:r w:rsidRPr="008E510D">
        <w:rPr>
          <w:lang w:val="en-US"/>
        </w:rPr>
        <w:t xml:space="preserve">catchment polygons </w:t>
      </w:r>
      <w:del w:id="2110" w:author="Lieberman, Joshua" w:date="2016-11-17T10:27:00Z">
        <w:r w:rsidRPr="008E510D" w:rsidDel="009A051F">
          <w:rPr>
            <w:lang w:val="en-US"/>
          </w:rPr>
          <w:delText>that overlap each other occupying the same space</w:delText>
        </w:r>
      </w:del>
      <w:ins w:id="2111" w:author="Lieberman, Joshua" w:date="2016-11-17T10:27:00Z">
        <w:r w:rsidR="009A051F">
          <w:rPr>
            <w:lang w:val="en-US"/>
          </w:rPr>
          <w:t>corresponding to monitoring stations</w:t>
        </w:r>
      </w:ins>
      <w:r w:rsidRPr="008E510D">
        <w:rPr>
          <w:lang w:val="en-US"/>
        </w:rPr>
        <w:t xml:space="preserve">. </w:t>
      </w:r>
      <w:del w:id="2112" w:author="Lieberman, Joshua" w:date="2016-11-17T10:28:00Z">
        <w:r w:rsidRPr="008E510D" w:rsidDel="009A051F">
          <w:rPr>
            <w:lang w:val="en-US"/>
          </w:rPr>
          <w:delText xml:space="preserve">In order to understand what catchment concept is being realized, the </w:delText>
        </w:r>
      </w:del>
      <w:ins w:id="2113" w:author="Lieberman, Joshua" w:date="2016-11-17T10:28:00Z">
        <w:r w:rsidR="009A051F">
          <w:rPr>
            <w:lang w:val="en-US"/>
          </w:rPr>
          <w:t>M</w:t>
        </w:r>
      </w:ins>
      <w:del w:id="2114" w:author="Lieberman, Joshua" w:date="2016-11-17T10:28:00Z">
        <w:r w:rsidRPr="008E510D" w:rsidDel="009A051F">
          <w:rPr>
            <w:lang w:val="en-US"/>
          </w:rPr>
          <w:delText>m</w:delText>
        </w:r>
      </w:del>
      <w:r w:rsidRPr="008E510D">
        <w:rPr>
          <w:lang w:val="en-US"/>
        </w:rPr>
        <w:t>ore detailed information</w:t>
      </w:r>
      <w:ins w:id="2115" w:author="Lieberman, Joshua" w:date="2016-11-17T10:29:00Z">
        <w:r w:rsidR="009A051F">
          <w:rPr>
            <w:lang w:val="en-US"/>
          </w:rPr>
          <w:t xml:space="preserve"> is needed</w:t>
        </w:r>
      </w:ins>
      <w:r w:rsidRPr="008E510D">
        <w:rPr>
          <w:lang w:val="en-US"/>
        </w:rPr>
        <w:t xml:space="preserve"> about </w:t>
      </w:r>
      <w:ins w:id="2116" w:author="Lieberman, Joshua" w:date="2016-11-17T10:29:00Z">
        <w:r w:rsidR="009A051F">
          <w:rPr>
            <w:lang w:val="en-US"/>
          </w:rPr>
          <w:t xml:space="preserve">each </w:t>
        </w:r>
      </w:ins>
      <w:del w:id="2117" w:author="Lieberman, Joshua" w:date="2016-11-17T10:28:00Z">
        <w:r w:rsidRPr="008E510D" w:rsidDel="009A051F">
          <w:rPr>
            <w:lang w:val="en-US"/>
          </w:rPr>
          <w:delText xml:space="preserve">their </w:delText>
        </w:r>
      </w:del>
      <w:ins w:id="2118" w:author="Lieberman, Joshua" w:date="2016-11-17T10:28:00Z">
        <w:r w:rsidR="009A051F">
          <w:rPr>
            <w:lang w:val="en-US"/>
          </w:rPr>
          <w:t>catchment</w:t>
        </w:r>
      </w:ins>
      <w:ins w:id="2119" w:author="Lieberman, Joshua" w:date="2016-11-17T10:29:00Z">
        <w:r w:rsidR="009A051F">
          <w:rPr>
            <w:lang w:val="en-US"/>
          </w:rPr>
          <w:t>’s</w:t>
        </w:r>
      </w:ins>
      <w:ins w:id="2120" w:author="Lieberman, Joshua" w:date="2016-11-17T10:28:00Z">
        <w:r w:rsidR="009A051F" w:rsidRPr="008E510D">
          <w:rPr>
            <w:lang w:val="en-US"/>
          </w:rPr>
          <w:t xml:space="preserve"> </w:t>
        </w:r>
      </w:ins>
      <w:r w:rsidRPr="008E510D">
        <w:rPr>
          <w:lang w:val="en-US"/>
        </w:rPr>
        <w:t xml:space="preserve">type and role </w:t>
      </w:r>
      <w:del w:id="2121" w:author="Lieberman, Joshua" w:date="2016-11-17T10:29:00Z">
        <w:r w:rsidRPr="008E510D" w:rsidDel="009A051F">
          <w:rPr>
            <w:lang w:val="en-US"/>
          </w:rPr>
          <w:delText>in a data model needs to be declared</w:delText>
        </w:r>
      </w:del>
      <w:ins w:id="2122" w:author="Lieberman, Joshua" w:date="2016-11-17T10:29:00Z">
        <w:r w:rsidR="009A051F">
          <w:rPr>
            <w:lang w:val="en-US"/>
          </w:rPr>
          <w:t>in an overall application</w:t>
        </w:r>
      </w:ins>
      <w:ins w:id="2123" w:author="Lieberman, Joshua" w:date="2016-11-17T10:30:00Z">
        <w:r w:rsidR="009A051F">
          <w:rPr>
            <w:lang w:val="en-US"/>
          </w:rPr>
          <w:t xml:space="preserve">, </w:t>
        </w:r>
      </w:ins>
      <w:del w:id="2124" w:author="Lieberman, Joshua" w:date="2016-11-17T10:30:00Z">
        <w:r w:rsidRPr="008E510D" w:rsidDel="009A051F">
          <w:rPr>
            <w:lang w:val="en-US"/>
          </w:rPr>
          <w:delText>.</w:delText>
        </w:r>
      </w:del>
      <w:r w:rsidRPr="008E510D">
        <w:rPr>
          <w:lang w:val="en-US"/>
        </w:rPr>
        <w:t xml:space="preserve"> </w:t>
      </w:r>
      <w:ins w:id="2125" w:author="Lieberman, Joshua" w:date="2016-11-17T10:30:00Z">
        <w:r w:rsidR="009A051F">
          <w:rPr>
            <w:lang w:val="en-US"/>
          </w:rPr>
          <w:t>s</w:t>
        </w:r>
      </w:ins>
      <w:del w:id="2126" w:author="Lieberman, Joshua" w:date="2016-11-17T10:30:00Z">
        <w:r w:rsidR="00692820" w:rsidDel="009A051F">
          <w:rPr>
            <w:lang w:val="en-US"/>
          </w:rPr>
          <w:delText>S</w:delText>
        </w:r>
      </w:del>
      <w:r w:rsidR="00692820">
        <w:rPr>
          <w:lang w:val="en-US"/>
        </w:rPr>
        <w:t>uch</w:t>
      </w:r>
      <w:r w:rsidR="00692820" w:rsidRPr="008E510D">
        <w:rPr>
          <w:lang w:val="en-US"/>
        </w:rPr>
        <w:t xml:space="preserve"> </w:t>
      </w:r>
      <w:ins w:id="2127" w:author="Lieberman, Joshua" w:date="2016-11-17T10:30:00Z">
        <w:r w:rsidR="009A051F">
          <w:rPr>
            <w:lang w:val="en-US"/>
          </w:rPr>
          <w:t xml:space="preserve">as </w:t>
        </w:r>
      </w:ins>
      <w:r w:rsidRPr="008E510D">
        <w:rPr>
          <w:lang w:val="en-US"/>
        </w:rPr>
        <w:t xml:space="preserve">relationships and potential constraints </w:t>
      </w:r>
      <w:del w:id="2128" w:author="Lieberman, Joshua" w:date="2016-11-17T10:30:00Z">
        <w:r w:rsidRPr="008E510D" w:rsidDel="009A051F">
          <w:rPr>
            <w:lang w:val="en-US"/>
          </w:rPr>
          <w:delText xml:space="preserve">may be declared </w:delText>
        </w:r>
      </w:del>
      <w:r w:rsidRPr="008E510D">
        <w:rPr>
          <w:lang w:val="en-US"/>
        </w:rPr>
        <w:t xml:space="preserve">between </w:t>
      </w:r>
      <w:del w:id="2129" w:author="Lieberman, Joshua" w:date="2016-11-17T10:30:00Z">
        <w:r w:rsidRPr="008E510D" w:rsidDel="009A051F">
          <w:rPr>
            <w:lang w:val="en-US"/>
          </w:rPr>
          <w:delText xml:space="preserve">a </w:delText>
        </w:r>
      </w:del>
      <w:r w:rsidRPr="008E510D">
        <w:rPr>
          <w:lang w:val="en-US"/>
        </w:rPr>
        <w:t>high</w:t>
      </w:r>
      <w:ins w:id="2130" w:author="Lieberman, Joshua" w:date="2016-11-17T10:30:00Z">
        <w:r w:rsidR="009A051F">
          <w:rPr>
            <w:lang w:val="en-US"/>
          </w:rPr>
          <w:t>er</w:t>
        </w:r>
      </w:ins>
      <w:r w:rsidRPr="008E510D">
        <w:rPr>
          <w:lang w:val="en-US"/>
        </w:rPr>
        <w:t>-order catchment</w:t>
      </w:r>
      <w:ins w:id="2131" w:author="Lieberman, Joshua" w:date="2016-11-17T10:30:00Z">
        <w:r w:rsidR="009A051F">
          <w:rPr>
            <w:lang w:val="en-US"/>
          </w:rPr>
          <w:t>s</w:t>
        </w:r>
      </w:ins>
      <w:r w:rsidRPr="008E510D">
        <w:rPr>
          <w:lang w:val="en-US"/>
        </w:rPr>
        <w:t xml:space="preserve"> and </w:t>
      </w:r>
      <w:del w:id="2132" w:author="Lieberman, Joshua" w:date="2016-11-17T10:30:00Z">
        <w:r w:rsidRPr="008E510D" w:rsidDel="009A051F">
          <w:rPr>
            <w:lang w:val="en-US"/>
          </w:rPr>
          <w:delText>the catchments generally</w:delText>
        </w:r>
      </w:del>
      <w:ins w:id="2133" w:author="Lieberman, Joshua" w:date="2016-11-17T10:30:00Z">
        <w:r w:rsidR="009A051F">
          <w:rPr>
            <w:lang w:val="en-US"/>
          </w:rPr>
          <w:t>those</w:t>
        </w:r>
      </w:ins>
      <w:r w:rsidRPr="008E510D">
        <w:rPr>
          <w:lang w:val="en-US"/>
        </w:rPr>
        <w:t xml:space="preserve"> nested therein, </w:t>
      </w:r>
      <w:del w:id="2134" w:author="Lieberman, Joshua" w:date="2016-11-17T10:31:00Z">
        <w:r w:rsidRPr="008E510D" w:rsidDel="009A051F">
          <w:rPr>
            <w:lang w:val="en-US"/>
          </w:rPr>
          <w:delText xml:space="preserve">or between </w:delText>
        </w:r>
        <w:r w:rsidR="00EA17E1" w:rsidRPr="008E510D" w:rsidDel="009A051F">
          <w:rPr>
            <w:lang w:val="en-US"/>
          </w:rPr>
          <w:delText>an</w:delText>
        </w:r>
        <w:r w:rsidRPr="008E510D" w:rsidDel="009A051F">
          <w:rPr>
            <w:lang w:val="en-US"/>
          </w:rPr>
          <w:delText xml:space="preserve"> aggregate network of catchments that encompasses nested catchments without any overlap, or th</w:delText>
        </w:r>
      </w:del>
      <w:ins w:id="2135" w:author="Lieberman, Joshua" w:date="2016-11-17T10:31:00Z">
        <w:r w:rsidR="009A051F">
          <w:rPr>
            <w:lang w:val="en-US"/>
          </w:rPr>
          <w:t>as well as their</w:t>
        </w:r>
      </w:ins>
      <w:del w:id="2136" w:author="Lieberman, Joshua" w:date="2016-11-17T10:31:00Z">
        <w:r w:rsidRPr="008E510D" w:rsidDel="009A051F">
          <w:rPr>
            <w:lang w:val="en-US"/>
          </w:rPr>
          <w:delText>e</w:delText>
        </w:r>
      </w:del>
      <w:r w:rsidRPr="008E510D">
        <w:rPr>
          <w:lang w:val="en-US"/>
        </w:rPr>
        <w:t xml:space="preserve"> upstream-downstream </w:t>
      </w:r>
      <w:ins w:id="2137" w:author="Lieberman, Joshua" w:date="2016-11-17T10:31:00Z">
        <w:r w:rsidR="009A051F">
          <w:rPr>
            <w:lang w:val="en-US"/>
          </w:rPr>
          <w:t xml:space="preserve">outfall </w:t>
        </w:r>
      </w:ins>
      <w:del w:id="2138" w:author="Lieberman, Joshua" w:date="2016-11-17T10:31:00Z">
        <w:r w:rsidRPr="008E510D" w:rsidDel="009A051F">
          <w:rPr>
            <w:lang w:val="en-US"/>
          </w:rPr>
          <w:delText xml:space="preserve">direction of </w:delText>
        </w:r>
      </w:del>
      <w:r w:rsidRPr="008E510D">
        <w:rPr>
          <w:lang w:val="en-US"/>
        </w:rPr>
        <w:t xml:space="preserve">flow </w:t>
      </w:r>
      <w:del w:id="2139" w:author="Lieberman, Joshua" w:date="2016-11-17T10:31:00Z">
        <w:r w:rsidR="00692820" w:rsidDel="009A051F">
          <w:rPr>
            <w:lang w:val="en-US"/>
          </w:rPr>
          <w:delText xml:space="preserve">applied to </w:delText>
        </w:r>
        <w:r w:rsidRPr="008E510D" w:rsidDel="009A051F">
          <w:rPr>
            <w:lang w:val="en-US"/>
          </w:rPr>
          <w:delText>a set of catchment polygons</w:delText>
        </w:r>
      </w:del>
      <w:ins w:id="2140" w:author="Lieberman, Joshua" w:date="2016-11-17T10:31:00Z">
        <w:r w:rsidR="009A051F">
          <w:rPr>
            <w:lang w:val="en-US"/>
          </w:rPr>
          <w:t>relationships</w:t>
        </w:r>
      </w:ins>
      <w:r w:rsidRPr="008E510D">
        <w:rPr>
          <w:lang w:val="en-US"/>
        </w:rPr>
        <w:t>.</w:t>
      </w:r>
      <w:ins w:id="2141" w:author="Lieberman, Joshua" w:date="2016-11-17T10:31:00Z">
        <w:r w:rsidR="009A051F">
          <w:rPr>
            <w:lang w:val="en-US"/>
          </w:rPr>
          <w:t xml:space="preserve"> </w:t>
        </w:r>
      </w:ins>
      <w:ins w:id="2142" w:author="Lieberman, Joshua" w:date="2016-11-17T14:02:00Z">
        <w:r w:rsidR="002C1BDD">
          <w:rPr>
            <w:lang w:val="en-US"/>
          </w:rPr>
          <w:t xml:space="preserve"> </w:t>
        </w:r>
      </w:ins>
    </w:p>
    <w:p w14:paraId="7564CBC7" w14:textId="50643FE9" w:rsidR="001330F5" w:rsidDel="002C1BDD" w:rsidRDefault="001330F5" w:rsidP="008545BE">
      <w:pPr>
        <w:pStyle w:val="NormalWeb"/>
        <w:jc w:val="both"/>
        <w:rPr>
          <w:del w:id="2143" w:author="Lieberman, Joshua" w:date="2016-11-17T14:01:00Z"/>
        </w:rPr>
      </w:pPr>
      <w:del w:id="2144" w:author="Lieberman, Joshua" w:date="2016-11-17T13:54:00Z">
        <w:r w:rsidRPr="008E510D" w:rsidDel="002C1BDD">
          <w:rPr>
            <w:lang w:val="en-US"/>
          </w:rPr>
          <w:delText xml:space="preserve">In some cases, a catchment may be realized as an identified feature without specified geometry that takes part in a </w:delText>
        </w:r>
      </w:del>
      <w:ins w:id="2145" w:author="Lieberman, Joshua" w:date="2016-11-17T13:54:00Z">
        <w:r w:rsidR="002C1BDD">
          <w:rPr>
            <w:lang w:val="en-US"/>
          </w:rPr>
          <w:t>T</w:t>
        </w:r>
      </w:ins>
      <w:del w:id="2146" w:author="Lieberman, Joshua" w:date="2016-11-17T13:54:00Z">
        <w:r w:rsidRPr="008E510D" w:rsidDel="002C1BDD">
          <w:rPr>
            <w:lang w:val="en-US"/>
          </w:rPr>
          <w:delText>t</w:delText>
        </w:r>
      </w:del>
      <w:r w:rsidRPr="008E510D">
        <w:rPr>
          <w:lang w:val="en-US"/>
        </w:rPr>
        <w:t>opological network</w:t>
      </w:r>
      <w:ins w:id="2147" w:author="Lieberman, Joshua" w:date="2016-11-17T13:54:00Z">
        <w:r w:rsidR="002C1BDD">
          <w:rPr>
            <w:lang w:val="en-US"/>
          </w:rPr>
          <w:t>s</w:t>
        </w:r>
      </w:ins>
      <w:r w:rsidRPr="008E510D">
        <w:rPr>
          <w:lang w:val="en-US"/>
        </w:rPr>
        <w:t xml:space="preserve"> of </w:t>
      </w:r>
      <w:ins w:id="2148" w:author="Lieberman, Joshua" w:date="2016-11-17T14:02:00Z">
        <w:r w:rsidR="002C1BDD">
          <w:rPr>
            <w:lang w:val="en-US"/>
          </w:rPr>
          <w:t xml:space="preserve">logical </w:t>
        </w:r>
      </w:ins>
      <w:r w:rsidRPr="008E510D">
        <w:rPr>
          <w:lang w:val="en-US"/>
        </w:rPr>
        <w:t>catchments</w:t>
      </w:r>
      <w:ins w:id="2149" w:author="Lieberman, Joshua" w:date="2016-11-17T13:54:00Z">
        <w:r w:rsidR="002C1BDD">
          <w:rPr>
            <w:lang w:val="en-US"/>
          </w:rPr>
          <w:t xml:space="preserve"> without geometries are </w:t>
        </w:r>
      </w:ins>
      <w:ins w:id="2150" w:author="Lieberman, Joshua" w:date="2016-11-17T13:58:00Z">
        <w:r w:rsidR="002C1BDD">
          <w:rPr>
            <w:lang w:val="en-US"/>
          </w:rPr>
          <w:t>useful</w:t>
        </w:r>
      </w:ins>
      <w:ins w:id="2151" w:author="Lieberman, Joshua" w:date="2016-11-17T14:02:00Z">
        <w:r w:rsidR="002C1BDD">
          <w:rPr>
            <w:lang w:val="en-US"/>
          </w:rPr>
          <w:t xml:space="preserve"> even by themselves</w:t>
        </w:r>
      </w:ins>
      <w:ins w:id="2152" w:author="Lieberman, Joshua" w:date="2016-11-17T13:54:00Z">
        <w:r w:rsidR="002C1BDD">
          <w:rPr>
            <w:lang w:val="en-US"/>
          </w:rPr>
          <w:t xml:space="preserve">, </w:t>
        </w:r>
      </w:ins>
      <w:del w:id="2153" w:author="Lieberman, Joshua" w:date="2016-11-17T13:54:00Z">
        <w:r w:rsidRPr="008E510D" w:rsidDel="002C1BDD">
          <w:rPr>
            <w:lang w:val="en-US"/>
          </w:rPr>
          <w:delText>.</w:delText>
        </w:r>
      </w:del>
      <w:del w:id="2154" w:author="Lieberman, Joshua" w:date="2016-11-17T13:55:00Z">
        <w:r w:rsidRPr="008E510D" w:rsidDel="002C1BDD">
          <w:rPr>
            <w:lang w:val="en-US"/>
          </w:rPr>
          <w:delText xml:space="preserve"> This is common, </w:delText>
        </w:r>
      </w:del>
      <w:r w:rsidRPr="008E510D">
        <w:rPr>
          <w:lang w:val="en-US"/>
        </w:rPr>
        <w:t>for example</w:t>
      </w:r>
      <w:del w:id="2155" w:author="Lieberman, Joshua" w:date="2016-11-17T13:55:00Z">
        <w:r w:rsidRPr="008E510D" w:rsidDel="002C1BDD">
          <w:rPr>
            <w:lang w:val="en-US"/>
          </w:rPr>
          <w:delText>,</w:delText>
        </w:r>
      </w:del>
      <w:r w:rsidRPr="008E510D">
        <w:rPr>
          <w:lang w:val="en-US"/>
        </w:rPr>
        <w:t xml:space="preserve"> in data systems supporting hydrologic modeling. </w:t>
      </w:r>
      <w:del w:id="2156" w:author="Lieberman, Joshua" w:date="2016-11-17T13:56:00Z">
        <w:r w:rsidRPr="008E510D" w:rsidDel="002C1BDD">
          <w:rPr>
            <w:lang w:val="en-US"/>
          </w:rPr>
          <w:delText>Catchment attributes needed to parameterize a model</w:delText>
        </w:r>
      </w:del>
      <w:del w:id="2157" w:author="Lieberman, Joshua" w:date="2016-11-17T13:55:00Z">
        <w:r w:rsidR="00860515" w:rsidDel="002C1BDD">
          <w:rPr>
            <w:lang w:val="en-US"/>
          </w:rPr>
          <w:delText>,</w:delText>
        </w:r>
      </w:del>
      <w:del w:id="2158" w:author="Lieberman, Joshua" w:date="2016-11-17T13:56:00Z">
        <w:r w:rsidRPr="008E510D" w:rsidDel="002C1BDD">
          <w:rPr>
            <w:lang w:val="en-US"/>
          </w:rPr>
          <w:delText xml:space="preserve"> may be generated using various geospatial data sets, but the geometric information is not necessary for the actual modelling</w:delText>
        </w:r>
      </w:del>
      <w:ins w:id="2159" w:author="Lieberman, Joshua" w:date="2016-11-17T13:56:00Z">
        <w:r w:rsidR="002C1BDD">
          <w:rPr>
            <w:lang w:val="en-US"/>
          </w:rPr>
          <w:t>Geospatial data may be used to parameterize model</w:t>
        </w:r>
      </w:ins>
      <w:ins w:id="2160" w:author="Lieberman, Joshua" w:date="2016-11-17T13:57:00Z">
        <w:r w:rsidR="002C1BDD">
          <w:rPr>
            <w:lang w:val="en-US"/>
          </w:rPr>
          <w:t>s</w:t>
        </w:r>
      </w:ins>
      <w:ins w:id="2161" w:author="Lieberman, Joshua" w:date="2016-11-17T13:56:00Z">
        <w:r w:rsidR="002C1BDD">
          <w:rPr>
            <w:lang w:val="en-US"/>
          </w:rPr>
          <w:t xml:space="preserve"> </w:t>
        </w:r>
      </w:ins>
      <w:ins w:id="2162" w:author="Lieberman, Joshua" w:date="2016-11-17T13:57:00Z">
        <w:r w:rsidR="002C1BDD">
          <w:rPr>
            <w:lang w:val="en-US"/>
          </w:rPr>
          <w:t xml:space="preserve">that </w:t>
        </w:r>
      </w:ins>
      <w:ins w:id="2163" w:author="Lieberman, Joshua" w:date="2016-11-17T13:56:00Z">
        <w:r w:rsidR="002C1BDD">
          <w:rPr>
            <w:lang w:val="en-US"/>
          </w:rPr>
          <w:t xml:space="preserve">then run only using </w:t>
        </w:r>
      </w:ins>
      <w:ins w:id="2164" w:author="Lieberman, Joshua" w:date="2016-11-17T14:03:00Z">
        <w:r w:rsidR="002C1BDD">
          <w:rPr>
            <w:lang w:val="en-US"/>
          </w:rPr>
          <w:t>logical catchment relationships</w:t>
        </w:r>
      </w:ins>
      <w:r w:rsidRPr="008E510D">
        <w:rPr>
          <w:lang w:val="en-US"/>
        </w:rPr>
        <w:t xml:space="preserve">. </w:t>
      </w:r>
      <w:del w:id="2165" w:author="Lieberman, Joshua" w:date="2016-11-17T13:58:00Z">
        <w:r w:rsidRPr="008E510D" w:rsidDel="002C1BDD">
          <w:rPr>
            <w:lang w:val="en-US"/>
          </w:rPr>
          <w:delText xml:space="preserve">In applications like this, and in data systems supporting such applications, a catchment can be realized by an identifier, attributes, and topological connections that are not necessarily the same as would be implied by </w:delText>
        </w:r>
        <w:r w:rsidR="00AF6DDF" w:rsidDel="002C1BDD">
          <w:rPr>
            <w:lang w:val="en-US"/>
          </w:rPr>
          <w:delText xml:space="preserve">the </w:delText>
        </w:r>
        <w:r w:rsidRPr="008E510D" w:rsidDel="002C1BDD">
          <w:rPr>
            <w:lang w:val="en-US"/>
          </w:rPr>
          <w:delText xml:space="preserve">geometric representation of a catchment. That is, while a catchment has a geometric representation that is an area, which would imply it is a topological face, the catchment can have a </w:delText>
        </w:r>
        <w:r w:rsidR="0017415C" w:rsidDel="002C1BDD">
          <w:rPr>
            <w:lang w:val="en-US"/>
          </w:rPr>
          <w:delText xml:space="preserve">coexisting </w:delText>
        </w:r>
        <w:r w:rsidRPr="008E510D" w:rsidDel="002C1BDD">
          <w:rPr>
            <w:lang w:val="en-US"/>
          </w:rPr>
          <w:delText xml:space="preserve">non-geometric realization that is a topological edge which conveys flow from inflow to outflow. This flexibility, where a realization of a catchment feature does not need to have an explicit geometric representation allows a decoupling of </w:delText>
        </w:r>
        <w:r w:rsidR="0017415C" w:rsidRPr="005B292C" w:rsidDel="002C1BDD">
          <w:rPr>
            <w:lang w:val="en-US"/>
          </w:rPr>
          <w:delText>representational</w:delText>
        </w:r>
        <w:r w:rsidR="0017415C" w:rsidRPr="008E510D" w:rsidDel="002C1BDD">
          <w:rPr>
            <w:lang w:val="en-US"/>
          </w:rPr>
          <w:delText xml:space="preserve"> </w:delText>
        </w:r>
        <w:r w:rsidRPr="008E510D" w:rsidDel="002C1BDD">
          <w:rPr>
            <w:lang w:val="en-US"/>
          </w:rPr>
          <w:delText>and conceptual concerns with the ability to explicitly link data products that would not otherwise be easily related</w:delText>
        </w:r>
      </w:del>
      <w:ins w:id="2166" w:author="Lieberman, Joshua" w:date="2016-11-17T13:58:00Z">
        <w:r w:rsidR="002C1BDD">
          <w:rPr>
            <w:lang w:val="en-US"/>
          </w:rPr>
          <w:t>The topological representation may not even correspond to geometric representations</w:t>
        </w:r>
      </w:ins>
      <w:r w:rsidRPr="008E510D">
        <w:rPr>
          <w:lang w:val="en-US"/>
        </w:rPr>
        <w:t>.</w:t>
      </w:r>
      <w:ins w:id="2167" w:author="Lieberman, Joshua" w:date="2016-11-17T13:59:00Z">
        <w:r w:rsidR="002C1BDD">
          <w:rPr>
            <w:lang w:val="en-US"/>
          </w:rPr>
          <w:t xml:space="preserve"> For example, an outfall may take on the topological role of a node even as it is realized by a</w:t>
        </w:r>
      </w:ins>
      <w:ins w:id="2168" w:author="Lieberman, Joshua" w:date="2016-11-17T14:01:00Z">
        <w:r w:rsidR="002C1BDD">
          <w:rPr>
            <w:lang w:val="en-US"/>
          </w:rPr>
          <w:t xml:space="preserve"> polygon geometry indicating a diffuse area of drainage</w:t>
        </w:r>
        <w:r w:rsidR="002C1BDD">
          <w:t xml:space="preserve">. </w:t>
        </w:r>
      </w:ins>
    </w:p>
    <w:p w14:paraId="53D939C7" w14:textId="77777777" w:rsidR="002C1BDD" w:rsidRDefault="002C1BDD" w:rsidP="00860515">
      <w:pPr>
        <w:pStyle w:val="NormalWeb"/>
        <w:jc w:val="both"/>
        <w:rPr>
          <w:ins w:id="2169" w:author="Lieberman, Joshua" w:date="2016-11-17T14:02:00Z"/>
          <w:lang w:val="en-US"/>
        </w:rPr>
      </w:pPr>
    </w:p>
    <w:p w14:paraId="27B88EAB" w14:textId="7963043C" w:rsidR="008545BE" w:rsidRPr="005B292C" w:rsidRDefault="00D4047D" w:rsidP="008545BE">
      <w:pPr>
        <w:pStyle w:val="NormalWeb"/>
        <w:jc w:val="both"/>
        <w:rPr>
          <w:lang w:val="en-US"/>
        </w:rPr>
      </w:pPr>
      <w:r w:rsidRPr="005B292C">
        <w:t xml:space="preserve">Specific feature types </w:t>
      </w:r>
      <w:del w:id="2170" w:author="Lieberman, Joshua" w:date="2016-11-17T14:01:00Z">
        <w:r w:rsidRPr="005B292C" w:rsidDel="002C1BDD">
          <w:delText xml:space="preserve">are </w:delText>
        </w:r>
      </w:del>
      <w:r w:rsidRPr="005B292C">
        <w:t xml:space="preserve">defined </w:t>
      </w:r>
      <w:del w:id="2171" w:author="Lieberman, Joshua" w:date="2016-11-17T14:02:00Z">
        <w:r w:rsidRPr="005B292C" w:rsidDel="002C1BDD">
          <w:delText>to describe the named or otherwise uniquely identified hydrologic feature as well as the catchment</w:delText>
        </w:r>
        <w:r w:rsidR="005B292C" w:rsidRPr="005B292C" w:rsidDel="002C1BDD">
          <w:delText xml:space="preserve"> concept</w:delText>
        </w:r>
        <w:r w:rsidRPr="005B292C" w:rsidDel="002C1BDD">
          <w:delText xml:space="preserve"> and its feature realization(s)</w:delText>
        </w:r>
      </w:del>
      <w:ins w:id="2172" w:author="Lieberman, Joshua" w:date="2016-11-17T14:02:00Z">
        <w:r w:rsidR="002C1BDD">
          <w:t>in</w:t>
        </w:r>
      </w:ins>
      <w:ins w:id="2173" w:author="Lieberman, Joshua" w:date="2016-11-17T14:03:00Z">
        <w:r w:rsidR="002C1BDD">
          <w:t xml:space="preserve"> the HY_Features model include</w:t>
        </w:r>
      </w:ins>
      <w:ins w:id="2174" w:author="Lieberman, Joshua" w:date="2016-11-17T14:02:00Z">
        <w:r w:rsidR="002C1BDD">
          <w:t xml:space="preserve"> </w:t>
        </w:r>
      </w:ins>
      <w:del w:id="2175" w:author="Lieberman, Joshua" w:date="2016-11-17T14:04:00Z">
        <w:r w:rsidRPr="005B292C" w:rsidDel="002C1BDD">
          <w:delText>.</w:delText>
        </w:r>
      </w:del>
      <w:del w:id="2176" w:author="Lieberman, Joshua" w:date="2016-11-17T14:03:00Z">
        <w:r w:rsidRPr="005B292C" w:rsidDel="002C1BDD">
          <w:delText xml:space="preserve"> T</w:delText>
        </w:r>
      </w:del>
      <w:del w:id="2177" w:author="Lieberman, Joshua" w:date="2016-11-17T14:04:00Z">
        <w:r w:rsidRPr="005B292C" w:rsidDel="002C1BDD">
          <w:delText xml:space="preserve">he </w:delText>
        </w:r>
      </w:del>
      <w:r w:rsidR="005A011C" w:rsidRPr="005B292C">
        <w:t xml:space="preserve">HY_HydroFeature </w:t>
      </w:r>
      <w:ins w:id="2178" w:author="Lieberman, Joshua" w:date="2016-11-17T14:04:00Z">
        <w:r w:rsidR="00B73D42">
          <w:t>(</w:t>
        </w:r>
      </w:ins>
      <w:del w:id="2179" w:author="Lieberman, Joshua" w:date="2016-11-17T14:04:00Z">
        <w:r w:rsidR="005A011C" w:rsidRPr="005B292C" w:rsidDel="002C1BDD">
          <w:delText xml:space="preserve">feature type is described, </w:delText>
        </w:r>
      </w:del>
      <w:r w:rsidR="005A011C" w:rsidRPr="005B292C">
        <w:t>in section 7.4.2</w:t>
      </w:r>
      <w:ins w:id="2180" w:author="Lieberman, Joshua" w:date="2016-11-17T14:04:00Z">
        <w:r w:rsidR="00B73D42">
          <w:t>)</w:t>
        </w:r>
      </w:ins>
      <w:r w:rsidR="005A011C" w:rsidRPr="005B292C">
        <w:t xml:space="preserve">, </w:t>
      </w:r>
      <w:del w:id="2181" w:author="Lieberman, Joshua" w:date="2016-11-17T14:04:00Z">
        <w:r w:rsidR="005A011C" w:rsidRPr="005B292C" w:rsidDel="00B73D42">
          <w:delText xml:space="preserve">the </w:delText>
        </w:r>
      </w:del>
      <w:r w:rsidRPr="005B292C">
        <w:t>HY_Catchment, HY_Outfall</w:t>
      </w:r>
      <w:r w:rsidR="005A011C" w:rsidRPr="005B292C">
        <w:t>,</w:t>
      </w:r>
      <w:r w:rsidRPr="005B292C">
        <w:t xml:space="preserve"> </w:t>
      </w:r>
      <w:r w:rsidR="005A011C" w:rsidRPr="005B292C">
        <w:t>HY_CatchmentRealization</w:t>
      </w:r>
      <w:ins w:id="2182" w:author="Lieberman, Joshua" w:date="2016-11-17T14:04:00Z">
        <w:r w:rsidR="00B73D42">
          <w:t xml:space="preserve">, </w:t>
        </w:r>
      </w:ins>
      <w:del w:id="2183" w:author="Lieberman, Joshua" w:date="2016-11-17T14:04:00Z">
        <w:r w:rsidR="005A011C" w:rsidRPr="005B292C" w:rsidDel="00B73D42">
          <w:delText xml:space="preserve"> </w:delText>
        </w:r>
        <w:r w:rsidRPr="005B292C" w:rsidDel="00B73D42">
          <w:delText xml:space="preserve">and </w:delText>
        </w:r>
      </w:del>
      <w:r w:rsidRPr="005B292C">
        <w:t>HY_OutfallRealization</w:t>
      </w:r>
      <w:ins w:id="2184" w:author="Lieberman, Joshua" w:date="2016-11-17T14:05:00Z">
        <w:r w:rsidR="00B73D42">
          <w:t>,</w:t>
        </w:r>
      </w:ins>
      <w:r w:rsidRPr="005B292C">
        <w:t xml:space="preserve"> </w:t>
      </w:r>
      <w:del w:id="2185" w:author="Lieberman, Joshua" w:date="2016-11-17T14:04:00Z">
        <w:r w:rsidRPr="005B292C" w:rsidDel="00B73D42">
          <w:delText>feature types</w:delText>
        </w:r>
        <w:r w:rsidR="005B292C" w:rsidRPr="005B292C" w:rsidDel="00B73D42">
          <w:delText xml:space="preserve"> and the special feature realizations of the holistic catchment idea </w:delText>
        </w:r>
      </w:del>
      <w:r w:rsidR="005B292C" w:rsidRPr="005B292C">
        <w:t xml:space="preserve">HY_CatchmentArea, HY_CatchmentBoundary, HY_Flowpath, HY_WaterEdge, HY_HydroNetwork and HY_CartographicRealization </w:t>
      </w:r>
      <w:del w:id="2186" w:author="Lieberman, Joshua" w:date="2016-11-17T14:05:00Z">
        <w:r w:rsidR="005B292C" w:rsidRPr="005B292C" w:rsidDel="00B73D42">
          <w:delText>are described in</w:delText>
        </w:r>
      </w:del>
      <w:ins w:id="2187" w:author="Lieberman, Joshua" w:date="2016-11-17T14:05:00Z">
        <w:r w:rsidR="00B73D42">
          <w:t>(</w:t>
        </w:r>
      </w:ins>
      <w:del w:id="2188" w:author="Lieberman, Joshua" w:date="2016-11-17T14:05:00Z">
        <w:r w:rsidR="005B292C" w:rsidRPr="005B292C" w:rsidDel="00B73D42">
          <w:delText xml:space="preserve"> </w:delText>
        </w:r>
      </w:del>
      <w:r w:rsidR="005B292C" w:rsidRPr="005B292C">
        <w:t>section 7.4.3</w:t>
      </w:r>
      <w:ins w:id="2189" w:author="Lieberman, Joshua" w:date="2016-11-17T14:05:00Z">
        <w:r w:rsidR="00B73D42">
          <w:t>)</w:t>
        </w:r>
      </w:ins>
      <w:r w:rsidR="00744A67" w:rsidRPr="005B292C">
        <w:t>.</w:t>
      </w:r>
    </w:p>
    <w:p w14:paraId="58FDEB92" w14:textId="7CC8F1DB" w:rsidR="006947C2" w:rsidRPr="008E510D" w:rsidRDefault="00544C35" w:rsidP="00834E29">
      <w:pPr>
        <w:pStyle w:val="Heading2"/>
      </w:pPr>
      <w:bookmarkStart w:id="2190" w:name="_Toc467226146"/>
      <w:ins w:id="2191" w:author="Lieberman, Joshua" w:date="2016-11-17T14:06:00Z">
        <w:r>
          <w:t>C</w:t>
        </w:r>
      </w:ins>
      <w:del w:id="2192" w:author="Lieberman, Joshua" w:date="2016-11-17T14:06:00Z">
        <w:r w:rsidR="006947C2" w:rsidRPr="008E510D" w:rsidDel="00AA7E5A">
          <w:delText>C</w:delText>
        </w:r>
      </w:del>
      <w:r w:rsidR="006947C2" w:rsidRPr="008E510D">
        <w:t xml:space="preserve">atchment </w:t>
      </w:r>
      <w:ins w:id="2193" w:author="Lieberman, Joshua" w:date="2016-11-17T14:06:00Z">
        <w:r w:rsidR="00AA7E5A">
          <w:t xml:space="preserve">topology and </w:t>
        </w:r>
      </w:ins>
      <w:r w:rsidR="006947C2" w:rsidRPr="008E510D">
        <w:t>hierarchy</w:t>
      </w:r>
      <w:bookmarkEnd w:id="2190"/>
      <w:del w:id="2194" w:author="Lieberman, Joshua" w:date="2016-11-17T14:06:00Z">
        <w:r w:rsidR="006947C2" w:rsidRPr="008E510D" w:rsidDel="00AA7E5A">
          <w:delText xml:space="preserve"> </w:delText>
        </w:r>
        <w:r w:rsidR="006947C2" w:rsidDel="00AA7E5A">
          <w:delText>and catchment topology</w:delText>
        </w:r>
      </w:del>
    </w:p>
    <w:p w14:paraId="6435BD6A" w14:textId="7E79408D" w:rsidR="006947C2" w:rsidRPr="008E510D" w:rsidRDefault="00AA7E5A" w:rsidP="008545BE">
      <w:pPr>
        <w:jc w:val="both"/>
      </w:pPr>
      <w:ins w:id="2195" w:author="Lieberman, Joshua" w:date="2016-11-17T14:11:00Z">
        <w:r>
          <w:t>An unlimited number of c</w:t>
        </w:r>
      </w:ins>
      <w:del w:id="2196" w:author="Lieberman, Joshua" w:date="2016-11-17T14:11:00Z">
        <w:r w:rsidR="006947C2" w:rsidRPr="008E510D" w:rsidDel="00AA7E5A">
          <w:delText>C</w:delText>
        </w:r>
      </w:del>
      <w:r w:rsidR="006947C2" w:rsidRPr="008E510D">
        <w:t>atchments</w:t>
      </w:r>
      <w:ins w:id="2197" w:author="Lieberman, Joshua" w:date="2016-11-17T14:11:00Z">
        <w:r>
          <w:t xml:space="preserve"> </w:t>
        </w:r>
      </w:ins>
      <w:ins w:id="2198" w:author="Lieberman, Joshua" w:date="2016-11-17T14:35:00Z">
        <w:r w:rsidR="00544C35">
          <w:t>can</w:t>
        </w:r>
      </w:ins>
      <w:ins w:id="2199" w:author="Lieberman, Joshua" w:date="2016-11-17T14:11:00Z">
        <w:r>
          <w:t xml:space="preserve"> potentially be defined in any region since every point in that region </w:t>
        </w:r>
      </w:ins>
      <w:ins w:id="2200" w:author="Lieberman, Joshua" w:date="2016-11-17T14:35:00Z">
        <w:r w:rsidR="00544C35">
          <w:t>corresponds to</w:t>
        </w:r>
      </w:ins>
      <w:ins w:id="2201" w:author="Lieberman, Joshua" w:date="2016-11-17T14:11:00Z">
        <w:r>
          <w:t xml:space="preserve"> some catchment which </w:t>
        </w:r>
      </w:ins>
      <w:ins w:id="2202" w:author="Lieberman, Joshua" w:date="2016-11-17T14:12:00Z">
        <w:r>
          <w:t>drains to it. The most useful catchments, though, are generally those</w:t>
        </w:r>
      </w:ins>
      <w:r w:rsidR="006947C2" w:rsidRPr="008E510D">
        <w:t xml:space="preserve"> </w:t>
      </w:r>
      <w:ins w:id="2203" w:author="Lieberman, Joshua" w:date="2016-11-17T14:14:00Z">
        <w:r w:rsidR="003D50B2">
          <w:t xml:space="preserve">that are </w:t>
        </w:r>
      </w:ins>
      <w:del w:id="2204" w:author="Lieberman, Joshua" w:date="2016-11-17T14:13:00Z">
        <w:r w:rsidR="006947C2" w:rsidRPr="008E510D" w:rsidDel="00AA7E5A">
          <w:delText xml:space="preserve">may be </w:delText>
        </w:r>
      </w:del>
      <w:r w:rsidR="006947C2" w:rsidRPr="008E510D">
        <w:t xml:space="preserve">connected in </w:t>
      </w:r>
      <w:del w:id="2205" w:author="Lieberman, Joshua" w:date="2016-11-17T14:11:00Z">
        <w:r w:rsidR="006947C2" w:rsidRPr="008E510D" w:rsidDel="00AA7E5A">
          <w:delText xml:space="preserve">topological </w:delText>
        </w:r>
      </w:del>
      <w:ins w:id="2206" w:author="Lieberman, Joshua" w:date="2016-11-17T14:11:00Z">
        <w:r>
          <w:t>drainage</w:t>
        </w:r>
        <w:r w:rsidRPr="008E510D">
          <w:t xml:space="preserve"> </w:t>
        </w:r>
      </w:ins>
      <w:r w:rsidR="005B292C" w:rsidRPr="008E510D">
        <w:t xml:space="preserve">networks </w:t>
      </w:r>
      <w:ins w:id="2207" w:author="Lieberman, Joshua" w:date="2016-11-17T14:13:00Z">
        <w:r w:rsidR="003D50B2">
          <w:t>recognizing significant features of the terrain such as divides and confluences</w:t>
        </w:r>
      </w:ins>
      <w:ins w:id="2208" w:author="Lieberman, Joshua" w:date="2016-11-17T14:14:00Z">
        <w:r w:rsidR="003D50B2">
          <w:t xml:space="preserve">. Catchment networks </w:t>
        </w:r>
      </w:ins>
      <w:del w:id="2209" w:author="Lieberman, Joshua" w:date="2016-11-17T14:15:00Z">
        <w:r w:rsidR="005B292C" w:rsidDel="003D50B2">
          <w:delText>that</w:delText>
        </w:r>
        <w:r w:rsidR="006947C2" w:rsidDel="003D50B2">
          <w:delText xml:space="preserve"> </w:delText>
        </w:r>
      </w:del>
      <w:r w:rsidR="006947C2" w:rsidRPr="008E510D">
        <w:t xml:space="preserve">provide continuity between catchments, the ability to aggregate catchments, and to trace </w:t>
      </w:r>
      <w:del w:id="2210" w:author="Lieberman, Joshua" w:date="2016-11-17T14:16:00Z">
        <w:r w:rsidR="006947C2" w:rsidRPr="008E510D" w:rsidDel="003D50B2">
          <w:delText>catchment networks</w:delText>
        </w:r>
      </w:del>
      <w:ins w:id="2211" w:author="Lieberman, Joshua" w:date="2016-11-17T14:16:00Z">
        <w:r w:rsidR="003D50B2">
          <w:t>flow</w:t>
        </w:r>
      </w:ins>
      <w:r w:rsidR="006947C2" w:rsidRPr="008E510D">
        <w:t xml:space="preserve"> up- or down-stream.</w:t>
      </w:r>
      <w:del w:id="2212" w:author="Lieberman, Joshua" w:date="2016-11-17T14:10:00Z">
        <w:r w:rsidR="006947C2" w:rsidRPr="008E510D" w:rsidDel="00AA7E5A">
          <w:delText xml:space="preserve"> </w:delText>
        </w:r>
        <w:r w:rsidR="006947C2" w:rsidDel="00AA7E5A">
          <w:delText>In geometric representations, t</w:delText>
        </w:r>
        <w:r w:rsidR="006947C2" w:rsidRPr="008E510D" w:rsidDel="00AA7E5A">
          <w:delTex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delText>
        </w:r>
      </w:del>
    </w:p>
    <w:p w14:paraId="55A80633" w14:textId="77777777" w:rsidR="008545BE" w:rsidRDefault="008545BE" w:rsidP="006947C2">
      <w:pPr>
        <w:pStyle w:val="NormalWeb"/>
        <w:jc w:val="both"/>
        <w:rPr>
          <w:highlight w:val="yellow"/>
          <w:lang w:val="en-US"/>
        </w:rPr>
      </w:pPr>
    </w:p>
    <w:p w14:paraId="06993CC7" w14:textId="774CCD7C" w:rsidR="00CD36E2" w:rsidRDefault="007E52CC" w:rsidP="00F448A4">
      <w:pPr>
        <w:pStyle w:val="OGCFigure"/>
      </w:pPr>
      <w:r w:rsidRPr="008E510D">
        <w:rPr>
          <w:noProof/>
        </w:rPr>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3BD62EF5" w:rsidR="008B0259" w:rsidRPr="00CD36E2" w:rsidRDefault="00CD36E2" w:rsidP="00F448A4">
      <w:pPr>
        <w:pStyle w:val="OGCFigure"/>
      </w:pPr>
      <w:bookmarkStart w:id="2213" w:name="_Ref459016443"/>
      <w:bookmarkStart w:id="2214" w:name="_Toc467163146"/>
      <w:r>
        <w:t xml:space="preserve">Figure </w:t>
      </w:r>
      <w:r w:rsidR="00C75574">
        <w:fldChar w:fldCharType="begin"/>
      </w:r>
      <w:r w:rsidR="00C75574">
        <w:instrText xml:space="preserve"> SEQ Figure \* ARABIC </w:instrText>
      </w:r>
      <w:r w:rsidR="00C75574">
        <w:fldChar w:fldCharType="separate"/>
      </w:r>
      <w:r w:rsidR="00DA7491">
        <w:rPr>
          <w:noProof/>
        </w:rPr>
        <w:t>6</w:t>
      </w:r>
      <w:r w:rsidR="00C75574">
        <w:rPr>
          <w:noProof/>
        </w:rPr>
        <w:fldChar w:fldCharType="end"/>
      </w:r>
      <w:bookmarkEnd w:id="2213"/>
      <w:ins w:id="2215" w:author="Lieberman, Joshua" w:date="2016-11-16T14:30:00Z">
        <w:r w:rsidR="007956EE">
          <w:rPr>
            <w:noProof/>
          </w:rPr>
          <w:t xml:space="preserve">: Catchment </w:t>
        </w:r>
      </w:ins>
      <w:ins w:id="2216" w:author="Lieberman, Joshua" w:date="2016-11-16T14:33:00Z">
        <w:r w:rsidR="007956EE">
          <w:rPr>
            <w:noProof/>
          </w:rPr>
          <w:t>aggregation</w:t>
        </w:r>
      </w:ins>
      <w:r>
        <w:t xml:space="preserve"> </w:t>
      </w:r>
      <w:ins w:id="2217" w:author="Lieberman, Joshua" w:date="2016-11-16T14:30:00Z">
        <w:r w:rsidR="007956EE" w:rsidRPr="008D4288">
          <w:t>(</w:t>
        </w:r>
        <w:r w:rsidR="007956EE">
          <w:t>top left to bottom right)</w:t>
        </w:r>
      </w:ins>
      <w:del w:id="2218" w:author="Lieberman, Joshua" w:date="2016-11-16T14:30:00Z">
        <w:r w:rsidDel="007956EE">
          <w:delText>(</w:delText>
        </w:r>
        <w:r w:rsidR="00C363BA" w:rsidDel="007956EE">
          <w:delText>a-f</w:delText>
        </w:r>
        <w:r w:rsidR="00F16F57" w:rsidDel="007956EE">
          <w:delText>,</w:delText>
        </w:r>
        <w:r w:rsidDel="007956EE">
          <w:delText xml:space="preserve"> from left to right)</w:delText>
        </w:r>
      </w:del>
      <w:ins w:id="2219" w:author="Lieberman, Joshua" w:date="2016-11-16T14:31:00Z">
        <w:r w:rsidR="00B73D42">
          <w:t>:</w:t>
        </w:r>
        <w:r w:rsidR="007956EE">
          <w:t xml:space="preserve"> </w:t>
        </w:r>
      </w:ins>
      <w:del w:id="2220" w:author="Lieberman, Joshua" w:date="2016-11-16T14:31:00Z">
        <w:r w:rsidDel="007956EE">
          <w:delText xml:space="preserve">: </w:delText>
        </w:r>
      </w:del>
      <w:r w:rsidR="005B292C">
        <w:t>a</w:t>
      </w:r>
      <w:ins w:id="2221" w:author="Lieberman, Joshua" w:date="2016-11-16T14:30:00Z">
        <w:r w:rsidR="007956EE">
          <w:t>)</w:t>
        </w:r>
      </w:ins>
      <w:ins w:id="2222" w:author="Lieberman, Joshua" w:date="2016-11-16T14:32:00Z">
        <w:r w:rsidR="007956EE">
          <w:t xml:space="preserve"> </w:t>
        </w:r>
      </w:ins>
      <w:del w:id="2223" w:author="Lieberman, Joshua" w:date="2016-11-16T14:30:00Z">
        <w:r w:rsidR="002A3454" w:rsidRPr="008E510D" w:rsidDel="007956EE">
          <w:delText xml:space="preserve">, </w:delText>
        </w:r>
      </w:del>
      <w:del w:id="2224" w:author="Lieberman, Joshua" w:date="2016-11-16T14:32:00Z">
        <w:r w:rsidR="002A3454" w:rsidRPr="008E510D" w:rsidDel="007956EE">
          <w:delText>Typical</w:delText>
        </w:r>
      </w:del>
      <w:ins w:id="2225" w:author="Lieberman, Joshua" w:date="2016-11-16T14:32:00Z">
        <w:r w:rsidR="007956EE">
          <w:t>Simple</w:t>
        </w:r>
      </w:ins>
      <w:r w:rsidR="002A3454" w:rsidRPr="008E510D">
        <w:t xml:space="preserve"> catchments with one inflow and one outflow each; </w:t>
      </w:r>
      <w:r w:rsidR="005B292C">
        <w:t>b</w:t>
      </w:r>
      <w:ins w:id="2226" w:author="Lieberman, Joshua" w:date="2016-11-16T14:31:00Z">
        <w:r w:rsidR="007956EE">
          <w:t>)</w:t>
        </w:r>
      </w:ins>
      <w:del w:id="2227" w:author="Lieberman, Joshua" w:date="2016-11-16T14:31:00Z">
        <w:r w:rsidR="002A3454" w:rsidRPr="008E510D" w:rsidDel="007956EE">
          <w:delText>,</w:delText>
        </w:r>
      </w:del>
      <w:r w:rsidR="002A3454" w:rsidRPr="008E510D">
        <w:t xml:space="preserve"> Joined (conjoint) catchments flowing into a single downstream catchment; </w:t>
      </w:r>
      <w:r w:rsidR="005B292C">
        <w:t>c</w:t>
      </w:r>
      <w:del w:id="2228" w:author="Lieberman, Joshua" w:date="2016-11-16T14:31:00Z">
        <w:r w:rsidR="002A3454" w:rsidRPr="008E510D" w:rsidDel="007956EE">
          <w:delText>,</w:delText>
        </w:r>
      </w:del>
      <w:ins w:id="2229" w:author="Lieberman, Joshua" w:date="2016-11-16T14:31:00Z">
        <w:r w:rsidR="007956EE">
          <w:t>)</w:t>
        </w:r>
      </w:ins>
      <w:r w:rsidR="002A3454" w:rsidRPr="008E510D">
        <w:t xml:space="preserve"> catchments joining in a </w:t>
      </w:r>
      <w:r w:rsidR="002C507E">
        <w:t>water body</w:t>
      </w:r>
      <w:r w:rsidR="002A3454" w:rsidRPr="008E510D">
        <w:t xml:space="preserve"> or wetland with no clear network; </w:t>
      </w:r>
      <w:r w:rsidR="005B292C">
        <w:t>d</w:t>
      </w:r>
      <w:ins w:id="2230" w:author="Lieberman, Joshua" w:date="2016-11-16T14:31:00Z">
        <w:r w:rsidR="007956EE">
          <w:t xml:space="preserve">) </w:t>
        </w:r>
      </w:ins>
      <w:del w:id="2231" w:author="Lieberman, Joshua" w:date="2016-11-16T14:31:00Z">
        <w:r w:rsidR="002A3454" w:rsidRPr="008E510D" w:rsidDel="007956EE">
          <w:delText xml:space="preserve">, </w:delText>
        </w:r>
      </w:del>
      <w:r w:rsidR="002A3454" w:rsidRPr="008E510D">
        <w:t xml:space="preserve">catchments joining through intermittent </w:t>
      </w:r>
      <w:r w:rsidR="001101C6" w:rsidRPr="008E510D">
        <w:t>o</w:t>
      </w:r>
      <w:r w:rsidR="001101C6">
        <w:t>r</w:t>
      </w:r>
      <w:r w:rsidR="001101C6" w:rsidRPr="008E510D">
        <w:t xml:space="preserve"> </w:t>
      </w:r>
      <w:r w:rsidR="002A3454" w:rsidRPr="008E510D">
        <w:t>subsurface flows</w:t>
      </w:r>
      <w:ins w:id="2232" w:author="Lieberman, Joshua" w:date="2016-11-16T14:31:00Z">
        <w:r w:rsidR="007956EE">
          <w:t>;</w:t>
        </w:r>
      </w:ins>
      <w:r w:rsidR="002A3454" w:rsidRPr="008E510D">
        <w:t xml:space="preserve"> </w:t>
      </w:r>
      <w:r w:rsidR="005B292C">
        <w:t>e</w:t>
      </w:r>
      <w:del w:id="2233" w:author="Lieberman, Joshua" w:date="2016-11-16T14:31:00Z">
        <w:r w:rsidR="002A3454" w:rsidRPr="008E510D" w:rsidDel="007956EE">
          <w:delText xml:space="preserve">, </w:delText>
        </w:r>
      </w:del>
      <w:ins w:id="2234" w:author="Lieberman, Joshua" w:date="2016-11-16T14:31:00Z">
        <w:r w:rsidR="007956EE">
          <w:t xml:space="preserve">) </w:t>
        </w:r>
      </w:ins>
      <w:r w:rsidR="002A3454" w:rsidRPr="008E510D">
        <w:t>catchments that join through areas of complex or braided channels</w:t>
      </w:r>
      <w:del w:id="2235" w:author="Lieberman, Joshua" w:date="2016-11-18T09:47:00Z">
        <w:r w:rsidR="00C363BA" w:rsidDel="006D4E3F">
          <w:delText>; f</w:delText>
        </w:r>
      </w:del>
      <w:del w:id="2236" w:author="Lieberman, Joshua" w:date="2016-11-16T14:31:00Z">
        <w:r w:rsidR="00C363BA" w:rsidDel="007956EE">
          <w:delText>,</w:delText>
        </w:r>
      </w:del>
      <w:del w:id="2237" w:author="Lieberman, Joshua" w:date="2016-11-18T09:47:00Z">
        <w:r w:rsidR="00C363BA" w:rsidDel="006D4E3F">
          <w:delText xml:space="preserve"> catchments with outfalls made up by many channels such as in a delta</w:delText>
        </w:r>
        <w:r w:rsidR="002A3454" w:rsidRPr="008E510D" w:rsidDel="006D4E3F">
          <w:delText>.</w:delText>
        </w:r>
      </w:del>
      <w:bookmarkEnd w:id="2214"/>
    </w:p>
    <w:p w14:paraId="6F933C4D" w14:textId="6B2797D4" w:rsidR="001A2B71" w:rsidDel="003D50B2" w:rsidRDefault="002A3454">
      <w:pPr>
        <w:jc w:val="both"/>
        <w:rPr>
          <w:del w:id="2238" w:author="Lieberman, Joshua" w:date="2016-11-17T14:17:00Z"/>
        </w:rPr>
        <w:pPrChange w:id="2239" w:author="Lieberman, Joshua" w:date="2016-11-17T14:17:00Z">
          <w:pPr>
            <w:pStyle w:val="NormalWeb"/>
            <w:jc w:val="both"/>
          </w:pPr>
        </w:pPrChange>
      </w:pPr>
      <w:r w:rsidRPr="008545BE">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D52E32">
        <w:t xml:space="preserve">Figure </w:t>
      </w:r>
      <w:r w:rsidR="00D52E32">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ins w:id="2240" w:author="Lieberman, Joshua" w:date="2016-11-18T09:46:00Z">
        <w:r w:rsidR="006D4E3F">
          <w:t>a</w:t>
        </w:r>
      </w:ins>
      <w:del w:id="2241" w:author="Lieberman, Joshua" w:date="2016-11-18T09:46:00Z">
        <w:r w:rsidR="00D17502" w:rsidDel="006D4E3F">
          <w:delText xml:space="preserve">, </w:delText>
        </w:r>
        <w:r w:rsidR="00F0120F" w:rsidRPr="008545BE" w:rsidDel="006D4E3F">
          <w:fldChar w:fldCharType="begin"/>
        </w:r>
        <w:r w:rsidR="00F0120F" w:rsidRPr="008545BE" w:rsidDel="006D4E3F">
          <w:delInstrText xml:space="preserve"> REF C1 \h  \* MERGEFORMAT </w:delInstrText>
        </w:r>
        <w:r w:rsidR="00F0120F" w:rsidRPr="008545BE" w:rsidDel="006D4E3F">
          <w:fldChar w:fldCharType="separate"/>
        </w:r>
        <w:r w:rsidR="00F0120F" w:rsidRPr="008545BE" w:rsidDel="006D4E3F">
          <w:delText>C1</w:delText>
        </w:r>
        <w:r w:rsidR="00F0120F" w:rsidRPr="008545BE" w:rsidDel="006D4E3F">
          <w:fldChar w:fldCharType="end"/>
        </w:r>
      </w:del>
      <w:r w:rsidR="000A3859" w:rsidRPr="008545BE">
        <w:fldChar w:fldCharType="begin"/>
      </w:r>
      <w:r w:rsidR="000A3859" w:rsidRPr="008545BE">
        <w:instrText xml:space="preserve"> REF C1 \h </w:instrText>
      </w:r>
      <w:r w:rsidR="00450C77" w:rsidRPr="008545BE">
        <w:instrText xml:space="preserve"> \* MERGEFORMAT </w:instrText>
      </w:r>
      <w:r w:rsidR="000A3859" w:rsidRPr="008545BE">
        <w:fldChar w:fldCharType="end"/>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ins w:id="2242" w:author="Lieberman, Joshua" w:date="2016-11-18T09:46:00Z">
        <w:r w:rsidR="006D4E3F">
          <w:t>c</w:t>
        </w:r>
      </w:ins>
      <w:del w:id="2243" w:author="Lieberman, Joshua" w:date="2016-11-18T09:46:00Z">
        <w:r w:rsidR="00D17502" w:rsidDel="006D4E3F">
          <w:delText xml:space="preserve">, </w:delText>
        </w:r>
        <w:r w:rsidR="000A3859" w:rsidRPr="008545BE" w:rsidDel="006D4E3F">
          <w:fldChar w:fldCharType="begin"/>
        </w:r>
        <w:r w:rsidR="000A3859" w:rsidRPr="008545BE" w:rsidDel="006D4E3F">
          <w:delInstrText xml:space="preserve"> REF C3 \h </w:delInstrText>
        </w:r>
        <w:r w:rsidR="00450C77" w:rsidRPr="008545BE" w:rsidDel="006D4E3F">
          <w:delInstrText xml:space="preserve"> \* MERGEFORMAT </w:delInstrText>
        </w:r>
        <w:r w:rsidR="000A3859" w:rsidRPr="008545BE" w:rsidDel="006D4E3F">
          <w:fldChar w:fldCharType="separate"/>
        </w:r>
        <w:r w:rsidR="009A7047" w:rsidRPr="008545BE" w:rsidDel="006D4E3F">
          <w:delText>C3</w:delText>
        </w:r>
        <w:r w:rsidR="000A3859" w:rsidRPr="008545BE" w:rsidDel="006D4E3F">
          <w:fldChar w:fldCharType="end"/>
        </w:r>
      </w:del>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ins w:id="2244" w:author="Lieberman, Joshua" w:date="2016-11-18T09:46:00Z">
        <w:r w:rsidR="006D4E3F">
          <w:t>d</w:t>
        </w:r>
      </w:ins>
      <w:del w:id="2245" w:author="Lieberman, Joshua" w:date="2016-11-18T09:46:00Z">
        <w:r w:rsidR="00D17502" w:rsidDel="006D4E3F">
          <w:delText xml:space="preserve">, </w:delText>
        </w:r>
        <w:r w:rsidR="000A3859" w:rsidRPr="008545BE" w:rsidDel="006D4E3F">
          <w:fldChar w:fldCharType="begin"/>
        </w:r>
        <w:r w:rsidR="000A3859" w:rsidRPr="008545BE" w:rsidDel="006D4E3F">
          <w:delInstrText xml:space="preserve"> REF C4 \h </w:delInstrText>
        </w:r>
        <w:r w:rsidR="00450C77" w:rsidRPr="008545BE" w:rsidDel="006D4E3F">
          <w:delInstrText xml:space="preserve"> \* MERGEFORMAT </w:delInstrText>
        </w:r>
        <w:r w:rsidR="000A3859" w:rsidRPr="008545BE" w:rsidDel="006D4E3F">
          <w:fldChar w:fldCharType="separate"/>
        </w:r>
        <w:r w:rsidR="009A7047" w:rsidRPr="008545BE" w:rsidDel="006D4E3F">
          <w:delText>C4</w:delText>
        </w:r>
        <w:r w:rsidR="000A3859" w:rsidRPr="008545BE" w:rsidDel="006D4E3F">
          <w:fldChar w:fldCharType="end"/>
        </w:r>
      </w:del>
      <w:r w:rsidR="000A3859" w:rsidRPr="008545BE">
        <w:t>)</w:t>
      </w:r>
      <w:r w:rsidR="00993DE5">
        <w:t xml:space="preserve">, </w:t>
      </w:r>
      <w:ins w:id="2246" w:author="Lieberman, Joshua" w:date="2016-11-18T09:47:00Z">
        <w:r w:rsidR="006D4E3F">
          <w:t xml:space="preserve">or </w:t>
        </w:r>
      </w:ins>
      <w:r w:rsidRPr="008545BE">
        <w:t xml:space="preserve">complex braided streams </w:t>
      </w:r>
      <w:r w:rsidR="000A3859" w:rsidRPr="008545BE">
        <w:t>(</w:t>
      </w:r>
      <w:r w:rsidR="00993DE5">
        <w:t>Figure 6</w:t>
      </w:r>
      <w:ins w:id="2247" w:author="Lieberman, Joshua" w:date="2016-11-18T09:46:00Z">
        <w:r w:rsidR="006D4E3F">
          <w:t>e</w:t>
        </w:r>
      </w:ins>
      <w:del w:id="2248" w:author="Lieberman, Joshua" w:date="2016-11-18T09:46:00Z">
        <w:r w:rsidR="00993DE5" w:rsidDel="006D4E3F">
          <w:delText xml:space="preserve">, </w:delText>
        </w:r>
        <w:r w:rsidR="000A3859" w:rsidRPr="008545BE" w:rsidDel="006D4E3F">
          <w:fldChar w:fldCharType="begin"/>
        </w:r>
        <w:r w:rsidR="000A3859" w:rsidRPr="008545BE" w:rsidDel="006D4E3F">
          <w:delInstrText xml:space="preserve"> REF C5 \h </w:delInstrText>
        </w:r>
        <w:r w:rsidR="00450C77" w:rsidRPr="008545BE" w:rsidDel="006D4E3F">
          <w:delInstrText xml:space="preserve"> \* MERGEFORMAT </w:delInstrText>
        </w:r>
        <w:r w:rsidR="000A3859" w:rsidRPr="008545BE" w:rsidDel="006D4E3F">
          <w:fldChar w:fldCharType="separate"/>
        </w:r>
        <w:r w:rsidR="009A7047" w:rsidRPr="008545BE" w:rsidDel="006D4E3F">
          <w:delText>C5</w:delText>
        </w:r>
        <w:r w:rsidR="000A3859" w:rsidRPr="008545BE" w:rsidDel="006D4E3F">
          <w:fldChar w:fldCharType="end"/>
        </w:r>
      </w:del>
      <w:ins w:id="2249" w:author="Lieberman, Joshua" w:date="2016-11-18T09:48:00Z">
        <w:r w:rsidR="006D4E3F">
          <w:t>)</w:t>
        </w:r>
      </w:ins>
      <w:del w:id="2250" w:author="Lieberman, Joshua" w:date="2016-11-18T09:48:00Z">
        <w:r w:rsidR="000A3859" w:rsidRPr="008545BE" w:rsidDel="006D4E3F">
          <w:delText>)</w:delText>
        </w:r>
        <w:r w:rsidR="00993DE5" w:rsidDel="006D4E3F">
          <w:delText xml:space="preserve">, or distributary systems like deltas </w:delText>
        </w:r>
        <w:r w:rsidR="00993DE5" w:rsidRPr="00993DE5" w:rsidDel="006D4E3F">
          <w:rPr>
            <w:highlight w:val="yellow"/>
          </w:rPr>
          <w:delText>(Figure 6, C6/f)</w:delText>
        </w:r>
      </w:del>
      <w:r w:rsidRPr="008545BE">
        <w:t xml:space="preserve">. </w:t>
      </w:r>
      <w:r w:rsidR="00993DE5">
        <w:t xml:space="preserve">In some situations, </w:t>
      </w:r>
      <w:r w:rsidR="00993DE5" w:rsidRPr="00993DE5">
        <w:t>d</w:t>
      </w:r>
      <w:r w:rsidR="00AE5B3D" w:rsidRPr="00993DE5">
        <w:t xml:space="preserve">iffuse (multiple) </w:t>
      </w:r>
      <w:r w:rsidR="00BB076F" w:rsidRPr="00993DE5">
        <w:t>inflow</w:t>
      </w:r>
      <w:r w:rsidR="00C363BA" w:rsidRPr="00993DE5">
        <w:t>s</w:t>
      </w:r>
      <w:r w:rsidR="00993DE5" w:rsidRPr="00993DE5">
        <w:t xml:space="preserve"> can be</w:t>
      </w:r>
      <w:r w:rsidR="00AE5B3D" w:rsidRPr="00993DE5">
        <w:t xml:space="preserve"> </w:t>
      </w:r>
      <w:r w:rsidR="00F448A4" w:rsidRPr="00993DE5">
        <w:t xml:space="preserve">conceptually </w:t>
      </w:r>
      <w:r w:rsidR="00AE5B3D" w:rsidRPr="00993DE5">
        <w:t>joined</w:t>
      </w:r>
      <w:r w:rsidR="00BB076F" w:rsidRPr="00993DE5">
        <w:t xml:space="preserve"> </w:t>
      </w:r>
      <w:r w:rsidR="00AE5B3D" w:rsidRPr="00993DE5">
        <w:t>in a ‘conjoint’ catchment (</w:t>
      </w:r>
      <w:r w:rsidR="00D17502" w:rsidRPr="00993DE5">
        <w:fldChar w:fldCharType="begin"/>
      </w:r>
      <w:r w:rsidR="00D17502" w:rsidRPr="00993DE5">
        <w:instrText xml:space="preserve"> REF _Ref459016443 \h </w:instrText>
      </w:r>
      <w:r w:rsidR="006C43FF" w:rsidRPr="00993DE5">
        <w:instrText xml:space="preserve"> \* MERGEFORMAT </w:instrText>
      </w:r>
      <w:r w:rsidR="00D17502" w:rsidRPr="00993DE5">
        <w:fldChar w:fldCharType="separate"/>
      </w:r>
      <w:r w:rsidR="00D17502" w:rsidRPr="00993DE5">
        <w:t xml:space="preserve">Figure </w:t>
      </w:r>
      <w:r w:rsidR="00D17502" w:rsidRPr="00993DE5">
        <w:rPr>
          <w:noProof/>
        </w:rPr>
        <w:t>6</w:t>
      </w:r>
      <w:r w:rsidR="00D17502" w:rsidRPr="00993DE5">
        <w:fldChar w:fldCharType="end"/>
      </w:r>
      <w:ins w:id="2251" w:author="Lieberman, Joshua" w:date="2016-11-18T09:48:00Z">
        <w:r w:rsidR="006D4E3F">
          <w:t>b</w:t>
        </w:r>
      </w:ins>
      <w:del w:id="2252" w:author="Lieberman, Joshua" w:date="2016-11-18T09:48:00Z">
        <w:r w:rsidR="00D17502" w:rsidRPr="00993DE5" w:rsidDel="006D4E3F">
          <w:delText xml:space="preserve">, </w:delText>
        </w:r>
        <w:r w:rsidR="00993DE5" w:rsidRPr="00993DE5" w:rsidDel="006D4E3F">
          <w:delText>C2</w:delText>
        </w:r>
      </w:del>
      <w:r w:rsidR="00993DE5" w:rsidRPr="00993DE5">
        <w:t>) and</w:t>
      </w:r>
      <w:r w:rsidR="00BB076F" w:rsidRPr="00993DE5">
        <w:t xml:space="preserve"> </w:t>
      </w:r>
      <w:r w:rsidR="00AE5B3D" w:rsidRPr="00993DE5">
        <w:t xml:space="preserve">spread (multiple) </w:t>
      </w:r>
      <w:r w:rsidR="00BB076F" w:rsidRPr="00993DE5">
        <w:t>outflow</w:t>
      </w:r>
      <w:r w:rsidR="00993DE5" w:rsidRPr="00993DE5">
        <w:t>s</w:t>
      </w:r>
      <w:r w:rsidR="00BB076F" w:rsidRPr="00993DE5">
        <w:t xml:space="preserve"> may be </w:t>
      </w:r>
      <w:r w:rsidR="00AE5B3D" w:rsidRPr="00993DE5">
        <w:t xml:space="preserve">joined </w:t>
      </w:r>
      <w:r w:rsidR="00433D90" w:rsidRPr="00993DE5">
        <w:t xml:space="preserve">in a catchment flowing out </w:t>
      </w:r>
      <w:r w:rsidR="007355CE" w:rsidRPr="00993DE5">
        <w:t>at</w:t>
      </w:r>
      <w:r w:rsidR="00433D90" w:rsidRPr="00993DE5">
        <w:t xml:space="preserve"> </w:t>
      </w:r>
      <w:r w:rsidR="00AE5B3D" w:rsidRPr="00993DE5">
        <w:t xml:space="preserve">a </w:t>
      </w:r>
      <w:r w:rsidR="007355CE" w:rsidRPr="00993DE5">
        <w:t xml:space="preserve">single, logical </w:t>
      </w:r>
      <w:r w:rsidR="007355CE" w:rsidRPr="006D4E3F">
        <w:rPr>
          <w:rPrChange w:id="2253" w:author="Lieberman, Joshua" w:date="2016-11-18T09:48:00Z">
            <w:rPr/>
          </w:rPrChange>
        </w:rPr>
        <w:t>outflow</w:t>
      </w:r>
      <w:r w:rsidR="00C363BA" w:rsidRPr="006D4E3F">
        <w:rPr>
          <w:rPrChange w:id="2254" w:author="Lieberman, Joshua" w:date="2016-11-18T09:48:00Z">
            <w:rPr>
              <w:highlight w:val="yellow"/>
            </w:rPr>
          </w:rPrChange>
        </w:rPr>
        <w:t xml:space="preserve"> (Figure 6</w:t>
      </w:r>
      <w:ins w:id="2255" w:author="Lieberman, Joshua" w:date="2016-11-18T09:48:00Z">
        <w:r w:rsidR="006D4E3F" w:rsidRPr="006D4E3F">
          <w:rPr>
            <w:rPrChange w:id="2256" w:author="Lieberman, Joshua" w:date="2016-11-18T09:48:00Z">
              <w:rPr>
                <w:highlight w:val="yellow"/>
              </w:rPr>
            </w:rPrChange>
          </w:rPr>
          <w:t>e</w:t>
        </w:r>
      </w:ins>
      <w:del w:id="2257" w:author="Lieberman, Joshua" w:date="2016-11-18T09:48:00Z">
        <w:r w:rsidR="00C363BA" w:rsidRPr="006D4E3F" w:rsidDel="006D4E3F">
          <w:rPr>
            <w:rPrChange w:id="2258" w:author="Lieberman, Joshua" w:date="2016-11-18T09:48:00Z">
              <w:rPr>
                <w:highlight w:val="yellow"/>
              </w:rPr>
            </w:rPrChange>
          </w:rPr>
          <w:delText>, C6/e</w:delText>
        </w:r>
      </w:del>
      <w:r w:rsidR="00C363BA" w:rsidRPr="006D4E3F">
        <w:rPr>
          <w:rPrChange w:id="2259" w:author="Lieberman, Joshua" w:date="2016-11-18T09:48:00Z">
            <w:rPr>
              <w:highlight w:val="yellow"/>
            </w:rPr>
          </w:rPrChange>
        </w:rPr>
        <w:t>)</w:t>
      </w:r>
      <w:r w:rsidR="00433D90" w:rsidRPr="006D4E3F">
        <w:rPr>
          <w:rPrChange w:id="2260" w:author="Lieberman, Joshua" w:date="2016-11-18T09:48:00Z">
            <w:rPr>
              <w:highlight w:val="yellow"/>
            </w:rPr>
          </w:rPrChange>
        </w:rPr>
        <w:t>.</w:t>
      </w:r>
      <w:r w:rsidR="003101B9" w:rsidRPr="008545BE">
        <w:t xml:space="preserve"> </w:t>
      </w:r>
      <w:r w:rsidRPr="008545BE">
        <w:t>Although these cases require different geographic representations, they can be re</w:t>
      </w:r>
      <w:r w:rsidR="00993DE5">
        <w:t>alized</w:t>
      </w:r>
      <w:r w:rsidRPr="008545BE">
        <w:t xml:space="preserve"> using the same </w:t>
      </w:r>
      <w:r w:rsidR="007355CE" w:rsidRPr="008545BE">
        <w:t xml:space="preserve">pattern of </w:t>
      </w:r>
      <w:r w:rsidR="00AB6DAC" w:rsidRPr="008545BE">
        <w:t>the</w:t>
      </w:r>
      <w:r w:rsidR="007355CE" w:rsidRPr="008545BE">
        <w:t xml:space="preserve"> catchment </w:t>
      </w:r>
      <w:r w:rsidR="00993DE5">
        <w:t>and</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ins w:id="2261" w:author="Lieberman, Joshua" w:date="2016-11-17T14:38:00Z">
        <w:r w:rsidR="008069BB">
          <w:t xml:space="preserve">edge-node </w:t>
        </w:r>
      </w:ins>
      <w:r w:rsidR="00054D70" w:rsidRPr="008545BE">
        <w:t xml:space="preserve">catchment </w:t>
      </w:r>
      <w:r w:rsidRPr="008545BE">
        <w:t>topology, no special treatment is required to handle the variation of flow processes.</w:t>
      </w:r>
      <w:r w:rsidRPr="008E510D">
        <w:t xml:space="preserve"> </w:t>
      </w:r>
    </w:p>
    <w:p w14:paraId="3FDB7052" w14:textId="77777777" w:rsidR="003D50B2" w:rsidRDefault="003D50B2" w:rsidP="001A2B71">
      <w:pPr>
        <w:jc w:val="both"/>
        <w:rPr>
          <w:ins w:id="2262" w:author="Lieberman, Joshua" w:date="2016-11-17T14:17:00Z"/>
        </w:rPr>
      </w:pPr>
    </w:p>
    <w:p w14:paraId="6306618C" w14:textId="2AA18D18" w:rsidR="008545BE" w:rsidDel="003D50B2" w:rsidRDefault="008545BE" w:rsidP="00F0120F">
      <w:pPr>
        <w:pStyle w:val="OGCFigure"/>
        <w:rPr>
          <w:del w:id="2263" w:author="Lieberman, Joshua" w:date="2016-11-17T14:17:00Z"/>
          <w:highlight w:val="yellow"/>
        </w:rPr>
      </w:pPr>
    </w:p>
    <w:p w14:paraId="0773B858" w14:textId="12AE8ECA" w:rsidR="008E5881" w:rsidRPr="008E510D" w:rsidDel="003D50B2" w:rsidRDefault="008E5881" w:rsidP="00834E29">
      <w:pPr>
        <w:pStyle w:val="Heading3"/>
        <w:rPr>
          <w:del w:id="2264" w:author="Lieberman, Joshua" w:date="2016-11-17T14:17:00Z"/>
        </w:rPr>
      </w:pPr>
      <w:bookmarkStart w:id="2265" w:name="_Toc458775732"/>
      <w:del w:id="2266" w:author="Lieberman, Joshua" w:date="2016-11-17T14:17:00Z">
        <w:r w:rsidRPr="008E510D" w:rsidDel="003D50B2">
          <w:delText>Hierarchy of catchments</w:delText>
        </w:r>
        <w:bookmarkEnd w:id="2265"/>
      </w:del>
    </w:p>
    <w:p w14:paraId="27F688A5" w14:textId="22E89452" w:rsidR="000A3859" w:rsidRDefault="008E5881">
      <w:pPr>
        <w:jc w:val="both"/>
        <w:pPrChange w:id="2267" w:author="Lieberman, Joshua" w:date="2016-11-17T14:17:00Z">
          <w:pPr>
            <w:pStyle w:val="NormalWeb"/>
            <w:jc w:val="both"/>
          </w:pPr>
        </w:pPrChange>
      </w:pPr>
      <w:r w:rsidRPr="008E510D">
        <w:t xml:space="preserve">Any catchment may </w:t>
      </w:r>
      <w:ins w:id="2268" w:author="Lieberman, Joshua" w:date="2016-11-17T14:17:00Z">
        <w:r w:rsidR="003D50B2">
          <w:t xml:space="preserve">also </w:t>
        </w:r>
      </w:ins>
      <w:r w:rsidRPr="008E510D">
        <w:t xml:space="preserve">be nested </w:t>
      </w:r>
      <w:del w:id="2269" w:author="Lieberman, Joshua" w:date="2016-11-17T14:36:00Z">
        <w:r w:rsidRPr="008E510D" w:rsidDel="008069BB">
          <w:delText xml:space="preserve">or aggregated </w:delText>
        </w:r>
      </w:del>
      <w:r w:rsidRPr="008E510D">
        <w:t xml:space="preserve">in a larger containing catchment or split into multiple sub units </w:t>
      </w:r>
      <w:ins w:id="2270" w:author="Lieberman, Joshua" w:date="2016-11-17T14:17:00Z">
        <w:r w:rsidR="003D50B2">
          <w:t xml:space="preserve">to define </w:t>
        </w:r>
      </w:ins>
      <w:del w:id="2271" w:author="Lieberman, Joshua" w:date="2016-11-17T14:17:00Z">
        <w:r w:rsidRPr="008E510D" w:rsidDel="003D50B2">
          <w:delText>forming a</w:delText>
        </w:r>
      </w:del>
      <w:ins w:id="2272" w:author="Lieberman, Joshua" w:date="2016-11-17T14:17:00Z">
        <w:r w:rsidR="003D50B2">
          <w:t xml:space="preserve"> catchment</w:t>
        </w:r>
      </w:ins>
      <w:r w:rsidRPr="008E510D">
        <w:t xml:space="preserve"> hierarch</w:t>
      </w:r>
      <w:ins w:id="2273" w:author="Lieberman, Joshua" w:date="2016-11-17T14:17:00Z">
        <w:r w:rsidR="003D50B2">
          <w:t>ies</w:t>
        </w:r>
      </w:ins>
      <w:del w:id="2274" w:author="Lieberman, Joshua" w:date="2016-11-17T14:17:00Z">
        <w:r w:rsidRPr="008E510D" w:rsidDel="003D50B2">
          <w:delText>y of catchments</w:delText>
        </w:r>
      </w:del>
      <w:r w:rsidRPr="008E510D">
        <w:t>. Two types of catchment hierarch</w:t>
      </w:r>
      <w:ins w:id="2275" w:author="Lieberman, Joshua" w:date="2016-11-17T14:18:00Z">
        <w:r w:rsidR="003D50B2">
          <w:t>ical relation</w:t>
        </w:r>
      </w:ins>
      <w:ins w:id="2276" w:author="Lieberman, Joshua" w:date="2016-11-17T14:36:00Z">
        <w:r w:rsidR="008069BB">
          <w:t>s</w:t>
        </w:r>
      </w:ins>
      <w:del w:id="2277" w:author="Lieberman, Joshua" w:date="2016-11-17T14:18:00Z">
        <w:r w:rsidRPr="008E510D" w:rsidDel="003D50B2">
          <w:delText>y</w:delText>
        </w:r>
      </w:del>
      <w:r w:rsidRPr="008E510D">
        <w:t xml:space="preserve"> are supported in HY_Features: basic nesting and dendritic aggregation</w:t>
      </w:r>
      <w:del w:id="2278" w:author="Lieberman, Joshua" w:date="2016-11-17T14:18:00Z">
        <w:r w:rsidR="00C86433" w:rsidRPr="008E510D" w:rsidDel="003D50B2">
          <w:delText xml:space="preserve">: </w:delText>
        </w:r>
        <w:r w:rsidRPr="008E510D" w:rsidDel="003D50B2">
          <w:delText xml:space="preserve">1) </w:delText>
        </w:r>
      </w:del>
      <w:ins w:id="2279" w:author="Lieberman, Joshua" w:date="2016-11-17T14:18:00Z">
        <w:r w:rsidR="003D50B2">
          <w:t xml:space="preserve">. </w:t>
        </w:r>
      </w:ins>
      <w:r w:rsidRPr="008E510D">
        <w:t xml:space="preserve">Basic nesting allows any catchment to </w:t>
      </w:r>
      <w:del w:id="2280" w:author="Lieberman, Joshua" w:date="2016-11-17T14:18:00Z">
        <w:r w:rsidRPr="008E510D" w:rsidDel="003D50B2">
          <w:delText xml:space="preserve">have a </w:delText>
        </w:r>
      </w:del>
      <w:r w:rsidRPr="008E510D">
        <w:t>reference</w:t>
      </w:r>
      <w:del w:id="2281" w:author="Lieberman, Joshua" w:date="2016-11-17T14:18:00Z">
        <w:r w:rsidRPr="008E510D" w:rsidDel="003D50B2">
          <w:delText xml:space="preserve"> to</w:delText>
        </w:r>
      </w:del>
      <w:r w:rsidRPr="008E510D">
        <w:t xml:space="preserve"> a containing catchment (</w:t>
      </w:r>
      <w:r w:rsidR="00714C6D">
        <w:fldChar w:fldCharType="begin"/>
      </w:r>
      <w:r w:rsidR="00714C6D">
        <w:instrText xml:space="preserve"> REF _Ref463519144 \h </w:instrText>
      </w:r>
      <w:r w:rsidR="00714C6D">
        <w:fldChar w:fldCharType="separate"/>
      </w:r>
      <w:r w:rsidR="00714C6D">
        <w:t xml:space="preserve">Figure </w:t>
      </w:r>
      <w:r w:rsidR="00714C6D">
        <w:rPr>
          <w:noProof/>
        </w:rPr>
        <w:t>7</w:t>
      </w:r>
      <w:r w:rsidR="00714C6D">
        <w:fldChar w:fldCharType="end"/>
      </w:r>
      <w:r w:rsidRPr="008E510D">
        <w:t>)</w:t>
      </w:r>
      <w:ins w:id="2282" w:author="Lieberman, Joshua" w:date="2016-11-17T14:18:00Z">
        <w:r w:rsidR="003D50B2">
          <w:t xml:space="preserve"> without </w:t>
        </w:r>
      </w:ins>
      <w:del w:id="2283" w:author="Lieberman, Joshua" w:date="2016-11-17T14:18:00Z">
        <w:r w:rsidRPr="008E510D" w:rsidDel="003D50B2">
          <w:delText xml:space="preserve">. This allows collections of sub-catchments to be grouped into larger units, but does not </w:delText>
        </w:r>
      </w:del>
      <w:r w:rsidRPr="008E510D">
        <w:t>defin</w:t>
      </w:r>
      <w:ins w:id="2284" w:author="Lieberman, Joshua" w:date="2016-11-17T14:19:00Z">
        <w:r w:rsidR="003D50B2">
          <w:t>ing</w:t>
        </w:r>
      </w:ins>
      <w:del w:id="2285" w:author="Lieberman, Joshua" w:date="2016-11-17T14:19:00Z">
        <w:r w:rsidRPr="008E510D" w:rsidDel="003D50B2">
          <w:delText>e</w:delText>
        </w:r>
      </w:del>
      <w:r w:rsidRPr="008E510D">
        <w:t xml:space="preserve"> any particular interconnections between </w:t>
      </w:r>
      <w:del w:id="2286" w:author="Lieberman, Joshua" w:date="2016-11-17T14:19:00Z">
        <w:r w:rsidRPr="008E510D" w:rsidDel="003D50B2">
          <w:delText>these sub-catchment</w:delText>
        </w:r>
      </w:del>
      <w:ins w:id="2287" w:author="Lieberman, Joshua" w:date="2016-11-17T14:19:00Z">
        <w:r w:rsidR="003D50B2">
          <w:t>the two</w:t>
        </w:r>
      </w:ins>
      <w:del w:id="2288" w:author="Lieberman, Joshua" w:date="2016-11-17T14:19:00Z">
        <w:r w:rsidRPr="008E510D" w:rsidDel="003D50B2">
          <w:delText>s</w:delText>
        </w:r>
      </w:del>
      <w:r w:rsidRPr="008E510D">
        <w:t>.</w:t>
      </w:r>
      <w:ins w:id="2289" w:author="Lieberman, Joshua" w:date="2016-11-17T14:19:00Z">
        <w:r w:rsidR="003D50B2">
          <w:t xml:space="preserve"> </w:t>
        </w:r>
      </w:ins>
      <w:del w:id="2290" w:author="Lieberman, Joshua" w:date="2016-11-17T14:19:00Z">
        <w:r w:rsidR="000A3859" w:rsidRPr="008E510D" w:rsidDel="003D50B2">
          <w:delText xml:space="preserve"> 2) </w:delText>
        </w:r>
      </w:del>
      <w:r w:rsidR="000A3859" w:rsidRPr="008E510D">
        <w:t xml:space="preserve">Dendritic </w:t>
      </w:r>
      <w:del w:id="2291" w:author="Lieberman, Joshua" w:date="2016-11-17T14:23:00Z">
        <w:r w:rsidR="000A3859" w:rsidRPr="008E510D" w:rsidDel="003D50B2">
          <w:delText>hierarchies</w:delText>
        </w:r>
      </w:del>
      <w:ins w:id="2292" w:author="Lieberman, Joshua" w:date="2016-11-17T14:23:00Z">
        <w:r w:rsidR="003D50B2">
          <w:t xml:space="preserve">aggregations </w:t>
        </w:r>
      </w:ins>
      <w:ins w:id="2293" w:author="Lieberman, Joshua" w:date="2016-11-17T14:20:00Z">
        <w:r w:rsidR="003D50B2" w:rsidRPr="008E510D">
          <w:t>(</w:t>
        </w:r>
        <w:r w:rsidR="003D50B2">
          <w:fldChar w:fldCharType="begin"/>
        </w:r>
        <w:r w:rsidR="003D50B2">
          <w:instrText xml:space="preserve"> REF _Ref463533607 \h </w:instrText>
        </w:r>
      </w:ins>
      <w:ins w:id="2294" w:author="Lieberman, Joshua" w:date="2016-11-17T14:20:00Z">
        <w:r w:rsidR="003D50B2">
          <w:fldChar w:fldCharType="separate"/>
        </w:r>
      </w:ins>
      <w:r w:rsidR="003D50B2" w:rsidRPr="00DA7491">
        <w:t xml:space="preserve">Figure </w:t>
      </w:r>
      <w:r w:rsidR="003D50B2">
        <w:rPr>
          <w:noProof/>
        </w:rPr>
        <w:t>8</w:t>
      </w:r>
      <w:ins w:id="2295" w:author="Lieberman, Joshua" w:date="2016-11-17T14:20:00Z">
        <w:r w:rsidR="003D50B2">
          <w:fldChar w:fldCharType="end"/>
        </w:r>
        <w:r w:rsidR="003D50B2" w:rsidRPr="008E510D">
          <w:t>)</w:t>
        </w:r>
      </w:ins>
      <w:r w:rsidR="000A3859" w:rsidRPr="008E510D">
        <w:t xml:space="preserve"> </w:t>
      </w:r>
      <w:ins w:id="2296" w:author="Lieberman, Joshua" w:date="2016-11-17T14:19:00Z">
        <w:r w:rsidR="003D50B2">
          <w:t xml:space="preserve">consist of </w:t>
        </w:r>
      </w:ins>
      <w:ins w:id="2297" w:author="Lieberman, Joshua" w:date="2016-11-17T14:21:00Z">
        <w:r w:rsidR="003D50B2">
          <w:t>special</w:t>
        </w:r>
      </w:ins>
      <w:ins w:id="2298" w:author="Lieberman, Joshua" w:date="2016-11-17T14:28:00Z">
        <w:r w:rsidR="00B013A7">
          <w:t>ized</w:t>
        </w:r>
      </w:ins>
      <w:ins w:id="2299" w:author="Lieberman, Joshua" w:date="2016-11-17T14:21:00Z">
        <w:r w:rsidR="003D50B2">
          <w:t xml:space="preserve"> dendritic </w:t>
        </w:r>
      </w:ins>
      <w:ins w:id="2300" w:author="Lieberman, Joshua" w:date="2016-11-17T14:19:00Z">
        <w:r w:rsidR="003D50B2">
          <w:t xml:space="preserve">catchments </w:t>
        </w:r>
      </w:ins>
      <w:ins w:id="2301" w:author="Lieberman, Joshua" w:date="2016-11-17T14:21:00Z">
        <w:r w:rsidR="003D50B2">
          <w:t xml:space="preserve">that contribute exorheic flow to an outlet and </w:t>
        </w:r>
      </w:ins>
      <w:del w:id="2302" w:author="Lieberman, Joshua" w:date="2016-11-17T14:19:00Z">
        <w:r w:rsidR="000A3859" w:rsidRPr="008E510D" w:rsidDel="003D50B2">
          <w:delText xml:space="preserve">are </w:delText>
        </w:r>
        <w:r w:rsidR="00DA7491" w:rsidDel="003D50B2">
          <w:delText>aggregates</w:delText>
        </w:r>
        <w:r w:rsidR="00DA7491" w:rsidRPr="008E510D" w:rsidDel="003D50B2">
          <w:delText xml:space="preserve"> </w:delText>
        </w:r>
        <w:r w:rsidR="000A3859" w:rsidRPr="008E510D" w:rsidDel="003D50B2">
          <w:delText xml:space="preserve">of catchments </w:delText>
        </w:r>
      </w:del>
      <w:del w:id="2303" w:author="Lieberman, Joshua" w:date="2016-11-17T14:20:00Z">
        <w:r w:rsidR="00714C6D" w:rsidRPr="008E510D" w:rsidDel="003D50B2">
          <w:delText>(</w:delText>
        </w:r>
        <w:r w:rsidR="00714C6D" w:rsidDel="003D50B2">
          <w:fldChar w:fldCharType="begin"/>
        </w:r>
        <w:r w:rsidR="00714C6D" w:rsidDel="003D50B2">
          <w:delInstrText xml:space="preserve"> REF _Ref463533607 \h </w:delInstrText>
        </w:r>
        <w:r w:rsidR="00714C6D" w:rsidDel="003D50B2">
          <w:fldChar w:fldCharType="separate"/>
        </w:r>
        <w:r w:rsidR="00714C6D" w:rsidRPr="00DA7491" w:rsidDel="003D50B2">
          <w:delText xml:space="preserve">Figure </w:delText>
        </w:r>
        <w:r w:rsidR="00714C6D" w:rsidDel="003D50B2">
          <w:rPr>
            <w:noProof/>
          </w:rPr>
          <w:delText>8</w:delText>
        </w:r>
        <w:r w:rsidR="00714C6D" w:rsidDel="003D50B2">
          <w:fldChar w:fldCharType="end"/>
        </w:r>
        <w:r w:rsidR="00714C6D" w:rsidRPr="008E510D" w:rsidDel="003D50B2">
          <w:delText>)</w:delText>
        </w:r>
        <w:r w:rsidR="00714C6D" w:rsidDel="003D50B2">
          <w:delText xml:space="preserve"> </w:delText>
        </w:r>
      </w:del>
      <w:del w:id="2304" w:author="Lieberman, Joshua" w:date="2016-11-17T14:22:00Z">
        <w:r w:rsidR="000A3859" w:rsidRPr="008E510D" w:rsidDel="003D50B2">
          <w:delText>with</w:delText>
        </w:r>
      </w:del>
      <w:ins w:id="2305" w:author="Lieberman, Joshua" w:date="2016-11-17T14:22:00Z">
        <w:r w:rsidR="003D50B2">
          <w:t>support</w:t>
        </w:r>
      </w:ins>
      <w:r w:rsidR="000A3859" w:rsidRPr="008E510D">
        <w:t xml:space="preserve"> simple topological relationships that allow determination of </w:t>
      </w:r>
      <w:del w:id="2306" w:author="Lieberman, Joshua" w:date="2016-11-17T14:20:00Z">
        <w:r w:rsidR="000A3859" w:rsidRPr="008E510D" w:rsidDel="003D50B2">
          <w:delText xml:space="preserve">contribution of </w:delText>
        </w:r>
      </w:del>
      <w:r w:rsidR="000A3859" w:rsidRPr="008E510D">
        <w:t xml:space="preserve">flow </w:t>
      </w:r>
      <w:ins w:id="2307" w:author="Lieberman, Joshua" w:date="2016-11-17T14:20:00Z">
        <w:r w:rsidR="003D50B2">
          <w:t xml:space="preserve">from upstream </w:t>
        </w:r>
      </w:ins>
      <w:r w:rsidR="000A3859" w:rsidRPr="008E510D">
        <w:t xml:space="preserve">to downstream </w:t>
      </w:r>
      <w:r w:rsidR="006C43FF" w:rsidRPr="008E510D">
        <w:t xml:space="preserve">catchments. </w:t>
      </w:r>
      <w:del w:id="2308" w:author="Lieberman, Joshua" w:date="2016-11-17T14:26:00Z">
        <w:r w:rsidR="006C43FF" w:rsidRPr="008E510D" w:rsidDel="00A9753E">
          <w:delText>To</w:delText>
        </w:r>
        <w:r w:rsidR="000A3859" w:rsidRPr="008E510D" w:rsidDel="00A9753E">
          <w:delText xml:space="preserve"> reflect the organization of catchments in dendritic networks, a special dendritic catchment is defined that permanently contributes exorheic flow to a receiving catchment, and</w:delText>
        </w:r>
      </w:del>
      <w:ins w:id="2309" w:author="Lieberman, Joshua" w:date="2016-11-17T14:26:00Z">
        <w:r w:rsidR="00A9753E">
          <w:t>Special</w:t>
        </w:r>
      </w:ins>
      <w:ins w:id="2310" w:author="Lieberman, Joshua" w:date="2016-11-17T14:29:00Z">
        <w:r w:rsidR="00B013A7">
          <w:t>ized</w:t>
        </w:r>
      </w:ins>
      <w:del w:id="2311" w:author="Lieberman, Joshua" w:date="2016-11-17T14:26:00Z">
        <w:r w:rsidR="000A3859" w:rsidRPr="008E510D" w:rsidDel="00A9753E">
          <w:delText xml:space="preserve"> an</w:delText>
        </w:r>
      </w:del>
      <w:r w:rsidR="000A3859" w:rsidRPr="008E510D">
        <w:t xml:space="preserve"> interior catchment</w:t>
      </w:r>
      <w:ins w:id="2312" w:author="Lieberman, Joshua" w:date="2016-11-17T14:26:00Z">
        <w:r w:rsidR="00A9753E">
          <w:t>s</w:t>
        </w:r>
      </w:ins>
      <w:r w:rsidR="000A3859" w:rsidRPr="008E510D">
        <w:t xml:space="preserve"> </w:t>
      </w:r>
      <w:ins w:id="2313" w:author="Lieberman, Joshua" w:date="2016-11-17T14:28:00Z">
        <w:r w:rsidR="00B013A7">
          <w:t xml:space="preserve">add </w:t>
        </w:r>
      </w:ins>
      <w:del w:id="2314" w:author="Lieberman, Joshua" w:date="2016-11-17T14:27:00Z">
        <w:r w:rsidR="000A3859" w:rsidRPr="008E510D" w:rsidDel="00B013A7">
          <w:delText xml:space="preserve">of </w:delText>
        </w:r>
      </w:del>
      <w:ins w:id="2315" w:author="Lieberman, Joshua" w:date="2016-11-17T14:27:00Z">
        <w:r w:rsidR="00B013A7">
          <w:t>support</w:t>
        </w:r>
        <w:r w:rsidR="00B013A7" w:rsidRPr="008E510D">
          <w:t xml:space="preserve"> </w:t>
        </w:r>
      </w:ins>
      <w:ins w:id="2316" w:author="Lieberman, Joshua" w:date="2016-11-17T14:28:00Z">
        <w:r w:rsidR="00B013A7">
          <w:t xml:space="preserve">for </w:t>
        </w:r>
      </w:ins>
      <w:r w:rsidR="000A3859" w:rsidRPr="008E510D">
        <w:t xml:space="preserve">endorheic flow </w:t>
      </w:r>
      <w:ins w:id="2317" w:author="Lieberman, Joshua" w:date="2016-11-17T14:28:00Z">
        <w:r w:rsidR="00B013A7">
          <w:t xml:space="preserve">or interior drainage within </w:t>
        </w:r>
      </w:ins>
      <w:del w:id="2318" w:author="Lieberman, Joshua" w:date="2016-11-17T14:28:00Z">
        <w:r w:rsidR="000A3859" w:rsidRPr="008E510D" w:rsidDel="00B013A7">
          <w:delText>that contributes temporarily to a receiving catchment</w:delText>
        </w:r>
      </w:del>
      <w:ins w:id="2319" w:author="Lieberman, Joshua" w:date="2016-11-17T14:28:00Z">
        <w:r w:rsidR="00B013A7">
          <w:t>dendritic aggregat</w:t>
        </w:r>
        <w:r w:rsidR="00981ABB">
          <w:t>ions</w:t>
        </w:r>
      </w:ins>
      <w:r w:rsidR="00181AFC">
        <w:t>.</w:t>
      </w:r>
    </w:p>
    <w:p w14:paraId="6EBA00A1" w14:textId="77777777" w:rsidR="00DA7491" w:rsidRDefault="00B70144" w:rsidP="00DA7491">
      <w:pPr>
        <w:pStyle w:val="OGCFigure"/>
      </w:pPr>
      <w:r>
        <w:rPr>
          <w:noProof/>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bookmarkStart w:id="2320" w:name="_Ref461114244"/>
    </w:p>
    <w:p w14:paraId="062D1A63" w14:textId="1F2D0333" w:rsidR="00DA7491" w:rsidRDefault="00DA7491" w:rsidP="00DA7491">
      <w:pPr>
        <w:pStyle w:val="OGCFigure"/>
      </w:pPr>
      <w:bookmarkStart w:id="2321" w:name="_Ref463519144"/>
      <w:bookmarkStart w:id="2322" w:name="_Toc467163147"/>
      <w:r>
        <w:t xml:space="preserve">Figure </w:t>
      </w:r>
      <w:r w:rsidR="00C75574">
        <w:fldChar w:fldCharType="begin"/>
      </w:r>
      <w:r w:rsidR="00C75574">
        <w:instrText xml:space="preserve"> SEQ Figure \* ARABIC </w:instrText>
      </w:r>
      <w:r w:rsidR="00C75574">
        <w:fldChar w:fldCharType="separate"/>
      </w:r>
      <w:r w:rsidR="00714C6D">
        <w:rPr>
          <w:noProof/>
        </w:rPr>
        <w:t>7</w:t>
      </w:r>
      <w:r w:rsidR="00C75574">
        <w:rPr>
          <w:noProof/>
        </w:rPr>
        <w:fldChar w:fldCharType="end"/>
      </w:r>
      <w:bookmarkEnd w:id="2321"/>
      <w:r>
        <w:t xml:space="preserve">: </w:t>
      </w:r>
      <w:r w:rsidRPr="00B70144">
        <w:t>Catchment hierarchy</w:t>
      </w:r>
      <w:ins w:id="2323" w:author="Lieberman, Joshua" w:date="2016-11-16T14:34:00Z">
        <w:r w:rsidR="007956EE">
          <w:t>,</w:t>
        </w:r>
      </w:ins>
      <w:del w:id="2324" w:author="Lieberman, Joshua" w:date="2016-11-16T14:34:00Z">
        <w:r w:rsidRPr="00B70144" w:rsidDel="007956EE">
          <w:delText xml:space="preserve"> – </w:delText>
        </w:r>
      </w:del>
      <w:ins w:id="2325" w:author="Lieberman, Joshua" w:date="2016-11-16T14:34:00Z">
        <w:r w:rsidR="007956EE">
          <w:t xml:space="preserve"> with one </w:t>
        </w:r>
      </w:ins>
      <w:del w:id="2326" w:author="Lieberman, Joshua" w:date="2016-11-16T14:34:00Z">
        <w:r w:rsidRPr="00B70144" w:rsidDel="007956EE">
          <w:delText xml:space="preserve">A </w:delText>
        </w:r>
      </w:del>
      <w:r w:rsidRPr="00B70144">
        <w:t>catchment (dark grey)</w:t>
      </w:r>
      <w:ins w:id="2327" w:author="Lieberman, Joshua" w:date="2016-11-16T14:34:00Z">
        <w:r w:rsidR="007956EE">
          <w:t xml:space="preserve"> </w:t>
        </w:r>
      </w:ins>
      <w:del w:id="2328" w:author="Lieberman, Joshua" w:date="2016-11-16T14:34:00Z">
        <w:r w:rsidRPr="00B70144" w:rsidDel="007956EE">
          <w:delText xml:space="preserve">, may be </w:delText>
        </w:r>
      </w:del>
      <w:r w:rsidRPr="00B70144">
        <w:t>nested within a</w:t>
      </w:r>
      <w:ins w:id="2329" w:author="Lieberman, Joshua" w:date="2016-11-16T14:33:00Z">
        <w:r w:rsidR="007956EE">
          <w:t xml:space="preserve">nother </w:t>
        </w:r>
      </w:ins>
      <w:del w:id="2330" w:author="Lieberman, Joshua" w:date="2016-11-16T14:33:00Z">
        <w:r w:rsidRPr="00B70144" w:rsidDel="007956EE">
          <w:delText xml:space="preserve"> containing </w:delText>
        </w:r>
      </w:del>
      <w:r w:rsidRPr="00B70144">
        <w:t>catchment</w:t>
      </w:r>
      <w:ins w:id="2331" w:author="Lieberman, Joshua" w:date="2016-11-16T14:33:00Z">
        <w:r w:rsidR="007956EE">
          <w:t xml:space="preserve"> </w:t>
        </w:r>
      </w:ins>
      <w:del w:id="2332" w:author="Lieberman, Joshua" w:date="2016-11-16T14:33:00Z">
        <w:r w:rsidRPr="00B70144" w:rsidDel="007956EE">
          <w:delText xml:space="preserve"> which is another catchment </w:delText>
        </w:r>
      </w:del>
      <w:r w:rsidRPr="00B70144">
        <w:t>(light grey)</w:t>
      </w:r>
      <w:bookmarkEnd w:id="2322"/>
    </w:p>
    <w:bookmarkEnd w:id="2320"/>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367343A0" w14:textId="420AB8DE" w:rsidR="00B70144" w:rsidRPr="00DA7491" w:rsidRDefault="00DA7491" w:rsidP="00DA7491">
      <w:pPr>
        <w:pStyle w:val="OGCFigure"/>
      </w:pPr>
      <w:bookmarkStart w:id="2333" w:name="_Ref463533607"/>
      <w:bookmarkStart w:id="2334" w:name="_Toc467163148"/>
      <w:r w:rsidRPr="00DA7491">
        <w:t xml:space="preserve">Figure </w:t>
      </w:r>
      <w:r w:rsidR="00C75574">
        <w:fldChar w:fldCharType="begin"/>
      </w:r>
      <w:r w:rsidR="00C75574">
        <w:instrText xml:space="preserve"> SEQ Figure \* ARABIC </w:instrText>
      </w:r>
      <w:r w:rsidR="00C75574">
        <w:fldChar w:fldCharType="separate"/>
      </w:r>
      <w:r w:rsidR="00714C6D">
        <w:rPr>
          <w:noProof/>
        </w:rPr>
        <w:t>8</w:t>
      </w:r>
      <w:r w:rsidR="00C75574">
        <w:rPr>
          <w:noProof/>
        </w:rPr>
        <w:fldChar w:fldCharType="end"/>
      </w:r>
      <w:bookmarkEnd w:id="2333"/>
      <w:r w:rsidRPr="00DA7491">
        <w:t xml:space="preserve">: Catchment hierarchy </w:t>
      </w:r>
      <w:ins w:id="2335" w:author="Lieberman, Joshua" w:date="2016-11-16T14:35:00Z">
        <w:r w:rsidR="007956EE">
          <w:t xml:space="preserve">with smaller </w:t>
        </w:r>
      </w:ins>
      <w:del w:id="2336" w:author="Lieberman, Joshua" w:date="2016-11-16T14:35:00Z">
        <w:r w:rsidRPr="00DA7491" w:rsidDel="007956EE">
          <w:delText xml:space="preserve">– A </w:delText>
        </w:r>
      </w:del>
      <w:r w:rsidRPr="00DA7491">
        <w:t>catchment</w:t>
      </w:r>
      <w:ins w:id="2337" w:author="Lieberman, Joshua" w:date="2016-11-16T14:35:00Z">
        <w:r w:rsidR="007956EE">
          <w:t>s</w:t>
        </w:r>
      </w:ins>
      <w:r w:rsidRPr="00DA7491">
        <w:t xml:space="preserve"> (C1, C2, </w:t>
      </w:r>
      <w:del w:id="2338" w:author="Lieberman, Joshua" w:date="2016-11-16T14:35:00Z">
        <w:r w:rsidRPr="00DA7491" w:rsidDel="007956EE">
          <w:delText xml:space="preserve">or </w:delText>
        </w:r>
      </w:del>
      <w:r w:rsidRPr="00DA7491">
        <w:t xml:space="preserve">C3) </w:t>
      </w:r>
      <w:del w:id="2339" w:author="Lieberman, Joshua" w:date="2016-11-16T14:35:00Z">
        <w:r w:rsidRPr="00DA7491" w:rsidDel="007956EE">
          <w:delText xml:space="preserve">may be </w:delText>
        </w:r>
      </w:del>
      <w:r w:rsidRPr="00DA7491">
        <w:t xml:space="preserve">part of a </w:t>
      </w:r>
      <w:del w:id="2340" w:author="Lieberman, Joshua" w:date="2016-11-16T14:35:00Z">
        <w:r w:rsidRPr="00DA7491" w:rsidDel="007956EE">
          <w:delText xml:space="preserve">simple </w:delText>
        </w:r>
      </w:del>
      <w:r w:rsidRPr="00DA7491">
        <w:t xml:space="preserve">dendritic </w:t>
      </w:r>
      <w:ins w:id="2341" w:author="Lieberman, Joshua" w:date="2016-11-16T14:35:00Z">
        <w:r w:rsidR="007956EE">
          <w:t xml:space="preserve">catchment </w:t>
        </w:r>
      </w:ins>
      <w:r w:rsidRPr="00DA7491">
        <w:t xml:space="preserve">network </w:t>
      </w:r>
      <w:del w:id="2342" w:author="Lieberman, Joshua" w:date="2016-11-16T14:35:00Z">
        <w:r w:rsidRPr="00DA7491" w:rsidDel="007956EE">
          <w:delText xml:space="preserve">of catchments </w:delText>
        </w:r>
      </w:del>
      <w:r w:rsidRPr="00DA7491">
        <w:t>which is also a catchment</w:t>
      </w:r>
      <w:bookmarkEnd w:id="2334"/>
    </w:p>
    <w:p w14:paraId="7EF623EB" w14:textId="69E5BE94" w:rsidR="00B70144" w:rsidRDefault="00B70144" w:rsidP="00B70144">
      <w:pPr>
        <w:pStyle w:val="Caption"/>
        <w:rPr>
          <w:lang w:val="en-US"/>
        </w:rPr>
      </w:pPr>
    </w:p>
    <w:p w14:paraId="532CD988" w14:textId="2FDA4864" w:rsidR="008E5881" w:rsidRPr="00993DE5" w:rsidRDefault="004F61F1" w:rsidP="00834E29">
      <w:pPr>
        <w:pStyle w:val="Heading3"/>
      </w:pPr>
      <w:bookmarkStart w:id="2343" w:name="_Toc458775733"/>
      <w:del w:id="2344" w:author="Lieberman, Joshua" w:date="2016-11-17T14:40:00Z">
        <w:r w:rsidRPr="00993DE5" w:rsidDel="009F405D">
          <w:delText>L</w:delText>
        </w:r>
        <w:r w:rsidR="008E5881" w:rsidRPr="00993DE5" w:rsidDel="009F405D">
          <w:delText xml:space="preserve">ogical network of </w:delText>
        </w:r>
      </w:del>
      <w:bookmarkStart w:id="2345" w:name="_Toc467226147"/>
      <w:ins w:id="2346" w:author="Lieberman, Joshua" w:date="2016-11-17T14:40:00Z">
        <w:r w:rsidR="009F405D">
          <w:t>C</w:t>
        </w:r>
      </w:ins>
      <w:del w:id="2347" w:author="Lieberman, Joshua" w:date="2016-11-17T14:40:00Z">
        <w:r w:rsidR="008E5881" w:rsidRPr="00993DE5" w:rsidDel="009F405D">
          <w:delText>c</w:delText>
        </w:r>
      </w:del>
      <w:r w:rsidR="008E5881" w:rsidRPr="00993DE5">
        <w:t>atchment</w:t>
      </w:r>
      <w:ins w:id="2348" w:author="Lieberman, Joshua" w:date="2016-11-17T14:40:00Z">
        <w:r w:rsidR="009F405D">
          <w:t xml:space="preserve"> realization networks</w:t>
        </w:r>
      </w:ins>
      <w:bookmarkEnd w:id="2345"/>
      <w:del w:id="2349" w:author="Lieberman, Joshua" w:date="2016-11-17T14:40:00Z">
        <w:r w:rsidR="008E5881" w:rsidRPr="00993DE5" w:rsidDel="009F405D">
          <w:delText>s</w:delText>
        </w:r>
      </w:del>
      <w:bookmarkEnd w:id="2343"/>
    </w:p>
    <w:p w14:paraId="486D4199" w14:textId="30ECB870" w:rsidR="00F83A11" w:rsidRPr="008B54DB" w:rsidDel="009F405D" w:rsidRDefault="009F405D" w:rsidP="001B7094">
      <w:pPr>
        <w:pStyle w:val="NormalWeb"/>
        <w:jc w:val="both"/>
        <w:rPr>
          <w:del w:id="2350" w:author="Lieberman, Joshua" w:date="2016-11-17T14:41:00Z"/>
          <w:lang w:val="en-US"/>
        </w:rPr>
      </w:pPr>
      <w:ins w:id="2351" w:author="Lieberman, Joshua" w:date="2016-11-17T14:41:00Z">
        <w:r>
          <w:rPr>
            <w:lang w:val="en-US"/>
          </w:rPr>
          <w:t xml:space="preserve">Catchments can be realized by a number of feature types. </w:t>
        </w:r>
      </w:ins>
      <w:del w:id="2352" w:author="Lieberman, Joshua" w:date="2016-11-17T14:41:00Z">
        <w:r w:rsidR="008E5881" w:rsidRPr="008B54DB" w:rsidDel="009F405D">
          <w:rPr>
            <w:lang w:val="en-US"/>
          </w:rPr>
          <w:delText xml:space="preserve">Given the idea that a non-geospatial schematic representation of a feature can show its connection in a topological network, a catchment can be thought of as a hydrologic unit whose terrain and morphology results in a topological link between inflow and outflow. </w:delText>
        </w:r>
      </w:del>
    </w:p>
    <w:p w14:paraId="58E7919D" w14:textId="7E736262" w:rsidR="005D715A" w:rsidRPr="000B25ED" w:rsidDel="0054293C" w:rsidRDefault="00793409">
      <w:pPr>
        <w:pStyle w:val="NormalWeb"/>
        <w:jc w:val="both"/>
        <w:rPr>
          <w:del w:id="2353" w:author="Lieberman, Joshua" w:date="2016-11-17T14:45:00Z"/>
          <w:lang w:val="en-US"/>
        </w:rPr>
      </w:pPr>
      <w:del w:id="2354" w:author="Lieberman, Joshua" w:date="2016-11-17T14:41:00Z">
        <w:r w:rsidRPr="000B25ED" w:rsidDel="009F405D">
          <w:rPr>
            <w:lang w:val="en-US"/>
          </w:rPr>
          <w:delText>Applying</w:delText>
        </w:r>
        <w:r w:rsidR="00F83A11" w:rsidRPr="000B25ED" w:rsidDel="009F405D">
          <w:rPr>
            <w:lang w:val="en-US"/>
          </w:rPr>
          <w:delText xml:space="preserve"> the catchment topology pattern</w:delText>
        </w:r>
        <w:r w:rsidRPr="000B25ED" w:rsidDel="009F405D">
          <w:rPr>
            <w:lang w:val="en-US"/>
          </w:rPr>
          <w:delText xml:space="preserve"> described in section 6.2</w:delText>
        </w:r>
        <w:r w:rsidR="00F83A11" w:rsidRPr="000B25ED" w:rsidDel="009F405D">
          <w:rPr>
            <w:lang w:val="en-US"/>
          </w:rPr>
          <w:delText xml:space="preserve">, </w:delText>
        </w:r>
        <w:r w:rsidR="005D715A" w:rsidRPr="000B25ED" w:rsidDel="009F405D">
          <w:rPr>
            <w:lang w:val="en-US"/>
          </w:rPr>
          <w:delText>a logical network</w:delText>
        </w:r>
      </w:del>
      <w:ins w:id="2355" w:author="Lieberman, Joshua" w:date="2016-11-17T14:41:00Z">
        <w:r w:rsidR="009F405D">
          <w:rPr>
            <w:lang w:val="en-US"/>
          </w:rPr>
          <w:t>Networks</w:t>
        </w:r>
      </w:ins>
      <w:r w:rsidR="005D715A" w:rsidRPr="000B25ED">
        <w:rPr>
          <w:lang w:val="en-US"/>
        </w:rPr>
        <w:t xml:space="preserve"> of catchments interacting at outfalls can </w:t>
      </w:r>
      <w:ins w:id="2356" w:author="Lieberman, Joshua" w:date="2016-11-17T14:42:00Z">
        <w:r w:rsidR="009F405D">
          <w:rPr>
            <w:lang w:val="en-US"/>
          </w:rPr>
          <w:t xml:space="preserve">also </w:t>
        </w:r>
      </w:ins>
      <w:r w:rsidR="00993DE5" w:rsidRPr="000B25ED">
        <w:rPr>
          <w:lang w:val="en-US"/>
        </w:rPr>
        <w:t>be realized</w:t>
      </w:r>
      <w:r w:rsidR="003622E5" w:rsidRPr="000B25ED">
        <w:rPr>
          <w:lang w:val="en-US"/>
        </w:rPr>
        <w:t xml:space="preserve"> as</w:t>
      </w:r>
      <w:r w:rsidR="005D715A" w:rsidRPr="000B25ED">
        <w:rPr>
          <w:lang w:val="en-US"/>
        </w:rPr>
        <w:t xml:space="preserve"> </w:t>
      </w:r>
      <w:del w:id="2357" w:author="Lieberman, Joshua" w:date="2016-11-17T14:42:00Z">
        <w:r w:rsidR="00993DE5" w:rsidRPr="000B25ED" w:rsidDel="009F405D">
          <w:rPr>
            <w:lang w:val="en-US"/>
          </w:rPr>
          <w:delText xml:space="preserve">a </w:delText>
        </w:r>
      </w:del>
      <w:r w:rsidR="005D715A" w:rsidRPr="000B25ED">
        <w:rPr>
          <w:lang w:val="en-US"/>
        </w:rPr>
        <w:t>network</w:t>
      </w:r>
      <w:ins w:id="2358" w:author="Lieberman, Joshua" w:date="2016-11-17T14:42:00Z">
        <w:r w:rsidR="009F405D">
          <w:rPr>
            <w:lang w:val="en-US"/>
          </w:rPr>
          <w:t>s</w:t>
        </w:r>
      </w:ins>
      <w:r w:rsidR="005D715A" w:rsidRPr="000B25ED">
        <w:rPr>
          <w:lang w:val="en-US"/>
        </w:rPr>
        <w:t xml:space="preserve"> of </w:t>
      </w:r>
      <w:r w:rsidR="00993DE5" w:rsidRPr="000B25ED">
        <w:rPr>
          <w:lang w:val="en-US"/>
        </w:rPr>
        <w:t xml:space="preserve">specific </w:t>
      </w:r>
      <w:del w:id="2359" w:author="Lieberman, Joshua" w:date="2016-11-17T14:42:00Z">
        <w:r w:rsidR="005D715A" w:rsidRPr="000B25ED" w:rsidDel="009F405D">
          <w:rPr>
            <w:lang w:val="en-US"/>
          </w:rPr>
          <w:delText xml:space="preserve">topological </w:delText>
        </w:r>
      </w:del>
      <w:r w:rsidR="00993DE5" w:rsidRPr="000B25ED">
        <w:rPr>
          <w:lang w:val="en-US"/>
        </w:rPr>
        <w:t xml:space="preserve">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w:t>
      </w:r>
      <w:del w:id="2360" w:author="Lieberman, Joshua" w:date="2016-11-17T14:43:00Z">
        <w:r w:rsidR="00F85A8C" w:rsidRPr="000B25ED" w:rsidDel="0054293C">
          <w:rPr>
            <w:lang w:val="en-US"/>
          </w:rPr>
          <w:delText xml:space="preserve">logical </w:delText>
        </w:r>
      </w:del>
      <w:r w:rsidR="00F85A8C" w:rsidRPr="000B25ED">
        <w:rPr>
          <w:lang w:val="en-US"/>
        </w:rPr>
        <w:t>catchments</w:t>
      </w:r>
      <w:r w:rsidR="00993DE5" w:rsidRPr="000B25ED">
        <w:rPr>
          <w:lang w:val="en-US"/>
        </w:rPr>
        <w:t>,</w:t>
      </w:r>
      <w:r w:rsidR="00F85A8C" w:rsidRPr="000B25ED">
        <w:rPr>
          <w:lang w:val="en-US"/>
        </w:rPr>
        <w:t xml:space="preserve"> </w:t>
      </w:r>
      <w:del w:id="2361" w:author="Lieberman, Joshua" w:date="2016-11-17T14:43:00Z">
        <w:r w:rsidR="00F85A8C" w:rsidRPr="000B25ED" w:rsidDel="0054293C">
          <w:rPr>
            <w:lang w:val="en-US"/>
          </w:rPr>
          <w:delText xml:space="preserve">which are </w:delText>
        </w:r>
      </w:del>
      <w:r w:rsidR="00F85A8C" w:rsidRPr="000B25ED">
        <w:rPr>
          <w:lang w:val="en-US"/>
        </w:rPr>
        <w:t xml:space="preserve">each realized as </w:t>
      </w:r>
      <w:r w:rsidR="00993DE5" w:rsidRPr="000B25ED">
        <w:rPr>
          <w:lang w:val="en-US"/>
        </w:rPr>
        <w:t xml:space="preserve">a </w:t>
      </w:r>
      <w:del w:id="2362" w:author="Lieberman, Joshua" w:date="2016-11-17T14:43:00Z">
        <w:r w:rsidR="00F85A8C" w:rsidRPr="000B25ED" w:rsidDel="0054293C">
          <w:rPr>
            <w:lang w:val="en-US"/>
          </w:rPr>
          <w:delText xml:space="preserve">one-dimensional </w:delText>
        </w:r>
      </w:del>
      <w:r w:rsidR="00F85A8C" w:rsidRPr="000B25ED">
        <w:rPr>
          <w:lang w:val="en-US"/>
        </w:rPr>
        <w:t xml:space="preserve">flowpath, </w:t>
      </w:r>
      <w:del w:id="2363" w:author="Lieberman, Joshua" w:date="2016-11-17T14:43:00Z">
        <w:r w:rsidR="00F85A8C" w:rsidRPr="000B25ED" w:rsidDel="0054293C">
          <w:rPr>
            <w:lang w:val="en-US"/>
          </w:rPr>
          <w:delText xml:space="preserve">is </w:delText>
        </w:r>
      </w:del>
      <w:ins w:id="2364" w:author="Lieberman, Joshua" w:date="2016-11-17T14:43:00Z">
        <w:r w:rsidR="0054293C">
          <w:rPr>
            <w:lang w:val="en-US"/>
          </w:rPr>
          <w:t>can also be</w:t>
        </w:r>
        <w:r w:rsidR="0054293C" w:rsidRPr="000B25ED">
          <w:rPr>
            <w:lang w:val="en-US"/>
          </w:rPr>
          <w:t xml:space="preserve"> </w:t>
        </w:r>
      </w:ins>
      <w:r w:rsidR="00F85A8C" w:rsidRPr="000B25ED">
        <w:rPr>
          <w:lang w:val="en-US"/>
        </w:rPr>
        <w:t xml:space="preserve">realized as the network </w:t>
      </w:r>
      <w:r w:rsidR="00E156F4" w:rsidRPr="000B25ED">
        <w:rPr>
          <w:lang w:val="en-US"/>
        </w:rPr>
        <w:t xml:space="preserve">of </w:t>
      </w:r>
      <w:ins w:id="2365" w:author="Lieberman, Joshua" w:date="2016-11-17T14:44:00Z">
        <w:r w:rsidR="0054293C">
          <w:rPr>
            <w:lang w:val="en-US"/>
          </w:rPr>
          <w:t xml:space="preserve">linear </w:t>
        </w:r>
      </w:ins>
      <w:del w:id="2366" w:author="Lieberman, Joshua" w:date="2016-11-17T14:44:00Z">
        <w:r w:rsidR="00F85A8C" w:rsidRPr="000B25ED" w:rsidDel="0054293C">
          <w:rPr>
            <w:lang w:val="en-US"/>
          </w:rPr>
          <w:delText xml:space="preserve">these </w:delText>
        </w:r>
      </w:del>
      <w:r w:rsidR="00F85A8C" w:rsidRPr="000B25ED">
        <w:rPr>
          <w:lang w:val="en-US"/>
        </w:rPr>
        <w:t>flowpaths</w:t>
      </w:r>
      <w:ins w:id="2367" w:author="Lieberman, Joshua" w:date="2016-11-17T14:44:00Z">
        <w:r w:rsidR="0054293C">
          <w:rPr>
            <w:lang w:val="en-US"/>
          </w:rPr>
          <w:t xml:space="preserve"> connected by outfall nodes</w:t>
        </w:r>
      </w:ins>
      <w:del w:id="2368" w:author="Lieberman, Joshua" w:date="2016-11-17T14:45:00Z">
        <w:r w:rsidR="00E156F4" w:rsidRPr="000B25ED" w:rsidDel="0054293C">
          <w:rPr>
            <w:lang w:val="en-US"/>
          </w:rPr>
          <w:delText xml:space="preserve">, and may be </w:delText>
        </w:r>
        <w:r w:rsidR="000B25ED" w:rsidRPr="000B25ED" w:rsidDel="0054293C">
          <w:rPr>
            <w:lang w:val="en-US"/>
          </w:rPr>
          <w:delText xml:space="preserve">visually </w:delText>
        </w:r>
        <w:r w:rsidR="00E156F4" w:rsidRPr="000B25ED" w:rsidDel="0054293C">
          <w:rPr>
            <w:lang w:val="en-US"/>
          </w:rPr>
          <w:delText xml:space="preserve">represented as a </w:delText>
        </w:r>
        <w:r w:rsidR="000B25ED" w:rsidRPr="000B25ED" w:rsidDel="0054293C">
          <w:rPr>
            <w:lang w:val="en-US"/>
          </w:rPr>
          <w:delText>network</w:delText>
        </w:r>
        <w:r w:rsidR="00E156F4" w:rsidRPr="000B25ED" w:rsidDel="0054293C">
          <w:rPr>
            <w:lang w:val="en-US"/>
          </w:rPr>
          <w:delText xml:space="preserve"> of lines</w:delText>
        </w:r>
      </w:del>
      <w:r w:rsidR="00F85A8C" w:rsidRPr="000B25ED">
        <w:rPr>
          <w:lang w:val="en-US"/>
        </w:rPr>
        <w:t>.</w:t>
      </w:r>
      <w:r w:rsidR="00E156F4" w:rsidRPr="000B25ED">
        <w:rPr>
          <w:lang w:val="en-US"/>
        </w:rPr>
        <w:t xml:space="preserve"> </w:t>
      </w:r>
    </w:p>
    <w:p w14:paraId="7AA225D2" w14:textId="495B4EF7" w:rsidR="008E5881" w:rsidRPr="000B25ED" w:rsidRDefault="008E5881">
      <w:pPr>
        <w:pStyle w:val="NormalWeb"/>
        <w:jc w:val="both"/>
        <w:rPr>
          <w:lang w:val="en-US"/>
        </w:rPr>
      </w:pPr>
      <w:del w:id="2369" w:author="Lieberman, Joshua" w:date="2016-11-17T14:45:00Z">
        <w:r w:rsidRPr="000B25ED" w:rsidDel="0054293C">
          <w:rPr>
            <w:lang w:val="en-US"/>
          </w:rPr>
          <w:delText xml:space="preserve">The red line in </w:delText>
        </w:r>
      </w:del>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714C6D" w:rsidRPr="000B25ED">
        <w:t xml:space="preserve">Figure </w:t>
      </w:r>
      <w:r w:rsidR="00714C6D" w:rsidRPr="000B25ED">
        <w:rPr>
          <w:noProof/>
        </w:rPr>
        <w:t>9</w:t>
      </w:r>
      <w:r w:rsidR="001B7094" w:rsidRPr="000B25ED">
        <w:rPr>
          <w:lang w:val="en-US"/>
        </w:rPr>
        <w:fldChar w:fldCharType="end"/>
      </w:r>
      <w:r w:rsidRPr="000B25ED">
        <w:rPr>
          <w:lang w:val="en-US"/>
        </w:rPr>
        <w:t xml:space="preserve"> illustrates how a single catchment</w:t>
      </w:r>
      <w:r w:rsidR="000B25ED" w:rsidRPr="000B25ED">
        <w:rPr>
          <w:lang w:val="en-US"/>
        </w:rPr>
        <w:t xml:space="preserve"> </w:t>
      </w:r>
      <w:ins w:id="2370" w:author="Lieberman, Joshua" w:date="2016-11-17T14:46:00Z">
        <w:r w:rsidR="0054293C">
          <w:rPr>
            <w:lang w:val="en-US"/>
          </w:rPr>
          <w:t xml:space="preserve">C1 </w:t>
        </w:r>
      </w:ins>
      <w:del w:id="2371" w:author="Lieberman, Joshua" w:date="2016-11-17T14:45:00Z">
        <w:r w:rsidR="000B25ED" w:rsidRPr="000B25ED" w:rsidDel="0054293C">
          <w:rPr>
            <w:lang w:val="en-US"/>
          </w:rPr>
          <w:delText>that</w:delText>
        </w:r>
        <w:r w:rsidRPr="000B25ED" w:rsidDel="0054293C">
          <w:rPr>
            <w:lang w:val="en-US"/>
          </w:rPr>
          <w:delText xml:space="preserve"> </w:delText>
        </w:r>
        <w:r w:rsidR="008A4FEB" w:rsidRPr="000B25ED" w:rsidDel="0054293C">
          <w:rPr>
            <w:lang w:val="en-US"/>
          </w:rPr>
          <w:delText xml:space="preserve">is realized as </w:delText>
        </w:r>
        <w:r w:rsidR="000B25ED" w:rsidRPr="000B25ED" w:rsidDel="0054293C">
          <w:rPr>
            <w:lang w:val="en-US"/>
          </w:rPr>
          <w:delText xml:space="preserve">a </w:delText>
        </w:r>
        <w:r w:rsidR="008A4FEB" w:rsidRPr="000B25ED" w:rsidDel="0054293C">
          <w:rPr>
            <w:lang w:val="en-US"/>
          </w:rPr>
          <w:delText>catchment boundary</w:delText>
        </w:r>
        <w:r w:rsidR="000B25ED" w:rsidRPr="000B25ED" w:rsidDel="0054293C">
          <w:rPr>
            <w:lang w:val="en-US"/>
          </w:rPr>
          <w:delText>,</w:delText>
        </w:r>
        <w:r w:rsidR="008A4FEB" w:rsidRPr="000B25ED" w:rsidDel="0054293C">
          <w:rPr>
            <w:lang w:val="en-US"/>
          </w:rPr>
          <w:delText xml:space="preserve"> </w:delText>
        </w:r>
        <w:r w:rsidRPr="000B25ED" w:rsidDel="0054293C">
          <w:rPr>
            <w:lang w:val="en-US"/>
          </w:rPr>
          <w:delText xml:space="preserve">represented by a </w:delText>
        </w:r>
      </w:del>
      <w:r w:rsidR="000B25ED" w:rsidRPr="000B25ED">
        <w:rPr>
          <w:lang w:val="en-US"/>
        </w:rPr>
        <w:t>(dark</w:t>
      </w:r>
      <w:r w:rsidR="00E156F4" w:rsidRPr="000B25ED">
        <w:rPr>
          <w:lang w:val="en-US"/>
        </w:rPr>
        <w:t xml:space="preserve"> grey</w:t>
      </w:r>
      <w:del w:id="2372" w:author="Lieberman, Joshua" w:date="2016-11-17T14:46:00Z">
        <w:r w:rsidR="000B25ED" w:rsidRPr="000B25ED" w:rsidDel="0054293C">
          <w:rPr>
            <w:lang w:val="en-US"/>
          </w:rPr>
          <w:delText xml:space="preserve"> line</w:delText>
        </w:r>
        <w:r w:rsidR="00E156F4" w:rsidRPr="000B25ED" w:rsidDel="0054293C">
          <w:rPr>
            <w:lang w:val="en-US"/>
          </w:rPr>
          <w:delText xml:space="preserve">) </w:delText>
        </w:r>
      </w:del>
      <w:r w:rsidRPr="000B25ED">
        <w:rPr>
          <w:lang w:val="en-US"/>
        </w:rPr>
        <w:t>boundary</w:t>
      </w:r>
      <w:r w:rsidR="005D715A" w:rsidRPr="000B25ED">
        <w:rPr>
          <w:lang w:val="en-US"/>
        </w:rPr>
        <w:t xml:space="preserve"> line</w:t>
      </w:r>
      <w:ins w:id="2373" w:author="Lieberman, Joshua" w:date="2016-11-17T14:46:00Z">
        <w:r w:rsidR="0054293C">
          <w:rPr>
            <w:lang w:val="en-US"/>
          </w:rPr>
          <w:t>, light grey</w:t>
        </w:r>
      </w:ins>
      <w:del w:id="2374" w:author="Lieberman, Joshua" w:date="2016-11-17T14:46:00Z">
        <w:r w:rsidRPr="000B25ED" w:rsidDel="0054293C">
          <w:rPr>
            <w:lang w:val="en-US"/>
          </w:rPr>
          <w:delText>,</w:delText>
        </w:r>
      </w:del>
      <w:ins w:id="2375" w:author="Lieberman, Joshua" w:date="2016-11-17T14:46:00Z">
        <w:r w:rsidR="0054293C">
          <w:rPr>
            <w:lang w:val="en-US"/>
          </w:rPr>
          <w:t xml:space="preserve"> </w:t>
        </w:r>
      </w:ins>
      <w:del w:id="2376" w:author="Lieberman, Joshua" w:date="2016-11-17T14:46:00Z">
        <w:r w:rsidRPr="000B25ED" w:rsidDel="0054293C">
          <w:rPr>
            <w:lang w:val="en-US"/>
          </w:rPr>
          <w:delText xml:space="preserve"> </w:delText>
        </w:r>
        <w:r w:rsidR="008A4FEB" w:rsidRPr="000B25ED" w:rsidDel="0054293C">
          <w:rPr>
            <w:lang w:val="en-US"/>
          </w:rPr>
          <w:delText xml:space="preserve">a </w:delText>
        </w:r>
      </w:del>
      <w:r w:rsidR="008A4FEB" w:rsidRPr="000B25ED">
        <w:rPr>
          <w:lang w:val="en-US"/>
        </w:rPr>
        <w:t>catchment area</w:t>
      </w:r>
      <w:ins w:id="2377" w:author="Lieberman, Joshua" w:date="2016-11-17T14:46:00Z">
        <w:r w:rsidR="0054293C">
          <w:rPr>
            <w:lang w:val="en-US"/>
          </w:rPr>
          <w:t>)</w:t>
        </w:r>
      </w:ins>
      <w:r w:rsidR="000B25ED" w:rsidRPr="000B25ED">
        <w:rPr>
          <w:lang w:val="en-US"/>
        </w:rPr>
        <w:t>,</w:t>
      </w:r>
      <w:r w:rsidR="008A4FEB" w:rsidRPr="000B25ED">
        <w:rPr>
          <w:lang w:val="en-US"/>
        </w:rPr>
        <w:t xml:space="preserve"> </w:t>
      </w:r>
      <w:del w:id="2378" w:author="Lieberman, Joshua" w:date="2016-11-17T14:47:00Z">
        <w:r w:rsidR="008A4FEB" w:rsidRPr="000B25ED" w:rsidDel="0054293C">
          <w:rPr>
            <w:lang w:val="en-US"/>
          </w:rPr>
          <w:delText xml:space="preserve">represented by </w:delText>
        </w:r>
        <w:r w:rsidR="000B25ED" w:rsidRPr="000B25ED" w:rsidDel="0054293C">
          <w:rPr>
            <w:lang w:val="en-US"/>
          </w:rPr>
          <w:delText xml:space="preserve">a (light </w:delText>
        </w:r>
        <w:r w:rsidR="00E156F4" w:rsidRPr="000B25ED" w:rsidDel="0054293C">
          <w:rPr>
            <w:lang w:val="en-US"/>
          </w:rPr>
          <w:delText>grey</w:delText>
        </w:r>
        <w:r w:rsidR="000B25ED" w:rsidRPr="000B25ED" w:rsidDel="0054293C">
          <w:rPr>
            <w:lang w:val="en-US"/>
          </w:rPr>
          <w:delText xml:space="preserve"> polygon</w:delText>
        </w:r>
        <w:r w:rsidR="00E156F4" w:rsidRPr="000B25ED" w:rsidDel="0054293C">
          <w:rPr>
            <w:lang w:val="en-US"/>
          </w:rPr>
          <w:delText xml:space="preserve">) </w:delText>
        </w:r>
        <w:r w:rsidR="008A4FEB" w:rsidRPr="000B25ED" w:rsidDel="0054293C">
          <w:rPr>
            <w:lang w:val="en-US"/>
          </w:rPr>
          <w:delText>surface</w:delText>
        </w:r>
        <w:r w:rsidRPr="000B25ED" w:rsidDel="0054293C">
          <w:rPr>
            <w:lang w:val="en-US"/>
          </w:rPr>
          <w:delText xml:space="preserve">, </w:delText>
        </w:r>
        <w:r w:rsidR="008A4FEB" w:rsidRPr="000B25ED" w:rsidDel="0054293C">
          <w:rPr>
            <w:lang w:val="en-US"/>
          </w:rPr>
          <w:delText xml:space="preserve">and </w:delText>
        </w:r>
        <w:r w:rsidRPr="000B25ED" w:rsidDel="0054293C">
          <w:rPr>
            <w:lang w:val="en-US"/>
          </w:rPr>
          <w:delText xml:space="preserve">a </w:delText>
        </w:r>
        <w:r w:rsidR="008A4FEB" w:rsidRPr="000B25ED" w:rsidDel="0054293C">
          <w:rPr>
            <w:lang w:val="en-US"/>
          </w:rPr>
          <w:delText xml:space="preserve">part of a </w:delText>
        </w:r>
        <w:r w:rsidR="00E156F4" w:rsidRPr="000B25ED" w:rsidDel="0054293C">
          <w:rPr>
            <w:lang w:val="en-US"/>
          </w:rPr>
          <w:delText>(light grey</w:delText>
        </w:r>
        <w:r w:rsidR="000B25ED" w:rsidRPr="000B25ED" w:rsidDel="0054293C">
          <w:rPr>
            <w:lang w:val="en-US"/>
          </w:rPr>
          <w:delText xml:space="preserve"> lines</w:delText>
        </w:r>
        <w:r w:rsidR="00E156F4" w:rsidRPr="000B25ED" w:rsidDel="0054293C">
          <w:rPr>
            <w:lang w:val="en-US"/>
          </w:rPr>
          <w:delText xml:space="preserve">) </w:delText>
        </w:r>
        <w:r w:rsidRPr="000B25ED" w:rsidDel="0054293C">
          <w:rPr>
            <w:lang w:val="en-US"/>
          </w:rPr>
          <w:delText>network</w:delText>
        </w:r>
      </w:del>
      <w:del w:id="2379" w:author="Lieberman, Joshua" w:date="2016-11-17T14:48:00Z">
        <w:r w:rsidRPr="000B25ED" w:rsidDel="0054293C">
          <w:rPr>
            <w:lang w:val="en-US"/>
          </w:rPr>
          <w:delText xml:space="preserve">, </w:delText>
        </w:r>
        <w:r w:rsidR="006512DB" w:rsidRPr="000B25ED" w:rsidDel="0054293C">
          <w:rPr>
            <w:lang w:val="en-US"/>
          </w:rPr>
          <w:delText>could</w:delText>
        </w:r>
        <w:r w:rsidRPr="000B25ED" w:rsidDel="0054293C">
          <w:rPr>
            <w:lang w:val="en-US"/>
          </w:rPr>
          <w:delText xml:space="preserve"> also be represented</w:delText>
        </w:r>
      </w:del>
      <w:ins w:id="2380" w:author="Lieberman, Joshua" w:date="2016-11-17T14:48:00Z">
        <w:r w:rsidR="0054293C">
          <w:rPr>
            <w:lang w:val="en-US"/>
          </w:rPr>
          <w:t>is also realized</w:t>
        </w:r>
      </w:ins>
      <w:r w:rsidRPr="000B25ED">
        <w:rPr>
          <w:lang w:val="en-US"/>
        </w:rPr>
        <w:t xml:space="preserve"> </w:t>
      </w:r>
      <w:r w:rsidR="008A4FEB" w:rsidRPr="000B25ED">
        <w:rPr>
          <w:lang w:val="en-US"/>
        </w:rPr>
        <w:t xml:space="preserve">by </w:t>
      </w:r>
      <w:del w:id="2381" w:author="Lieberman, Joshua" w:date="2016-11-17T14:48:00Z">
        <w:r w:rsidR="008A4FEB" w:rsidRPr="000B25ED" w:rsidDel="0054293C">
          <w:rPr>
            <w:lang w:val="en-US"/>
          </w:rPr>
          <w:delText xml:space="preserve">displaying a topological path </w:delText>
        </w:r>
        <w:r w:rsidRPr="000B25ED" w:rsidDel="0054293C">
          <w:rPr>
            <w:lang w:val="en-US"/>
          </w:rPr>
          <w:delText xml:space="preserve">that is not geospatially representative but is a valid schematic </w:delText>
        </w:r>
        <w:r w:rsidR="008A4FEB" w:rsidRPr="000B25ED" w:rsidDel="0054293C">
          <w:rPr>
            <w:lang w:val="en-US"/>
          </w:rPr>
          <w:delText xml:space="preserve">representation </w:delText>
        </w:r>
        <w:r w:rsidRPr="000B25ED" w:rsidDel="0054293C">
          <w:rPr>
            <w:lang w:val="en-US"/>
          </w:rPr>
          <w:delText xml:space="preserve">of the </w:delText>
        </w:r>
        <w:r w:rsidR="005C51E7" w:rsidRPr="000B25ED" w:rsidDel="0054293C">
          <w:rPr>
            <w:lang w:val="en-US"/>
          </w:rPr>
          <w:delText>connection</w:delText>
        </w:r>
        <w:r w:rsidR="008A4FEB" w:rsidRPr="000B25ED" w:rsidDel="0054293C">
          <w:rPr>
            <w:lang w:val="en-US"/>
          </w:rPr>
          <w:delText xml:space="preserve"> </w:delText>
        </w:r>
        <w:r w:rsidRPr="000B25ED" w:rsidDel="0054293C">
          <w:rPr>
            <w:lang w:val="en-US"/>
          </w:rPr>
          <w:delText>between inflow and outflow</w:delText>
        </w:r>
      </w:del>
      <w:ins w:id="2382" w:author="Lieberman, Joshua" w:date="2016-11-17T14:48:00Z">
        <w:r w:rsidR="0054293C">
          <w:rPr>
            <w:lang w:val="en-US"/>
          </w:rPr>
          <w:t>the flowpath connecting its outlet</w:t>
        </w:r>
      </w:ins>
      <w:ins w:id="2383" w:author="Lieberman, Joshua" w:date="2016-11-17T14:51:00Z">
        <w:r w:rsidR="0054293C">
          <w:rPr>
            <w:lang w:val="en-US"/>
          </w:rPr>
          <w:t xml:space="preserve"> N1 (Figure 10)</w:t>
        </w:r>
      </w:ins>
      <w:ins w:id="2384" w:author="Lieberman, Joshua" w:date="2016-11-17T14:48:00Z">
        <w:r w:rsidR="0054293C">
          <w:rPr>
            <w:lang w:val="en-US"/>
          </w:rPr>
          <w:t xml:space="preserve"> and </w:t>
        </w:r>
      </w:ins>
      <w:ins w:id="2385" w:author="Lieberman, Joshua" w:date="2016-11-17T14:51:00Z">
        <w:r w:rsidR="0054293C">
          <w:rPr>
            <w:lang w:val="en-US"/>
          </w:rPr>
          <w:t>in</w:t>
        </w:r>
      </w:ins>
      <w:ins w:id="2386" w:author="Lieberman, Joshua" w:date="2016-11-17T14:48:00Z">
        <w:r w:rsidR="0054293C">
          <w:rPr>
            <w:lang w:val="en-US"/>
          </w:rPr>
          <w:t>let</w:t>
        </w:r>
      </w:ins>
      <w:ins w:id="2387" w:author="Lieberman, Joshua" w:date="2016-11-17T14:51:00Z">
        <w:r w:rsidR="0054293C">
          <w:rPr>
            <w:lang w:val="en-US"/>
          </w:rPr>
          <w:t xml:space="preserve"> N2 (Figure 11)</w:t>
        </w:r>
      </w:ins>
      <w:r w:rsidRPr="000B25ED">
        <w:rPr>
          <w:lang w:val="en-US"/>
        </w:rPr>
        <w:t>.</w:t>
      </w:r>
      <w:ins w:id="2388" w:author="Lieberman, Joshua" w:date="2016-11-17T14:49:00Z">
        <w:r w:rsidR="0054293C">
          <w:rPr>
            <w:lang w:val="en-US"/>
          </w:rPr>
          <w:t xml:space="preserve"> The flowpath geometry trace the </w:t>
        </w:r>
        <w:proofErr w:type="gramStart"/>
        <w:r w:rsidR="0054293C">
          <w:rPr>
            <w:lang w:val="en-US"/>
          </w:rPr>
          <w:t>main  flow</w:t>
        </w:r>
        <w:proofErr w:type="gramEnd"/>
        <w:r w:rsidR="0054293C">
          <w:rPr>
            <w:lang w:val="en-US"/>
          </w:rPr>
          <w:t xml:space="preserve"> stem in the catchment or it could be a purely schematic straight-line representation of a topological edge.</w:t>
        </w:r>
      </w:ins>
    </w:p>
    <w:p w14:paraId="62B0B4BD" w14:textId="2E534A7D" w:rsidR="00145BEA" w:rsidDel="0054293C" w:rsidRDefault="00714C6D">
      <w:pPr>
        <w:pStyle w:val="NormalWeb"/>
        <w:rPr>
          <w:del w:id="2389" w:author="Lieberman, Joshua" w:date="2016-11-17T14:50:00Z"/>
          <w:lang w:val="en-US"/>
        </w:rPr>
        <w:pPrChange w:id="2390" w:author="Lieberman, Joshua" w:date="2016-11-17T14:50:00Z">
          <w:pPr>
            <w:pStyle w:val="NormalWeb"/>
            <w:jc w:val="both"/>
          </w:pPr>
        </w:pPrChange>
      </w:pPr>
      <w:del w:id="2391" w:author="Lieberman, Joshua" w:date="2016-11-17T14:50:00Z">
        <w:r w:rsidRPr="000B25ED" w:rsidDel="0054293C">
          <w:fldChar w:fldCharType="begin"/>
        </w:r>
        <w:r w:rsidRPr="000B25ED" w:rsidDel="0054293C">
          <w:rPr>
            <w:noProof/>
          </w:rPr>
          <w:delInstrText xml:space="preserve"> REF _Ref461114288 \h </w:delInstrText>
        </w:r>
        <w:r w:rsidRPr="000B25ED" w:rsidDel="0054293C">
          <w:fldChar w:fldCharType="separate"/>
        </w:r>
        <w:r w:rsidRPr="000B25ED" w:rsidDel="0054293C">
          <w:delText xml:space="preserve">Figure </w:delText>
        </w:r>
        <w:r w:rsidRPr="000B25ED" w:rsidDel="0054293C">
          <w:rPr>
            <w:noProof/>
          </w:rPr>
          <w:delText>9</w:delText>
        </w:r>
        <w:r w:rsidRPr="000B25ED" w:rsidDel="0054293C">
          <w:fldChar w:fldCharType="end"/>
        </w:r>
        <w:r w:rsidRPr="000B25ED" w:rsidDel="0054293C">
          <w:rPr>
            <w:lang w:val="en-US"/>
          </w:rPr>
          <w:delText xml:space="preserve"> </w:delText>
        </w:r>
        <w:r w:rsidR="00145BEA" w:rsidRPr="000B25ED" w:rsidDel="0054293C">
          <w:rPr>
            <w:lang w:val="en-US"/>
          </w:rPr>
          <w:delText xml:space="preserve">shows catchment C1 </w:delText>
        </w:r>
        <w:r w:rsidR="00E156F4" w:rsidRPr="000B25ED" w:rsidDel="0054293C">
          <w:rPr>
            <w:lang w:val="en-US"/>
          </w:rPr>
          <w:delText xml:space="preserve">realized as </w:delText>
        </w:r>
        <w:r w:rsidR="000B25ED" w:rsidRPr="000B25ED" w:rsidDel="0054293C">
          <w:rPr>
            <w:lang w:val="en-US"/>
          </w:rPr>
          <w:delText>a</w:delText>
        </w:r>
        <w:r w:rsidR="00145BEA" w:rsidRPr="000B25ED" w:rsidDel="0054293C">
          <w:rPr>
            <w:lang w:val="en-US"/>
          </w:rPr>
          <w:delText xml:space="preserve"> catchment area (</w:delText>
        </w:r>
        <w:r w:rsidR="00E156F4" w:rsidRPr="000B25ED" w:rsidDel="0054293C">
          <w:rPr>
            <w:lang w:val="en-US"/>
          </w:rPr>
          <w:delText>A</w:delText>
        </w:r>
        <w:r w:rsidR="00145BEA" w:rsidRPr="000B25ED" w:rsidDel="0054293C">
          <w:rPr>
            <w:lang w:val="en-US"/>
          </w:rPr>
          <w:delText xml:space="preserve">) and flowpath </w:delText>
        </w:r>
        <w:r w:rsidR="00145BEA" w:rsidRPr="000B25ED" w:rsidDel="0054293C">
          <w:delText>(</w:delText>
        </w:r>
        <w:r w:rsidR="00E156F4" w:rsidRPr="000B25ED" w:rsidDel="0054293C">
          <w:delText>F</w:delText>
        </w:r>
        <w:r w:rsidR="00145BEA" w:rsidRPr="000B25ED" w:rsidDel="0054293C">
          <w:delText>) depicting the definable unit where hydrologic processes take place</w:delText>
        </w:r>
        <w:r w:rsidR="00145BEA" w:rsidRPr="000B25ED" w:rsidDel="0054293C">
          <w:rPr>
            <w:lang w:val="en-US"/>
          </w:rPr>
          <w:delText>, and to the right how these realizations of the logical catchment are expressed in UML.</w:delText>
        </w:r>
      </w:del>
    </w:p>
    <w:p w14:paraId="1200AEEA" w14:textId="77777777" w:rsidR="00B70144" w:rsidRDefault="00B70144">
      <w:pPr>
        <w:pStyle w:val="OGCFigure"/>
        <w:jc w:val="left"/>
        <w:pPrChange w:id="2392" w:author="Lieberman, Joshua" w:date="2016-11-17T14:50:00Z">
          <w:pPr>
            <w:pStyle w:val="OGCFigure"/>
          </w:pPr>
        </w:pPrChange>
      </w:pPr>
      <w:r>
        <w:rPr>
          <w:noProof/>
        </w:rPr>
        <w:drawing>
          <wp:inline distT="0" distB="0" distL="0" distR="0" wp14:anchorId="4B306012" wp14:editId="27F2C331">
            <wp:extent cx="5144400" cy="3301200"/>
            <wp:effectExtent l="0" t="0" r="0" b="0"/>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400" cy="3301200"/>
                    </a:xfrm>
                    <a:prstGeom prst="rect">
                      <a:avLst/>
                    </a:prstGeom>
                    <a:noFill/>
                    <a:ln>
                      <a:noFill/>
                    </a:ln>
                  </pic:spPr>
                </pic:pic>
              </a:graphicData>
            </a:graphic>
          </wp:inline>
        </w:drawing>
      </w:r>
    </w:p>
    <w:p w14:paraId="3F42FAA2" w14:textId="2076E761" w:rsidR="00B70144" w:rsidRDefault="00B70144" w:rsidP="001B7094">
      <w:pPr>
        <w:pStyle w:val="OGCFigure"/>
      </w:pPr>
      <w:bookmarkStart w:id="2393" w:name="_Ref461114288"/>
      <w:bookmarkStart w:id="2394" w:name="_Toc467163149"/>
      <w:r>
        <w:t xml:space="preserve">Figure </w:t>
      </w:r>
      <w:r w:rsidR="00C75574">
        <w:fldChar w:fldCharType="begin"/>
      </w:r>
      <w:r w:rsidR="00C75574">
        <w:instrText xml:space="preserve"> SEQ Figure \* ARABIC </w:instrText>
      </w:r>
      <w:r w:rsidR="00C75574">
        <w:fldChar w:fldCharType="separate"/>
      </w:r>
      <w:r w:rsidR="00714C6D">
        <w:rPr>
          <w:noProof/>
        </w:rPr>
        <w:t>9</w:t>
      </w:r>
      <w:r w:rsidR="00C75574">
        <w:rPr>
          <w:noProof/>
        </w:rPr>
        <w:fldChar w:fldCharType="end"/>
      </w:r>
      <w:bookmarkEnd w:id="2393"/>
      <w:r>
        <w:t>:</w:t>
      </w:r>
      <w:ins w:id="2395" w:author="Lieberman, Joshua" w:date="2016-11-16T14:36:00Z">
        <w:r w:rsidR="007956EE">
          <w:t xml:space="preserve"> C</w:t>
        </w:r>
      </w:ins>
      <w:del w:id="2396" w:author="Lieberman, Joshua" w:date="2016-11-16T14:36:00Z">
        <w:r w:rsidDel="007956EE">
          <w:delText xml:space="preserve"> </w:delText>
        </w:r>
        <w:r w:rsidRPr="00DF497D" w:rsidDel="007956EE">
          <w:delText>A c</w:delText>
        </w:r>
      </w:del>
      <w:r w:rsidRPr="00DF497D">
        <w:t xml:space="preserve">atchment area (grey) and </w:t>
      </w:r>
      <w:del w:id="2397" w:author="Lieberman, Joshua" w:date="2016-11-16T14:36:00Z">
        <w:r w:rsidRPr="00DF497D" w:rsidDel="007956EE">
          <w:delText xml:space="preserve">a </w:delText>
        </w:r>
      </w:del>
      <w:r w:rsidRPr="00DF497D">
        <w:t>flowpath</w:t>
      </w:r>
      <w:ins w:id="2398" w:author="Lieberman, Joshua" w:date="2016-11-16T14:36:00Z">
        <w:r w:rsidR="007956EE">
          <w:t xml:space="preserve"> realizations</w:t>
        </w:r>
      </w:ins>
      <w:r w:rsidRPr="00DF497D">
        <w:t xml:space="preserve"> </w:t>
      </w:r>
      <w:ins w:id="2399" w:author="Lieberman, Joshua" w:date="2016-11-16T14:37:00Z">
        <w:r w:rsidR="00172E8A">
          <w:t xml:space="preserve">that </w:t>
        </w:r>
      </w:ins>
      <w:r w:rsidRPr="00DF497D">
        <w:t>connect</w:t>
      </w:r>
      <w:ins w:id="2400" w:author="Lieberman, Joshua" w:date="2016-11-16T14:37:00Z">
        <w:r w:rsidR="00172E8A">
          <w:t xml:space="preserve"> catchment</w:t>
        </w:r>
      </w:ins>
      <w:del w:id="2401" w:author="Lieberman, Joshua" w:date="2016-11-16T14:37:00Z">
        <w:r w:rsidRPr="00DF497D" w:rsidDel="00172E8A">
          <w:delText>ing</w:delText>
        </w:r>
      </w:del>
      <w:r w:rsidRPr="00DF497D">
        <w:t xml:space="preserve"> inflow to outflow (red) </w:t>
      </w:r>
      <w:ins w:id="2402" w:author="Lieberman, Joshua" w:date="2016-11-16T14:38:00Z">
        <w:r w:rsidR="00172E8A">
          <w:t>and define a hydrologically significant unit</w:t>
        </w:r>
      </w:ins>
      <w:del w:id="2403" w:author="Lieberman, Joshua" w:date="2016-11-16T14:38:00Z">
        <w:r w:rsidRPr="00DF497D" w:rsidDel="00172E8A">
          <w:delText>depic</w:delText>
        </w:r>
      </w:del>
      <w:del w:id="2404" w:author="Lieberman, Joshua" w:date="2016-11-16T14:37:00Z">
        <w:r w:rsidRPr="00DF497D" w:rsidDel="00172E8A">
          <w:delText>ting</w:delText>
        </w:r>
      </w:del>
      <w:del w:id="2405" w:author="Lieberman, Joshua" w:date="2016-11-16T14:38:00Z">
        <w:r w:rsidRPr="00DF497D" w:rsidDel="00172E8A">
          <w:delText xml:space="preserve"> a definable unit where hydrologic processes take place</w:delText>
        </w:r>
      </w:del>
      <w:r w:rsidRPr="00DF497D">
        <w:t>.</w:t>
      </w:r>
      <w:bookmarkEnd w:id="2394"/>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736E9EC">
            <wp:extent cx="4582800" cy="3384000"/>
            <wp:effectExtent l="0" t="0" r="8255" b="698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800" cy="3384000"/>
                    </a:xfrm>
                    <a:prstGeom prst="rect">
                      <a:avLst/>
                    </a:prstGeom>
                    <a:noFill/>
                    <a:ln>
                      <a:noFill/>
                    </a:ln>
                  </pic:spPr>
                </pic:pic>
              </a:graphicData>
            </a:graphic>
          </wp:inline>
        </w:drawing>
      </w:r>
    </w:p>
    <w:p w14:paraId="68C77BFE" w14:textId="12136F63" w:rsidR="005A7FC9" w:rsidRDefault="005A7FC9" w:rsidP="00834E29">
      <w:pPr>
        <w:pStyle w:val="OGCFigure"/>
        <w:outlineLvl w:val="0"/>
      </w:pPr>
      <w:bookmarkStart w:id="2406" w:name="_Ref461114302"/>
      <w:bookmarkStart w:id="2407" w:name="_Toc467163150"/>
      <w:r>
        <w:t xml:space="preserve">Figure </w:t>
      </w:r>
      <w:r w:rsidR="00C75574">
        <w:fldChar w:fldCharType="begin"/>
      </w:r>
      <w:r w:rsidR="00C75574">
        <w:instrText xml:space="preserve"> SEQ Figure \* ARABIC </w:instrText>
      </w:r>
      <w:r w:rsidR="00C75574">
        <w:fldChar w:fldCharType="separate"/>
      </w:r>
      <w:r w:rsidR="00714C6D">
        <w:rPr>
          <w:noProof/>
        </w:rPr>
        <w:t>10</w:t>
      </w:r>
      <w:r w:rsidR="00C75574">
        <w:rPr>
          <w:noProof/>
        </w:rPr>
        <w:fldChar w:fldCharType="end"/>
      </w:r>
      <w:bookmarkEnd w:id="2406"/>
      <w:r>
        <w:t>:</w:t>
      </w:r>
      <w:r w:rsidRPr="005A7FC9">
        <w:t xml:space="preserve"> </w:t>
      </w:r>
      <w:ins w:id="2408" w:author="Lieberman, Joshua" w:date="2016-11-16T14:38:00Z">
        <w:r w:rsidR="00172E8A">
          <w:t xml:space="preserve">Multiple </w:t>
        </w:r>
      </w:ins>
      <w:del w:id="2409" w:author="Lieberman, Joshua" w:date="2016-11-16T14:38:00Z">
        <w:r w:rsidRPr="00B70144" w:rsidDel="00172E8A">
          <w:delText xml:space="preserve">Catchments </w:delText>
        </w:r>
      </w:del>
      <w:ins w:id="2410" w:author="Lieberman, Joshua" w:date="2016-11-16T14:38:00Z">
        <w:r w:rsidR="00172E8A">
          <w:t>c</w:t>
        </w:r>
        <w:r w:rsidR="00172E8A" w:rsidRPr="00B70144">
          <w:t xml:space="preserve">atchments </w:t>
        </w:r>
      </w:ins>
      <w:r w:rsidRPr="00B70144">
        <w:t>contributing to a</w:t>
      </w:r>
      <w:ins w:id="2411" w:author="Lieberman, Joshua" w:date="2016-11-16T14:38:00Z">
        <w:r w:rsidR="00172E8A">
          <w:t xml:space="preserve"> common</w:t>
        </w:r>
      </w:ins>
      <w:del w:id="2412" w:author="Lieberman, Joshua" w:date="2016-11-16T14:38:00Z">
        <w:r w:rsidRPr="00B70144" w:rsidDel="00172E8A">
          <w:delText>n</w:delText>
        </w:r>
      </w:del>
      <w:r w:rsidRPr="00B70144">
        <w:t xml:space="preserve"> </w:t>
      </w:r>
      <w:del w:id="2413" w:author="Lieberman, Joshua" w:date="2016-11-16T14:38:00Z">
        <w:r w:rsidRPr="00B70144" w:rsidDel="00172E8A">
          <w:delText xml:space="preserve">identified </w:delText>
        </w:r>
      </w:del>
      <w:r w:rsidRPr="00B70144">
        <w:t>outflow node.</w:t>
      </w:r>
      <w:bookmarkEnd w:id="2407"/>
      <w:del w:id="2414" w:author="Lieberman, Joshua" w:date="2016-11-16T14:39:00Z">
        <w:r w:rsidRPr="00B70144" w:rsidDel="00172E8A">
          <w:delText xml:space="preserve"> Note that some catchments contribute to a common outflow node.</w:delText>
        </w:r>
      </w:del>
    </w:p>
    <w:p w14:paraId="3E221315" w14:textId="6DAAB0FA" w:rsidR="00B70144" w:rsidRDefault="00B70144" w:rsidP="00B70144">
      <w:pPr>
        <w:pStyle w:val="Caption"/>
        <w:rPr>
          <w:lang w:val="en-US"/>
        </w:rPr>
      </w:pPr>
    </w:p>
    <w:p w14:paraId="320FD72D" w14:textId="374D4CE4" w:rsidR="00366A60" w:rsidRPr="00774F88" w:rsidRDefault="00366A60">
      <w:pPr>
        <w:pStyle w:val="NormalWeb"/>
        <w:jc w:val="both"/>
        <w:pPrChange w:id="2415" w:author="Lieberman, Joshua" w:date="2016-11-17T14:58:00Z">
          <w:pPr>
            <w:jc w:val="both"/>
          </w:pPr>
        </w:pPrChange>
      </w:pPr>
      <w:del w:id="2416" w:author="Lieberman, Joshua" w:date="2016-11-17T14:53:00Z">
        <w:r w:rsidDel="004B6FDB">
          <w:delText xml:space="preserve">The catchment C1, shown in </w:delText>
        </w:r>
        <w:r w:rsidDel="004B6FDB">
          <w:fldChar w:fldCharType="begin"/>
        </w:r>
        <w:r w:rsidDel="004B6FDB">
          <w:delInstrText xml:space="preserve"> REF _Ref461114302 \h  \* MERGEFORMAT </w:delInstrText>
        </w:r>
        <w:r w:rsidDel="004B6FDB">
          <w:fldChar w:fldCharType="separate"/>
        </w:r>
        <w:r w:rsidR="00714C6D" w:rsidDel="004B6FDB">
          <w:delText xml:space="preserve">Figure </w:delText>
        </w:r>
        <w:r w:rsidR="00714C6D" w:rsidDel="004B6FDB">
          <w:rPr>
            <w:noProof/>
          </w:rPr>
          <w:delText>10</w:delText>
        </w:r>
        <w:r w:rsidDel="004B6FDB">
          <w:fldChar w:fldCharType="end"/>
        </w:r>
        <w:r w:rsidDel="004B6FDB">
          <w:delText xml:space="preserve">, contributes flow to an outfall n1. Outfall n2, shown in </w:delText>
        </w:r>
        <w:r w:rsidDel="004B6FDB">
          <w:fldChar w:fldCharType="begin"/>
        </w:r>
        <w:r w:rsidDel="004B6FDB">
          <w:delInstrText xml:space="preserve"> REF _Ref461114312 \h  \* MERGEFORMAT </w:delInstrText>
        </w:r>
        <w:r w:rsidDel="004B6FDB">
          <w:fldChar w:fldCharType="separate"/>
        </w:r>
        <w:r w:rsidR="00714C6D" w:rsidDel="004B6FDB">
          <w:delText xml:space="preserve">Figure </w:delText>
        </w:r>
        <w:r w:rsidR="00714C6D" w:rsidDel="004B6FDB">
          <w:rPr>
            <w:noProof/>
          </w:rPr>
          <w:delText>11</w:delText>
        </w:r>
        <w:r w:rsidDel="004B6FDB">
          <w:fldChar w:fldCharType="end"/>
        </w:r>
        <w:r w:rsidDel="004B6FDB">
          <w:delText xml:space="preserve">, contributes inflow to catchment C1. Networks of catchments can be constructed using this pattern and the idea that </w:delText>
        </w:r>
        <w:r w:rsidRPr="008E510D" w:rsidDel="004B6FDB">
          <w:delText xml:space="preserve">two or more catchments that flow into </w:delText>
        </w:r>
        <w:r w:rsidDel="004B6FDB">
          <w:delText>the same downstream catchment, first flow to the same outflow which is the inflow of the</w:delText>
        </w:r>
        <w:r w:rsidRPr="008E510D" w:rsidDel="004B6FDB">
          <w:delText xml:space="preserve"> receiving downstream catchment</w:delText>
        </w:r>
        <w:r w:rsidDel="004B6FDB">
          <w:delText xml:space="preserve">. </w:delText>
        </w:r>
      </w:del>
      <w:r w:rsidRPr="008E510D">
        <w:t xml:space="preserve">In a network of </w:t>
      </w:r>
      <w:ins w:id="2417" w:author="Lieberman, Joshua" w:date="2016-11-17T14:53:00Z">
        <w:r w:rsidR="004B6FDB">
          <w:t xml:space="preserve">such </w:t>
        </w:r>
      </w:ins>
      <w:r w:rsidRPr="008E510D">
        <w:t xml:space="preserve">dendritic catchments, </w:t>
      </w:r>
      <w:ins w:id="2418" w:author="Lieberman, Joshua" w:date="2016-11-17T14:53:00Z">
        <w:r w:rsidR="004B6FDB">
          <w:t>one or more catchment</w:t>
        </w:r>
      </w:ins>
      <w:ins w:id="2419" w:author="Lieberman, Joshua" w:date="2016-11-17T14:54:00Z">
        <w:r w:rsidR="004B6FDB">
          <w:t>s</w:t>
        </w:r>
      </w:ins>
      <w:ins w:id="2420" w:author="Lieberman, Joshua" w:date="2016-11-17T14:53:00Z">
        <w:r w:rsidR="004B6FDB">
          <w:t xml:space="preserve"> may contribute to a given outflow but </w:t>
        </w:r>
      </w:ins>
      <w:r>
        <w:t xml:space="preserve">an </w:t>
      </w:r>
      <w:r w:rsidRPr="008E510D">
        <w:t xml:space="preserve">outflow </w:t>
      </w:r>
      <w:del w:id="2421" w:author="Lieberman, Joshua" w:date="2016-11-17T14:54:00Z">
        <w:r w:rsidRPr="008E510D" w:rsidDel="004B6FDB">
          <w:delText>serve</w:delText>
        </w:r>
        <w:r w:rsidDel="004B6FDB">
          <w:delText>s</w:delText>
        </w:r>
        <w:r w:rsidRPr="008E510D" w:rsidDel="004B6FDB">
          <w:delText xml:space="preserve"> </w:delText>
        </w:r>
      </w:del>
      <w:ins w:id="2422" w:author="Lieberman, Joshua" w:date="2016-11-17T14:54:00Z">
        <w:r w:rsidR="004B6FDB">
          <w:t>contributes to</w:t>
        </w:r>
        <w:r w:rsidR="004B6FDB" w:rsidRPr="008E510D">
          <w:t xml:space="preserve"> </w:t>
        </w:r>
      </w:ins>
      <w:r w:rsidRPr="008E510D">
        <w:t>only one receiving catchment</w:t>
      </w:r>
      <w:r>
        <w:t>.</w:t>
      </w:r>
      <w:r w:rsidRPr="008E510D" w:rsidDel="00366A60">
        <w:t xml:space="preserve"> </w:t>
      </w:r>
      <w:ins w:id="2423" w:author="Lieberman, Joshua" w:date="2016-11-17T14:55:00Z">
        <w:r w:rsidR="00895141">
          <w:t xml:space="preserve">This topological relationship is maintained regardless of the geometric representation of </w:t>
        </w:r>
      </w:ins>
      <w:ins w:id="2424" w:author="Lieberman, Joshua" w:date="2016-11-17T14:56:00Z">
        <w:r w:rsidR="00895141">
          <w:t>a given</w:t>
        </w:r>
      </w:ins>
      <w:ins w:id="2425" w:author="Lieberman, Joshua" w:date="2016-11-17T14:55:00Z">
        <w:r w:rsidR="00895141">
          <w:t xml:space="preserve"> outfall</w:t>
        </w:r>
      </w:ins>
      <w:ins w:id="2426" w:author="Lieberman, Joshua" w:date="2016-11-17T14:56:00Z">
        <w:r w:rsidR="00895141">
          <w:t>.</w:t>
        </w:r>
      </w:ins>
      <w:ins w:id="2427" w:author="Lieberman, Joshua" w:date="2016-11-17T14:57:00Z">
        <w:r w:rsidR="00895141">
          <w:t xml:space="preserve"> </w:t>
        </w:r>
        <w:r w:rsidR="00895141">
          <w:rPr>
            <w:lang w:val="en-US"/>
          </w:rPr>
          <w:t>The association role names</w:t>
        </w:r>
        <w:r w:rsidR="00895141" w:rsidRPr="008E510D">
          <w:rPr>
            <w:lang w:val="en-US"/>
          </w:rPr>
          <w:t xml:space="preserve"> </w:t>
        </w:r>
        <w:r w:rsidR="00895141" w:rsidRPr="00895141">
          <w:rPr>
            <w:i/>
            <w:lang w:val="en-US"/>
            <w:rPrChange w:id="2428" w:author="Lieberman, Joshua" w:date="2016-11-17T14:58:00Z">
              <w:rPr/>
            </w:rPrChange>
          </w:rPr>
          <w:t>inflow</w:t>
        </w:r>
        <w:r w:rsidR="00895141" w:rsidRPr="008E510D">
          <w:rPr>
            <w:lang w:val="en-US"/>
          </w:rPr>
          <w:t xml:space="preserve"> and </w:t>
        </w:r>
        <w:r w:rsidR="00895141" w:rsidRPr="00895141">
          <w:rPr>
            <w:i/>
            <w:lang w:val="en-US"/>
            <w:rPrChange w:id="2429" w:author="Lieberman, Joshua" w:date="2016-11-17T14:58:00Z">
              <w:rPr/>
            </w:rPrChange>
          </w:rPr>
          <w:t>outflow</w:t>
        </w:r>
        <w:r w:rsidR="00895141" w:rsidRPr="008E510D">
          <w:rPr>
            <w:lang w:val="en-US"/>
          </w:rPr>
          <w:t xml:space="preserve"> are used to unambiguously describe the </w:t>
        </w:r>
      </w:ins>
      <w:ins w:id="2430" w:author="Lieberman, Joshua" w:date="2016-11-17T14:58:00Z">
        <w:r w:rsidR="00895141">
          <w:rPr>
            <w:lang w:val="en-US"/>
          </w:rPr>
          <w:t>flow direction</w:t>
        </w:r>
      </w:ins>
      <w:ins w:id="2431" w:author="Lieberman, Joshua" w:date="2016-11-17T14:57:00Z">
        <w:r w:rsidR="00895141" w:rsidRPr="008E510D">
          <w:rPr>
            <w:lang w:val="en-US"/>
          </w:rPr>
          <w:t xml:space="preserve"> </w:t>
        </w:r>
        <w:r w:rsidR="00895141">
          <w:rPr>
            <w:lang w:val="en-US"/>
          </w:rPr>
          <w:t xml:space="preserve">of an outfall </w:t>
        </w:r>
      </w:ins>
      <w:ins w:id="2432" w:author="Lieberman, Joshua" w:date="2016-11-17T14:58:00Z">
        <w:r w:rsidR="00895141">
          <w:rPr>
            <w:lang w:val="en-US"/>
          </w:rPr>
          <w:t xml:space="preserve">(or realization) </w:t>
        </w:r>
      </w:ins>
      <w:ins w:id="2433" w:author="Lieberman, Joshua" w:date="2016-11-17T14:57:00Z">
        <w:r w:rsidR="00895141" w:rsidRPr="008E510D">
          <w:rPr>
            <w:lang w:val="en-US"/>
          </w:rPr>
          <w:t>with respect to a catchment</w:t>
        </w:r>
      </w:ins>
      <w:ins w:id="2434" w:author="Lieberman, Joshua" w:date="2016-11-17T14:58:00Z">
        <w:r w:rsidR="00895141">
          <w:rPr>
            <w:lang w:val="en-US"/>
          </w:rPr>
          <w:t xml:space="preserve"> (or realization)</w:t>
        </w:r>
      </w:ins>
      <w:ins w:id="2435" w:author="Lieberman, Joshua" w:date="2016-11-17T14:57:00Z">
        <w:r w:rsidR="00895141" w:rsidRPr="008E510D">
          <w:rPr>
            <w:lang w:val="en-US"/>
          </w:rPr>
          <w:t>.</w:t>
        </w:r>
      </w:ins>
    </w:p>
    <w:p w14:paraId="2AA2F1D2" w14:textId="77777777" w:rsidR="005A7FC9" w:rsidRDefault="005A7FC9" w:rsidP="00B833D3">
      <w:pPr>
        <w:pStyle w:val="OGCFigure"/>
      </w:pPr>
      <w:r>
        <w:rPr>
          <w:noProof/>
        </w:rPr>
        <w:drawing>
          <wp:inline distT="0" distB="0" distL="0" distR="0" wp14:anchorId="56D90A8F" wp14:editId="00B8C247">
            <wp:extent cx="4525200" cy="3394800"/>
            <wp:effectExtent l="0" t="0" r="889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200" cy="3394800"/>
                    </a:xfrm>
                    <a:prstGeom prst="rect">
                      <a:avLst/>
                    </a:prstGeom>
                    <a:noFill/>
                    <a:ln>
                      <a:noFill/>
                    </a:ln>
                  </pic:spPr>
                </pic:pic>
              </a:graphicData>
            </a:graphic>
          </wp:inline>
        </w:drawing>
      </w:r>
    </w:p>
    <w:p w14:paraId="4823DB3B" w14:textId="20AF08A6" w:rsidR="005A7FC9" w:rsidRDefault="005A7FC9" w:rsidP="00834E29">
      <w:pPr>
        <w:pStyle w:val="OGCFigure"/>
        <w:outlineLvl w:val="0"/>
      </w:pPr>
      <w:bookmarkStart w:id="2436" w:name="_Ref461114312"/>
      <w:bookmarkStart w:id="2437" w:name="_Toc467163151"/>
      <w:r>
        <w:t xml:space="preserve">Figure </w:t>
      </w:r>
      <w:r w:rsidR="00C75574">
        <w:fldChar w:fldCharType="begin"/>
      </w:r>
      <w:r w:rsidR="00C75574">
        <w:instrText xml:space="preserve"> SEQ Figure \* ARABIC </w:instrText>
      </w:r>
      <w:r w:rsidR="00C75574">
        <w:fldChar w:fldCharType="separate"/>
      </w:r>
      <w:r w:rsidR="00714C6D">
        <w:rPr>
          <w:noProof/>
        </w:rPr>
        <w:t>11</w:t>
      </w:r>
      <w:r w:rsidR="00C75574">
        <w:rPr>
          <w:noProof/>
        </w:rPr>
        <w:fldChar w:fldCharType="end"/>
      </w:r>
      <w:bookmarkEnd w:id="2436"/>
      <w:r>
        <w:t xml:space="preserve">: </w:t>
      </w:r>
      <w:r w:rsidRPr="008E510D">
        <w:t>Catchment</w:t>
      </w:r>
      <w:del w:id="2438" w:author="Lieberman, Joshua" w:date="2016-11-16T14:39:00Z">
        <w:r w:rsidRPr="008E510D" w:rsidDel="00172E8A">
          <w:delText>s</w:delText>
        </w:r>
      </w:del>
      <w:r w:rsidRPr="008E510D">
        <w:t xml:space="preserve"> receiv</w:t>
      </w:r>
      <w:ins w:id="2439" w:author="Lieberman, Joshua" w:date="2016-11-16T14:39:00Z">
        <w:r w:rsidR="00172E8A">
          <w:t>ing</w:t>
        </w:r>
      </w:ins>
      <w:del w:id="2440" w:author="Lieberman, Joshua" w:date="2016-11-16T14:39:00Z">
        <w:r w:rsidRPr="008E510D" w:rsidDel="00172E8A">
          <w:delText>e</w:delText>
        </w:r>
      </w:del>
      <w:r w:rsidRPr="008E510D">
        <w:t xml:space="preserve"> inflow via an identified</w:t>
      </w:r>
      <w:ins w:id="2441" w:author="Lieberman, Joshua" w:date="2016-11-16T14:50:00Z">
        <w:r w:rsidR="00334D7A">
          <w:t xml:space="preserve"> but not necessarily realized </w:t>
        </w:r>
      </w:ins>
      <w:del w:id="2442" w:author="Lieberman, Joshua" w:date="2016-11-16T14:50:00Z">
        <w:r w:rsidRPr="008E510D" w:rsidDel="00334D7A">
          <w:delText xml:space="preserve"> inflow </w:delText>
        </w:r>
      </w:del>
      <w:r w:rsidRPr="008E510D">
        <w:t>node</w:t>
      </w:r>
      <w:ins w:id="2443" w:author="Lieberman, Joshua" w:date="2016-11-16T14:39:00Z">
        <w:r w:rsidR="00172E8A">
          <w:t xml:space="preserve"> (Outfall)</w:t>
        </w:r>
      </w:ins>
      <w:r w:rsidRPr="008E510D">
        <w:t>.</w:t>
      </w:r>
      <w:bookmarkEnd w:id="2437"/>
      <w:del w:id="2444" w:author="Lieberman, Joshua" w:date="2016-11-16T14:40:00Z">
        <w:r w:rsidRPr="008E510D" w:rsidDel="001158E3">
          <w:delText xml:space="preserve"> Note that nodes are not necessarily geographic features, but are rather nodes in a graph representation of the river network.</w:delText>
        </w:r>
      </w:del>
    </w:p>
    <w:p w14:paraId="0FB45318" w14:textId="644B8615" w:rsidR="00005E29" w:rsidRPr="008E510D" w:rsidDel="00895141" w:rsidRDefault="00366A60" w:rsidP="00450C77">
      <w:pPr>
        <w:pStyle w:val="NormalWeb"/>
        <w:jc w:val="both"/>
        <w:rPr>
          <w:del w:id="2445" w:author="Lieberman, Joshua" w:date="2016-11-17T14:57:00Z"/>
          <w:lang w:val="en-US"/>
        </w:rPr>
      </w:pPr>
      <w:del w:id="2446" w:author="Lieberman, Joshua" w:date="2016-11-17T14:56:00Z">
        <w:r w:rsidDel="00895141">
          <w:rPr>
            <w:lang w:val="en-US"/>
          </w:rPr>
          <w:delText>Topological n</w:delText>
        </w:r>
        <w:r w:rsidR="00005E29" w:rsidRPr="008E510D" w:rsidDel="00895141">
          <w:rPr>
            <w:lang w:val="en-US"/>
          </w:rPr>
          <w:delText xml:space="preserve">odes </w:delText>
        </w:r>
        <w:r w:rsidR="004F61F1" w:rsidRPr="000B25ED" w:rsidDel="00895141">
          <w:rPr>
            <w:lang w:val="en-US"/>
          </w:rPr>
          <w:delText>as displayed in the examples above</w:delText>
        </w:r>
        <w:r w:rsidR="004F61F1" w:rsidDel="00895141">
          <w:rPr>
            <w:lang w:val="en-US"/>
          </w:rPr>
          <w:delText xml:space="preserve"> </w:delText>
        </w:r>
        <w:r w:rsidR="00467DE0" w:rsidDel="00895141">
          <w:rPr>
            <w:lang w:val="en-US"/>
          </w:rPr>
          <w:delText xml:space="preserve">may seem to </w:delText>
        </w:r>
        <w:r w:rsidR="00005E29" w:rsidRPr="008E510D" w:rsidDel="00895141">
          <w:rPr>
            <w:lang w:val="en-US"/>
          </w:rPr>
          <w:delText>stand alone as point</w:delText>
        </w:r>
        <w:r w:rsidR="00467DE0" w:rsidDel="00895141">
          <w:rPr>
            <w:lang w:val="en-US"/>
          </w:rPr>
          <w:delText>s of interaction in the network, but</w:delText>
        </w:r>
        <w:r w:rsidR="00005E29" w:rsidRPr="008E510D" w:rsidDel="00895141">
          <w:rPr>
            <w:lang w:val="en-US"/>
          </w:rPr>
          <w:delText xml:space="preserve"> </w:delText>
        </w:r>
        <w:r w:rsidR="00021804" w:rsidDel="00895141">
          <w:rPr>
            <w:lang w:val="en-US"/>
          </w:rPr>
          <w:delText>i</w:delText>
        </w:r>
        <w:r w:rsidR="00005E29" w:rsidRPr="008E510D" w:rsidDel="00895141">
          <w:rPr>
            <w:lang w:val="en-US"/>
          </w:rPr>
          <w:delText>n reality</w:delText>
        </w:r>
        <w:r w:rsidR="00F173CA" w:rsidDel="00895141">
          <w:rPr>
            <w:lang w:val="en-US"/>
          </w:rPr>
          <w:delText>,</w:delText>
        </w:r>
        <w:r w:rsidR="00005E29" w:rsidRPr="008E510D" w:rsidDel="00895141">
          <w:rPr>
            <w:lang w:val="en-US"/>
          </w:rPr>
          <w:delText xml:space="preserve"> they are (potentially complex) </w:delText>
        </w:r>
        <w:r w:rsidR="00021804" w:rsidDel="00895141">
          <w:rPr>
            <w:lang w:val="en-US"/>
          </w:rPr>
          <w:delText>catchment</w:delText>
        </w:r>
        <w:r w:rsidR="00021804" w:rsidRPr="008E510D" w:rsidDel="00895141">
          <w:rPr>
            <w:lang w:val="en-US"/>
          </w:rPr>
          <w:delText xml:space="preserve"> </w:delText>
        </w:r>
        <w:r w:rsidR="00005E29" w:rsidRPr="008E510D" w:rsidDel="00895141">
          <w:rPr>
            <w:lang w:val="en-US"/>
          </w:rPr>
          <w:delText xml:space="preserve">outlets, denoted as outfall features. </w:delText>
        </w:r>
      </w:del>
      <w:del w:id="2447" w:author="Lieberman, Joshua" w:date="2016-11-17T14:57:00Z">
        <w:r w:rsidR="00005E29" w:rsidRPr="008E510D" w:rsidDel="00895141">
          <w:rPr>
            <w:lang w:val="en-US"/>
          </w:rPr>
          <w:delText xml:space="preserve">Whether an outfall is referred to as an inflow or outflow is always in reference to a </w:delText>
        </w:r>
        <w:r w:rsidR="00467DE0" w:rsidDel="00895141">
          <w:rPr>
            <w:lang w:val="en-US"/>
          </w:rPr>
          <w:delText xml:space="preserve">particular </w:delText>
        </w:r>
        <w:r w:rsidR="00005E29" w:rsidRPr="008E510D" w:rsidDel="00895141">
          <w:rPr>
            <w:lang w:val="en-US"/>
          </w:rPr>
          <w:delText xml:space="preserve">catchment. This means that </w:delText>
        </w:r>
        <w:r w:rsidR="00021804" w:rsidDel="00895141">
          <w:rPr>
            <w:lang w:val="en-US"/>
          </w:rPr>
          <w:delText>an outfall</w:delText>
        </w:r>
        <w:r w:rsidR="00005E29" w:rsidRPr="008E510D" w:rsidDel="00895141">
          <w:rPr>
            <w:lang w:val="en-US"/>
          </w:rPr>
          <w:delText xml:space="preserve"> serves as the outflow of some contributing catchment(s) and the inflow of some receiving catchment(s). In this standard, the inflow and outflow role names of the conceptual outfall are used to unambiguously describe the role </w:delText>
        </w:r>
        <w:r w:rsidR="003E35C5" w:rsidDel="00895141">
          <w:rPr>
            <w:lang w:val="en-US"/>
          </w:rPr>
          <w:delText xml:space="preserve">of an outfall </w:delText>
        </w:r>
        <w:r w:rsidR="00005E29" w:rsidRPr="008E510D" w:rsidDel="00895141">
          <w:rPr>
            <w:lang w:val="en-US"/>
          </w:rPr>
          <w:delText>with respect to a catchment.</w:delText>
        </w:r>
      </w:del>
    </w:p>
    <w:p w14:paraId="28837C64" w14:textId="03636173" w:rsidR="00005E29" w:rsidRPr="008E510D" w:rsidDel="00B14750" w:rsidRDefault="00005E29" w:rsidP="00450C77">
      <w:pPr>
        <w:pStyle w:val="NormalWeb"/>
        <w:jc w:val="both"/>
        <w:rPr>
          <w:del w:id="2448" w:author="Lieberman, Joshua" w:date="2016-11-17T15:01:00Z"/>
          <w:lang w:val="en-US"/>
        </w:rPr>
      </w:pPr>
      <w:del w:id="2449" w:author="Lieberman, Joshua" w:date="2016-11-17T15:01:00Z">
        <w:r w:rsidRPr="008E510D" w:rsidDel="00B14750">
          <w:rPr>
            <w:lang w:val="en-US"/>
          </w:rPr>
          <w:delText xml:space="preserve">In a dendritic network, the outflow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delText>
        </w:r>
        <w:r w:rsidR="001B7094" w:rsidDel="00B14750">
          <w:fldChar w:fldCharType="begin"/>
        </w:r>
        <w:r w:rsidR="001B7094" w:rsidDel="00B14750">
          <w:rPr>
            <w:lang w:val="en-US"/>
          </w:rPr>
          <w:delInstrText xml:space="preserve"> REF _Ref463519144 \h </w:delInstrText>
        </w:r>
        <w:r w:rsidR="001B7094" w:rsidDel="00B14750">
          <w:fldChar w:fldCharType="separate"/>
        </w:r>
        <w:r w:rsidR="00714C6D" w:rsidDel="00B14750">
          <w:delText xml:space="preserve">Figure </w:delText>
        </w:r>
        <w:r w:rsidR="00714C6D" w:rsidDel="00B14750">
          <w:rPr>
            <w:noProof/>
          </w:rPr>
          <w:delText>7</w:delText>
        </w:r>
        <w:r w:rsidR="001B7094" w:rsidDel="00B14750">
          <w:fldChar w:fldCharType="end"/>
        </w:r>
        <w:r w:rsidRPr="008E510D" w:rsidDel="00B14750">
          <w:rPr>
            <w:lang w:val="en-US"/>
          </w:rPr>
          <w:delText>.</w:delText>
        </w:r>
      </w:del>
    </w:p>
    <w:p w14:paraId="3C760184" w14:textId="3A87FB89" w:rsidR="00714C6D" w:rsidRDefault="000B25ED" w:rsidP="00714C6D">
      <w:pPr>
        <w:jc w:val="both"/>
      </w:pPr>
      <w:del w:id="2450" w:author="Lieberman, Joshua" w:date="2016-11-17T15:01:00Z">
        <w:r w:rsidDel="00B14750">
          <w:delText>As</w:delText>
        </w:r>
        <w:r w:rsidR="00005E29" w:rsidRPr="008E510D" w:rsidDel="00B14750">
          <w:delText xml:space="preserve"> </w:delText>
        </w:r>
        <w:r w:rsidR="004F61F1" w:rsidRPr="000B25ED" w:rsidDel="00B14750">
          <w:delText xml:space="preserve">logical </w:delText>
        </w:r>
        <w:r w:rsidDel="00B14750">
          <w:delText>features</w:delText>
        </w:r>
        <w:r w:rsidR="00005E29" w:rsidRPr="008E510D" w:rsidDel="00B14750">
          <w:delText xml:space="preserve">, inflow and outflow have no explicit positions but are potentially complex </w:delText>
        </w:r>
        <w:r w:rsidR="00021804" w:rsidDel="00B14750">
          <w:delText>catchment</w:delText>
        </w:r>
        <w:r w:rsidR="00021804" w:rsidRPr="008E510D" w:rsidDel="00B14750">
          <w:delText xml:space="preserve"> </w:delText>
        </w:r>
        <w:r w:rsidR="00005E29" w:rsidRPr="008E510D" w:rsidDel="00B14750">
          <w:delText xml:space="preserve">outlets. In fact, </w:delText>
        </w:r>
        <w:r w:rsidR="0088723E" w:rsidDel="00B14750">
          <w:delText>inflow and outflow</w:delText>
        </w:r>
        <w:r w:rsidR="00005E29" w:rsidRPr="008E510D" w:rsidDel="00B14750">
          <w:delText xml:space="preserv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delText>
        </w:r>
        <w:r w:rsidR="0088723E" w:rsidDel="00B14750">
          <w:delText>outflow</w:delText>
        </w:r>
        <w:r w:rsidR="0088723E" w:rsidRPr="008E510D" w:rsidDel="00B14750">
          <w:delText xml:space="preserve"> </w:delText>
        </w:r>
        <w:r w:rsidR="00005E29" w:rsidRPr="008E510D" w:rsidDel="00B14750">
          <w:delText>and that diffuse</w:delText>
        </w:r>
        <w:r w:rsidR="00E946D6" w:rsidDel="00B14750">
          <w:delText>d</w:delText>
        </w:r>
        <w:r w:rsidR="00005E29" w:rsidRPr="008E510D" w:rsidDel="00B14750">
          <w:delText xml:space="preserve"> inflow can be said to contribute </w:delText>
        </w:r>
        <w:r w:rsidR="0036587F" w:rsidRPr="008E510D" w:rsidDel="00B14750">
          <w:delText>to the catchment in question</w:delText>
        </w:r>
        <w:r w:rsidR="00005E29" w:rsidRPr="008E510D" w:rsidDel="00B14750">
          <w:delText xml:space="preserve">. </w:delText>
        </w:r>
      </w:del>
      <w:del w:id="2451" w:author="Lieberman, Joshua" w:date="2016-11-17T15:05:00Z">
        <w:r w:rsidR="00AB6DAC" w:rsidRPr="00CA3C2A" w:rsidDel="00B14750">
          <w:delText>There might be two ways that catchments with multiple inflows can share a common outlet: 1) as separate catchments, each realized as a flowpath connecting a single inflow and the common outflow, or 2) as a non-divided catchment contributing as a whole to the outflow node. The latter case, referred to here as a conjoint catchment, requires to determine the main flowpath, or to perform linear referencing (along the main flowpath). However, a conjoint catchment is often easier to delineate and more convenient.</w:delText>
        </w:r>
        <w:r w:rsidR="00AB6DAC" w:rsidRPr="008E510D" w:rsidDel="00B14750">
          <w:delText xml:space="preserve"> </w:delText>
        </w:r>
        <w:r w:rsidR="00005E29" w:rsidRPr="008E510D" w:rsidDel="00B14750">
          <w:delText>Note that in this case, the complexity required to support geospatially accurate linear referencing may be lost in the interest of easy network navigation capabilities.</w:delText>
        </w:r>
      </w:del>
    </w:p>
    <w:p w14:paraId="2F8A740E" w14:textId="77777777" w:rsidR="00521E2C" w:rsidRPr="00F16F57" w:rsidRDefault="00521E2C" w:rsidP="00714C6D">
      <w:pPr>
        <w:jc w:val="both"/>
      </w:pPr>
    </w:p>
    <w:p w14:paraId="162504CA" w14:textId="77777777" w:rsidR="00714C6D" w:rsidRPr="008E510D" w:rsidRDefault="00714C6D" w:rsidP="00714C6D">
      <w:pPr>
        <w:pStyle w:val="OGCFigure"/>
      </w:pPr>
      <w:r w:rsidRPr="008E510D">
        <w:rPr>
          <w:noProof/>
        </w:rPr>
        <w:drawing>
          <wp:inline distT="0" distB="0" distL="0" distR="0" wp14:anchorId="72FFC2E7" wp14:editId="58E519EB">
            <wp:extent cx="1600200" cy="2484120"/>
            <wp:effectExtent l="0" t="0" r="0" b="5080"/>
            <wp:docPr id="17" name="Grafik 17"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68202BE7" wp14:editId="35412D76">
            <wp:extent cx="1600200" cy="2484120"/>
            <wp:effectExtent l="0" t="0" r="0" b="5080"/>
            <wp:docPr id="19" name="Grafik 19"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25357913" w14:textId="5C49E843" w:rsidR="00714C6D" w:rsidRDefault="00714C6D" w:rsidP="00714C6D">
      <w:pPr>
        <w:pStyle w:val="OGCFigure"/>
      </w:pPr>
      <w:bookmarkStart w:id="2452" w:name="_Ref463533957"/>
      <w:r w:rsidRPr="008E510D">
        <w:t xml:space="preserve">Figure </w:t>
      </w:r>
      <w:r w:rsidR="00C75574">
        <w:fldChar w:fldCharType="begin"/>
      </w:r>
      <w:r w:rsidR="00C75574">
        <w:instrText xml:space="preserve"> SEQ Figure \* ARABIC </w:instrText>
      </w:r>
      <w:r w:rsidR="00C75574">
        <w:fldChar w:fldCharType="separate"/>
      </w:r>
      <w:r>
        <w:rPr>
          <w:noProof/>
        </w:rPr>
        <w:t>12</w:t>
      </w:r>
      <w:r w:rsidR="00C75574">
        <w:rPr>
          <w:noProof/>
        </w:rPr>
        <w:fldChar w:fldCharType="end"/>
      </w:r>
      <w:bookmarkEnd w:id="2452"/>
      <w:del w:id="2453" w:author="Lieberman, Joshua" w:date="2016-11-16T14:41:00Z">
        <w:r w:rsidDel="001158E3">
          <w:rPr>
            <w:noProof/>
          </w:rPr>
          <w:delText xml:space="preserve"> </w:delText>
        </w:r>
        <w:r w:rsidDel="001158E3">
          <w:delText>(</w:delText>
        </w:r>
      </w:del>
      <w:ins w:id="2454" w:author="Lieberman, Joshua" w:date="2016-11-16T14:41:00Z">
        <w:r w:rsidR="001158E3">
          <w:t xml:space="preserve">: </w:t>
        </w:r>
      </w:ins>
      <w:del w:id="2455" w:author="Lieberman, Joshua" w:date="2016-11-16T14:41:00Z">
        <w:r w:rsidR="00B824EE" w:rsidDel="001158E3">
          <w:delText>a-b</w:delText>
        </w:r>
        <w:r w:rsidDel="001158E3">
          <w:delText xml:space="preserve">, from left to right): </w:delText>
        </w:r>
      </w:del>
      <w:del w:id="2456" w:author="Lieberman, Joshua" w:date="2016-11-16T14:44:00Z">
        <w:r w:rsidDel="005F0F2E">
          <w:delText>Encapsulation of n</w:delText>
        </w:r>
        <w:r w:rsidRPr="008E510D" w:rsidDel="005F0F2E">
          <w:delText>on</w:delText>
        </w:r>
      </w:del>
      <w:ins w:id="2457" w:author="Lieberman, Joshua" w:date="2016-11-16T14:44:00Z">
        <w:r w:rsidR="005F0F2E">
          <w:t>Non</w:t>
        </w:r>
      </w:ins>
      <w:r w:rsidRPr="008E510D">
        <w:t xml:space="preserve">-dendritic </w:t>
      </w:r>
      <w:r>
        <w:t>stream network</w:t>
      </w:r>
      <w:del w:id="2458" w:author="Lieberman, Joshua" w:date="2016-11-16T14:43:00Z">
        <w:r w:rsidDel="005F0F2E">
          <w:delText xml:space="preserve"> </w:delText>
        </w:r>
        <w:r w:rsidRPr="008E510D" w:rsidDel="005F0F2E">
          <w:delText>topology</w:delText>
        </w:r>
      </w:del>
      <w:ins w:id="2459" w:author="Lieberman, Joshua" w:date="2016-11-16T14:44:00Z">
        <w:r w:rsidR="00334D7A">
          <w:t xml:space="preserve"> complexity: </w:t>
        </w:r>
      </w:ins>
      <w:ins w:id="2460" w:author="Lieberman, Joshua" w:date="2016-11-16T14:49:00Z">
        <w:r w:rsidR="00334D7A">
          <w:t>a</w:t>
        </w:r>
      </w:ins>
      <w:ins w:id="2461" w:author="Lieberman, Joshua" w:date="2016-11-16T14:44:00Z">
        <w:r w:rsidR="00334D7A">
          <w:t>)</w:t>
        </w:r>
      </w:ins>
      <w:del w:id="2462" w:author="Lieberman, Joshua" w:date="2016-11-16T14:44:00Z">
        <w:r w:rsidR="00B824EE" w:rsidDel="005F0F2E">
          <w:delText>.</w:delText>
        </w:r>
      </w:del>
      <w:r w:rsidR="00B824EE">
        <w:t xml:space="preserve"> </w:t>
      </w:r>
      <w:del w:id="2463" w:author="Lieberman, Joshua" w:date="2016-11-16T14:44:00Z">
        <w:r w:rsidR="00B824EE" w:rsidDel="005F0F2E">
          <w:delText>a</w:delText>
        </w:r>
        <w:r w:rsidDel="005F0F2E">
          <w:delText>: The left figure shows a case where</w:delText>
        </w:r>
        <w:r w:rsidRPr="008E510D" w:rsidDel="005F0F2E">
          <w:delText xml:space="preserve"> it is not possible to determine to what extent flow from </w:delText>
        </w:r>
      </w:del>
      <w:del w:id="2464" w:author="Lieberman, Joshua" w:date="2016-11-16T14:48:00Z">
        <w:r w:rsidRPr="008E510D" w:rsidDel="00334D7A">
          <w:delText xml:space="preserve">catchment F </w:delText>
        </w:r>
      </w:del>
      <w:del w:id="2465" w:author="Lieberman, Joshua" w:date="2016-11-16T14:44:00Z">
        <w:r w:rsidRPr="008E510D" w:rsidDel="005F0F2E">
          <w:delText>cont</w:delText>
        </w:r>
        <w:r w:rsidDel="005F0F2E">
          <w:delText>ributes to catchments</w:delText>
        </w:r>
      </w:del>
      <w:del w:id="2466" w:author="Lieberman, Joshua" w:date="2016-11-16T14:48:00Z">
        <w:r w:rsidDel="00334D7A">
          <w:delText xml:space="preserve"> E, B </w:delText>
        </w:r>
      </w:del>
      <w:del w:id="2467" w:author="Lieberman, Joshua" w:date="2016-11-16T14:44:00Z">
        <w:r w:rsidDel="005F0F2E">
          <w:delText xml:space="preserve">or </w:delText>
        </w:r>
      </w:del>
      <w:del w:id="2468" w:author="Lieberman, Joshua" w:date="2016-11-16T14:48:00Z">
        <w:r w:rsidDel="00334D7A">
          <w:delText>C</w:delText>
        </w:r>
      </w:del>
      <w:ins w:id="2469" w:author="Lieberman, Joshua" w:date="2016-11-16T14:45:00Z">
        <w:r w:rsidR="005F0F2E">
          <w:t>ambiguous</w:t>
        </w:r>
      </w:ins>
      <w:ins w:id="2470" w:author="Lieberman, Joshua" w:date="2016-11-16T14:49:00Z">
        <w:r w:rsidR="00334D7A">
          <w:t xml:space="preserve"> detailed flow: b)</w:t>
        </w:r>
      </w:ins>
      <w:del w:id="2471" w:author="Lieberman, Joshua" w:date="2016-11-16T14:49:00Z">
        <w:r w:rsidDel="00334D7A">
          <w:delText>.</w:delText>
        </w:r>
      </w:del>
      <w:r w:rsidRPr="008E510D">
        <w:t xml:space="preserve"> </w:t>
      </w:r>
      <w:del w:id="2472" w:author="Lieberman, Joshua" w:date="2016-11-16T14:46:00Z">
        <w:r w:rsidR="00B824EE" w:rsidDel="00334D7A">
          <w:delText>b</w:delText>
        </w:r>
        <w:r w:rsidDel="00334D7A">
          <w:delText>: The</w:delText>
        </w:r>
      </w:del>
      <w:ins w:id="2473" w:author="Lieberman, Joshua" w:date="2016-11-16T14:49:00Z">
        <w:r w:rsidR="00334D7A">
          <w:t>unambiguous aggregated flow</w:t>
        </w:r>
      </w:ins>
      <w:del w:id="2474" w:author="Lieberman, Joshua" w:date="2016-11-16T14:49:00Z">
        <w:r w:rsidDel="00334D7A">
          <w:delText xml:space="preserve"> right figure</w:delText>
        </w:r>
      </w:del>
      <w:del w:id="2475" w:author="Lieberman, Joshua" w:date="2016-11-16T14:46:00Z">
        <w:r w:rsidDel="00334D7A">
          <w:delText xml:space="preserve"> shows how</w:delText>
        </w:r>
        <w:r w:rsidRPr="008E510D" w:rsidDel="00334D7A">
          <w:delText xml:space="preserve"> </w:delText>
        </w:r>
      </w:del>
      <w:del w:id="2476" w:author="Lieberman, Joshua" w:date="2016-11-16T14:48:00Z">
        <w:r w:rsidRPr="008E510D" w:rsidDel="00334D7A">
          <w:delText xml:space="preserve">catchments E, B, and C </w:delText>
        </w:r>
      </w:del>
      <w:del w:id="2477" w:author="Lieberman, Joshua" w:date="2016-11-16T14:46:00Z">
        <w:r w:rsidDel="00334D7A">
          <w:delText>can</w:delText>
        </w:r>
        <w:r w:rsidRPr="008E510D" w:rsidDel="00334D7A">
          <w:delText xml:space="preserve"> be</w:delText>
        </w:r>
      </w:del>
      <w:del w:id="2478" w:author="Lieberman, Joshua" w:date="2016-11-16T14:48:00Z">
        <w:r w:rsidRPr="008E510D" w:rsidDel="00334D7A">
          <w:delText xml:space="preserve"> aggregated </w:delText>
        </w:r>
      </w:del>
      <w:del w:id="2479" w:author="Lieberman, Joshua" w:date="2016-11-16T14:47:00Z">
        <w:r w:rsidDel="00334D7A">
          <w:delText>so</w:delText>
        </w:r>
        <w:r w:rsidRPr="008E510D" w:rsidDel="00334D7A">
          <w:delText xml:space="preserve"> nodes N2 and N3 are treated as a single virtual inflow node</w:delText>
        </w:r>
      </w:del>
      <w:del w:id="2480" w:author="Lieberman, Joshua" w:date="2016-11-16T14:48:00Z">
        <w:r w:rsidRPr="008E510D" w:rsidDel="00334D7A">
          <w:delText>, so that all the flow from catchments D and F accumulate in the resulting catchment</w:delText>
        </w:r>
        <w:r w:rsidDel="00334D7A">
          <w:delText xml:space="preserve"> X</w:delText>
        </w:r>
      </w:del>
      <w:r>
        <w:t>.</w:t>
      </w:r>
    </w:p>
    <w:p w14:paraId="0F729084" w14:textId="77777777" w:rsidR="00714C6D" w:rsidRDefault="00714C6D" w:rsidP="00714C6D">
      <w:pPr>
        <w:pStyle w:val="OGCFigure"/>
        <w:rPr>
          <w:highlight w:val="yellow"/>
        </w:rPr>
      </w:pPr>
    </w:p>
    <w:p w14:paraId="4A957C2C" w14:textId="488D470A" w:rsidR="00521E2C" w:rsidRDefault="00B14750" w:rsidP="00521E2C">
      <w:pPr>
        <w:jc w:val="both"/>
      </w:pPr>
      <w:ins w:id="2481" w:author="Lieberman, Joshua" w:date="2016-11-17T15:00:00Z">
        <w:r>
          <w:t xml:space="preserve">Catchment networks that appear </w:t>
        </w:r>
      </w:ins>
      <w:del w:id="2482" w:author="Lieberman, Joshua" w:date="2016-11-17T15:00:00Z">
        <w:r w:rsidR="00521E2C" w:rsidRPr="008E510D" w:rsidDel="00B14750">
          <w:delText xml:space="preserve">It is worth noting that </w:delText>
        </w:r>
      </w:del>
      <w:r w:rsidR="00521E2C" w:rsidRPr="008E510D">
        <w:t>non-dendritic</w:t>
      </w:r>
      <w:ins w:id="2483" w:author="Lieberman, Joshua" w:date="2016-11-17T15:00:00Z">
        <w:r>
          <w:t xml:space="preserve">, such as </w:t>
        </w:r>
        <w:r w:rsidRPr="008E510D">
          <w:t>broad river bottom</w:t>
        </w:r>
        <w:r>
          <w:t>s</w:t>
        </w:r>
        <w:r w:rsidRPr="008E510D">
          <w:t xml:space="preserve"> with complex braided channels and two or more primary inflows</w:t>
        </w:r>
        <w:r>
          <w:t>, can still be</w:t>
        </w:r>
      </w:ins>
      <w:ins w:id="2484" w:author="Lieberman, Joshua" w:date="2016-11-17T15:01:00Z">
        <w:r>
          <w:t xml:space="preserve"> modeled as dendritic</w:t>
        </w:r>
      </w:ins>
      <w:r w:rsidR="00521E2C" w:rsidRPr="008E510D">
        <w:t xml:space="preserve"> networks </w:t>
      </w:r>
      <w:del w:id="2485" w:author="Lieberman, Joshua" w:date="2016-11-17T15:02:00Z">
        <w:r w:rsidR="00521E2C" w:rsidRPr="008E510D" w:rsidDel="00B14750">
          <w:delText>are often re</w:delText>
        </w:r>
        <w:r w:rsidR="00521E2C" w:rsidDel="00B14750">
          <w:delText>alized</w:delText>
        </w:r>
        <w:r w:rsidR="00521E2C" w:rsidRPr="008E510D" w:rsidDel="00B14750">
          <w:delText xml:space="preserve"> as a dendritic catchment network </w:delText>
        </w:r>
      </w:del>
      <w:r w:rsidR="00521E2C" w:rsidRPr="008E510D">
        <w:t xml:space="preserve">by introducing </w:t>
      </w:r>
      <w:ins w:id="2486" w:author="Lieberman, Joshua" w:date="2016-11-17T15:04:00Z">
        <w:r>
          <w:t>con</w:t>
        </w:r>
      </w:ins>
      <w:r w:rsidR="00521E2C" w:rsidRPr="008E510D">
        <w:t xml:space="preserve">joint catchments that </w:t>
      </w:r>
      <w:del w:id="2487" w:author="Lieberman, Joshua" w:date="2016-11-17T15:02:00Z">
        <w:r w:rsidR="00521E2C" w:rsidRPr="008E510D" w:rsidDel="00B14750">
          <w:delText xml:space="preserve">contain </w:delText>
        </w:r>
      </w:del>
      <w:ins w:id="2488" w:author="Lieberman, Joshua" w:date="2016-11-17T15:02:00Z">
        <w:r>
          <w:t>encapsulate</w:t>
        </w:r>
        <w:r w:rsidRPr="008E510D">
          <w:t xml:space="preserve"> </w:t>
        </w:r>
      </w:ins>
      <w:r w:rsidR="00521E2C" w:rsidRPr="008E510D">
        <w:t xml:space="preserve">the non-dendritic parts. </w:t>
      </w:r>
      <w:r w:rsidR="00521E2C">
        <w:fldChar w:fldCharType="begin"/>
      </w:r>
      <w:r w:rsidR="00521E2C">
        <w:instrText xml:space="preserve"> REF _Ref463533957 \h </w:instrText>
      </w:r>
      <w:r w:rsidR="00521E2C">
        <w:fldChar w:fldCharType="separate"/>
      </w:r>
      <w:r w:rsidR="00521E2C" w:rsidRPr="008E510D">
        <w:t xml:space="preserve">Figure </w:t>
      </w:r>
      <w:r w:rsidR="00521E2C">
        <w:rPr>
          <w:noProof/>
        </w:rPr>
        <w:t>12</w:t>
      </w:r>
      <w:r w:rsidR="00521E2C">
        <w:fldChar w:fldCharType="end"/>
      </w:r>
      <w:r w:rsidR="00521E2C">
        <w:t xml:space="preserve"> </w:t>
      </w:r>
      <w:r w:rsidR="00521E2C" w:rsidRPr="008E510D">
        <w:t xml:space="preserve">shows an example of </w:t>
      </w:r>
      <w:r w:rsidR="00521E2C">
        <w:t xml:space="preserve">a </w:t>
      </w:r>
      <w:r w:rsidR="00521E2C" w:rsidRPr="008E510D">
        <w:t xml:space="preserve">non-dendritic </w:t>
      </w:r>
      <w:r w:rsidR="00521E2C">
        <w:t>stream network</w:t>
      </w:r>
      <w:r w:rsidR="00521E2C" w:rsidRPr="008E510D">
        <w:t>, where it is not possible to determine to what extent flow from catchment F contributes to catchments E, B or C</w:t>
      </w:r>
      <w:r w:rsidR="00521E2C">
        <w:t xml:space="preserve"> (</w:t>
      </w:r>
      <w:r w:rsidR="00521E2C">
        <w:fldChar w:fldCharType="begin"/>
      </w:r>
      <w:r w:rsidR="00521E2C">
        <w:instrText xml:space="preserve"> REF _Ref463533957 \h </w:instrText>
      </w:r>
      <w:r w:rsidR="00521E2C">
        <w:fldChar w:fldCharType="separate"/>
      </w:r>
      <w:r w:rsidR="00521E2C" w:rsidRPr="008E510D">
        <w:t xml:space="preserve">Figure </w:t>
      </w:r>
      <w:r w:rsidR="00521E2C">
        <w:rPr>
          <w:noProof/>
        </w:rPr>
        <w:t>12</w:t>
      </w:r>
      <w:r w:rsidR="00521E2C">
        <w:fldChar w:fldCharType="end"/>
      </w:r>
      <w:r w:rsidR="00521E2C">
        <w:t>,</w:t>
      </w:r>
      <w:r w:rsidR="00521E2C">
        <w:fldChar w:fldCharType="begin"/>
      </w:r>
      <w:r w:rsidR="00521E2C">
        <w:instrText xml:space="preserve"> REF C6 \h </w:instrText>
      </w:r>
      <w:r w:rsidR="00521E2C">
        <w:fldChar w:fldCharType="separate"/>
      </w:r>
      <w:r w:rsidR="00521E2C">
        <w:t>C6</w:t>
      </w:r>
      <w:r w:rsidR="00521E2C">
        <w:fldChar w:fldCharType="end"/>
      </w:r>
      <w:r w:rsidR="00521E2C">
        <w:t>)</w:t>
      </w:r>
      <w:r w:rsidR="00521E2C" w:rsidRPr="008E510D">
        <w:t>.</w:t>
      </w:r>
      <w:r w:rsidR="00521E2C">
        <w:t xml:space="preserve"> </w:t>
      </w:r>
      <w:r w:rsidR="00521E2C">
        <w:rPr>
          <w:rStyle w:val="CommentReference"/>
        </w:rPr>
        <w:commentReference w:id="2489"/>
      </w:r>
      <w:r w:rsidR="00B824EE">
        <w:t xml:space="preserve">Aggregating </w:t>
      </w:r>
      <w:r w:rsidR="00521E2C">
        <w:t xml:space="preserve">the </w:t>
      </w:r>
      <w:r w:rsidR="00521E2C" w:rsidRPr="008E510D">
        <w:t xml:space="preserve">catchments E, B, and C </w:t>
      </w:r>
      <w:r w:rsidR="00521E2C">
        <w:t xml:space="preserve"> (</w:t>
      </w:r>
      <w:r w:rsidR="00521E2C">
        <w:fldChar w:fldCharType="begin"/>
      </w:r>
      <w:r w:rsidR="00521E2C">
        <w:instrText xml:space="preserve"> REF _Ref463533957 \h </w:instrText>
      </w:r>
      <w:r w:rsidR="00521E2C">
        <w:fldChar w:fldCharType="separate"/>
      </w:r>
      <w:r w:rsidR="00521E2C" w:rsidRPr="008E510D">
        <w:t xml:space="preserve">Figure </w:t>
      </w:r>
      <w:r w:rsidR="00521E2C">
        <w:rPr>
          <w:noProof/>
        </w:rPr>
        <w:t>12</w:t>
      </w:r>
      <w:r w:rsidR="00521E2C">
        <w:fldChar w:fldCharType="end"/>
      </w:r>
      <w:r w:rsidR="00521E2C">
        <w:t xml:space="preserve">, </w:t>
      </w:r>
      <w:r w:rsidR="00521E2C">
        <w:fldChar w:fldCharType="begin"/>
      </w:r>
      <w:r w:rsidR="00521E2C">
        <w:instrText xml:space="preserve"> REF C7 \h </w:instrText>
      </w:r>
      <w:r w:rsidR="00521E2C">
        <w:fldChar w:fldCharType="separate"/>
      </w:r>
      <w:r w:rsidR="00521E2C">
        <w:t>C7</w:t>
      </w:r>
      <w:r w:rsidR="00521E2C">
        <w:fldChar w:fldCharType="end"/>
      </w:r>
      <w:r w:rsidR="00521E2C">
        <w:t xml:space="preserve">) </w:t>
      </w:r>
      <w:r w:rsidR="00521E2C" w:rsidRPr="008E510D">
        <w:t xml:space="preserve">and </w:t>
      </w:r>
      <w:r w:rsidR="00521E2C">
        <w:t xml:space="preserve">collapsing </w:t>
      </w:r>
      <w:r w:rsidR="00521E2C" w:rsidRPr="008E510D">
        <w:t>the nodes N2 and N3</w:t>
      </w:r>
      <w:r w:rsidR="00521E2C">
        <w:t xml:space="preserve"> into</w:t>
      </w:r>
      <w:r w:rsidR="00521E2C" w:rsidRPr="008E510D">
        <w:t xml:space="preserve"> a single virtual inflow node, </w:t>
      </w:r>
      <w:del w:id="2490" w:author="Lieberman, Joshua" w:date="2016-11-17T15:02:00Z">
        <w:r w:rsidR="00521E2C" w:rsidDel="00B14750">
          <w:delText xml:space="preserve">will </w:delText>
        </w:r>
      </w:del>
      <w:r w:rsidR="00521E2C">
        <w:t>accumulate</w:t>
      </w:r>
      <w:ins w:id="2491" w:author="Lieberman, Joshua" w:date="2016-11-17T15:02:00Z">
        <w:r>
          <w:t>s</w:t>
        </w:r>
      </w:ins>
      <w:r w:rsidR="00521E2C" w:rsidRPr="008E510D">
        <w:t xml:space="preserve"> all the flow from catchments D and F in the resulting catchment X</w:t>
      </w:r>
      <w:r w:rsidR="00521E2C">
        <w:t xml:space="preserve"> contributing inflow into catchment A via the node N1. </w:t>
      </w:r>
      <w:r w:rsidR="00521E2C" w:rsidRPr="008E510D">
        <w:t xml:space="preserve">Using this encapsulation approach, catchments can be represented using a simple tree structure </w:t>
      </w:r>
      <w:del w:id="2492" w:author="Lieberman, Joshua" w:date="2016-11-17T15:05:00Z">
        <w:r w:rsidR="00521E2C" w:rsidRPr="008E510D" w:rsidDel="00B14750">
          <w:delText>where an</w:delText>
        </w:r>
      </w:del>
      <w:ins w:id="2493" w:author="Lieberman, Joshua" w:date="2016-11-17T15:05:00Z">
        <w:r>
          <w:t>with clear</w:t>
        </w:r>
      </w:ins>
      <w:r w:rsidR="00521E2C" w:rsidRPr="008E510D">
        <w:t xml:space="preserve"> upstream-downstream relation</w:t>
      </w:r>
      <w:ins w:id="2494" w:author="Lieberman, Joshua" w:date="2016-11-17T15:05:00Z">
        <w:r>
          <w:t>s</w:t>
        </w:r>
      </w:ins>
      <w:del w:id="2495" w:author="Lieberman, Joshua" w:date="2016-11-17T15:05:00Z">
        <w:r w:rsidR="00521E2C" w:rsidRPr="008E510D" w:rsidDel="00B14750">
          <w:delText xml:space="preserve"> can be built without the need for complex hydrography between inflow and outflow nodes</w:delText>
        </w:r>
      </w:del>
      <w:r w:rsidR="00521E2C" w:rsidRPr="008E510D">
        <w:t>.</w:t>
      </w:r>
      <w:r w:rsidR="00521E2C">
        <w:t xml:space="preserve"> </w:t>
      </w:r>
    </w:p>
    <w:p w14:paraId="391EDDC9" w14:textId="6EF45F99" w:rsidR="00714C6D" w:rsidRDefault="00714C6D" w:rsidP="00714C6D">
      <w:pPr>
        <w:pStyle w:val="NormalWeb"/>
        <w:jc w:val="both"/>
        <w:rPr>
          <w:lang w:val="en-US"/>
        </w:rPr>
      </w:pPr>
      <w:r w:rsidRPr="00B824EE">
        <w:rPr>
          <w:lang w:val="en-US"/>
        </w:rPr>
        <w:t xml:space="preserve">The topological pattern of a </w:t>
      </w:r>
      <w:ins w:id="2496" w:author="Lieberman, Joshua" w:date="2016-11-17T15:07:00Z">
        <w:r w:rsidR="00FF45DF">
          <w:rPr>
            <w:lang w:val="en-US"/>
          </w:rPr>
          <w:t xml:space="preserve">hydrologically connected </w:t>
        </w:r>
      </w:ins>
      <w:r w:rsidRPr="00B824EE">
        <w:rPr>
          <w:lang w:val="en-US"/>
        </w:rPr>
        <w:t xml:space="preserve">catchment </w:t>
      </w:r>
      <w:ins w:id="2497" w:author="Lieberman, Joshua" w:date="2016-11-17T15:07:00Z">
        <w:r w:rsidR="00FF45DF">
          <w:rPr>
            <w:lang w:val="en-US"/>
          </w:rPr>
          <w:t xml:space="preserve">network </w:t>
        </w:r>
      </w:ins>
      <w:del w:id="2498" w:author="Lieberman, Joshua" w:date="2016-11-17T15:09:00Z">
        <w:r w:rsidR="00181AFC" w:rsidRPr="00B824EE" w:rsidDel="00FF45DF">
          <w:rPr>
            <w:lang w:val="en-US"/>
          </w:rPr>
          <w:delText xml:space="preserve">connecting </w:delText>
        </w:r>
        <w:r w:rsidRPr="00B824EE" w:rsidDel="00FF45DF">
          <w:rPr>
            <w:lang w:val="en-US"/>
          </w:rPr>
          <w:delText>inflow and outflow applies to all possible</w:delText>
        </w:r>
      </w:del>
      <w:ins w:id="2499" w:author="Lieberman, Joshua" w:date="2016-11-17T15:09:00Z">
        <w:r w:rsidR="00FF45DF">
          <w:rPr>
            <w:lang w:val="en-US"/>
          </w:rPr>
          <w:t xml:space="preserve">is </w:t>
        </w:r>
      </w:ins>
      <w:ins w:id="2500" w:author="Lieberman, Joshua" w:date="2016-11-17T15:10:00Z">
        <w:r w:rsidR="00FF45DF">
          <w:rPr>
            <w:lang w:val="en-US"/>
          </w:rPr>
          <w:t>reflected</w:t>
        </w:r>
      </w:ins>
      <w:ins w:id="2501" w:author="Lieberman, Joshua" w:date="2016-11-17T15:09:00Z">
        <w:r w:rsidR="00FF45DF">
          <w:rPr>
            <w:lang w:val="en-US"/>
          </w:rPr>
          <w:t xml:space="preserve"> in the topological patterns of </w:t>
        </w:r>
      </w:ins>
      <w:ins w:id="2502" w:author="Lieberman, Joshua" w:date="2016-11-17T15:10:00Z">
        <w:r w:rsidR="00FF45DF">
          <w:rPr>
            <w:lang w:val="en-US"/>
          </w:rPr>
          <w:t xml:space="preserve">all of </w:t>
        </w:r>
      </w:ins>
      <w:ins w:id="2503" w:author="Lieberman, Joshua" w:date="2016-11-17T15:09:00Z">
        <w:r w:rsidR="00FF45DF">
          <w:rPr>
            <w:lang w:val="en-US"/>
          </w:rPr>
          <w:t>its</w:t>
        </w:r>
      </w:ins>
      <w:r w:rsidRPr="00B824EE">
        <w:rPr>
          <w:lang w:val="en-US"/>
        </w:rPr>
        <w:t xml:space="preserve"> realizations</w:t>
      </w:r>
      <w:del w:id="2504" w:author="Lieberman, Joshua" w:date="2016-11-17T15:09:00Z">
        <w:r w:rsidRPr="00B824EE" w:rsidDel="00FF45DF">
          <w:rPr>
            <w:lang w:val="en-US"/>
          </w:rPr>
          <w:delText xml:space="preserve"> of a catchment</w:delText>
        </w:r>
      </w:del>
      <w:r w:rsidRPr="00B824EE">
        <w:rPr>
          <w:lang w:val="en-US"/>
        </w:rPr>
        <w:t xml:space="preserve">, </w:t>
      </w:r>
      <w:del w:id="2505" w:author="Lieberman, Joshua" w:date="2016-11-17T15:10:00Z">
        <w:r w:rsidRPr="00B824EE" w:rsidDel="00FF45DF">
          <w:rPr>
            <w:lang w:val="en-US"/>
          </w:rPr>
          <w:delText xml:space="preserve">whereby </w:delText>
        </w:r>
        <w:r w:rsidR="00181AFC" w:rsidRPr="00B824EE" w:rsidDel="00FF45DF">
          <w:rPr>
            <w:lang w:val="en-US"/>
          </w:rPr>
          <w:delText xml:space="preserve">the realizations of </w:delText>
        </w:r>
        <w:r w:rsidRPr="00B824EE" w:rsidDel="00FF45DF">
          <w:rPr>
            <w:lang w:val="en-US"/>
          </w:rPr>
          <w:delText xml:space="preserve">inflow or outflow are always of lower topological dimension than the realization of the corresponding catchment. </w:delText>
        </w:r>
      </w:del>
      <w:ins w:id="2506" w:author="Lieberman, Joshua" w:date="2016-11-17T15:10:00Z">
        <w:r w:rsidR="00FF45DF">
          <w:rPr>
            <w:lang w:val="en-US"/>
          </w:rPr>
          <w:t xml:space="preserve">although the topological </w:t>
        </w:r>
      </w:ins>
      <w:ins w:id="2507" w:author="Lieberman, Joshua" w:date="2016-11-17T15:11:00Z">
        <w:r w:rsidR="00FF45DF">
          <w:rPr>
            <w:lang w:val="en-US"/>
          </w:rPr>
          <w:t xml:space="preserve">“level” of a realization may be different. </w:t>
        </w:r>
      </w:ins>
      <w:r w:rsidRPr="00B824EE">
        <w:rPr>
          <w:lang w:val="en-US"/>
        </w:rPr>
        <w:t xml:space="preserve">A catchment may be topologically realized as a solid bounded by inflow/outflow faces, </w:t>
      </w:r>
      <w:del w:id="2508" w:author="Lieberman, Joshua" w:date="2016-11-17T15:12:00Z">
        <w:r w:rsidRPr="00B824EE" w:rsidDel="00FF45DF">
          <w:rPr>
            <w:lang w:val="en-US"/>
          </w:rPr>
          <w:delText xml:space="preserve">each </w:delText>
        </w:r>
      </w:del>
      <w:ins w:id="2509" w:author="Lieberman, Joshua" w:date="2016-11-17T15:12:00Z">
        <w:r w:rsidR="00FF45DF">
          <w:rPr>
            <w:lang w:val="en-US"/>
          </w:rPr>
          <w:t>a</w:t>
        </w:r>
        <w:r w:rsidR="00FF45DF" w:rsidRPr="00B824EE">
          <w:rPr>
            <w:lang w:val="en-US"/>
          </w:rPr>
          <w:t xml:space="preserve"> </w:t>
        </w:r>
      </w:ins>
      <w:r w:rsidRPr="00B824EE">
        <w:rPr>
          <w:lang w:val="en-US"/>
        </w:rPr>
        <w:t xml:space="preserve">face bounded by inflow/outflow edges, </w:t>
      </w:r>
      <w:del w:id="2510" w:author="Lieberman, Joshua" w:date="2016-11-17T15:12:00Z">
        <w:r w:rsidRPr="00B824EE" w:rsidDel="00FF45DF">
          <w:rPr>
            <w:lang w:val="en-US"/>
          </w:rPr>
          <w:delText xml:space="preserve">and </w:delText>
        </w:r>
      </w:del>
      <w:ins w:id="2511" w:author="Lieberman, Joshua" w:date="2016-11-17T15:12:00Z">
        <w:r w:rsidR="00FF45DF">
          <w:rPr>
            <w:lang w:val="en-US"/>
          </w:rPr>
          <w:t>or</w:t>
        </w:r>
        <w:r w:rsidR="00FF45DF" w:rsidRPr="00B824EE">
          <w:rPr>
            <w:lang w:val="en-US"/>
          </w:rPr>
          <w:t xml:space="preserve"> </w:t>
        </w:r>
      </w:ins>
      <w:del w:id="2512" w:author="Lieberman, Joshua" w:date="2016-11-17T15:12:00Z">
        <w:r w:rsidRPr="00B824EE" w:rsidDel="00FF45DF">
          <w:rPr>
            <w:lang w:val="en-US"/>
          </w:rPr>
          <w:delText xml:space="preserve">each </w:delText>
        </w:r>
      </w:del>
      <w:ins w:id="2513" w:author="Lieberman, Joshua" w:date="2016-11-17T15:12:00Z">
        <w:r w:rsidR="00FF45DF">
          <w:rPr>
            <w:lang w:val="en-US"/>
          </w:rPr>
          <w:t>an</w:t>
        </w:r>
        <w:r w:rsidR="00FF45DF" w:rsidRPr="00B824EE">
          <w:rPr>
            <w:lang w:val="en-US"/>
          </w:rPr>
          <w:t xml:space="preserve"> </w:t>
        </w:r>
      </w:ins>
      <w:r w:rsidRPr="00B824EE">
        <w:rPr>
          <w:lang w:val="en-US"/>
        </w:rPr>
        <w:t xml:space="preserve">edge bounded by inflow/outflow nodes. </w:t>
      </w:r>
      <w:ins w:id="2514" w:author="Lieberman, Joshua" w:date="2016-11-17T15:12:00Z">
        <w:r w:rsidR="00FF45DF">
          <w:rPr>
            <w:lang w:val="en-US"/>
          </w:rPr>
          <w:t xml:space="preserve">A single catchment may also be realized as a topo complex consisting of </w:t>
        </w:r>
      </w:ins>
      <w:ins w:id="2515" w:author="Lieberman, Joshua" w:date="2016-11-17T15:13:00Z">
        <w:r w:rsidR="00FF45DF">
          <w:rPr>
            <w:lang w:val="en-US"/>
          </w:rPr>
          <w:t xml:space="preserve">all of the </w:t>
        </w:r>
      </w:ins>
      <w:ins w:id="2516" w:author="Lieberman, Joshua" w:date="2016-11-17T15:12:00Z">
        <w:r w:rsidR="00FF45DF">
          <w:rPr>
            <w:lang w:val="en-US"/>
          </w:rPr>
          <w:t>stream or channel edges</w:t>
        </w:r>
      </w:ins>
      <w:ins w:id="2517" w:author="Lieberman, Joshua" w:date="2016-11-17T15:13:00Z">
        <w:r w:rsidR="00FF45DF">
          <w:rPr>
            <w:lang w:val="en-US"/>
          </w:rPr>
          <w:t xml:space="preserve"> and outfall nodes forming the surface drainage of that catchment. </w:t>
        </w:r>
      </w:ins>
      <w:ins w:id="2518" w:author="Lieberman, Joshua" w:date="2016-11-17T15:12:00Z">
        <w:r w:rsidR="00FF45DF">
          <w:rPr>
            <w:lang w:val="en-US"/>
          </w:rPr>
          <w:t xml:space="preserve"> </w:t>
        </w:r>
      </w:ins>
      <w:del w:id="2519" w:author="Lieberman, Joshua" w:date="2016-11-17T15:15:00Z">
        <w:r w:rsidRPr="00B824EE" w:rsidDel="0045785C">
          <w:rPr>
            <w:lang w:val="en-US"/>
          </w:rPr>
          <w:delText xml:space="preserve">Each of these realizations may be represented using an appropriate geometry type. For example, an outflow node may be represented as geometric point located at the beginning of the flowline representing the flowpath (edge) which realizes the contributing catchment. This corresponds to the topology model defined within the </w:delText>
        </w:r>
        <w:r w:rsidRPr="00B824EE" w:rsidDel="0045785C">
          <w:rPr>
            <w:rFonts w:eastAsia="MS Mincho"/>
            <w:lang w:val="en-AU"/>
          </w:rPr>
          <w:delText xml:space="preserve">OGC Abstract Specification Topic 1, Feature geometry (aka </w:delText>
        </w:r>
        <w:r w:rsidRPr="00B824EE" w:rsidDel="0045785C">
          <w:rPr>
            <w:lang w:val="en-US"/>
          </w:rPr>
          <w:delText>ISO 19107: Spatial Schema)</w:delText>
        </w:r>
        <w:r w:rsidR="00B824EE" w:rsidRPr="00B824EE" w:rsidDel="0045785C">
          <w:rPr>
            <w:lang w:val="en-US"/>
          </w:rPr>
          <w:delText>,</w:delText>
        </w:r>
        <w:r w:rsidRPr="00B824EE" w:rsidDel="0045785C">
          <w:rPr>
            <w:lang w:val="en-US"/>
          </w:rPr>
          <w:delText xml:space="preserve"> which is </w:delText>
        </w:r>
        <w:r w:rsidR="002921AB" w:rsidRPr="00B824EE" w:rsidDel="0045785C">
          <w:rPr>
            <w:lang w:val="en-US"/>
          </w:rPr>
          <w:delText xml:space="preserve">considered </w:delText>
        </w:r>
        <w:r w:rsidRPr="00B824EE" w:rsidDel="0045785C">
          <w:rPr>
            <w:lang w:val="en-US"/>
          </w:rPr>
          <w:delText>as the general framework to describe the scale-independent unity of catchment and outfall</w:delText>
        </w:r>
      </w:del>
      <w:ins w:id="2520" w:author="Lieberman, Joshua" w:date="2016-11-17T15:15:00Z">
        <w:r w:rsidR="0045785C">
          <w:rPr>
            <w:lang w:val="en-US"/>
          </w:rPr>
          <w:t>The topological role that each feature realization plays may or may not correspond</w:t>
        </w:r>
      </w:ins>
      <w:ins w:id="2521" w:author="Lieberman, Joshua" w:date="2016-11-18T09:49:00Z">
        <w:r w:rsidR="0094069A">
          <w:rPr>
            <w:lang w:val="en-US"/>
          </w:rPr>
          <w:t xml:space="preserve"> directly</w:t>
        </w:r>
      </w:ins>
      <w:ins w:id="2522" w:author="Lieberman, Joshua" w:date="2016-11-17T15:15:00Z">
        <w:r w:rsidR="0045785C">
          <w:rPr>
            <w:lang w:val="en-US"/>
          </w:rPr>
          <w:t xml:space="preserve"> to its geometric </w:t>
        </w:r>
      </w:ins>
      <w:ins w:id="2523" w:author="Lieberman, Joshua" w:date="2016-11-17T15:16:00Z">
        <w:r w:rsidR="0045785C">
          <w:rPr>
            <w:lang w:val="en-US"/>
          </w:rPr>
          <w:t>representation. For example, a pond feature plays the role of an edge between its inlet and outlet, but may be represented geometrically as a polygon</w:t>
        </w:r>
      </w:ins>
      <w:r w:rsidRPr="00B824EE">
        <w:rPr>
          <w:lang w:val="en-US"/>
        </w:rPr>
        <w:t>.</w:t>
      </w:r>
      <w:r w:rsidRPr="004B6A47">
        <w:rPr>
          <w:highlight w:val="yellow"/>
          <w:lang w:val="en-US"/>
        </w:rPr>
        <w:t xml:space="preserve"> </w:t>
      </w:r>
    </w:p>
    <w:p w14:paraId="61A7D374" w14:textId="77777777" w:rsidR="00714C6D" w:rsidRDefault="00714C6D" w:rsidP="00714C6D">
      <w:pPr>
        <w:pStyle w:val="OGCFigure"/>
      </w:pPr>
      <w:r w:rsidRPr="00744A67">
        <w:rPr>
          <w:noProof/>
        </w:rPr>
        <w:drawing>
          <wp:inline distT="0" distB="0" distL="0" distR="0" wp14:anchorId="2079DAF7" wp14:editId="7DD1FA10">
            <wp:extent cx="5486400" cy="3806110"/>
            <wp:effectExtent l="0" t="0" r="0" b="4445"/>
            <wp:docPr id="30" name="Grafik 30" descr="D:\Users\Dornblut\OGC_HYF_SWG\hlphtml\EARoot\EA2\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06110"/>
                    </a:xfrm>
                    <a:prstGeom prst="rect">
                      <a:avLst/>
                    </a:prstGeom>
                    <a:noFill/>
                    <a:ln>
                      <a:noFill/>
                    </a:ln>
                  </pic:spPr>
                </pic:pic>
              </a:graphicData>
            </a:graphic>
          </wp:inline>
        </w:drawing>
      </w:r>
    </w:p>
    <w:p w14:paraId="7E67E66C" w14:textId="3AD6EB15" w:rsidR="00714C6D" w:rsidRDefault="00714C6D" w:rsidP="00714C6D">
      <w:pPr>
        <w:pStyle w:val="OGCFigure"/>
      </w:pPr>
      <w:bookmarkStart w:id="2524" w:name="_Ref463534031"/>
      <w:r>
        <w:t xml:space="preserve">Figure </w:t>
      </w:r>
      <w:r w:rsidR="00C75574">
        <w:fldChar w:fldCharType="begin"/>
      </w:r>
      <w:r w:rsidR="00C75574">
        <w:instrText xml:space="preserve"> SEQ Figure \* ARABIC </w:instrText>
      </w:r>
      <w:r w:rsidR="00C75574">
        <w:fldChar w:fldCharType="separate"/>
      </w:r>
      <w:r w:rsidR="00FD6D0B">
        <w:rPr>
          <w:noProof/>
        </w:rPr>
        <w:t>13</w:t>
      </w:r>
      <w:r w:rsidR="00C75574">
        <w:rPr>
          <w:noProof/>
        </w:rPr>
        <w:fldChar w:fldCharType="end"/>
      </w:r>
      <w:bookmarkEnd w:id="2524"/>
      <w:r>
        <w:t xml:space="preserve">: </w:t>
      </w:r>
      <w:r w:rsidRPr="00744A67">
        <w:t>Catchment realization feature</w:t>
      </w:r>
      <w:ins w:id="2525" w:author="Lieberman, Joshua" w:date="2016-11-16T14:50:00Z">
        <w:r w:rsidR="00334D7A">
          <w:t xml:space="preserve"> types</w:t>
        </w:r>
      </w:ins>
      <w:del w:id="2526" w:author="Lieberman, Joshua" w:date="2016-11-16T14:50:00Z">
        <w:r w:rsidRPr="00744A67" w:rsidDel="00334D7A">
          <w:delText>s</w:delText>
        </w:r>
      </w:del>
      <w:r w:rsidRPr="00744A67">
        <w:t xml:space="preserve"> with </w:t>
      </w:r>
      <w:del w:id="2527" w:author="Lieberman, Joshua" w:date="2016-11-16T14:51:00Z">
        <w:r w:rsidRPr="00744A67" w:rsidDel="00334D7A">
          <w:delText>‘</w:delText>
        </w:r>
      </w:del>
      <w:r w:rsidRPr="00744A67">
        <w:t>tag</w:t>
      </w:r>
      <w:ins w:id="2528" w:author="Lieberman, Joshua" w:date="2016-11-16T14:51:00Z">
        <w:r w:rsidR="00334D7A">
          <w:t>ged values</w:t>
        </w:r>
      </w:ins>
      <w:del w:id="2529" w:author="Lieberman, Joshua" w:date="2016-11-16T14:51:00Z">
        <w:r w:rsidRPr="00744A67" w:rsidDel="00334D7A">
          <w:delText>s’</w:delText>
        </w:r>
      </w:del>
      <w:r w:rsidRPr="00744A67">
        <w:t xml:space="preserve"> </w:t>
      </w:r>
      <w:del w:id="2530" w:author="Lieberman, Joshua" w:date="2016-11-16T14:51:00Z">
        <w:r w:rsidRPr="00744A67" w:rsidDel="00334D7A">
          <w:delText xml:space="preserve">expressing </w:delText>
        </w:r>
      </w:del>
      <w:ins w:id="2531" w:author="Lieberman, Joshua" w:date="2016-11-16T14:51:00Z">
        <w:r w:rsidR="00334D7A">
          <w:t>indicating</w:t>
        </w:r>
        <w:r w:rsidR="00334D7A" w:rsidRPr="00744A67">
          <w:t xml:space="preserve"> </w:t>
        </w:r>
        <w:r w:rsidR="00334D7A">
          <w:t xml:space="preserve">possible </w:t>
        </w:r>
      </w:ins>
      <w:r w:rsidRPr="00744A67">
        <w:t>catchment topolog</w:t>
      </w:r>
      <w:ins w:id="2532" w:author="Lieberman, Joshua" w:date="2016-11-16T14:51:00Z">
        <w:r w:rsidR="00334D7A">
          <w:t>ical</w:t>
        </w:r>
      </w:ins>
      <w:del w:id="2533" w:author="Lieberman, Joshua" w:date="2016-11-16T14:51:00Z">
        <w:r w:rsidRPr="00744A67" w:rsidDel="00334D7A">
          <w:delText>y</w:delText>
        </w:r>
      </w:del>
      <w:ins w:id="2534" w:author="Lieberman, Joshua" w:date="2016-11-16T14:51:00Z">
        <w:r w:rsidR="00334D7A">
          <w:t xml:space="preserve"> relations</w:t>
        </w:r>
      </w:ins>
    </w:p>
    <w:p w14:paraId="40E4A545" w14:textId="55C2AEAF" w:rsidR="0068660C" w:rsidRPr="00B824EE" w:rsidDel="00F24561" w:rsidRDefault="0068660C" w:rsidP="0068660C">
      <w:pPr>
        <w:pStyle w:val="NormalWeb"/>
        <w:jc w:val="both"/>
        <w:rPr>
          <w:del w:id="2535" w:author="Lieberman, Joshua" w:date="2016-11-17T15:23:00Z"/>
          <w:lang w:val="en-US"/>
        </w:rPr>
      </w:pPr>
      <w:del w:id="2536" w:author="Lieberman, Joshua" w:date="2016-11-17T15:17:00Z">
        <w:r w:rsidRPr="00B824EE" w:rsidDel="0045785C">
          <w:rPr>
            <w:lang w:val="en-US"/>
          </w:rPr>
          <w:delText>To emphasize this catchment topology pattern, the correspondence to the general topology model is</w:delText>
        </w:r>
      </w:del>
      <w:ins w:id="2537" w:author="Lieberman, Joshua" w:date="2016-11-17T15:17:00Z">
        <w:r w:rsidR="0045785C">
          <w:rPr>
            <w:lang w:val="en-US"/>
          </w:rPr>
          <w:t xml:space="preserve">Figure 13 illustrates </w:t>
        </w:r>
      </w:ins>
      <w:ins w:id="2538" w:author="Lieberman, Joshua" w:date="2016-11-17T15:18:00Z">
        <w:r w:rsidR="0045785C">
          <w:rPr>
            <w:lang w:val="en-US"/>
          </w:rPr>
          <w:t xml:space="preserve">this </w:t>
        </w:r>
      </w:ins>
      <w:del w:id="2539" w:author="Lieberman, Joshua" w:date="2016-11-17T15:18:00Z">
        <w:r w:rsidRPr="00B824EE" w:rsidDel="0045785C">
          <w:rPr>
            <w:lang w:val="en-US"/>
          </w:rPr>
          <w:delText xml:space="preserve"> expressed </w:delText>
        </w:r>
      </w:del>
      <w:r w:rsidRPr="00B824EE">
        <w:rPr>
          <w:lang w:val="en-US"/>
        </w:rPr>
        <w:t xml:space="preserve">by means of ‘tagged values’ </w:t>
      </w:r>
      <w:ins w:id="2540" w:author="Lieberman, Joshua" w:date="2016-11-17T15:18:00Z">
        <w:r w:rsidR="0045785C">
          <w:rPr>
            <w:lang w:val="en-US"/>
          </w:rPr>
          <w:t xml:space="preserve">that </w:t>
        </w:r>
      </w:ins>
      <w:del w:id="2541" w:author="Lieberman, Joshua" w:date="2016-11-17T15:18:00Z">
        <w:r w:rsidRPr="00B824EE" w:rsidDel="0045785C">
          <w:rPr>
            <w:lang w:val="en-US"/>
          </w:rPr>
          <w:delText xml:space="preserve">describing </w:delText>
        </w:r>
      </w:del>
      <w:ins w:id="2542" w:author="Lieberman, Joshua" w:date="2016-11-17T15:18:00Z">
        <w:r w:rsidR="0045785C" w:rsidRPr="00B824EE">
          <w:rPr>
            <w:lang w:val="en-US"/>
          </w:rPr>
          <w:t>describ</w:t>
        </w:r>
        <w:r w:rsidR="0045785C">
          <w:rPr>
            <w:lang w:val="en-US"/>
          </w:rPr>
          <w:t>e</w:t>
        </w:r>
      </w:ins>
      <w:ins w:id="2543" w:author="Lieberman, Joshua" w:date="2016-11-17T15:22:00Z">
        <w:r w:rsidR="00F24561">
          <w:rPr>
            <w:lang w:val="en-US"/>
          </w:rPr>
          <w:t xml:space="preserve"> some of</w:t>
        </w:r>
      </w:ins>
      <w:ins w:id="2544" w:author="Lieberman, Joshua" w:date="2016-11-17T15:18:00Z">
        <w:r w:rsidR="0045785C" w:rsidRPr="00B824EE">
          <w:rPr>
            <w:lang w:val="en-US"/>
          </w:rPr>
          <w:t xml:space="preserve"> </w:t>
        </w:r>
      </w:ins>
      <w:r w:rsidRPr="00B824EE">
        <w:rPr>
          <w:lang w:val="en-US"/>
        </w:rPr>
        <w:t xml:space="preserve">the topological </w:t>
      </w:r>
      <w:del w:id="2545" w:author="Lieberman, Joshua" w:date="2016-11-17T15:19:00Z">
        <w:r w:rsidRPr="00B824EE" w:rsidDel="0045785C">
          <w:rPr>
            <w:i/>
            <w:lang w:val="en-US"/>
          </w:rPr>
          <w:delText>boundary</w:delText>
        </w:r>
        <w:r w:rsidRPr="00B824EE" w:rsidDel="0045785C">
          <w:rPr>
            <w:lang w:val="en-US"/>
          </w:rPr>
          <w:delText xml:space="preserve"> and </w:delText>
        </w:r>
        <w:commentRangeStart w:id="2546"/>
        <w:r w:rsidRPr="00B824EE" w:rsidDel="0045785C">
          <w:rPr>
            <w:i/>
            <w:lang w:val="en-US"/>
          </w:rPr>
          <w:delText>spoke</w:delText>
        </w:r>
        <w:commentRangeEnd w:id="2546"/>
        <w:r w:rsidR="0043265C" w:rsidDel="0045785C">
          <w:rPr>
            <w:rStyle w:val="CommentReference"/>
            <w:lang w:val="en-US" w:eastAsia="en-US"/>
          </w:rPr>
          <w:commentReference w:id="2546"/>
        </w:r>
        <w:r w:rsidRPr="00B824EE" w:rsidDel="0045785C">
          <w:rPr>
            <w:lang w:val="en-US"/>
          </w:rPr>
          <w:delText xml:space="preserve"> properties using terms common in hydrology</w:delText>
        </w:r>
      </w:del>
      <w:ins w:id="2547" w:author="Lieberman, Joshua" w:date="2016-11-17T15:19:00Z">
        <w:r w:rsidR="0045785C">
          <w:rPr>
            <w:lang w:val="en-US"/>
          </w:rPr>
          <w:t>roles</w:t>
        </w:r>
      </w:ins>
      <w:ins w:id="2548" w:author="Lieberman, Joshua" w:date="2016-11-17T15:21:00Z">
        <w:r w:rsidR="00F24561">
          <w:rPr>
            <w:lang w:val="en-US"/>
          </w:rPr>
          <w:t xml:space="preserve"> and connectivity relations</w:t>
        </w:r>
      </w:ins>
      <w:ins w:id="2549" w:author="Lieberman, Joshua" w:date="2016-11-17T15:19:00Z">
        <w:r w:rsidR="0045785C">
          <w:rPr>
            <w:lang w:val="en-US"/>
          </w:rPr>
          <w:t xml:space="preserve"> that realized features may </w:t>
        </w:r>
      </w:ins>
      <w:ins w:id="2550" w:author="Lieberman, Joshua" w:date="2016-11-17T15:21:00Z">
        <w:r w:rsidR="00F24561">
          <w:rPr>
            <w:lang w:val="en-US"/>
          </w:rPr>
          <w:t>support</w:t>
        </w:r>
      </w:ins>
      <w:ins w:id="2551" w:author="Lieberman, Joshua" w:date="2016-11-17T15:20:00Z">
        <w:r w:rsidR="00F24561">
          <w:rPr>
            <w:lang w:val="en-US"/>
          </w:rPr>
          <w:t xml:space="preserve"> with respect to other features</w:t>
        </w:r>
      </w:ins>
      <w:r w:rsidRPr="00B824EE">
        <w:rPr>
          <w:lang w:val="en-US"/>
        </w:rPr>
        <w:t xml:space="preserve">. </w:t>
      </w:r>
      <w:del w:id="2552" w:author="Lieberman, Joshua" w:date="2016-11-17T15:21:00Z">
        <w:r w:rsidRPr="00B824EE" w:rsidDel="00F24561">
          <w:rPr>
            <w:lang w:val="en-US"/>
          </w:rPr>
          <w:delText xml:space="preserve">‘Tagged values’ are also used to indicate in general the connectivity of catchment realization features. The ‘tags’ shown </w:delText>
        </w:r>
        <w:r w:rsidR="00B824EE" w:rsidRPr="00B824EE" w:rsidDel="00F24561">
          <w:rPr>
            <w:lang w:val="en-US"/>
          </w:rPr>
          <w:delText xml:space="preserve">in </w:delText>
        </w:r>
        <w:r w:rsidRPr="00B824EE" w:rsidDel="00F24561">
          <w:fldChar w:fldCharType="begin"/>
        </w:r>
        <w:r w:rsidRPr="00B824EE" w:rsidDel="00F24561">
          <w:rPr>
            <w:lang w:val="en-US"/>
          </w:rPr>
          <w:delInstrText xml:space="preserve"> REF _Ref463534031 \h </w:delInstrText>
        </w:r>
        <w:r w:rsidRPr="00B824EE" w:rsidDel="00F24561">
          <w:fldChar w:fldCharType="separate"/>
        </w:r>
        <w:r w:rsidRPr="00B824EE" w:rsidDel="00F24561">
          <w:delText xml:space="preserve">Figure </w:delText>
        </w:r>
        <w:r w:rsidRPr="00B824EE" w:rsidDel="00F24561">
          <w:rPr>
            <w:noProof/>
          </w:rPr>
          <w:delText>13</w:delText>
        </w:r>
        <w:r w:rsidRPr="00B824EE" w:rsidDel="00F24561">
          <w:fldChar w:fldCharType="end"/>
        </w:r>
        <w:r w:rsidRPr="00B824EE" w:rsidDel="00F24561">
          <w:rPr>
            <w:lang w:val="en-US"/>
          </w:rPr>
          <w:delText xml:space="preserve"> may be understood as guidance for mapping rather than an implementation requirement. </w:delText>
        </w:r>
      </w:del>
      <w:r w:rsidRPr="00B824EE">
        <w:rPr>
          <w:lang w:val="en-US"/>
        </w:rPr>
        <w:t xml:space="preserve">For example, the flowpath </w:t>
      </w:r>
      <w:r w:rsidR="00B824EE" w:rsidRPr="00B824EE">
        <w:rPr>
          <w:lang w:val="en-US"/>
        </w:rPr>
        <w:t>that</w:t>
      </w:r>
      <w:r w:rsidRPr="00B824EE">
        <w:rPr>
          <w:lang w:val="en-US"/>
        </w:rPr>
        <w:t xml:space="preserve"> realizes a catchment as topological edge has </w:t>
      </w:r>
      <w:del w:id="2553" w:author="Lieberman, Joshua" w:date="2016-11-17T15:24:00Z">
        <w:r w:rsidRPr="00B824EE" w:rsidDel="00F24561">
          <w:rPr>
            <w:lang w:val="en-US"/>
          </w:rPr>
          <w:delText xml:space="preserve">an </w:delText>
        </w:r>
      </w:del>
      <w:r w:rsidRPr="00B824EE">
        <w:rPr>
          <w:lang w:val="en-US"/>
        </w:rPr>
        <w:t xml:space="preserve">inflow </w:t>
      </w:r>
      <w:del w:id="2554" w:author="Lieberman, Joshua" w:date="2016-11-17T15:22:00Z">
        <w:r w:rsidRPr="00B824EE" w:rsidDel="00F24561">
          <w:rPr>
            <w:lang w:val="en-US"/>
          </w:rPr>
          <w:delText xml:space="preserve">node </w:delText>
        </w:r>
      </w:del>
      <w:r w:rsidRPr="00B824EE">
        <w:rPr>
          <w:lang w:val="en-US"/>
        </w:rPr>
        <w:t xml:space="preserve">and </w:t>
      </w:r>
      <w:del w:id="2555" w:author="Lieberman, Joshua" w:date="2016-11-18T09:50:00Z">
        <w:r w:rsidRPr="00B824EE" w:rsidDel="0094069A">
          <w:rPr>
            <w:lang w:val="en-US"/>
          </w:rPr>
          <w:delText xml:space="preserve">an </w:delText>
        </w:r>
      </w:del>
      <w:r w:rsidRPr="00B824EE">
        <w:rPr>
          <w:lang w:val="en-US"/>
        </w:rPr>
        <w:t>outflo</w:t>
      </w:r>
      <w:ins w:id="2556" w:author="Lieberman, Joshua" w:date="2016-11-18T09:50:00Z">
        <w:r w:rsidR="0094069A">
          <w:rPr>
            <w:lang w:val="en-US"/>
          </w:rPr>
          <w:t>w</w:t>
        </w:r>
      </w:ins>
      <w:del w:id="2557" w:author="Lieberman, Joshua" w:date="2016-11-18T09:50:00Z">
        <w:r w:rsidRPr="00B824EE" w:rsidDel="0094069A">
          <w:rPr>
            <w:lang w:val="en-US"/>
          </w:rPr>
          <w:delText>w</w:delText>
        </w:r>
      </w:del>
      <w:r w:rsidRPr="00B824EE">
        <w:rPr>
          <w:lang w:val="en-US"/>
        </w:rPr>
        <w:t xml:space="preserve"> </w:t>
      </w:r>
      <w:ins w:id="2558" w:author="Lieberman, Joshua" w:date="2016-11-17T15:22:00Z">
        <w:r w:rsidR="00F24561">
          <w:rPr>
            <w:lang w:val="en-US"/>
          </w:rPr>
          <w:t xml:space="preserve">outfall </w:t>
        </w:r>
      </w:ins>
      <w:r w:rsidRPr="00B824EE">
        <w:rPr>
          <w:lang w:val="en-US"/>
        </w:rPr>
        <w:t>node</w:t>
      </w:r>
      <w:ins w:id="2559" w:author="Lieberman, Joshua" w:date="2016-11-17T15:24:00Z">
        <w:r w:rsidR="00F24561">
          <w:rPr>
            <w:lang w:val="en-US"/>
          </w:rPr>
          <w:t>s</w:t>
        </w:r>
      </w:ins>
      <w:r w:rsidRPr="00B824EE">
        <w:rPr>
          <w:lang w:val="en-US"/>
        </w:rPr>
        <w:t xml:space="preserve"> as boundar</w:t>
      </w:r>
      <w:ins w:id="2560" w:author="Lieberman, Joshua" w:date="2016-11-17T15:24:00Z">
        <w:r w:rsidR="00F24561">
          <w:rPr>
            <w:lang w:val="en-US"/>
          </w:rPr>
          <w:t>ies</w:t>
        </w:r>
      </w:ins>
      <w:del w:id="2561" w:author="Lieberman, Joshua" w:date="2016-11-17T15:24:00Z">
        <w:r w:rsidRPr="00B824EE" w:rsidDel="00F24561">
          <w:rPr>
            <w:lang w:val="en-US"/>
          </w:rPr>
          <w:delText>y</w:delText>
        </w:r>
      </w:del>
      <w:r w:rsidRPr="00B824EE">
        <w:rPr>
          <w:lang w:val="en-US"/>
        </w:rPr>
        <w:t xml:space="preserve">, and </w:t>
      </w:r>
      <w:r w:rsidR="00B824EE">
        <w:rPr>
          <w:lang w:val="en-US"/>
        </w:rPr>
        <w:t xml:space="preserve">may </w:t>
      </w:r>
      <w:r w:rsidRPr="00B824EE">
        <w:rPr>
          <w:lang w:val="en-US"/>
        </w:rPr>
        <w:t>simultaneously</w:t>
      </w:r>
      <w:r w:rsidR="00B824EE">
        <w:rPr>
          <w:lang w:val="en-US"/>
        </w:rPr>
        <w:t xml:space="preserve"> form</w:t>
      </w:r>
      <w:r w:rsidRPr="00B824EE">
        <w:rPr>
          <w:lang w:val="en-US"/>
        </w:rPr>
        <w:t xml:space="preserve"> the outflow-edge boundary of a left- or right-bank catchment </w:t>
      </w:r>
      <w:r w:rsidR="00B824EE" w:rsidRPr="00B824EE">
        <w:rPr>
          <w:lang w:val="en-US"/>
        </w:rPr>
        <w:t>area, which</w:t>
      </w:r>
      <w:r w:rsidRPr="00B824EE">
        <w:rPr>
          <w:lang w:val="en-US"/>
        </w:rPr>
        <w:t xml:space="preserve"> realizes the catchment as </w:t>
      </w:r>
      <w:ins w:id="2562" w:author="Lieberman, Joshua" w:date="2016-11-18T09:50:00Z">
        <w:r w:rsidR="0094069A">
          <w:rPr>
            <w:lang w:val="en-US"/>
          </w:rPr>
          <w:t xml:space="preserve">a </w:t>
        </w:r>
      </w:ins>
      <w:r w:rsidRPr="00B824EE">
        <w:rPr>
          <w:lang w:val="en-US"/>
        </w:rPr>
        <w:t>topological face</w:t>
      </w:r>
      <w:del w:id="2563" w:author="Lieberman, Joshua" w:date="2016-11-17T15:24:00Z">
        <w:r w:rsidRPr="00B824EE" w:rsidDel="00F24561">
          <w:rPr>
            <w:lang w:val="en-US"/>
          </w:rPr>
          <w:delText xml:space="preserve">. </w:delText>
        </w:r>
      </w:del>
    </w:p>
    <w:p w14:paraId="6DA9AD44" w14:textId="208CC556" w:rsidR="00EF2AFB" w:rsidRDefault="0068660C" w:rsidP="00EF2AFB">
      <w:pPr>
        <w:pStyle w:val="NormalWeb"/>
        <w:jc w:val="both"/>
        <w:rPr>
          <w:ins w:id="2564" w:author="Lieberman, Joshua" w:date="2016-11-18T09:52:00Z"/>
        </w:rPr>
      </w:pPr>
      <w:del w:id="2565" w:author="Lieberman, Joshua" w:date="2016-11-17T15:24:00Z">
        <w:r w:rsidRPr="00790BA6" w:rsidDel="00F24561">
          <w:delText xml:space="preserve">Specific feature types </w:delText>
        </w:r>
        <w:r w:rsidR="00EF2AFB" w:rsidRPr="00790BA6" w:rsidDel="00F24561">
          <w:delText xml:space="preserve">defined </w:delText>
        </w:r>
      </w:del>
      <w:del w:id="2566" w:author="Lieberman, Joshua" w:date="2016-11-17T15:23:00Z">
        <w:r w:rsidR="00EF2AFB" w:rsidRPr="00790BA6" w:rsidDel="00F24561">
          <w:delText>to reflect the logical network of catchments</w:delText>
        </w:r>
        <w:r w:rsidRPr="00790BA6" w:rsidDel="00F24561">
          <w:delText xml:space="preserve"> are described in section 7.4.3 of this standard: </w:delText>
        </w:r>
      </w:del>
      <w:del w:id="2567" w:author="Lieberman, Joshua" w:date="2016-11-17T15:24:00Z">
        <w:r w:rsidRPr="00790BA6" w:rsidDel="00F24561">
          <w:delText xml:space="preserve">HY_CatchmentAggregate, HY_DendriticCatchment and HY_InteriorCatchment. </w:delText>
        </w:r>
        <w:r w:rsidR="00EF2AFB" w:rsidRPr="00790BA6" w:rsidDel="00F24561">
          <w:delText>The domain-specific feature types defined in this standard may also be used to express catchment topology expressed in linked data and data products. Such data and products will normally represent a specific aspect of the hydrosphere or a particular place or time where water occurs or is distributed. Furthermore, special network or routing models may be related to the hierarchical network of catchments</w:delText>
        </w:r>
      </w:del>
      <w:r w:rsidR="00EF2AFB" w:rsidRPr="00790BA6">
        <w:t xml:space="preserve">. </w:t>
      </w:r>
    </w:p>
    <w:p w14:paraId="04E76464" w14:textId="2ED3465B" w:rsidR="00BC5D5D" w:rsidRPr="004F5D4B" w:rsidRDefault="00BC5D5D" w:rsidP="00BC5D5D">
      <w:pPr>
        <w:pStyle w:val="Heading2"/>
        <w:rPr>
          <w:ins w:id="2568" w:author="Lieberman, Joshua" w:date="2016-11-18T09:52:00Z"/>
          <w:highlight w:val="yellow"/>
        </w:rPr>
      </w:pPr>
      <w:bookmarkStart w:id="2569" w:name="_Toc467226148"/>
      <w:ins w:id="2570" w:author="Lieberman, Joshua" w:date="2016-11-18T09:52:00Z">
        <w:r>
          <w:rPr>
            <w:highlight w:val="yellow"/>
          </w:rPr>
          <w:t xml:space="preserve">Surface water </w:t>
        </w:r>
        <w:r w:rsidRPr="004F5D4B">
          <w:rPr>
            <w:highlight w:val="yellow"/>
          </w:rPr>
          <w:t>networks</w:t>
        </w:r>
        <w:bookmarkEnd w:id="2569"/>
      </w:ins>
    </w:p>
    <w:p w14:paraId="3C02FE69" w14:textId="77777777" w:rsidR="00BC5D5D" w:rsidRPr="004F5D4B" w:rsidRDefault="00BC5D5D" w:rsidP="00BC5D5D">
      <w:pPr>
        <w:pStyle w:val="NormalWeb"/>
        <w:jc w:val="both"/>
        <w:rPr>
          <w:ins w:id="2571" w:author="Lieberman, Joshua" w:date="2016-11-18T09:52:00Z"/>
          <w:highlight w:val="yellow"/>
          <w:lang w:val="en-US"/>
        </w:rPr>
      </w:pPr>
      <w:ins w:id="2572" w:author="Lieberman, Joshua" w:date="2016-11-18T09:52:00Z">
        <w:r w:rsidRPr="004F5D4B">
          <w:rPr>
            <w:highlight w:val="yellow"/>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these by defining separate realizations of the catchment and outfall concepts which may be represented as simple points, lines, or polygons, and may be complex aggregate networks made up of collections of point, line, or polygon representations. The need to support such collections across scales is supported through the general concept of the Hydro Network described below. </w:t>
        </w:r>
      </w:ins>
    </w:p>
    <w:p w14:paraId="59E6D0D1" w14:textId="77777777" w:rsidR="00BC5D5D" w:rsidRPr="004F5D4B" w:rsidRDefault="00BC5D5D" w:rsidP="00BC5D5D">
      <w:pPr>
        <w:pStyle w:val="NormalWeb"/>
        <w:jc w:val="both"/>
        <w:rPr>
          <w:ins w:id="2573" w:author="Lieberman, Joshua" w:date="2016-11-18T09:52:00Z"/>
          <w:highlight w:val="yellow"/>
          <w:lang w:val="en-US"/>
        </w:rPr>
      </w:pPr>
      <w:ins w:id="2574" w:author="Lieberman, Joshua" w:date="2016-11-18T09:52:00Z">
        <w:r w:rsidRPr="004F5D4B">
          <w:rPr>
            <w:highlight w:val="yellow"/>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realization of that catchment regardless of the geometric representation in a particular data product. For example, an entire hydrographic network realization of a catchment can have simple relationships to the hydrographic network of its upstream and downstream catchments if the network itself is understood to adopt the basic catchment topology pattern. </w:t>
        </w:r>
      </w:ins>
    </w:p>
    <w:p w14:paraId="06E5D77E" w14:textId="77777777" w:rsidR="00BC5D5D" w:rsidRPr="004F5D4B" w:rsidRDefault="00BC5D5D" w:rsidP="00BC5D5D">
      <w:pPr>
        <w:pStyle w:val="NormalWeb"/>
        <w:jc w:val="both"/>
        <w:rPr>
          <w:ins w:id="2575" w:author="Lieberman, Joshua" w:date="2016-11-18T09:52:00Z"/>
          <w:highlight w:val="yellow"/>
          <w:lang w:val="en-US"/>
        </w:rPr>
      </w:pPr>
      <w:ins w:id="2576" w:author="Lieberman, Joshua" w:date="2016-11-18T09:52:00Z">
        <w:r w:rsidRPr="004F5D4B">
          <w:rPr>
            <w:highlight w:val="yellow"/>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geometric representations as (poly)lines and polygons. For example, a fixed landmark on a water body, a cross-section separating a watercourse, or a station along the network, can be considered to be outfalls (outflow nodes) of a contributing catchment (link); a flowpath realizing a catchment may be drawn from an ‘inflow‘ node to the ‘outflow‘ node linking the nodes through the realized catchment. As with the hydrographic (water body) and channel (conveyance) network, the abstract catchment topology </w:t>
        </w:r>
        <w:r>
          <w:rPr>
            <w:highlight w:val="yellow"/>
            <w:lang w:val="en-US"/>
          </w:rPr>
          <w:t>pattern</w:t>
        </w:r>
        <w:r w:rsidRPr="004F5D4B">
          <w:rPr>
            <w:highlight w:val="yellow"/>
            <w:lang w:val="en-US"/>
          </w:rPr>
          <w:t xml:space="preserve"> can be applied to any logical or virtual network, e.g. a network of logically connected hydrometric stations. </w:t>
        </w:r>
      </w:ins>
    </w:p>
    <w:p w14:paraId="3A88B006" w14:textId="77777777" w:rsidR="00BC5D5D" w:rsidRPr="004F5D4B" w:rsidRDefault="00BC5D5D" w:rsidP="00BC5D5D">
      <w:pPr>
        <w:pStyle w:val="NormalWeb"/>
        <w:keepNext/>
        <w:jc w:val="center"/>
        <w:rPr>
          <w:ins w:id="2577" w:author="Lieberman, Joshua" w:date="2016-11-18T09:52:00Z"/>
          <w:highlight w:val="yellow"/>
          <w:lang w:val="en-US"/>
        </w:rPr>
      </w:pPr>
      <w:ins w:id="2578" w:author="Lieberman, Joshua" w:date="2016-11-18T09:52:00Z">
        <w:r w:rsidRPr="004F5D4B">
          <w:rPr>
            <w:noProof/>
            <w:highlight w:val="yellow"/>
            <w:lang w:val="en-US" w:eastAsia="en-US"/>
            <w:rPrChange w:id="2579">
              <w:rPr>
                <w:noProof/>
                <w:lang w:val="en-US" w:eastAsia="en-US"/>
              </w:rPr>
            </w:rPrChange>
          </w:rPr>
          <w:drawing>
            <wp:inline distT="0" distB="0" distL="0" distR="0" wp14:anchorId="40278CAA" wp14:editId="484C367D">
              <wp:extent cx="4256405" cy="4556125"/>
              <wp:effectExtent l="0" t="0" r="0" b="0"/>
              <wp:docPr id="6"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ins>
    </w:p>
    <w:p w14:paraId="28D5B950" w14:textId="77777777" w:rsidR="00BC5D5D" w:rsidRPr="004F5D4B" w:rsidRDefault="00BC5D5D" w:rsidP="00BC5D5D">
      <w:pPr>
        <w:pStyle w:val="OGCFigure"/>
        <w:outlineLvl w:val="0"/>
        <w:rPr>
          <w:ins w:id="2580" w:author="Lieberman, Joshua" w:date="2016-11-18T09:52:00Z"/>
          <w:highlight w:val="yellow"/>
        </w:rPr>
      </w:pPr>
      <w:ins w:id="2581" w:author="Lieberman, Joshua" w:date="2016-11-18T09:52:00Z">
        <w:r w:rsidRPr="004F5D4B">
          <w:rPr>
            <w:highlight w:val="yellow"/>
          </w:rPr>
          <w:t xml:space="preserve">Figure </w:t>
        </w:r>
        <w:r w:rsidRPr="004F5D4B">
          <w:rPr>
            <w:highlight w:val="yellow"/>
          </w:rPr>
          <w:fldChar w:fldCharType="begin"/>
        </w:r>
        <w:r w:rsidRPr="004F5D4B">
          <w:rPr>
            <w:highlight w:val="yellow"/>
          </w:rPr>
          <w:instrText xml:space="preserve"> SEQ Figure \* ARABIC </w:instrText>
        </w:r>
        <w:r w:rsidRPr="004F5D4B">
          <w:rPr>
            <w:highlight w:val="yellow"/>
          </w:rPr>
          <w:fldChar w:fldCharType="separate"/>
        </w:r>
      </w:ins>
      <w:r>
        <w:rPr>
          <w:noProof/>
          <w:highlight w:val="yellow"/>
        </w:rPr>
        <w:t>14</w:t>
      </w:r>
      <w:ins w:id="2582" w:author="Lieberman, Joshua" w:date="2016-11-18T09:52:00Z">
        <w:r w:rsidRPr="004F5D4B">
          <w:rPr>
            <w:noProof/>
            <w:highlight w:val="yellow"/>
          </w:rPr>
          <w:fldChar w:fldCharType="end"/>
        </w:r>
        <w:r w:rsidRPr="004F5D4B">
          <w:rPr>
            <w:highlight w:val="yellow"/>
          </w:rPr>
          <w:t>: Cyclic</w:t>
        </w:r>
        <w:r>
          <w:rPr>
            <w:highlight w:val="yellow"/>
          </w:rPr>
          <w:t>al</w:t>
        </w:r>
        <w:r w:rsidRPr="004F5D4B">
          <w:rPr>
            <w:highlight w:val="yellow"/>
          </w:rPr>
          <w:t xml:space="preserve"> nature of the HY_Features basic model</w:t>
        </w:r>
      </w:ins>
    </w:p>
    <w:p w14:paraId="2A32F174" w14:textId="77777777" w:rsidR="00BC5D5D" w:rsidRPr="004F5D4B" w:rsidRDefault="00BC5D5D" w:rsidP="00BC5D5D">
      <w:pPr>
        <w:jc w:val="both"/>
        <w:rPr>
          <w:ins w:id="2583" w:author="Lieberman, Joshua" w:date="2016-11-18T09:52:00Z"/>
          <w:highlight w:val="yellow"/>
        </w:rPr>
      </w:pPr>
      <w:ins w:id="2584" w:author="Lieberman, Joshua" w:date="2016-11-18T09:52:00Z">
        <w:r w:rsidRPr="00857818">
          <w:rPr>
            <w:highlight w:val="yellow"/>
          </w:rPr>
          <w:fldChar w:fldCharType="begin"/>
        </w:r>
        <w:r w:rsidRPr="004F5D4B">
          <w:rPr>
            <w:highlight w:val="yellow"/>
          </w:rPr>
          <w:instrText xml:space="preserve"> REF _Ref463849328 \h </w:instrText>
        </w:r>
        <w:r>
          <w:rPr>
            <w:highlight w:val="yellow"/>
          </w:rPr>
          <w:instrText xml:space="preserve"> \* MERGEFORMAT </w:instrText>
        </w:r>
      </w:ins>
      <w:r w:rsidRPr="00857818">
        <w:rPr>
          <w:highlight w:val="yellow"/>
        </w:rPr>
      </w:r>
      <w:ins w:id="2585" w:author="Lieberman, Joshua" w:date="2016-11-18T09:52:00Z">
        <w:r w:rsidRPr="00857818">
          <w:rPr>
            <w:highlight w:val="yellow"/>
          </w:rPr>
          <w:fldChar w:fldCharType="end"/>
        </w:r>
        <w:r w:rsidRPr="004F5D4B">
          <w:rPr>
            <w:highlight w:val="yellow"/>
          </w:rPr>
          <w:t xml:space="preserve"> </w:t>
        </w:r>
        <w:proofErr w:type="gramStart"/>
        <w:r w:rsidRPr="004F5D4B">
          <w:rPr>
            <w:highlight w:val="yellow"/>
          </w:rPr>
          <w:t>illustrates</w:t>
        </w:r>
        <w:proofErr w:type="gramEnd"/>
        <w:r w:rsidRPr="004F5D4B">
          <w:rPr>
            <w:highlight w:val="yellow"/>
          </w:rPr>
          <w:t xml:space="preserve"> the circular relationship between five functional components of the HY_Features model: the (logical) catchment concept (at any scale), simple topological realization of catchment and outfall, hydrological networks, waterbodiesand containers associated with realized outfalls. The cyclic nature of the basic model supports crossing scale through nesting of more or less detailed catchment realizations.</w:t>
        </w:r>
      </w:ins>
    </w:p>
    <w:p w14:paraId="7F65BC3D" w14:textId="77777777" w:rsidR="00BC5D5D" w:rsidRPr="008E510D" w:rsidRDefault="00BC5D5D" w:rsidP="00BC5D5D">
      <w:pPr>
        <w:pStyle w:val="NormalWeb"/>
        <w:jc w:val="both"/>
        <w:rPr>
          <w:ins w:id="2586" w:author="Lieberman, Joshua" w:date="2016-11-18T09:52:00Z"/>
        </w:rPr>
      </w:pPr>
      <w:ins w:id="2587" w:author="Lieberman, Joshua" w:date="2016-11-18T09:52:00Z">
        <w:r w:rsidRPr="004F5D4B">
          <w:rPr>
            <w:highlight w:val="yellow"/>
            <w:lang w:val="en-US"/>
          </w:rPr>
          <w:t>Hydrographic data is commonly organized into networks.  The following sections first describe the hydrographic network of waterbodies, channel network connected conveyances, and hydrometric network of monitoring stations realizing a catchment, and how these networks relate to each other in the context of the overall HY_Features model. The main function of these network models is to allow an aggregate of hydrologic features at one scale to act as a single encapsulated entity at another scale.</w:t>
        </w:r>
        <w:r w:rsidRPr="008E510D">
          <w:rPr>
            <w:lang w:val="en-US"/>
          </w:rPr>
          <w:t xml:space="preserve"> </w:t>
        </w:r>
      </w:ins>
    </w:p>
    <w:p w14:paraId="7CF36CD6" w14:textId="77777777" w:rsidR="00BC5D5D" w:rsidRPr="004E763B" w:rsidRDefault="00BC5D5D" w:rsidP="00BC5D5D">
      <w:pPr>
        <w:pStyle w:val="Heading3"/>
        <w:rPr>
          <w:ins w:id="2588" w:author="Lieberman, Joshua" w:date="2016-11-18T09:52:00Z"/>
          <w:highlight w:val="yellow"/>
        </w:rPr>
      </w:pPr>
      <w:bookmarkStart w:id="2589" w:name="_Toc467226149"/>
      <w:ins w:id="2590" w:author="Lieberman, Joshua" w:date="2016-11-18T09:52:00Z">
        <w:r w:rsidRPr="004E763B">
          <w:rPr>
            <w:highlight w:val="yellow"/>
          </w:rPr>
          <w:t>Hydrographic and channel network</w:t>
        </w:r>
        <w:bookmarkEnd w:id="2589"/>
      </w:ins>
    </w:p>
    <w:p w14:paraId="21A3578A" w14:textId="77777777" w:rsidR="00BC5D5D" w:rsidRPr="004E763B" w:rsidRDefault="00BC5D5D" w:rsidP="00BC5D5D">
      <w:pPr>
        <w:pStyle w:val="NormalWeb"/>
        <w:jc w:val="both"/>
        <w:rPr>
          <w:ins w:id="2591" w:author="Lieberman, Joshua" w:date="2016-11-18T09:52:00Z"/>
          <w:highlight w:val="yellow"/>
          <w:lang w:val="en-US"/>
        </w:rPr>
      </w:pPr>
      <w:ins w:id="2592" w:author="Lieberman, Joshua" w:date="2016-11-18T09:52:00Z">
        <w:r w:rsidRPr="004E763B">
          <w:rPr>
            <w:highlight w:val="yellow"/>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t>
        </w:r>
      </w:ins>
    </w:p>
    <w:p w14:paraId="1261FE1C" w14:textId="77777777" w:rsidR="00BC5D5D" w:rsidRPr="004E763B" w:rsidRDefault="00BC5D5D" w:rsidP="00BC5D5D">
      <w:pPr>
        <w:pStyle w:val="NormalWeb"/>
        <w:jc w:val="both"/>
        <w:rPr>
          <w:ins w:id="2593" w:author="Lieberman, Joshua" w:date="2016-11-18T09:52:00Z"/>
          <w:b/>
          <w:highlight w:val="yellow"/>
          <w:lang w:val="en-US"/>
        </w:rPr>
      </w:pPr>
      <w:ins w:id="2594" w:author="Lieberman, Joshua" w:date="2016-11-18T09:52:00Z">
        <w:r w:rsidRPr="004E763B">
          <w:rPr>
            <w:highlight w:val="yellow"/>
            <w:lang w:val="en-US"/>
          </w:rPr>
          <w:t xml:space="preserve">A watercourse is commonly understood as a natural or man-made channel through or along which water may or may not flow [9]. A water body is generally a flowing body of water contained in a natural watercourse, but could also be in a manmade open or closed conduit [9]. Given that the channel network (or drainage pattern) exists independent of whether it contains water, the </w:t>
        </w:r>
        <w:r>
          <w:rPr>
            <w:highlight w:val="yellow"/>
            <w:lang w:val="en-US"/>
          </w:rPr>
          <w:t xml:space="preserve">conceptual model </w:t>
        </w:r>
        <w:r w:rsidRPr="004E763B">
          <w:rPr>
            <w:highlight w:val="yellow"/>
            <w:lang w:val="en-US"/>
          </w:rPr>
          <w: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t>
        </w:r>
        <w:r w:rsidRPr="004E763B">
          <w:rPr>
            <w:b/>
            <w:highlight w:val="yellow"/>
            <w:lang w:val="en-US"/>
          </w:rPr>
          <w:t xml:space="preserve">. </w:t>
        </w:r>
        <w:r w:rsidRPr="004E763B">
          <w:rPr>
            <w:rStyle w:val="Strong"/>
            <w:b w:val="0"/>
            <w:highlight w:val="yellow"/>
            <w:lang w:val="en-US"/>
          </w:rPr>
          <w:t>Note that flow-through lakes and lakes without outflows are considered to be water bodies whose container is modeled as a surface depression.</w:t>
        </w:r>
      </w:ins>
    </w:p>
    <w:p w14:paraId="545E3BC2" w14:textId="77777777" w:rsidR="00BC5D5D" w:rsidRPr="004E763B" w:rsidRDefault="00BC5D5D" w:rsidP="00BC5D5D">
      <w:pPr>
        <w:pStyle w:val="NormalWeb"/>
        <w:jc w:val="both"/>
        <w:rPr>
          <w:ins w:id="2595" w:author="Lieberman, Joshua" w:date="2016-11-18T09:52:00Z"/>
          <w:b/>
          <w:highlight w:val="yellow"/>
          <w:lang w:val="en-US"/>
        </w:rPr>
      </w:pPr>
      <w:ins w:id="2596" w:author="Lieberman, Joshua" w:date="2016-11-18T09:52:00Z">
        <w:r w:rsidRPr="004E763B">
          <w:rPr>
            <w:highlight w:val="yellow"/>
            <w:lang w:val="en-US"/>
          </w:rPr>
          <w:t xml:space="preserve">Water bodies with their associated water courses can be aggregated into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w:t>
        </w:r>
        <w:r>
          <w:rPr>
            <w:highlight w:val="yellow"/>
            <w:lang w:val="en-US"/>
          </w:rPr>
          <w:t xml:space="preserve">capacities </w:t>
        </w:r>
        <w:r w:rsidRPr="004E763B">
          <w:rPr>
            <w:highlight w:val="yellow"/>
            <w:lang w:val="en-US"/>
          </w:rPr>
          <w:t xml:space="preserve">at multiple reservoir stages or elevations, </w:t>
        </w:r>
        <w:r>
          <w:rPr>
            <w:highlight w:val="yellow"/>
            <w:lang w:val="en-US"/>
          </w:rPr>
          <w:t xml:space="preserve">the </w:t>
        </w:r>
        <w:r w:rsidRPr="004E763B">
          <w:rPr>
            <w:highlight w:val="yellow"/>
            <w:lang w:val="en-US"/>
          </w:rPr>
          <w:t>water-body stratum</w:t>
        </w:r>
        <w:r>
          <w:rPr>
            <w:highlight w:val="yellow"/>
            <w:lang w:val="en-US"/>
          </w:rPr>
          <w:t xml:space="preserve"> associates </w:t>
        </w:r>
        <w:r w:rsidRPr="004E763B">
          <w:rPr>
            <w:highlight w:val="yellow"/>
            <w:lang w:val="en-US"/>
          </w:rPr>
          <w:t xml:space="preserve">a reservoir </w:t>
        </w:r>
        <w:r>
          <w:rPr>
            <w:highlight w:val="yellow"/>
            <w:lang w:val="en-US"/>
          </w:rPr>
          <w:t>feature type</w:t>
        </w:r>
        <w:proofErr w:type="gramStart"/>
        <w:r>
          <w:rPr>
            <w:highlight w:val="yellow"/>
            <w:lang w:val="en-US"/>
          </w:rPr>
          <w:t>.</w:t>
        </w:r>
        <w:r w:rsidRPr="004E763B">
          <w:rPr>
            <w:b/>
            <w:highlight w:val="yellow"/>
            <w:lang w:val="en-US"/>
          </w:rPr>
          <w:t>.</w:t>
        </w:r>
        <w:proofErr w:type="gramEnd"/>
        <w:r w:rsidRPr="004E763B">
          <w:rPr>
            <w:b/>
            <w:highlight w:val="yellow"/>
            <w:lang w:val="en-US"/>
          </w:rPr>
          <w:t xml:space="preserve"> </w:t>
        </w:r>
        <w:r w:rsidRPr="004E763B">
          <w:rPr>
            <w:rStyle w:val="Strong"/>
            <w:b w:val="0"/>
            <w:highlight w:val="yellow"/>
            <w:lang w:val="en-US"/>
          </w:rPr>
          <w:t xml:space="preserve">The concept of stratum could also be applied to bathymetric contours of a lake to describe the container of a lake water body. </w:t>
        </w:r>
      </w:ins>
    </w:p>
    <w:p w14:paraId="3E27552C" w14:textId="77777777" w:rsidR="00BC5D5D" w:rsidRDefault="00BC5D5D" w:rsidP="00BC5D5D">
      <w:pPr>
        <w:pStyle w:val="NormalWeb"/>
        <w:jc w:val="both"/>
        <w:rPr>
          <w:ins w:id="2597" w:author="Lieberman, Joshua" w:date="2016-11-18T09:52:00Z"/>
          <w:lang w:val="en-US"/>
        </w:rPr>
      </w:pPr>
      <w:ins w:id="2598" w:author="Lieberman, Joshua" w:date="2016-11-18T09:52:00Z">
        <w:r w:rsidRPr="004E763B">
          <w:rPr>
            <w:highlight w:val="yellow"/>
            <w:lang w:val="en-US"/>
          </w:rPr>
          <w:t xml:space="preserve">To place waterbodies topologically or geographically in a network, the HY_Features model provides a mechanism to associate waterbodies with a realization of a catchment outfall. In the case of a hydrographic network that realizes an entire catchment, the </w:t>
        </w:r>
        <w:r>
          <w:rPr>
            <w:highlight w:val="yellow"/>
            <w:lang w:val="en-US"/>
          </w:rPr>
          <w:t xml:space="preserve">defined </w:t>
        </w:r>
        <w:r w:rsidRPr="004E763B">
          <w:rPr>
            <w:highlight w:val="yellow"/>
            <w:lang w:val="en-US"/>
          </w:rPr>
          <w:t>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 body has a conceptual catchment that can be arranged topologically within a catchment network and is described in greater detail in section 6.5.3.</w:t>
        </w:r>
      </w:ins>
    </w:p>
    <w:p w14:paraId="05FB4EB5" w14:textId="77777777" w:rsidR="00BC5D5D" w:rsidRPr="00D548E2" w:rsidRDefault="00BC5D5D" w:rsidP="00BC5D5D">
      <w:pPr>
        <w:pStyle w:val="NormalWeb"/>
        <w:jc w:val="both"/>
        <w:rPr>
          <w:ins w:id="2599" w:author="Lieberman, Joshua" w:date="2016-11-18T09:52:00Z"/>
          <w:highlight w:val="yellow"/>
          <w:lang w:val="en-US"/>
        </w:rPr>
      </w:pPr>
      <w:ins w:id="2600" w:author="Lieberman, Joshua" w:date="2016-11-18T09:52:00Z">
        <w:r w:rsidRPr="00D548E2">
          <w:rPr>
            <w:highlight w:val="yellow"/>
            <w:lang w:val="en-US"/>
          </w:rPr>
          <w:t xml:space="preserve">Based on the idea, that catchment is drained by a river, it is common </w:t>
        </w:r>
        <w:proofErr w:type="gramStart"/>
        <w:r w:rsidRPr="00D548E2">
          <w:rPr>
            <w:highlight w:val="yellow"/>
            <w:lang w:val="en-US"/>
          </w:rPr>
          <w:t>practice  to</w:t>
        </w:r>
        <w:proofErr w:type="gramEnd"/>
        <w:r w:rsidRPr="00D548E2">
          <w:rPr>
            <w:highlight w:val="yellow"/>
            <w:lang w:val="en-US"/>
          </w:rPr>
          <w:t xml:space="preserve"> realize a catchment as a single ‘main-stem’ flowpath (Figure 5</w:t>
        </w:r>
        <w:r w:rsidRPr="00D548E2">
          <w:rPr>
            <w:highlight w:val="yellow"/>
            <w:lang w:val="en-US"/>
          </w:rPr>
          <w:fldChar w:fldCharType="begin"/>
        </w:r>
        <w:r w:rsidRPr="00D548E2">
          <w:rPr>
            <w:highlight w:val="yellow"/>
            <w:lang w:val="en-US"/>
          </w:rPr>
          <w:instrText xml:space="preserve"> REF flowpath \h </w:instrText>
        </w:r>
        <w:r>
          <w:rPr>
            <w:highlight w:val="yellow"/>
            <w:lang w:val="en-US"/>
          </w:rPr>
          <w:instrText xml:space="preserve"> \* MERGEFORMAT </w:instrText>
        </w:r>
      </w:ins>
      <w:r w:rsidRPr="00D548E2">
        <w:rPr>
          <w:highlight w:val="yellow"/>
          <w:lang w:val="en-US"/>
        </w:rPr>
      </w:r>
      <w:ins w:id="2601" w:author="Lieberman, Joshua" w:date="2016-11-18T09:52:00Z">
        <w:r w:rsidRPr="00D548E2">
          <w:rPr>
            <w:highlight w:val="yellow"/>
            <w:lang w:val="en-US"/>
          </w:rPr>
          <w:fldChar w:fldCharType="separate"/>
        </w:r>
      </w:ins>
      <w:r w:rsidRPr="00BC5D5D">
        <w:rPr>
          <w:highlight w:val="yellow"/>
        </w:rPr>
        <w:t>c</w:t>
      </w:r>
      <w:ins w:id="2602" w:author="Lieberman, Joshua" w:date="2016-11-18T09:52:00Z">
        <w:r w:rsidRPr="00D548E2">
          <w:rPr>
            <w:highlight w:val="yellow"/>
            <w:lang w:val="en-US"/>
          </w:rPr>
          <w:fldChar w:fldCharType="end"/>
        </w:r>
        <w:r w:rsidRPr="00D548E2">
          <w:rPr>
            <w:highlight w:val="yellow"/>
            <w:lang w:val="en-US"/>
          </w:rPr>
          <w:t xml:space="preserve">). Some elevation-derived hydrographic datasets define one river per catchment such that every line connecting two confluences has a single associated drainage area. Others have an identifiable ‘main-stem’ river that flows from headwaters to the common outlet. In either case, the catchment typically carries the name of the main river and its outlet is considered the mouth of the river. </w:t>
        </w:r>
      </w:ins>
    </w:p>
    <w:p w14:paraId="15072171" w14:textId="77777777" w:rsidR="00BC5D5D" w:rsidRPr="00813594" w:rsidRDefault="00BC5D5D" w:rsidP="00BC5D5D">
      <w:pPr>
        <w:pStyle w:val="NormalWeb"/>
        <w:jc w:val="both"/>
        <w:rPr>
          <w:ins w:id="2603" w:author="Lieberman, Joshua" w:date="2016-11-18T09:52:00Z"/>
          <w:lang w:val="en-US"/>
        </w:rPr>
      </w:pPr>
      <w:ins w:id="2604" w:author="Lieberman, Joshua" w:date="2016-11-18T09:52:00Z">
        <w:r w:rsidRPr="00D548E2">
          <w:rPr>
            <w:highlight w:val="yellow"/>
            <w:lang w:val="en-US"/>
          </w:rPr>
          <w:t xml:space="preserve">The one-dimensional flowpath defined in this standard supports a simple linear representation of the catchment concept that is meant to encompass the idea of the ‘main-stem’ river. Hydrologically, the flowpath describes the path of a moving particle of water. Topologically, the one-dimensional flowpath </w:t>
        </w:r>
        <w:r w:rsidRPr="00082198">
          <w:rPr>
            <w:highlight w:val="yellow"/>
            <w:lang w:val="en-US"/>
          </w:rPr>
          <w:t>realizes the idea of a catchment as a link connecting its inflow and outflow nodes</w:t>
        </w:r>
        <w:r w:rsidRPr="001B213F">
          <w:rPr>
            <w:highlight w:val="yellow"/>
            <w:lang w:val="en-US"/>
          </w:rPr>
          <w:t>. Catchments connected together at inflow or outflow nodes can be thought of as a network of connected flowpaths</w:t>
        </w:r>
        <w:r>
          <w:rPr>
            <w:lang w:val="en-US"/>
          </w:rPr>
          <w:t>.</w:t>
        </w:r>
      </w:ins>
    </w:p>
    <w:p w14:paraId="4D9A9B8E" w14:textId="77777777" w:rsidR="00BC5D5D" w:rsidRDefault="00BC5D5D" w:rsidP="00BC5D5D">
      <w:pPr>
        <w:pStyle w:val="NormalWeb"/>
        <w:jc w:val="both"/>
        <w:rPr>
          <w:ins w:id="2605" w:author="Lieberman, Joshua" w:date="2016-11-18T09:52:00Z"/>
          <w:lang w:val="en-US"/>
        </w:rPr>
      </w:pPr>
      <w:ins w:id="2606" w:author="Lieberman, Joshua" w:date="2016-11-18T09:52:00Z">
        <w:r w:rsidRPr="004E763B">
          <w:rPr>
            <w:highlight w:val="yellow"/>
            <w:lang w:val="en-US"/>
          </w:rPr>
          <w:t>The flowpath concept may realize a hydrographic or channel network in that any hydrographic or channel network can have one identified flowpath connecting its inflow to outflow node. In this way, at large scales, complex networks of watercourses can have one main-stem flowpath made up of many smaller scale reaches. At very small scales a network made up of one reach also has a single main flowpath. In both cases, the flowpath is associated with the catchment it realizes and should be understood to be the one-dimensional connection between inflow and outflow. Because hydrographic and channel networks are aggregates of waterbodies and channels, it follows that the flowpath concept is related to waterbodies and channels through the networks that aggregate them.</w:t>
        </w:r>
      </w:ins>
    </w:p>
    <w:p w14:paraId="3F4E7692" w14:textId="77777777" w:rsidR="00BC5D5D" w:rsidRDefault="00BC5D5D" w:rsidP="00BC5D5D">
      <w:pPr>
        <w:pStyle w:val="NormalWeb"/>
        <w:jc w:val="both"/>
        <w:rPr>
          <w:ins w:id="2607" w:author="Lieberman, Joshua" w:date="2016-11-18T09:52:00Z"/>
          <w:lang w:val="en-US"/>
        </w:rPr>
      </w:pPr>
      <w:ins w:id="2608" w:author="Lieberman, Joshua" w:date="2016-11-18T09:52:00Z">
        <w:r w:rsidRPr="00823CDE">
          <w:rPr>
            <w:highlight w:val="yellow"/>
          </w:rPr>
          <w:t xml:space="preserve">The specific feature types </w:t>
        </w:r>
        <w:r w:rsidRPr="00823CDE">
          <w:rPr>
            <w:highlight w:val="yellow"/>
            <w:lang w:val="en-US"/>
          </w:rPr>
          <w:t xml:space="preserve">HY_ChannelNetwork, HY_Channel and HY_Depression feature types, and HY_DrainagePattern code list are described in section 7.5.1 of this standard; the </w:t>
        </w:r>
        <w:r w:rsidRPr="00823CDE">
          <w:rPr>
            <w:highlight w:val="yellow"/>
          </w:rPr>
          <w:t xml:space="preserve">HY_HydrographicNetwork, HY_WaterBody and HY_WaterBodyStratum, </w:t>
        </w:r>
        <w:r w:rsidRPr="00823CDE">
          <w:rPr>
            <w:highlight w:val="yellow"/>
            <w:lang w:val="en-US"/>
          </w:rPr>
          <w:t>HY_CrossSection and HY_LongitudinalSection, HY_Water_LiquidPhase and HY_Water_SolidPhase in section 7.5.2</w:t>
        </w:r>
        <w:r w:rsidRPr="00524BAB">
          <w:rPr>
            <w:highlight w:val="yellow"/>
            <w:lang w:val="en-US"/>
          </w:rPr>
          <w:t>. Section 7.5.3 describes special types of bodies of surface water.</w:t>
        </w:r>
      </w:ins>
    </w:p>
    <w:p w14:paraId="35DD4686" w14:textId="77777777" w:rsidR="00BC5D5D" w:rsidRDefault="00BC5D5D" w:rsidP="00EF2AFB">
      <w:pPr>
        <w:pStyle w:val="NormalWeb"/>
        <w:jc w:val="both"/>
        <w:rPr>
          <w:lang w:val="en-US"/>
        </w:rPr>
      </w:pPr>
    </w:p>
    <w:p w14:paraId="263895D0" w14:textId="15D9A2AF" w:rsidR="00C86433" w:rsidRPr="00E226E8" w:rsidRDefault="00B17F0B" w:rsidP="00834E29">
      <w:pPr>
        <w:pStyle w:val="Heading2"/>
      </w:pPr>
      <w:bookmarkStart w:id="2609" w:name="_Toc458775734"/>
      <w:bookmarkStart w:id="2610" w:name="_Toc467226150"/>
      <w:r>
        <w:t>Indirect Position and r</w:t>
      </w:r>
      <w:r w:rsidR="00C86433" w:rsidRPr="00E226E8">
        <w:t>iver reference system</w:t>
      </w:r>
      <w:bookmarkEnd w:id="2609"/>
      <w:bookmarkEnd w:id="2610"/>
    </w:p>
    <w:p w14:paraId="3B86D794" w14:textId="6F52D001" w:rsidR="00BD09B2" w:rsidRPr="00D84AFC" w:rsidRDefault="00787BAC" w:rsidP="00BD09B2">
      <w:pPr>
        <w:pStyle w:val="NormalWeb"/>
        <w:jc w:val="both"/>
        <w:rPr>
          <w:highlight w:val="yellow"/>
          <w:lang w:val="en-US"/>
        </w:rPr>
      </w:pPr>
      <w:r w:rsidRPr="00D84AFC">
        <w:rPr>
          <w:highlight w:val="yellow"/>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D84AFC">
        <w:rPr>
          <w:highlight w:val="yellow"/>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flowpath realization of a catchment can be used for linear referencing. This concept of indirect position requires a </w:t>
      </w:r>
      <w:r w:rsidR="00D84AFC">
        <w:rPr>
          <w:highlight w:val="yellow"/>
          <w:lang w:val="en-US"/>
        </w:rPr>
        <w:t>‘</w:t>
      </w:r>
      <w:r w:rsidR="00BD09B2" w:rsidRPr="00D84AFC">
        <w:rPr>
          <w:highlight w:val="yellow"/>
          <w:lang w:val="en-US"/>
        </w:rPr>
        <w:t xml:space="preserve">referencing along a river’ </w:t>
      </w:r>
      <w:r w:rsidR="00D84AFC">
        <w:rPr>
          <w:highlight w:val="yellow"/>
          <w:lang w:val="en-US"/>
        </w:rPr>
        <w:t>providing</w:t>
      </w:r>
      <w:r w:rsidR="00D84AFC" w:rsidRPr="00D84AFC">
        <w:rPr>
          <w:highlight w:val="yellow"/>
          <w:lang w:val="en-US"/>
        </w:rPr>
        <w:t xml:space="preserve"> </w:t>
      </w:r>
      <w:r w:rsidR="00BD09B2" w:rsidRPr="00D84AFC">
        <w:rPr>
          <w:highlight w:val="yellow"/>
          <w:lang w:val="en-US"/>
        </w:rPr>
        <w:t xml:space="preserve">a specific </w:t>
      </w:r>
      <w:r w:rsidR="00D84AFC" w:rsidRPr="00D84AFC">
        <w:rPr>
          <w:highlight w:val="yellow"/>
          <w:lang w:val="en-US"/>
        </w:rPr>
        <w:t>linear</w:t>
      </w:r>
      <w:r w:rsidR="00BD09B2" w:rsidRPr="00D84AFC">
        <w:rPr>
          <w:highlight w:val="yellow"/>
          <w:lang w:val="en-US"/>
        </w:rPr>
        <w:t xml:space="preserve"> coordinate system, and a local datum which defines its origin and direction in relation to the </w:t>
      </w:r>
      <w:r w:rsidR="006C2F5B">
        <w:rPr>
          <w:highlight w:val="yellow"/>
          <w:lang w:val="en-US"/>
        </w:rPr>
        <w:t>linear feature</w:t>
      </w:r>
      <w:r w:rsidR="00BD09B2" w:rsidRPr="00D84AFC">
        <w:rPr>
          <w:highlight w:val="yellow"/>
          <w:lang w:val="en-US"/>
        </w:rPr>
        <w:t>, on which the feature is to be placed</w:t>
      </w:r>
      <w:r w:rsidR="00D84AFC">
        <w:rPr>
          <w:highlight w:val="yellow"/>
          <w:lang w:val="en-US"/>
        </w:rPr>
        <w:t>.</w:t>
      </w:r>
    </w:p>
    <w:p w14:paraId="2DD2EBBA" w14:textId="7BCA9CB3" w:rsidR="00BD09B2" w:rsidRPr="00E226E8" w:rsidRDefault="00BD09B2" w:rsidP="00BD09B2">
      <w:pPr>
        <w:pStyle w:val="Normal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defines a river reference system which has three components: 1) an origin at an inflow or outflow outfall; 2) a shape defined by the flowpath of a catchment that</w:t>
      </w:r>
      <w:r>
        <w:rPr>
          <w:lang w:val="en-US"/>
        </w:rPr>
        <w:t xml:space="preserve"> starts at</w:t>
      </w:r>
      <w:r w:rsidRPr="00E226E8">
        <w:rPr>
          <w:lang w:val="en-US"/>
        </w:rPr>
        <w:t xml:space="preserve"> the origin; and 3) a linear distance or relative (percentage) measure. Each catchment has its own reference system which can be combined as necessary using catchment topology; each river reference system must have one outfall (origin) and one representing flowpath (shape).</w:t>
      </w:r>
    </w:p>
    <w:p w14:paraId="41BDCA52" w14:textId="1C80A6FE" w:rsidR="00B17F0B" w:rsidRDefault="00B17F0B" w:rsidP="00834E29">
      <w:pPr>
        <w:pStyle w:val="Heading3"/>
        <w:rPr>
          <w:highlight w:val="yellow"/>
        </w:rPr>
      </w:pPr>
      <w:bookmarkStart w:id="2611" w:name="_Toc467226151"/>
      <w:r>
        <w:rPr>
          <w:highlight w:val="yellow"/>
        </w:rPr>
        <w:t>Indirect position</w:t>
      </w:r>
      <w:bookmarkEnd w:id="2611"/>
    </w:p>
    <w:p w14:paraId="6C866AC9" w14:textId="705BE158" w:rsidR="00BD09B2" w:rsidRDefault="00BD09B2" w:rsidP="00D819AD">
      <w:pPr>
        <w:jc w:val="both"/>
        <w:rPr>
          <w:highlight w:val="yellow"/>
        </w:rPr>
      </w:pPr>
      <w:r w:rsidRPr="00D819AD">
        <w:rPr>
          <w:highlight w:val="yellow"/>
        </w:rPr>
        <w:t xml:space="preserve">Provided that the network of catchments is realized as network of </w:t>
      </w:r>
      <w:r w:rsidR="00E31C42">
        <w:rPr>
          <w:highlight w:val="yellow"/>
        </w:rPr>
        <w:t xml:space="preserve">its </w:t>
      </w:r>
      <w:r w:rsidRPr="00D819AD">
        <w:rPr>
          <w:highlight w:val="yellow"/>
        </w:rPr>
        <w:t xml:space="preserve">topological realizations, and that </w:t>
      </w:r>
      <w:r w:rsidR="00E31C42">
        <w:rPr>
          <w:highlight w:val="yellow"/>
        </w:rPr>
        <w:t xml:space="preserve">each </w:t>
      </w:r>
      <w:r w:rsidRPr="00D819AD">
        <w:rPr>
          <w:highlight w:val="yellow"/>
        </w:rPr>
        <w:t xml:space="preserve">catchments </w:t>
      </w:r>
      <w:r w:rsidR="00E31C42">
        <w:rPr>
          <w:highlight w:val="yellow"/>
        </w:rPr>
        <w:t>is</w:t>
      </w:r>
      <w:r w:rsidR="00E31C42" w:rsidRPr="00D819AD">
        <w:rPr>
          <w:highlight w:val="yellow"/>
        </w:rPr>
        <w:t xml:space="preserve"> </w:t>
      </w:r>
      <w:r w:rsidRPr="00D819AD">
        <w:rPr>
          <w:highlight w:val="yellow"/>
        </w:rPr>
        <w:t xml:space="preserve">realized as a one-dimensional flowpath, any feature can be located along such a </w:t>
      </w:r>
      <w:r w:rsidR="00E31C42">
        <w:rPr>
          <w:highlight w:val="yellow"/>
        </w:rPr>
        <w:t>‘</w:t>
      </w:r>
      <w:r w:rsidRPr="00D819AD">
        <w:rPr>
          <w:highlight w:val="yellow"/>
        </w:rPr>
        <w:t>linear</w:t>
      </w:r>
      <w:r w:rsidR="00E31C42">
        <w:rPr>
          <w:highlight w:val="yellow"/>
        </w:rPr>
        <w:t>’</w:t>
      </w:r>
      <w:r w:rsidRPr="00D819AD">
        <w:rPr>
          <w:highlight w:val="yellow"/>
        </w:rPr>
        <w:t xml:space="preserve"> realization. This is possible considering that any location on the land surface can be an outfall of a catchment. In this case, the new location is placed as outfall </w:t>
      </w:r>
      <w:r w:rsidR="00ED3501">
        <w:rPr>
          <w:highlight w:val="yellow"/>
        </w:rPr>
        <w:t>node bounding the</w:t>
      </w:r>
      <w:r w:rsidR="00E31C42" w:rsidRPr="00D819AD">
        <w:rPr>
          <w:highlight w:val="yellow"/>
        </w:rPr>
        <w:t xml:space="preserve"> </w:t>
      </w:r>
      <w:r w:rsidRPr="00D819AD">
        <w:rPr>
          <w:highlight w:val="yellow"/>
        </w:rPr>
        <w:t xml:space="preserve">a flowpath </w:t>
      </w:r>
      <w:r w:rsidR="00ED3501">
        <w:rPr>
          <w:highlight w:val="yellow"/>
        </w:rPr>
        <w:t xml:space="preserve">at one side </w:t>
      </w:r>
      <w:r w:rsidRPr="00D819AD">
        <w:rPr>
          <w:highlight w:val="yellow"/>
        </w:rPr>
        <w:t xml:space="preserve">relative to an already established outfall </w:t>
      </w:r>
      <w:r w:rsidR="00ED3501">
        <w:rPr>
          <w:highlight w:val="yellow"/>
        </w:rPr>
        <w:t>node bounding the same</w:t>
      </w:r>
      <w:r w:rsidRPr="00D819AD">
        <w:rPr>
          <w:highlight w:val="yellow"/>
        </w:rPr>
        <w:t xml:space="preserve"> flowpath</w:t>
      </w:r>
      <w:r w:rsidR="00ED3501">
        <w:rPr>
          <w:highlight w:val="yellow"/>
        </w:rPr>
        <w:t xml:space="preserve"> at the other side</w:t>
      </w:r>
      <w:r w:rsidRPr="00D819AD">
        <w:rPr>
          <w:highlight w:val="yellow"/>
        </w:rPr>
        <w:t xml:space="preserve">. </w:t>
      </w:r>
    </w:p>
    <w:p w14:paraId="37F4D3E4" w14:textId="77777777" w:rsidR="00ED3501" w:rsidRDefault="0019707D" w:rsidP="00D819AD">
      <w:pPr>
        <w:jc w:val="both"/>
      </w:pPr>
      <w:r w:rsidRPr="00E31C42">
        <w:rPr>
          <w:highlight w:val="yellow"/>
        </w:rPr>
        <w:t xml:space="preserve">Provided that the location to be placed is declared to be </w:t>
      </w:r>
      <w:r w:rsidR="00E31C42">
        <w:rPr>
          <w:highlight w:val="yellow"/>
        </w:rPr>
        <w:t xml:space="preserve">a new </w:t>
      </w:r>
      <w:r w:rsidRPr="00E31C42">
        <w:rPr>
          <w:highlight w:val="yellow"/>
        </w:rPr>
        <w:t xml:space="preserve">outfall </w:t>
      </w:r>
      <w:r w:rsidR="00E31C42">
        <w:rPr>
          <w:highlight w:val="yellow"/>
        </w:rPr>
        <w:t>in an existing network</w:t>
      </w:r>
      <w:r w:rsidRPr="00E31C42">
        <w:rPr>
          <w:highlight w:val="yellow"/>
        </w:rPr>
        <w:t xml:space="preserve">, </w:t>
      </w:r>
      <w:r w:rsidR="00ED3501">
        <w:rPr>
          <w:highlight w:val="yellow"/>
        </w:rPr>
        <w:t>the</w:t>
      </w:r>
      <w:r w:rsidR="00ED3501" w:rsidRPr="00E31C42">
        <w:rPr>
          <w:highlight w:val="yellow"/>
        </w:rPr>
        <w:t xml:space="preserve"> </w:t>
      </w:r>
      <w:r w:rsidRPr="00E31C42">
        <w:rPr>
          <w:highlight w:val="yellow"/>
        </w:rPr>
        <w:t xml:space="preserve">already existing catchment will be split into catchments upstream and downstream of the ‘new’ </w:t>
      </w:r>
      <w:r w:rsidR="00E31C42">
        <w:rPr>
          <w:highlight w:val="yellow"/>
        </w:rPr>
        <w:t>outfall</w:t>
      </w:r>
      <w:r w:rsidR="00ED3501">
        <w:rPr>
          <w:highlight w:val="yellow"/>
        </w:rPr>
        <w:t xml:space="preserve">, each realized as one-dimensional </w:t>
      </w:r>
      <w:proofErr w:type="gramStart"/>
      <w:r w:rsidR="00ED3501">
        <w:rPr>
          <w:highlight w:val="yellow"/>
        </w:rPr>
        <w:t xml:space="preserve">flowpath </w:t>
      </w:r>
      <w:r w:rsidRPr="00E31C42">
        <w:rPr>
          <w:highlight w:val="yellow"/>
        </w:rPr>
        <w:t>.</w:t>
      </w:r>
      <w:proofErr w:type="gramEnd"/>
      <w:r w:rsidRPr="00E31C42">
        <w:rPr>
          <w:highlight w:val="yellow"/>
        </w:rPr>
        <w:t xml:space="preserve"> The upstream catchment is realized </w:t>
      </w:r>
      <w:r w:rsidR="00ED3501">
        <w:rPr>
          <w:highlight w:val="yellow"/>
        </w:rPr>
        <w:t>as</w:t>
      </w:r>
      <w:r w:rsidR="00ED3501" w:rsidRPr="00E31C42">
        <w:rPr>
          <w:highlight w:val="yellow"/>
        </w:rPr>
        <w:t xml:space="preserve"> </w:t>
      </w:r>
      <w:r w:rsidRPr="00E31C42">
        <w:rPr>
          <w:highlight w:val="yellow"/>
        </w:rPr>
        <w:t xml:space="preserve">a flowpath starting at the </w:t>
      </w:r>
      <w:r w:rsidR="00ED3501">
        <w:rPr>
          <w:highlight w:val="yellow"/>
        </w:rPr>
        <w:t xml:space="preserve">new </w:t>
      </w:r>
      <w:r w:rsidRPr="00E31C42">
        <w:rPr>
          <w:highlight w:val="yellow"/>
        </w:rPr>
        <w:t xml:space="preserve">location to be </w:t>
      </w:r>
      <w:r w:rsidR="00ED3501" w:rsidRPr="00E31C42">
        <w:rPr>
          <w:highlight w:val="yellow"/>
        </w:rPr>
        <w:t>placed and</w:t>
      </w:r>
      <w:r w:rsidRPr="00E31C42">
        <w:rPr>
          <w:highlight w:val="yellow"/>
        </w:rPr>
        <w:t xml:space="preserve"> directed to the already located inflow of the now split catchment; the downstream catchment is realized by a flowpath shape starting at the </w:t>
      </w:r>
      <w:r w:rsidR="00ED3501">
        <w:rPr>
          <w:highlight w:val="yellow"/>
        </w:rPr>
        <w:t>new</w:t>
      </w:r>
      <w:r w:rsidR="00ED3501" w:rsidRPr="00E31C42">
        <w:rPr>
          <w:highlight w:val="yellow"/>
        </w:rPr>
        <w:t xml:space="preserve"> </w:t>
      </w:r>
      <w:r w:rsidRPr="00E31C42">
        <w:rPr>
          <w:highlight w:val="yellow"/>
        </w:rPr>
        <w:t xml:space="preserve">location, but </w:t>
      </w:r>
      <w:r w:rsidR="00ED3501">
        <w:rPr>
          <w:highlight w:val="yellow"/>
        </w:rPr>
        <w:t xml:space="preserve">is </w:t>
      </w:r>
      <w:r w:rsidRPr="00E31C42">
        <w:rPr>
          <w:highlight w:val="yellow"/>
        </w:rPr>
        <w:t>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w:t>
      </w:r>
      <w:r w:rsidRPr="00E226E8">
        <w:t xml:space="preserve"> </w:t>
      </w:r>
    </w:p>
    <w:p w14:paraId="02A981BD" w14:textId="6E180D19" w:rsidR="00D819AD" w:rsidRDefault="009C635D" w:rsidP="00D819AD">
      <w:pPr>
        <w:jc w:val="both"/>
      </w:pPr>
      <w:r>
        <w:fldChar w:fldCharType="begin"/>
      </w:r>
      <w:r>
        <w:instrText xml:space="preserve"> REF _Ref461114335 \h </w:instrText>
      </w:r>
      <w:r>
        <w:fldChar w:fldCharType="separate"/>
      </w:r>
      <w:r w:rsidR="00FD6D0B" w:rsidRPr="00EE2057">
        <w:t xml:space="preserve">Figure </w:t>
      </w:r>
      <w:r w:rsidR="00FD6D0B">
        <w:rPr>
          <w:noProof/>
        </w:rPr>
        <w:t>14</w:t>
      </w:r>
      <w:r>
        <w:fldChar w:fldCharType="end"/>
      </w:r>
      <w:r w:rsidR="00C86433" w:rsidRPr="00E226E8">
        <w:t xml:space="preserve">, and </w:t>
      </w:r>
      <w:r>
        <w:fldChar w:fldCharType="begin"/>
      </w:r>
      <w:r>
        <w:instrText xml:space="preserve"> REF _Ref461114343 \h </w:instrText>
      </w:r>
      <w:r>
        <w:fldChar w:fldCharType="separate"/>
      </w:r>
      <w:r w:rsidR="00F30A25">
        <w:t xml:space="preserve">Figure </w:t>
      </w:r>
      <w:r w:rsidR="00F30A25">
        <w:rPr>
          <w:noProof/>
        </w:rPr>
        <w:t>15</w:t>
      </w:r>
      <w:r>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r w:rsidR="00D819AD" w:rsidRPr="00D819AD">
        <w:t xml:space="preserve"> </w:t>
      </w:r>
    </w:p>
    <w:p w14:paraId="0A6A04CE" w14:textId="77777777" w:rsidR="00D819AD" w:rsidRDefault="00D819AD" w:rsidP="00D819AD">
      <w:pPr>
        <w:jc w:val="both"/>
      </w:pPr>
    </w:p>
    <w:p w14:paraId="63D81C82" w14:textId="2AD940F5" w:rsidR="00C86433" w:rsidRDefault="00C86433" w:rsidP="00450C77">
      <w:pPr>
        <w:pStyle w:val="NormalWeb"/>
        <w:jc w:val="both"/>
      </w:pPr>
    </w:p>
    <w:p w14:paraId="5BF968ED" w14:textId="77777777" w:rsidR="00EE2057" w:rsidRDefault="00EE2057" w:rsidP="00EE2057">
      <w:pPr>
        <w:pStyle w:val="Normal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20329147" w:rsidR="00EE2057" w:rsidRPr="00EE2057" w:rsidRDefault="00EE2057" w:rsidP="00834E29">
      <w:pPr>
        <w:pStyle w:val="OGCFigure"/>
        <w:outlineLvl w:val="0"/>
      </w:pPr>
      <w:bookmarkStart w:id="2612" w:name="_Ref461114335"/>
      <w:bookmarkStart w:id="2613" w:name="_Toc467163152"/>
      <w:r w:rsidRPr="00EE2057">
        <w:t xml:space="preserve">Figure </w:t>
      </w:r>
      <w:r w:rsidR="00C75574">
        <w:fldChar w:fldCharType="begin"/>
      </w:r>
      <w:r w:rsidR="00C75574">
        <w:instrText xml:space="preserve"> SEQ Figure \* ARABIC </w:instrText>
      </w:r>
      <w:r w:rsidR="00C75574">
        <w:fldChar w:fldCharType="separate"/>
      </w:r>
      <w:ins w:id="2614" w:author="Lieberman, Joshua" w:date="2016-11-18T09:55:00Z">
        <w:r w:rsidR="00BC5D5D">
          <w:rPr>
            <w:noProof/>
          </w:rPr>
          <w:t>15</w:t>
        </w:r>
      </w:ins>
      <w:del w:id="2615" w:author="Lieberman, Joshua" w:date="2016-11-18T09:55:00Z">
        <w:r w:rsidR="00FD6D0B" w:rsidDel="00BC5D5D">
          <w:rPr>
            <w:noProof/>
          </w:rPr>
          <w:delText>14</w:delText>
        </w:r>
      </w:del>
      <w:r w:rsidR="00C75574">
        <w:rPr>
          <w:noProof/>
        </w:rPr>
        <w:fldChar w:fldCharType="end"/>
      </w:r>
      <w:bookmarkEnd w:id="2612"/>
      <w:r w:rsidRPr="00EE2057">
        <w:t xml:space="preserve">: Position (yellow dot) </w:t>
      </w:r>
      <w:ins w:id="2616" w:author="Lieberman, Joshua" w:date="2016-11-16T14:52:00Z">
        <w:r w:rsidR="00334D7A">
          <w:t xml:space="preserve">a measured distance </w:t>
        </w:r>
      </w:ins>
      <w:r w:rsidRPr="00EE2057">
        <w:t xml:space="preserve">downstream </w:t>
      </w:r>
      <w:del w:id="2617" w:author="Lieberman, Joshua" w:date="2016-11-16T14:52:00Z">
        <w:r w:rsidRPr="00EE2057" w:rsidDel="00334D7A">
          <w:delText xml:space="preserve">of </w:delText>
        </w:r>
      </w:del>
      <w:ins w:id="2618" w:author="Lieberman, Joshua" w:date="2016-11-16T14:52:00Z">
        <w:r w:rsidR="00334D7A">
          <w:t>from</w:t>
        </w:r>
        <w:r w:rsidR="00334D7A" w:rsidRPr="00EE2057">
          <w:t xml:space="preserve"> </w:t>
        </w:r>
      </w:ins>
      <w:r w:rsidRPr="00EE2057">
        <w:t>a reference point (red dot).</w:t>
      </w:r>
      <w:bookmarkEnd w:id="2613"/>
      <w:del w:id="2619" w:author="Lieberman, Joshua" w:date="2016-11-16T14:52:00Z">
        <w:r w:rsidRPr="00EE2057" w:rsidDel="00334D7A">
          <w:delText xml:space="preserve"> While referenced positions (P) are usually referenced to permanent locations like confluences (r2), they can also be considered to be the outflow of contributing catchment and thus, the origin of a river reference system of their own.</w:delText>
        </w:r>
      </w:del>
    </w:p>
    <w:p w14:paraId="49F9D1D7" w14:textId="51CDB636" w:rsidR="00BC5D5D" w:rsidRDefault="00BC5D5D" w:rsidP="00526406">
      <w:pPr>
        <w:pStyle w:val="Caption"/>
        <w:rPr>
          <w:ins w:id="2620" w:author="Lieberman, Joshua" w:date="2016-11-18T09:55:00Z"/>
          <w:lang w:val="en-US"/>
        </w:rPr>
      </w:pPr>
    </w:p>
    <w:p w14:paraId="5BD41EF7" w14:textId="3188CADC" w:rsidR="00526406" w:rsidRPr="006E2769" w:rsidRDefault="00BC5D5D">
      <w:pPr>
        <w:tabs>
          <w:tab w:val="left" w:pos="1477"/>
        </w:tabs>
        <w:pPrChange w:id="2621" w:author="Lieberman, Joshua" w:date="2016-11-18T09:55:00Z">
          <w:pPr>
            <w:pStyle w:val="Caption"/>
          </w:pPr>
        </w:pPrChange>
      </w:pPr>
      <w:ins w:id="2622" w:author="Lieberman, Joshua" w:date="2016-11-18T09:55:00Z">
        <w:r>
          <w:tab/>
        </w:r>
      </w:ins>
    </w:p>
    <w:p w14:paraId="743452C6" w14:textId="77777777" w:rsidR="00EE2057" w:rsidRDefault="00EE2057" w:rsidP="00EE2057">
      <w:pPr>
        <w:pStyle w:val="Caption"/>
        <w:keepNext/>
      </w:pPr>
      <w:r>
        <w:rPr>
          <w:noProof/>
          <w:lang w:val="en-US"/>
        </w:rPr>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376264BD" w:rsidR="00EE2057" w:rsidRDefault="00EE2057" w:rsidP="00834E29">
      <w:pPr>
        <w:pStyle w:val="OGCFigure"/>
        <w:outlineLvl w:val="0"/>
      </w:pPr>
      <w:bookmarkStart w:id="2623" w:name="_Ref461114343"/>
      <w:bookmarkStart w:id="2624" w:name="_Toc467163153"/>
      <w:r>
        <w:t xml:space="preserve">Figure </w:t>
      </w:r>
      <w:r w:rsidR="00C75574">
        <w:fldChar w:fldCharType="begin"/>
      </w:r>
      <w:r w:rsidR="00C75574">
        <w:instrText xml:space="preserve"> SEQ Figure \* ARABIC </w:instrText>
      </w:r>
      <w:r w:rsidR="00C75574">
        <w:fldChar w:fldCharType="separate"/>
      </w:r>
      <w:ins w:id="2625" w:author="Lieberman, Joshua" w:date="2016-11-18T09:55:00Z">
        <w:r w:rsidR="00BC5D5D">
          <w:rPr>
            <w:noProof/>
          </w:rPr>
          <w:t>16</w:t>
        </w:r>
      </w:ins>
      <w:del w:id="2626" w:author="Lieberman, Joshua" w:date="2016-11-18T09:55:00Z">
        <w:r w:rsidR="00FD6D0B" w:rsidDel="00BC5D5D">
          <w:rPr>
            <w:noProof/>
          </w:rPr>
          <w:delText>15</w:delText>
        </w:r>
      </w:del>
      <w:r w:rsidR="00C75574">
        <w:rPr>
          <w:noProof/>
        </w:rPr>
        <w:fldChar w:fldCharType="end"/>
      </w:r>
      <w:bookmarkEnd w:id="2623"/>
      <w:r>
        <w:t xml:space="preserve">: </w:t>
      </w:r>
      <w:r w:rsidRPr="00526406">
        <w:t xml:space="preserve">Position (yellow dot) </w:t>
      </w:r>
      <w:ins w:id="2627" w:author="Lieberman, Joshua" w:date="2016-11-16T14:52:00Z">
        <w:r w:rsidR="00334D7A">
          <w:t xml:space="preserve">a measured distance </w:t>
        </w:r>
      </w:ins>
      <w:r w:rsidRPr="00526406">
        <w:t>upstream of a reference point (red dot).</w:t>
      </w:r>
      <w:bookmarkEnd w:id="2624"/>
      <w:del w:id="2628" w:author="Lieberman, Joshua" w:date="2016-11-16T14:53:00Z">
        <w:r w:rsidRPr="00526406" w:rsidDel="00334D7A">
          <w:delText xml:space="preserve"> Typically, r1 would be the origin and P, the referenced point; however, the river reference system model allows for the referenced point to be the origin of its own river reference system.</w:delText>
        </w:r>
      </w:del>
    </w:p>
    <w:p w14:paraId="46AB195B" w14:textId="016FEE79" w:rsidR="0019707D" w:rsidRDefault="00526406" w:rsidP="0019707D">
      <w:pPr>
        <w:pStyle w:val="NormalWeb"/>
        <w:jc w:val="both"/>
        <w:rPr>
          <w:lang w:val="en-US"/>
        </w:rPr>
      </w:pPr>
      <w:r w:rsidRPr="0068660C">
        <w:rPr>
          <w:highlight w:val="yellow"/>
          <w:lang w:val="en-US"/>
        </w:rPr>
        <w:t>A</w:t>
      </w:r>
      <w:r w:rsidR="0019707D" w:rsidRPr="0068660C">
        <w:rPr>
          <w:highlight w:val="yellow"/>
          <w:lang w:val="en-US"/>
        </w:rPr>
        <w:t xml:space="preserve">lternatively, the position of a new location can be determined interpolative as a percentage of the known distance between two already located outfalls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 as shown in </w:t>
      </w:r>
      <w:r w:rsidR="00F41705" w:rsidRPr="0068660C">
        <w:rPr>
          <w:highlight w:val="yellow"/>
          <w:lang w:val="en-US"/>
        </w:rPr>
        <w:fldChar w:fldCharType="begin"/>
      </w:r>
      <w:r w:rsidR="00F41705" w:rsidRPr="0068660C">
        <w:rPr>
          <w:highlight w:val="yellow"/>
          <w:lang w:val="en-US"/>
        </w:rPr>
        <w:instrText xml:space="preserve"> REF _Ref460919842 \h </w:instrText>
      </w:r>
      <w:r w:rsidR="00AC7D96" w:rsidRPr="0068660C">
        <w:rPr>
          <w:highlight w:val="yellow"/>
          <w:lang w:val="en-US"/>
        </w:rPr>
        <w:instrText xml:space="preserve"> \* MERGEFORMAT </w:instrText>
      </w:r>
      <w:r w:rsidR="00F41705" w:rsidRPr="0068660C">
        <w:rPr>
          <w:highlight w:val="yellow"/>
          <w:lang w:val="en-US"/>
        </w:rPr>
      </w:r>
      <w:r w:rsidR="00F41705" w:rsidRPr="0068660C">
        <w:rPr>
          <w:highlight w:val="yellow"/>
          <w:lang w:val="en-US"/>
        </w:rPr>
        <w:fldChar w:fldCharType="separate"/>
      </w:r>
      <w:r w:rsidR="0068660C" w:rsidRPr="0068660C">
        <w:rPr>
          <w:highlight w:val="yellow"/>
        </w:rPr>
        <w:t xml:space="preserve">Figure </w:t>
      </w:r>
      <w:r w:rsidR="0068660C" w:rsidRPr="0068660C">
        <w:rPr>
          <w:noProof/>
          <w:highlight w:val="yellow"/>
        </w:rPr>
        <w:t>16</w:t>
      </w:r>
      <w:r w:rsidR="00F41705" w:rsidRPr="0068660C">
        <w:rPr>
          <w:highlight w:val="yellow"/>
          <w:lang w:val="en-US"/>
        </w:rPr>
        <w:fldChar w:fldCharType="end"/>
      </w:r>
      <w:r w:rsidR="0068660C" w:rsidRPr="0068660C">
        <w:rPr>
          <w:highlight w:val="yellow"/>
          <w:lang w:val="en-US"/>
        </w:rPr>
        <w:t xml:space="preserve"> below</w:t>
      </w:r>
      <w:commentRangeStart w:id="2629"/>
      <w:r w:rsidR="0019707D">
        <w:rPr>
          <w:lang w:val="en-US"/>
        </w:rPr>
        <w:t xml:space="preserve">.  </w:t>
      </w:r>
      <w:commentRangeEnd w:id="2629"/>
      <w:r w:rsidR="00E226E8">
        <w:rPr>
          <w:rStyle w:val="CommentReference"/>
          <w:lang w:val="en-US" w:eastAsia="en-US"/>
        </w:rPr>
        <w:commentReference w:id="2629"/>
      </w:r>
    </w:p>
    <w:p w14:paraId="35A31B56" w14:textId="77777777" w:rsidR="0019707D" w:rsidRDefault="0019707D" w:rsidP="00E226E8">
      <w:pPr>
        <w:pStyle w:val="OGCFigure"/>
      </w:pPr>
      <w:r w:rsidRPr="00E226E8">
        <w:rPr>
          <w:noProof/>
        </w:rPr>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p>
    <w:p w14:paraId="68E12E20" w14:textId="08AF40DD" w:rsidR="00DD072F" w:rsidRDefault="0019707D" w:rsidP="0019707D">
      <w:pPr>
        <w:pStyle w:val="Caption"/>
      </w:pPr>
      <w:bookmarkStart w:id="2630" w:name="_Ref460919842"/>
      <w:bookmarkStart w:id="2631" w:name="_Toc467163154"/>
      <w:r w:rsidRPr="00526406">
        <w:rPr>
          <w:highlight w:val="yellow"/>
        </w:rPr>
        <w:t xml:space="preserve">Figure </w:t>
      </w:r>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2632" w:author="Lieberman, Joshua" w:date="2016-11-18T09:55:00Z">
        <w:r w:rsidR="00BC5D5D">
          <w:rPr>
            <w:noProof/>
            <w:highlight w:val="yellow"/>
          </w:rPr>
          <w:t>17</w:t>
        </w:r>
      </w:ins>
      <w:del w:id="2633" w:author="Lieberman, Joshua" w:date="2016-11-18T09:55:00Z">
        <w:r w:rsidR="00FD6D0B" w:rsidDel="00BC5D5D">
          <w:rPr>
            <w:noProof/>
            <w:highlight w:val="yellow"/>
          </w:rPr>
          <w:delText>16</w:delText>
        </w:r>
      </w:del>
      <w:r w:rsidRPr="00526406">
        <w:rPr>
          <w:highlight w:val="yellow"/>
        </w:rPr>
        <w:fldChar w:fldCharType="end"/>
      </w:r>
      <w:bookmarkEnd w:id="2630"/>
      <w:r w:rsidRPr="00526406">
        <w:t>:</w:t>
      </w:r>
      <w:r w:rsidR="00167E1C" w:rsidRPr="00526406">
        <w:t xml:space="preserve"> </w:t>
      </w:r>
      <w:del w:id="2634" w:author="Lieberman, Joshua" w:date="2016-11-16T14:54:00Z">
        <w:r w:rsidR="00167E1C" w:rsidRPr="00526406" w:rsidDel="00334D7A">
          <w:delText>NEW</w:delText>
        </w:r>
        <w:r w:rsidR="00167E1C" w:rsidDel="00334D7A">
          <w:delText xml:space="preserve"> </w:delText>
        </w:r>
        <w:r w:rsidDel="00334D7A">
          <w:delText xml:space="preserve"> </w:delText>
        </w:r>
      </w:del>
      <w:ins w:id="2635" w:author="Lieberman, Joshua" w:date="2016-11-16T14:54:00Z">
        <w:r w:rsidR="00334D7A">
          <w:t xml:space="preserve">Intermediate </w:t>
        </w:r>
      </w:ins>
      <w:commentRangeStart w:id="2636"/>
      <w:r w:rsidR="00DD072F" w:rsidRPr="0019707D">
        <w:rPr>
          <w:highlight w:val="yellow"/>
        </w:rPr>
        <w:t xml:space="preserve">Position (yellow dot) </w:t>
      </w:r>
      <w:ins w:id="2637" w:author="Lieberman, Joshua" w:date="2016-11-16T14:54:00Z">
        <w:r w:rsidR="00334D7A">
          <w:rPr>
            <w:highlight w:val="yellow"/>
          </w:rPr>
          <w:t xml:space="preserve">measured from </w:t>
        </w:r>
      </w:ins>
      <w:del w:id="2638" w:author="Lieberman, Joshua" w:date="2016-11-16T14:54:00Z">
        <w:r w:rsidR="00DD072F" w:rsidRPr="0019707D" w:rsidDel="00334D7A">
          <w:rPr>
            <w:highlight w:val="yellow"/>
          </w:rPr>
          <w:delText>between two a</w:delText>
        </w:r>
      </w:del>
      <w:ins w:id="2639" w:author="Lieberman, Joshua" w:date="2016-11-16T14:54:00Z">
        <w:r w:rsidR="00334D7A">
          <w:rPr>
            <w:highlight w:val="yellow"/>
          </w:rPr>
          <w:t>one</w:t>
        </w:r>
      </w:ins>
      <w:r w:rsidR="00DD072F" w:rsidRPr="0019707D">
        <w:rPr>
          <w:highlight w:val="yellow"/>
        </w:rPr>
        <w:t xml:space="preserve"> reference point</w:t>
      </w:r>
      <w:ins w:id="2640" w:author="Lieberman, Joshua" w:date="2016-11-16T14:54:00Z">
        <w:r w:rsidR="00334D7A">
          <w:rPr>
            <w:highlight w:val="yellow"/>
          </w:rPr>
          <w:t xml:space="preserve"> to another</w:t>
        </w:r>
      </w:ins>
      <w:del w:id="2641" w:author="Lieberman, Joshua" w:date="2016-11-16T14:54:00Z">
        <w:r w:rsidR="00DD072F" w:rsidRPr="0019707D" w:rsidDel="00334D7A">
          <w:rPr>
            <w:highlight w:val="yellow"/>
          </w:rPr>
          <w:delText>s</w:delText>
        </w:r>
      </w:del>
      <w:r w:rsidR="00DD072F" w:rsidRPr="0019707D">
        <w:rPr>
          <w:highlight w:val="yellow"/>
        </w:rPr>
        <w:t xml:space="preserve"> (red dot</w:t>
      </w:r>
      <w:r w:rsidR="00F41705">
        <w:rPr>
          <w:highlight w:val="yellow"/>
        </w:rPr>
        <w:t>s</w:t>
      </w:r>
      <w:r w:rsidR="00DD072F" w:rsidRPr="0019707D">
        <w:rPr>
          <w:highlight w:val="yellow"/>
        </w:rPr>
        <w:t xml:space="preserve">). </w:t>
      </w:r>
      <w:commentRangeEnd w:id="2636"/>
      <w:r w:rsidR="00DD072F" w:rsidRPr="0019707D">
        <w:rPr>
          <w:rStyle w:val="CommentReference"/>
          <w:b w:val="0"/>
          <w:bCs w:val="0"/>
          <w:highlight w:val="yellow"/>
        </w:rPr>
        <w:commentReference w:id="2636"/>
      </w:r>
      <w:bookmarkEnd w:id="2631"/>
    </w:p>
    <w:p w14:paraId="0EF0FA14" w14:textId="77777777" w:rsidR="00DD072F" w:rsidRDefault="00DD072F" w:rsidP="005728BE">
      <w:pPr>
        <w:pStyle w:val="OGCFigure"/>
      </w:pPr>
    </w:p>
    <w:p w14:paraId="325620FD" w14:textId="77777777" w:rsidR="00D819AD" w:rsidRPr="002921AB" w:rsidRDefault="00D819AD" w:rsidP="00D819AD">
      <w:pPr>
        <w:autoSpaceDE w:val="0"/>
        <w:autoSpaceDN w:val="0"/>
        <w:adjustRightInd w:val="0"/>
        <w:spacing w:after="0"/>
        <w:rPr>
          <w:highlight w:val="yellow"/>
          <w:lang w:eastAsia="en-GB"/>
        </w:rPr>
      </w:pPr>
    </w:p>
    <w:p w14:paraId="6F2D2140" w14:textId="54D6696C" w:rsidR="00D12AAB" w:rsidRDefault="002921AB" w:rsidP="009A1DC9">
      <w:pPr>
        <w:jc w:val="both"/>
        <w:rPr>
          <w:highlight w:val="yellow"/>
        </w:rPr>
      </w:pPr>
      <w:r w:rsidRPr="002921AB">
        <w:rPr>
          <w:highlight w:val="yellow"/>
        </w:rPr>
        <w:t xml:space="preserve">The </w:t>
      </w:r>
      <w:r w:rsidR="009A1DC9">
        <w:rPr>
          <w:highlight w:val="yellow"/>
        </w:rPr>
        <w:t>river positioning system</w:t>
      </w:r>
      <w:r w:rsidRPr="002921AB">
        <w:rPr>
          <w:highlight w:val="yellow"/>
        </w:rPr>
        <w:t xml:space="preserve"> </w:t>
      </w:r>
      <w:r w:rsidR="00C57BC3">
        <w:rPr>
          <w:highlight w:val="yellow"/>
        </w:rPr>
        <w:t xml:space="preserve">is </w:t>
      </w:r>
      <w:r w:rsidRPr="002921AB">
        <w:rPr>
          <w:highlight w:val="yellow"/>
        </w:rPr>
        <w:t xml:space="preserve">described </w:t>
      </w:r>
      <w:r w:rsidR="00C57BC3">
        <w:rPr>
          <w:highlight w:val="yellow"/>
        </w:rPr>
        <w:t xml:space="preserve">in detail </w:t>
      </w:r>
      <w:r w:rsidRPr="002921AB">
        <w:rPr>
          <w:highlight w:val="yellow"/>
        </w:rPr>
        <w:t xml:space="preserve">in </w:t>
      </w:r>
      <w:r w:rsidR="009A1DC9">
        <w:rPr>
          <w:highlight w:val="yellow"/>
        </w:rPr>
        <w:t xml:space="preserve">section 7.4.4 of </w:t>
      </w:r>
      <w:r w:rsidRPr="002921AB">
        <w:rPr>
          <w:highlight w:val="yellow"/>
        </w:rPr>
        <w:t>this standard</w:t>
      </w:r>
      <w:r w:rsidR="00C57BC3">
        <w:rPr>
          <w:highlight w:val="yellow"/>
        </w:rPr>
        <w:t xml:space="preserve">. </w:t>
      </w:r>
      <w:proofErr w:type="gramStart"/>
      <w:r w:rsidR="00C57BC3">
        <w:rPr>
          <w:highlight w:val="yellow"/>
        </w:rPr>
        <w:t xml:space="preserve">It </w:t>
      </w:r>
      <w:r w:rsidRPr="002921AB">
        <w:rPr>
          <w:highlight w:val="yellow"/>
        </w:rPr>
        <w:t xml:space="preserve"> corresponds</w:t>
      </w:r>
      <w:proofErr w:type="gramEnd"/>
      <w:r w:rsidRPr="002921AB">
        <w:rPr>
          <w:highlight w:val="yellow"/>
        </w:rPr>
        <w:t xml:space="preserve"> </w:t>
      </w:r>
      <w:r w:rsidR="00C57BC3">
        <w:rPr>
          <w:highlight w:val="yellow"/>
        </w:rPr>
        <w:t xml:space="preserve">generally </w:t>
      </w:r>
      <w:r w:rsidRPr="002921AB">
        <w:rPr>
          <w:highlight w:val="yellow"/>
        </w:rPr>
        <w:t xml:space="preserve">to the </w:t>
      </w:r>
      <w:r w:rsidR="00C57BC3">
        <w:rPr>
          <w:highlight w:val="yellow"/>
        </w:rPr>
        <w:t xml:space="preserve">OGC </w:t>
      </w:r>
      <w:r w:rsidR="009A1DC9">
        <w:rPr>
          <w:highlight w:val="yellow"/>
        </w:rPr>
        <w:t xml:space="preserve">standard model </w:t>
      </w:r>
      <w:r w:rsidR="00C57BC3">
        <w:rPr>
          <w:highlight w:val="yellow"/>
        </w:rPr>
        <w:t>for linear referencing described</w:t>
      </w:r>
      <w:r w:rsidR="00C57BC3" w:rsidRPr="002921AB">
        <w:rPr>
          <w:highlight w:val="yellow"/>
        </w:rPr>
        <w:t xml:space="preserve"> </w:t>
      </w:r>
      <w:r w:rsidRPr="002921AB">
        <w:rPr>
          <w:highlight w:val="yellow"/>
        </w:rPr>
        <w:t xml:space="preserve">within the </w:t>
      </w:r>
      <w:r w:rsidRPr="002921AB">
        <w:rPr>
          <w:rFonts w:eastAsia="MS Mincho"/>
          <w:highlight w:val="yellow"/>
          <w:lang w:val="en-AU"/>
        </w:rPr>
        <w:t xml:space="preserve">OGC Abstract Specification Topic 19, </w:t>
      </w:r>
      <w:r w:rsidRPr="009A1DC9">
        <w:rPr>
          <w:rFonts w:eastAsia="MS Mincho"/>
          <w:highlight w:val="yellow"/>
          <w:lang w:val="en-AU"/>
        </w:rPr>
        <w:t>Linear referencing</w:t>
      </w:r>
      <w:r w:rsidRPr="009A1DC9">
        <w:rPr>
          <w:highlight w:val="yellow"/>
        </w:rPr>
        <w:t xml:space="preserve"> (aka ISO 19148) which is considered as the</w:t>
      </w:r>
      <w:r w:rsidR="00D12AAB">
        <w:rPr>
          <w:highlight w:val="yellow"/>
        </w:rPr>
        <w:t xml:space="preserve"> general framework to assign a position to</w:t>
      </w:r>
      <w:r w:rsidR="009A1DC9">
        <w:rPr>
          <w:highlight w:val="yellow"/>
        </w:rPr>
        <w:t xml:space="preserve"> </w:t>
      </w:r>
      <w:r w:rsidR="00D12AAB">
        <w:rPr>
          <w:highlight w:val="yellow"/>
        </w:rPr>
        <w:t>a</w:t>
      </w:r>
      <w:r w:rsidR="009A1DC9">
        <w:rPr>
          <w:highlight w:val="yellow"/>
        </w:rPr>
        <w:t xml:space="preserve"> catchment’s outfall </w:t>
      </w:r>
      <w:r w:rsidR="00D12AAB">
        <w:rPr>
          <w:highlight w:val="yellow"/>
        </w:rPr>
        <w:t>along the one-dimensional topological realization of the corresponding to the outfall.</w:t>
      </w:r>
    </w:p>
    <w:p w14:paraId="4BF56605" w14:textId="5BB21ACC" w:rsidR="006060E4" w:rsidRPr="00247248" w:rsidRDefault="009A1DC9" w:rsidP="00247248">
      <w:pPr>
        <w:jc w:val="both"/>
        <w:rPr>
          <w:rFonts w:eastAsia="MS Mincho"/>
          <w:highlight w:val="yellow"/>
          <w:lang w:val="en-AU"/>
        </w:rPr>
      </w:pPr>
      <w:r w:rsidRPr="00247248">
        <w:rPr>
          <w:highlight w:val="yellow"/>
        </w:rPr>
        <w:t xml:space="preserve">In terms of the </w:t>
      </w:r>
      <w:r w:rsidR="004E763B">
        <w:rPr>
          <w:highlight w:val="yellow"/>
        </w:rPr>
        <w:t>standard Linear referencing</w:t>
      </w:r>
      <w:r w:rsidR="004E763B" w:rsidRPr="00247248">
        <w:rPr>
          <w:highlight w:val="yellow"/>
        </w:rPr>
        <w:t xml:space="preserve"> </w:t>
      </w:r>
      <w:r w:rsidRPr="00247248">
        <w:rPr>
          <w:highlight w:val="yellow"/>
        </w:rPr>
        <w:t xml:space="preserve">model, </w:t>
      </w:r>
      <w:r w:rsidR="00D12AAB" w:rsidRPr="00247248">
        <w:rPr>
          <w:highlight w:val="yellow"/>
        </w:rPr>
        <w:t xml:space="preserve">the </w:t>
      </w:r>
      <w:r w:rsidR="004E763B">
        <w:rPr>
          <w:highlight w:val="yellow"/>
        </w:rPr>
        <w:t xml:space="preserve">position of the </w:t>
      </w:r>
      <w:r w:rsidR="00D12AAB" w:rsidRPr="00247248">
        <w:rPr>
          <w:highlight w:val="yellow"/>
        </w:rPr>
        <w:t xml:space="preserve">outfall to be placed </w:t>
      </w:r>
      <w:r w:rsidR="00D94C41" w:rsidRPr="00247248">
        <w:rPr>
          <w:highlight w:val="yellow"/>
        </w:rPr>
        <w:t xml:space="preserve">is comparable with the event (feature) occurring somewhere on a locating linear element, </w:t>
      </w:r>
      <w:r w:rsidR="006060E4" w:rsidRPr="00247248">
        <w:rPr>
          <w:highlight w:val="yellow"/>
        </w:rPr>
        <w:t>where it is</w:t>
      </w:r>
      <w:r w:rsidR="00D94C41" w:rsidRPr="00247248">
        <w:rPr>
          <w:highlight w:val="yellow"/>
        </w:rPr>
        <w:t xml:space="preserve"> located either AT a single location or </w:t>
      </w:r>
      <w:r w:rsidR="006060E4" w:rsidRPr="00247248">
        <w:rPr>
          <w:highlight w:val="yellow"/>
        </w:rPr>
        <w:t>between two FROM-TO</w:t>
      </w:r>
      <w:r w:rsidR="00D94C41" w:rsidRPr="00247248">
        <w:rPr>
          <w:highlight w:val="yellow"/>
        </w:rPr>
        <w:t xml:space="preserve"> locations.</w:t>
      </w:r>
      <w:r w:rsidR="006060E4" w:rsidRPr="00247248">
        <w:rPr>
          <w:highlight w:val="yellow"/>
        </w:rPr>
        <w:t xml:space="preserve"> Given this, t</w:t>
      </w:r>
      <w:r w:rsidRPr="00247248">
        <w:rPr>
          <w:highlight w:val="yellow"/>
        </w:rPr>
        <w:t xml:space="preserve">he existing inflow and outflow nodes </w:t>
      </w:r>
      <w:r w:rsidR="006060E4" w:rsidRPr="00247248">
        <w:rPr>
          <w:highlight w:val="yellow"/>
        </w:rPr>
        <w:t xml:space="preserve">may </w:t>
      </w:r>
      <w:r w:rsidRPr="00247248">
        <w:rPr>
          <w:highlight w:val="yellow"/>
        </w:rPr>
        <w:t xml:space="preserve">form </w:t>
      </w:r>
      <w:r w:rsidR="006060E4" w:rsidRPr="00247248">
        <w:rPr>
          <w:highlight w:val="yellow"/>
        </w:rPr>
        <w:t>a</w:t>
      </w:r>
      <w:r w:rsidRPr="00247248">
        <w:rPr>
          <w:highlight w:val="yellow"/>
        </w:rPr>
        <w:t xml:space="preserve"> pair of linearly referenced locations specifying where a feature (event) is located along a locating linear element, here the flowpath, specifying the start and end location of the flowline representing the flowpath.</w:t>
      </w:r>
      <w:r w:rsidR="006060E4" w:rsidRPr="00247248">
        <w:rPr>
          <w:highlight w:val="yellow"/>
        </w:rPr>
        <w:t xml:space="preserve"> </w:t>
      </w:r>
      <w:r w:rsidR="00247248" w:rsidRPr="00247248">
        <w:rPr>
          <w:highlight w:val="yellow"/>
        </w:rPr>
        <w:t>T</w:t>
      </w:r>
      <w:r w:rsidR="006060E4" w:rsidRPr="00247248">
        <w:rPr>
          <w:highlight w:val="yellow"/>
          <w:lang w:eastAsia="en-GB"/>
        </w:rPr>
        <w:t xml:space="preserve">able </w:t>
      </w:r>
      <w:r w:rsidR="008D5284">
        <w:rPr>
          <w:highlight w:val="yellow"/>
          <w:lang w:eastAsia="en-GB"/>
        </w:rPr>
        <w:t xml:space="preserve">1 </w:t>
      </w:r>
      <w:r w:rsidR="00247248" w:rsidRPr="00247248">
        <w:rPr>
          <w:highlight w:val="yellow"/>
          <w:lang w:eastAsia="en-GB"/>
        </w:rPr>
        <w:t>p</w:t>
      </w:r>
      <w:r w:rsidR="00247248" w:rsidRPr="00247248">
        <w:rPr>
          <w:highlight w:val="yellow"/>
        </w:rPr>
        <w:t xml:space="preserve">rovides a descriptive ‘mapping’ </w:t>
      </w:r>
      <w:r w:rsidR="008D5284">
        <w:rPr>
          <w:highlight w:val="yellow"/>
        </w:rPr>
        <w:t xml:space="preserve">intended to provide a basic </w:t>
      </w:r>
      <w:r w:rsidR="00247248" w:rsidRPr="00247248">
        <w:rPr>
          <w:highlight w:val="yellow"/>
        </w:rPr>
        <w:t xml:space="preserve">understanding of </w:t>
      </w:r>
      <w:r w:rsidR="005F1D17">
        <w:rPr>
          <w:highlight w:val="yellow"/>
        </w:rPr>
        <w:t>how the</w:t>
      </w:r>
      <w:r w:rsidR="00247248" w:rsidRPr="00247248">
        <w:rPr>
          <w:highlight w:val="yellow"/>
        </w:rPr>
        <w:t xml:space="preserve"> HY_Features </w:t>
      </w:r>
      <w:r w:rsidR="008D5284">
        <w:rPr>
          <w:highlight w:val="yellow"/>
        </w:rPr>
        <w:t xml:space="preserve">river positioning </w:t>
      </w:r>
      <w:r w:rsidR="005F1D17">
        <w:rPr>
          <w:highlight w:val="yellow"/>
        </w:rPr>
        <w:t>may specify the</w:t>
      </w:r>
      <w:r w:rsidR="00247248" w:rsidRPr="00247248">
        <w:rPr>
          <w:highlight w:val="yellow"/>
        </w:rPr>
        <w:t xml:space="preserve"> OGC Linear</w:t>
      </w:r>
      <w:r w:rsidR="00247248" w:rsidRPr="00247248">
        <w:rPr>
          <w:rFonts w:eastAsia="MS Mincho"/>
          <w:highlight w:val="yellow"/>
          <w:lang w:val="en-AU"/>
        </w:rPr>
        <w:t xml:space="preserve"> referencing model.</w:t>
      </w:r>
    </w:p>
    <w:p w14:paraId="006DF3BD" w14:textId="5236D6B1" w:rsidR="00247248" w:rsidRDefault="00247248" w:rsidP="00247248">
      <w:pPr>
        <w:pStyle w:val="OGCtableheader"/>
        <w:jc w:val="both"/>
      </w:pPr>
      <w:bookmarkStart w:id="2642" w:name="_Toc467227278"/>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sidRPr="00247248">
        <w:rPr>
          <w:noProof/>
          <w:highlight w:val="yellow"/>
        </w:rPr>
        <w:t>1</w:t>
      </w:r>
      <w:r w:rsidRPr="00247248">
        <w:rPr>
          <w:noProof/>
          <w:highlight w:val="yellow"/>
        </w:rPr>
        <w:fldChar w:fldCharType="end"/>
      </w:r>
      <w:r w:rsidRPr="00247248">
        <w:rPr>
          <w:highlight w:val="yellow"/>
        </w:rPr>
        <w:t>: HY_Features concepts comparable with the OGC Linear</w:t>
      </w:r>
      <w:r w:rsidRPr="00247248">
        <w:rPr>
          <w:rFonts w:eastAsia="MS Mincho"/>
          <w:highlight w:val="yellow"/>
          <w:lang w:val="en-AU"/>
        </w:rPr>
        <w:t xml:space="preserve"> referencing model</w:t>
      </w:r>
      <w:bookmarkEnd w:id="2642"/>
    </w:p>
    <w:tbl>
      <w:tblPr>
        <w:tblStyle w:val="TableGrid"/>
        <w:tblW w:w="5000" w:type="pct"/>
        <w:tblLook w:val="06A0" w:firstRow="1" w:lastRow="0" w:firstColumn="1" w:lastColumn="0" w:noHBand="1" w:noVBand="1"/>
      </w:tblPr>
      <w:tblGrid>
        <w:gridCol w:w="2923"/>
        <w:gridCol w:w="3623"/>
        <w:gridCol w:w="2310"/>
      </w:tblGrid>
      <w:tr w:rsidR="00E06F66" w:rsidRPr="00D7735B" w14:paraId="32CF4283" w14:textId="77777777" w:rsidTr="00AB6BBE">
        <w:tc>
          <w:tcPr>
            <w:tcW w:w="1650" w:type="pct"/>
            <w:shd w:val="clear" w:color="auto" w:fill="F2F2F2" w:themeFill="background1" w:themeFillShade="F2"/>
            <w:hideMark/>
          </w:tcPr>
          <w:p w14:paraId="14AF1273" w14:textId="06CB6108" w:rsidR="00F8795C" w:rsidRPr="00AB6BBE" w:rsidRDefault="00F8795C" w:rsidP="001B151F">
            <w:pPr>
              <w:spacing w:after="0"/>
              <w:rPr>
                <w:b/>
                <w:bCs/>
                <w:highlight w:val="yellow"/>
              </w:rPr>
            </w:pPr>
            <w:r w:rsidRPr="00AB6BBE">
              <w:rPr>
                <w:b/>
                <w:bCs/>
                <w:highlight w:val="yellow"/>
              </w:rPr>
              <w:t xml:space="preserve">HY_Features </w:t>
            </w:r>
            <w:r w:rsidR="001B151F" w:rsidRPr="00AB6BBE">
              <w:rPr>
                <w:b/>
                <w:bCs/>
                <w:highlight w:val="yellow"/>
              </w:rPr>
              <w:t>concept</w:t>
            </w:r>
          </w:p>
        </w:tc>
        <w:tc>
          <w:tcPr>
            <w:tcW w:w="2046" w:type="pct"/>
            <w:hideMark/>
          </w:tcPr>
          <w:p w14:paraId="1B63894A" w14:textId="5F48A573" w:rsidR="00F8795C" w:rsidRPr="00AB6BBE" w:rsidRDefault="0002492A" w:rsidP="0002492A">
            <w:pPr>
              <w:spacing w:after="0"/>
              <w:jc w:val="center"/>
              <w:rPr>
                <w:b/>
                <w:bCs/>
                <w:highlight w:val="yellow"/>
              </w:rPr>
            </w:pPr>
            <w:r w:rsidRPr="00AB6BBE">
              <w:rPr>
                <w:b/>
                <w:bCs/>
                <w:highlight w:val="yellow"/>
              </w:rPr>
              <w:t xml:space="preserve">Description </w:t>
            </w:r>
          </w:p>
        </w:tc>
        <w:tc>
          <w:tcPr>
            <w:tcW w:w="1304" w:type="pct"/>
            <w:hideMark/>
          </w:tcPr>
          <w:p w14:paraId="5496A89C" w14:textId="57F4B6AA" w:rsidR="00F8795C" w:rsidRPr="00AB6BBE" w:rsidRDefault="0002492A" w:rsidP="001B151F">
            <w:pPr>
              <w:spacing w:after="0"/>
              <w:jc w:val="center"/>
              <w:rPr>
                <w:b/>
                <w:bCs/>
                <w:highlight w:val="yellow"/>
              </w:rPr>
            </w:pPr>
            <w:r w:rsidRPr="00AB6BBE">
              <w:rPr>
                <w:b/>
                <w:bCs/>
                <w:highlight w:val="yellow"/>
              </w:rPr>
              <w:t>OGC L</w:t>
            </w:r>
            <w:r w:rsidR="001B151F" w:rsidRPr="00AB6BBE">
              <w:rPr>
                <w:b/>
                <w:bCs/>
                <w:highlight w:val="yellow"/>
              </w:rPr>
              <w:t>R concept</w:t>
            </w:r>
          </w:p>
        </w:tc>
      </w:tr>
      <w:tr w:rsidR="001B151F" w:rsidRPr="0068660C" w14:paraId="088298FF" w14:textId="77777777" w:rsidTr="00AB6BBE">
        <w:tc>
          <w:tcPr>
            <w:tcW w:w="1650" w:type="pct"/>
            <w:shd w:val="clear" w:color="auto" w:fill="F2F2F2" w:themeFill="background1" w:themeFillShade="F2"/>
          </w:tcPr>
          <w:p w14:paraId="770AB4B1" w14:textId="37DF45B8" w:rsidR="001B151F" w:rsidRPr="00AB6BBE" w:rsidRDefault="00E06F66" w:rsidP="00BC4757">
            <w:pPr>
              <w:spacing w:after="0"/>
              <w:rPr>
                <w:bCs/>
                <w:highlight w:val="yellow"/>
              </w:rPr>
            </w:pPr>
            <w:r w:rsidRPr="00AB6BBE">
              <w:rPr>
                <w:bCs/>
                <w:highlight w:val="yellow"/>
              </w:rPr>
              <w:t>RiverReferenceS</w:t>
            </w:r>
            <w:r w:rsidR="001B151F" w:rsidRPr="00AB6BBE">
              <w:rPr>
                <w:bCs/>
                <w:highlight w:val="yellow"/>
              </w:rPr>
              <w:t>ystem</w:t>
            </w:r>
            <w:r w:rsidR="00AC5977" w:rsidRPr="00AB6BBE">
              <w:rPr>
                <w:bCs/>
                <w:highlight w:val="yellow"/>
              </w:rPr>
              <w:t xml:space="preserve"> (associates </w:t>
            </w:r>
            <w:r w:rsidR="00BC4757" w:rsidRPr="00AB6BBE">
              <w:rPr>
                <w:bCs/>
                <w:highlight w:val="yellow"/>
              </w:rPr>
              <w:t xml:space="preserve">the located-start </w:t>
            </w:r>
            <w:r w:rsidR="00AC5977" w:rsidRPr="00AB6BBE">
              <w:rPr>
                <w:bCs/>
                <w:highlight w:val="yellow"/>
              </w:rPr>
              <w:t>datum</w:t>
            </w:r>
            <w:r w:rsidR="00BC4757" w:rsidRPr="00AB6BBE">
              <w:rPr>
                <w:bCs/>
                <w:highlight w:val="yellow"/>
              </w:rPr>
              <w:t xml:space="preserve">, </w:t>
            </w:r>
            <w:r w:rsidR="00AC5977" w:rsidRPr="00AB6BBE">
              <w:rPr>
                <w:bCs/>
                <w:highlight w:val="yellow"/>
              </w:rPr>
              <w:t xml:space="preserve">and the </w:t>
            </w:r>
            <w:r w:rsidR="00BC4757" w:rsidRPr="00AB6BBE">
              <w:rPr>
                <w:bCs/>
                <w:highlight w:val="yellow"/>
              </w:rPr>
              <w:t>linear-</w:t>
            </w:r>
            <w:r w:rsidR="00AC5977" w:rsidRPr="00AB6BBE">
              <w:rPr>
                <w:bCs/>
                <w:highlight w:val="yellow"/>
              </w:rPr>
              <w:t>element</w:t>
            </w:r>
            <w:r w:rsidR="00BC4757" w:rsidRPr="00AB6BBE">
              <w:rPr>
                <w:bCs/>
                <w:highlight w:val="yellow"/>
              </w:rPr>
              <w:t xml:space="preserve"> shape</w:t>
            </w:r>
            <w:r w:rsidR="00AC5977" w:rsidRPr="00AB6BBE">
              <w:rPr>
                <w:bCs/>
                <w:highlight w:val="yellow"/>
              </w:rPr>
              <w:t xml:space="preserve">) </w:t>
            </w:r>
          </w:p>
        </w:tc>
        <w:tc>
          <w:tcPr>
            <w:tcW w:w="2046" w:type="pct"/>
          </w:tcPr>
          <w:p w14:paraId="70C2DB97" w14:textId="062673F2" w:rsidR="001B151F" w:rsidRPr="008D5284" w:rsidRDefault="001B151F" w:rsidP="00AC5977">
            <w:pPr>
              <w:pStyle w:val="NormalWeb"/>
              <w:jc w:val="both"/>
              <w:rPr>
                <w:bCs/>
                <w:highlight w:val="yellow"/>
              </w:rPr>
            </w:pPr>
            <w:r w:rsidRPr="00AB6BBE">
              <w:rPr>
                <w:highlight w:val="yellow"/>
                <w:lang w:val="en-US"/>
              </w:rPr>
              <w:t>linear coordinate system</w:t>
            </w:r>
            <w:r w:rsidR="005556CC" w:rsidRPr="00AB6BBE">
              <w:rPr>
                <w:highlight w:val="yellow"/>
                <w:lang w:val="en-US"/>
              </w:rPr>
              <w:t xml:space="preserve"> whose axis is </w:t>
            </w:r>
            <w:r w:rsidR="005556CC" w:rsidRPr="00181AFC">
              <w:rPr>
                <w:highlight w:val="yellow"/>
                <w:lang w:val="en-US"/>
              </w:rPr>
              <w:t>the one-dimensional flowpath along which the feature is placed</w:t>
            </w:r>
            <w:r w:rsidRPr="0068660C">
              <w:rPr>
                <w:highlight w:val="yellow"/>
                <w:lang w:val="en-US"/>
              </w:rPr>
              <w:t xml:space="preserve">, </w:t>
            </w:r>
            <w:r w:rsidR="005556CC" w:rsidRPr="0068660C">
              <w:rPr>
                <w:highlight w:val="yellow"/>
                <w:lang w:val="en-US"/>
              </w:rPr>
              <w:t xml:space="preserve">and whose </w:t>
            </w:r>
            <w:r w:rsidRPr="0068660C">
              <w:rPr>
                <w:highlight w:val="yellow"/>
                <w:lang w:val="en-US"/>
              </w:rPr>
              <w:t xml:space="preserve">origin and direction </w:t>
            </w:r>
            <w:r w:rsidR="00BD3066" w:rsidRPr="0068660C">
              <w:rPr>
                <w:highlight w:val="yellow"/>
                <w:lang w:val="en-US"/>
              </w:rPr>
              <w:t xml:space="preserve">is defined </w:t>
            </w:r>
            <w:r w:rsidRPr="0068660C">
              <w:rPr>
                <w:highlight w:val="yellow"/>
                <w:lang w:val="en-US"/>
              </w:rPr>
              <w:t xml:space="preserve">in relation to the </w:t>
            </w:r>
            <w:r w:rsidR="005556CC" w:rsidRPr="0068660C">
              <w:rPr>
                <w:highlight w:val="yellow"/>
                <w:lang w:val="en-US"/>
              </w:rPr>
              <w:t>catchment realized by the flowpath</w:t>
            </w:r>
            <w:r w:rsidRPr="0068660C">
              <w:rPr>
                <w:highlight w:val="yellow"/>
                <w:lang w:val="en-US"/>
              </w:rPr>
              <w:t xml:space="preserve">, </w:t>
            </w:r>
          </w:p>
        </w:tc>
        <w:tc>
          <w:tcPr>
            <w:tcW w:w="1304" w:type="pct"/>
          </w:tcPr>
          <w:p w14:paraId="7E6F2244" w14:textId="480B3EDA" w:rsidR="001B151F" w:rsidRPr="008D5284" w:rsidRDefault="001B151F" w:rsidP="0002492A">
            <w:pPr>
              <w:spacing w:after="0"/>
              <w:jc w:val="center"/>
              <w:rPr>
                <w:bCs/>
                <w:highlight w:val="yellow"/>
              </w:rPr>
            </w:pPr>
          </w:p>
        </w:tc>
      </w:tr>
      <w:tr w:rsidR="00E06F66" w:rsidRPr="00D7735B" w14:paraId="592C50A5" w14:textId="77777777" w:rsidTr="00AB6BBE">
        <w:tc>
          <w:tcPr>
            <w:tcW w:w="1650" w:type="pct"/>
            <w:shd w:val="clear" w:color="auto" w:fill="F2F2F2" w:themeFill="background1" w:themeFillShade="F2"/>
          </w:tcPr>
          <w:p w14:paraId="54376D43" w14:textId="031988CC" w:rsidR="00F8795C" w:rsidRPr="008D5284" w:rsidRDefault="00BF7F33" w:rsidP="00E76006">
            <w:pPr>
              <w:spacing w:after="0"/>
              <w:rPr>
                <w:highlight w:val="yellow"/>
              </w:rPr>
            </w:pPr>
            <w:r w:rsidRPr="008D5284">
              <w:rPr>
                <w:highlight w:val="yellow"/>
              </w:rPr>
              <w:t>I</w:t>
            </w:r>
            <w:r w:rsidR="00E06F66" w:rsidRPr="008D5284">
              <w:rPr>
                <w:highlight w:val="yellow"/>
              </w:rPr>
              <w:t>ndirectP</w:t>
            </w:r>
            <w:r w:rsidR="00C57BC3" w:rsidRPr="008D5284">
              <w:rPr>
                <w:highlight w:val="yellow"/>
              </w:rPr>
              <w:t>osition</w:t>
            </w:r>
            <w:r w:rsidR="001B151F" w:rsidRPr="008D5284">
              <w:rPr>
                <w:highlight w:val="yellow"/>
              </w:rPr>
              <w:t xml:space="preserve"> (associates the river reference system</w:t>
            </w:r>
            <w:r w:rsidR="00DC1B1D">
              <w:rPr>
                <w:highlight w:val="yellow"/>
              </w:rPr>
              <w:t xml:space="preserve"> and the reference location</w:t>
            </w:r>
            <w:r w:rsidR="001B151F" w:rsidRPr="008D5284">
              <w:rPr>
                <w:highlight w:val="yellow"/>
              </w:rPr>
              <w:t>)</w:t>
            </w:r>
          </w:p>
        </w:tc>
        <w:tc>
          <w:tcPr>
            <w:tcW w:w="2046" w:type="pct"/>
          </w:tcPr>
          <w:p w14:paraId="6D677CBA" w14:textId="2BF3D0F2" w:rsidR="00F8795C" w:rsidRPr="008D5284" w:rsidRDefault="00A12536" w:rsidP="00A12536">
            <w:pPr>
              <w:spacing w:after="0"/>
              <w:rPr>
                <w:highlight w:val="yellow"/>
              </w:rPr>
            </w:pPr>
            <w:r>
              <w:rPr>
                <w:highlight w:val="yellow"/>
              </w:rPr>
              <w:t>p</w:t>
            </w:r>
            <w:r w:rsidR="0002492A" w:rsidRPr="008D5284">
              <w:rPr>
                <w:highlight w:val="yellow"/>
              </w:rPr>
              <w:t>osition</w:t>
            </w:r>
            <w:r>
              <w:rPr>
                <w:highlight w:val="yellow"/>
              </w:rPr>
              <w:t xml:space="preserve"> (of</w:t>
            </w:r>
            <w:r w:rsidR="00DC1B1D">
              <w:rPr>
                <w:highlight w:val="yellow"/>
              </w:rPr>
              <w:t xml:space="preserve"> the outfall to be paced</w:t>
            </w:r>
            <w:r>
              <w:rPr>
                <w:highlight w:val="yellow"/>
              </w:rPr>
              <w:t>)</w:t>
            </w:r>
            <w:r w:rsidR="0002492A" w:rsidRPr="008D5284">
              <w:rPr>
                <w:highlight w:val="yellow"/>
              </w:rPr>
              <w:t xml:space="preserve"> </w:t>
            </w:r>
            <w:r w:rsidR="002D61AE" w:rsidRPr="008D5284">
              <w:rPr>
                <w:highlight w:val="yellow"/>
              </w:rPr>
              <w:t>‘</w:t>
            </w:r>
            <w:r w:rsidR="0002492A" w:rsidRPr="008D5284">
              <w:rPr>
                <w:highlight w:val="yellow"/>
              </w:rPr>
              <w:t>occurring</w:t>
            </w:r>
            <w:r w:rsidR="002D61AE" w:rsidRPr="008D5284">
              <w:rPr>
                <w:highlight w:val="yellow"/>
              </w:rPr>
              <w:t>’</w:t>
            </w:r>
            <w:r w:rsidR="0002492A" w:rsidRPr="008D5284">
              <w:rPr>
                <w:highlight w:val="yellow"/>
              </w:rPr>
              <w:t xml:space="preserve"> relative to a </w:t>
            </w:r>
            <w:r w:rsidR="00B804D8" w:rsidRPr="008D5284">
              <w:rPr>
                <w:highlight w:val="yellow"/>
              </w:rPr>
              <w:t xml:space="preserve">reference location </w:t>
            </w:r>
            <w:r w:rsidR="0002492A" w:rsidRPr="008D5284">
              <w:rPr>
                <w:highlight w:val="yellow"/>
              </w:rPr>
              <w:t xml:space="preserve">along </w:t>
            </w:r>
            <w:r w:rsidR="00B804D8" w:rsidRPr="008D5284">
              <w:rPr>
                <w:highlight w:val="yellow"/>
              </w:rPr>
              <w:t>the flowpath (linear element)</w:t>
            </w:r>
            <w:r w:rsidR="00DC1B1D">
              <w:rPr>
                <w:highlight w:val="yellow"/>
              </w:rPr>
              <w:t xml:space="preserve"> </w:t>
            </w:r>
          </w:p>
        </w:tc>
        <w:tc>
          <w:tcPr>
            <w:tcW w:w="1304" w:type="pct"/>
          </w:tcPr>
          <w:p w14:paraId="3CE157C9" w14:textId="15431769" w:rsidR="0002492A" w:rsidRPr="008D5284" w:rsidRDefault="00AC5977" w:rsidP="0002492A">
            <w:pPr>
              <w:spacing w:after="0"/>
              <w:rPr>
                <w:highlight w:val="yellow"/>
              </w:rPr>
            </w:pPr>
            <w:r w:rsidRPr="008D5284">
              <w:rPr>
                <w:highlight w:val="yellow"/>
              </w:rPr>
              <w:t>e</w:t>
            </w:r>
            <w:r w:rsidR="0002492A" w:rsidRPr="008D5284">
              <w:rPr>
                <w:highlight w:val="yellow"/>
              </w:rPr>
              <w:t>vent (feature)</w:t>
            </w:r>
            <w:r w:rsidRPr="008D5284">
              <w:rPr>
                <w:highlight w:val="yellow"/>
              </w:rPr>
              <w:t xml:space="preserve"> occurring along a linear element</w:t>
            </w:r>
            <w:r w:rsidR="00E06F66" w:rsidRPr="008D5284">
              <w:rPr>
                <w:highlight w:val="yellow"/>
              </w:rPr>
              <w:t xml:space="preserve"> located relative to a referent</w:t>
            </w:r>
          </w:p>
          <w:p w14:paraId="3628E029" w14:textId="06A1245E" w:rsidR="00F8795C" w:rsidRPr="008D5284" w:rsidRDefault="00F8795C" w:rsidP="0002492A">
            <w:pPr>
              <w:spacing w:after="0"/>
              <w:rPr>
                <w:highlight w:val="yellow"/>
              </w:rPr>
            </w:pPr>
          </w:p>
        </w:tc>
      </w:tr>
      <w:tr w:rsidR="001B151F" w:rsidRPr="00D7735B" w14:paraId="1A9A7733" w14:textId="77777777" w:rsidTr="00AB6BBE">
        <w:tc>
          <w:tcPr>
            <w:tcW w:w="1650" w:type="pct"/>
            <w:shd w:val="clear" w:color="auto" w:fill="F2F2F2" w:themeFill="background1" w:themeFillShade="F2"/>
          </w:tcPr>
          <w:p w14:paraId="6EA0BC3C" w14:textId="50043375" w:rsidR="002D61AE" w:rsidRPr="008D5284" w:rsidRDefault="002D61AE" w:rsidP="00AC5977">
            <w:pPr>
              <w:spacing w:after="0"/>
              <w:rPr>
                <w:highlight w:val="yellow"/>
              </w:rPr>
            </w:pPr>
            <w:r w:rsidRPr="008D5284">
              <w:rPr>
                <w:highlight w:val="yellow"/>
              </w:rPr>
              <w:t xml:space="preserve">Outfall </w:t>
            </w:r>
            <w:r w:rsidR="001B151F" w:rsidRPr="008D5284">
              <w:rPr>
                <w:highlight w:val="yellow"/>
              </w:rPr>
              <w:t xml:space="preserve">(associates </w:t>
            </w:r>
            <w:r w:rsidR="00AC5977" w:rsidRPr="008D5284">
              <w:rPr>
                <w:highlight w:val="yellow"/>
              </w:rPr>
              <w:t>a relative</w:t>
            </w:r>
            <w:r w:rsidR="001B151F" w:rsidRPr="008D5284">
              <w:rPr>
                <w:highlight w:val="yellow"/>
              </w:rPr>
              <w:t xml:space="preserve"> position)</w:t>
            </w:r>
          </w:p>
        </w:tc>
        <w:tc>
          <w:tcPr>
            <w:tcW w:w="2046" w:type="pct"/>
          </w:tcPr>
          <w:p w14:paraId="2762402F" w14:textId="62D2B8AC" w:rsidR="00B804D8" w:rsidRPr="008D5284" w:rsidRDefault="002D61AE" w:rsidP="00BC4757">
            <w:pPr>
              <w:spacing w:after="0"/>
              <w:rPr>
                <w:highlight w:val="yellow"/>
              </w:rPr>
            </w:pPr>
            <w:r w:rsidRPr="008D5284">
              <w:rPr>
                <w:highlight w:val="yellow"/>
              </w:rPr>
              <w:t xml:space="preserve">located </w:t>
            </w:r>
            <w:r w:rsidR="00180C2B" w:rsidRPr="008D5284">
              <w:rPr>
                <w:highlight w:val="yellow"/>
              </w:rPr>
              <w:t>outfall</w:t>
            </w:r>
            <w:r w:rsidRPr="008D5284">
              <w:rPr>
                <w:highlight w:val="yellow"/>
              </w:rPr>
              <w:t xml:space="preserve"> AT which, </w:t>
            </w:r>
            <w:r w:rsidR="00B804D8" w:rsidRPr="008D5284">
              <w:rPr>
                <w:highlight w:val="yellow"/>
              </w:rPr>
              <w:t xml:space="preserve">or </w:t>
            </w:r>
            <w:r w:rsidRPr="008D5284">
              <w:rPr>
                <w:highlight w:val="yellow"/>
              </w:rPr>
              <w:t>FROM</w:t>
            </w:r>
            <w:r w:rsidR="00180C2B" w:rsidRPr="008D5284">
              <w:rPr>
                <w:highlight w:val="yellow"/>
              </w:rPr>
              <w:t xml:space="preserve"> </w:t>
            </w:r>
            <w:r w:rsidRPr="008D5284">
              <w:rPr>
                <w:highlight w:val="yellow"/>
              </w:rPr>
              <w:t>which a position is assigned along the flowpath</w:t>
            </w:r>
            <w:r w:rsidR="00B804D8" w:rsidRPr="008D5284">
              <w:rPr>
                <w:highlight w:val="yellow"/>
              </w:rPr>
              <w:t>;</w:t>
            </w:r>
            <w:r w:rsidR="00BC4757" w:rsidRPr="008D5284">
              <w:rPr>
                <w:highlight w:val="yellow"/>
              </w:rPr>
              <w:t xml:space="preserve"> </w:t>
            </w:r>
            <w:r w:rsidR="00B804D8" w:rsidRPr="008D5284">
              <w:rPr>
                <w:highlight w:val="yellow"/>
              </w:rPr>
              <w:t xml:space="preserve">the outfall </w:t>
            </w:r>
            <w:r w:rsidR="00180C2B" w:rsidRPr="008D5284">
              <w:rPr>
                <w:highlight w:val="yellow"/>
              </w:rPr>
              <w:t>sets up</w:t>
            </w:r>
            <w:r w:rsidR="00B804D8" w:rsidRPr="008D5284">
              <w:rPr>
                <w:highlight w:val="yellow"/>
              </w:rPr>
              <w:t xml:space="preserve"> the origin of the </w:t>
            </w:r>
            <w:r w:rsidR="001C1C57" w:rsidRPr="008D5284">
              <w:rPr>
                <w:highlight w:val="yellow"/>
              </w:rPr>
              <w:t xml:space="preserve">river </w:t>
            </w:r>
            <w:r w:rsidR="00B804D8" w:rsidRPr="008D5284">
              <w:rPr>
                <w:highlight w:val="yellow"/>
              </w:rPr>
              <w:t>reference system of which the flowpath forms the axis</w:t>
            </w:r>
          </w:p>
        </w:tc>
        <w:tc>
          <w:tcPr>
            <w:tcW w:w="1304" w:type="pct"/>
          </w:tcPr>
          <w:p w14:paraId="7F45249C" w14:textId="7B529997" w:rsidR="002D61AE" w:rsidRPr="008D5284" w:rsidRDefault="00AC5977" w:rsidP="00180C2B">
            <w:pPr>
              <w:spacing w:after="0"/>
              <w:rPr>
                <w:highlight w:val="yellow"/>
              </w:rPr>
            </w:pPr>
            <w:r w:rsidRPr="008D5284">
              <w:rPr>
                <w:highlight w:val="yellow"/>
              </w:rPr>
              <w:t>already located</w:t>
            </w:r>
            <w:r w:rsidR="002D61AE" w:rsidRPr="008D5284">
              <w:rPr>
                <w:highlight w:val="yellow"/>
              </w:rPr>
              <w:t xml:space="preserve"> feature </w:t>
            </w:r>
            <w:r w:rsidRPr="008D5284">
              <w:rPr>
                <w:highlight w:val="yellow"/>
              </w:rPr>
              <w:t xml:space="preserve">(referent) AT, </w:t>
            </w:r>
            <w:r w:rsidR="00180C2B" w:rsidRPr="008D5284">
              <w:rPr>
                <w:highlight w:val="yellow"/>
              </w:rPr>
              <w:t>o</w:t>
            </w:r>
            <w:r w:rsidRPr="008D5284">
              <w:rPr>
                <w:highlight w:val="yellow"/>
              </w:rPr>
              <w:t>r FROM</w:t>
            </w:r>
            <w:r w:rsidR="00180C2B" w:rsidRPr="008D5284">
              <w:rPr>
                <w:highlight w:val="yellow"/>
              </w:rPr>
              <w:t>-TO</w:t>
            </w:r>
            <w:r w:rsidRPr="008D5284">
              <w:rPr>
                <w:highlight w:val="yellow"/>
              </w:rPr>
              <w:t xml:space="preserve"> which an event feature is located along </w:t>
            </w:r>
            <w:r w:rsidR="00180C2B" w:rsidRPr="008D5284">
              <w:rPr>
                <w:highlight w:val="yellow"/>
              </w:rPr>
              <w:t>the linear feature</w:t>
            </w:r>
          </w:p>
        </w:tc>
      </w:tr>
      <w:tr w:rsidR="001B151F" w:rsidRPr="00D7735B" w14:paraId="372EE826" w14:textId="77777777" w:rsidTr="00AB6BBE">
        <w:tc>
          <w:tcPr>
            <w:tcW w:w="1650" w:type="pct"/>
            <w:shd w:val="clear" w:color="auto" w:fill="F2F2F2" w:themeFill="background1" w:themeFillShade="F2"/>
          </w:tcPr>
          <w:p w14:paraId="27CBF074" w14:textId="06F807E4" w:rsidR="00B804D8" w:rsidRPr="008D5284" w:rsidRDefault="00B804D8" w:rsidP="00E76006">
            <w:pPr>
              <w:spacing w:after="0"/>
              <w:rPr>
                <w:highlight w:val="yellow"/>
              </w:rPr>
            </w:pPr>
            <w:r w:rsidRPr="008D5284">
              <w:rPr>
                <w:highlight w:val="yellow"/>
              </w:rPr>
              <w:t>OutfallRealization</w:t>
            </w:r>
            <w:r w:rsidR="001B151F" w:rsidRPr="008D5284">
              <w:rPr>
                <w:highlight w:val="yellow"/>
              </w:rPr>
              <w:t xml:space="preserve"> (associates the realized outfall)</w:t>
            </w:r>
          </w:p>
        </w:tc>
        <w:tc>
          <w:tcPr>
            <w:tcW w:w="2046" w:type="pct"/>
          </w:tcPr>
          <w:p w14:paraId="75488259" w14:textId="5AEB1383" w:rsidR="00B804D8" w:rsidRPr="008D5284" w:rsidRDefault="001C1C57" w:rsidP="00E76006">
            <w:pPr>
              <w:spacing w:after="0"/>
              <w:rPr>
                <w:highlight w:val="yellow"/>
              </w:rPr>
            </w:pPr>
            <w:r w:rsidRPr="008D5284">
              <w:rPr>
                <w:highlight w:val="yellow"/>
              </w:rPr>
              <w:t>already existing</w:t>
            </w:r>
            <w:r w:rsidR="00BC4757" w:rsidRPr="008D5284">
              <w:rPr>
                <w:highlight w:val="yellow"/>
              </w:rPr>
              <w:t xml:space="preserve"> (real</w:t>
            </w:r>
            <w:r w:rsidR="00B804D8" w:rsidRPr="008D5284">
              <w:rPr>
                <w:highlight w:val="yellow"/>
              </w:rPr>
              <w:t xml:space="preserve">) outfall used as reference location relative to which the position is assigned;  </w:t>
            </w:r>
          </w:p>
          <w:p w14:paraId="4E2E9129" w14:textId="61A554E5" w:rsidR="001B151F" w:rsidRPr="008D5284" w:rsidRDefault="001B151F" w:rsidP="001B151F">
            <w:pPr>
              <w:spacing w:after="0"/>
              <w:rPr>
                <w:highlight w:val="yellow"/>
              </w:rPr>
            </w:pPr>
          </w:p>
        </w:tc>
        <w:tc>
          <w:tcPr>
            <w:tcW w:w="1304" w:type="pct"/>
          </w:tcPr>
          <w:p w14:paraId="6B83B7CB" w14:textId="43F30A43" w:rsidR="00B804D8" w:rsidRPr="008D5284" w:rsidRDefault="00180C2B" w:rsidP="00E76006">
            <w:pPr>
              <w:spacing w:after="0"/>
              <w:rPr>
                <w:highlight w:val="yellow"/>
              </w:rPr>
            </w:pPr>
            <w:r w:rsidRPr="008D5284">
              <w:rPr>
                <w:highlight w:val="yellow"/>
              </w:rPr>
              <w:t>already located feature (referent) AT, TO or FROM which an event feature is located along the linear feature</w:t>
            </w:r>
          </w:p>
        </w:tc>
      </w:tr>
      <w:tr w:rsidR="001B151F" w:rsidRPr="00D7735B" w14:paraId="74A4CE8A" w14:textId="77777777" w:rsidTr="00AB6BBE">
        <w:tc>
          <w:tcPr>
            <w:tcW w:w="1650" w:type="pct"/>
            <w:shd w:val="clear" w:color="auto" w:fill="F2F2F2" w:themeFill="background1" w:themeFillShade="F2"/>
          </w:tcPr>
          <w:p w14:paraId="68AB6A55" w14:textId="690E0CDF" w:rsidR="0002492A" w:rsidRPr="008D5284" w:rsidRDefault="0002492A" w:rsidP="001C1C57">
            <w:pPr>
              <w:spacing w:after="0"/>
              <w:rPr>
                <w:highlight w:val="yellow"/>
              </w:rPr>
            </w:pPr>
            <w:r w:rsidRPr="008D5284">
              <w:rPr>
                <w:highlight w:val="yellow"/>
              </w:rPr>
              <w:t>Flowpath</w:t>
            </w:r>
            <w:r w:rsidR="002D61AE" w:rsidRPr="008D5284">
              <w:rPr>
                <w:highlight w:val="yellow"/>
              </w:rPr>
              <w:t xml:space="preserve"> (</w:t>
            </w:r>
            <w:r w:rsidR="001C1C57" w:rsidRPr="008D5284">
              <w:rPr>
                <w:highlight w:val="yellow"/>
              </w:rPr>
              <w:t>associates the realized catchment</w:t>
            </w:r>
            <w:r w:rsidR="002D61AE" w:rsidRPr="008D5284">
              <w:rPr>
                <w:highlight w:val="yellow"/>
              </w:rPr>
              <w:t>)</w:t>
            </w:r>
            <w:r w:rsidRPr="008D5284">
              <w:rPr>
                <w:highlight w:val="yellow"/>
              </w:rPr>
              <w:t xml:space="preserve"> </w:t>
            </w:r>
          </w:p>
        </w:tc>
        <w:tc>
          <w:tcPr>
            <w:tcW w:w="2046" w:type="pct"/>
          </w:tcPr>
          <w:p w14:paraId="587509C7" w14:textId="635BE158" w:rsidR="0002492A" w:rsidRPr="008D5284" w:rsidRDefault="00BC4757" w:rsidP="00E76006">
            <w:pPr>
              <w:spacing w:after="0"/>
              <w:rPr>
                <w:highlight w:val="yellow"/>
              </w:rPr>
            </w:pPr>
            <w:r w:rsidRPr="008D5284">
              <w:rPr>
                <w:highlight w:val="yellow"/>
              </w:rPr>
              <w:t xml:space="preserve">one-dimensional flowpath </w:t>
            </w:r>
            <w:r w:rsidR="0002492A" w:rsidRPr="008D5284">
              <w:rPr>
                <w:highlight w:val="yellow"/>
              </w:rPr>
              <w:t>along which a position is assigned</w:t>
            </w:r>
            <w:r w:rsidRPr="008D5284">
              <w:rPr>
                <w:highlight w:val="yellow"/>
              </w:rPr>
              <w:t xml:space="preserve"> to an outfall, between two outfalls; the flowpath forms the axis of the reference system whose datum is defined by the realized catchment </w:t>
            </w:r>
          </w:p>
          <w:p w14:paraId="439DDD47" w14:textId="5329FE18" w:rsidR="0002492A" w:rsidRPr="008D5284" w:rsidRDefault="0002492A" w:rsidP="00E76006">
            <w:pPr>
              <w:spacing w:after="0"/>
              <w:rPr>
                <w:highlight w:val="yellow"/>
              </w:rPr>
            </w:pPr>
          </w:p>
        </w:tc>
        <w:tc>
          <w:tcPr>
            <w:tcW w:w="1304" w:type="pct"/>
          </w:tcPr>
          <w:p w14:paraId="1A3EC1FD" w14:textId="76EFE1F2" w:rsidR="0002492A" w:rsidRPr="008D5284" w:rsidRDefault="00E06F66" w:rsidP="006845DB">
            <w:pPr>
              <w:spacing w:after="0"/>
              <w:rPr>
                <w:highlight w:val="yellow"/>
              </w:rPr>
            </w:pPr>
            <w:r w:rsidRPr="008D5284">
              <w:rPr>
                <w:highlight w:val="yellow"/>
              </w:rPr>
              <w:t xml:space="preserve">locating (linear) feature along which an event is located </w:t>
            </w:r>
          </w:p>
        </w:tc>
      </w:tr>
      <w:tr w:rsidR="00AB6BBE" w:rsidRPr="00D7735B" w14:paraId="5BFDCE74" w14:textId="77777777" w:rsidTr="00AB6BBE">
        <w:tc>
          <w:tcPr>
            <w:tcW w:w="1650" w:type="pct"/>
            <w:shd w:val="clear" w:color="auto" w:fill="F2F2F2" w:themeFill="background1" w:themeFillShade="F2"/>
          </w:tcPr>
          <w:p w14:paraId="5D54BDA0" w14:textId="2B570800" w:rsidR="0002492A" w:rsidRPr="008D5284" w:rsidRDefault="00E06F66" w:rsidP="00AB6BBE">
            <w:pPr>
              <w:spacing w:after="0"/>
              <w:rPr>
                <w:highlight w:val="yellow"/>
              </w:rPr>
            </w:pPr>
            <w:r w:rsidRPr="008D5284">
              <w:rPr>
                <w:highlight w:val="yellow"/>
              </w:rPr>
              <w:t>DistanceToRef</w:t>
            </w:r>
            <w:r w:rsidR="00AB6BBE" w:rsidRPr="008D5284">
              <w:rPr>
                <w:highlight w:val="yellow"/>
              </w:rPr>
              <w:t>eren</w:t>
            </w:r>
            <w:r w:rsidRPr="008D5284">
              <w:rPr>
                <w:highlight w:val="yellow"/>
              </w:rPr>
              <w:t>t</w:t>
            </w:r>
          </w:p>
        </w:tc>
        <w:tc>
          <w:tcPr>
            <w:tcW w:w="2046" w:type="pct"/>
          </w:tcPr>
          <w:p w14:paraId="16FB93F9" w14:textId="48B031E4" w:rsidR="0002492A" w:rsidRPr="008D5284" w:rsidRDefault="00AB6BBE" w:rsidP="00AB6BBE">
            <w:pPr>
              <w:spacing w:after="0"/>
              <w:rPr>
                <w:highlight w:val="yellow"/>
              </w:rPr>
            </w:pPr>
            <w:r w:rsidRPr="008D5284">
              <w:rPr>
                <w:highlight w:val="yellow"/>
              </w:rPr>
              <w:t>Data type, ‘measure’ expressing the indirect position as an absolute value</w:t>
            </w:r>
          </w:p>
        </w:tc>
        <w:tc>
          <w:tcPr>
            <w:tcW w:w="1304" w:type="pct"/>
          </w:tcPr>
          <w:p w14:paraId="4C68652A" w14:textId="21CC3ABA" w:rsidR="0002492A" w:rsidRPr="008D5284" w:rsidRDefault="007F416C" w:rsidP="00E76006">
            <w:pPr>
              <w:spacing w:after="0"/>
              <w:rPr>
                <w:highlight w:val="yellow"/>
              </w:rPr>
            </w:pPr>
            <w:r>
              <w:rPr>
                <w:highlight w:val="yellow"/>
              </w:rPr>
              <w:t xml:space="preserve">(absolute) measure of distance </w:t>
            </w:r>
          </w:p>
        </w:tc>
      </w:tr>
      <w:tr w:rsidR="001B151F" w:rsidRPr="00D7735B" w14:paraId="1BF5BAA2" w14:textId="77777777" w:rsidTr="00AB6BBE">
        <w:tc>
          <w:tcPr>
            <w:tcW w:w="1650" w:type="pct"/>
            <w:shd w:val="clear" w:color="auto" w:fill="F2F2F2" w:themeFill="background1" w:themeFillShade="F2"/>
          </w:tcPr>
          <w:p w14:paraId="20105296" w14:textId="15C9F81C" w:rsidR="005F1D17" w:rsidRPr="008D5284" w:rsidRDefault="00AB6BBE" w:rsidP="00E76006">
            <w:pPr>
              <w:spacing w:after="0"/>
              <w:rPr>
                <w:highlight w:val="yellow"/>
              </w:rPr>
            </w:pPr>
            <w:r w:rsidRPr="008D5284">
              <w:rPr>
                <w:highlight w:val="yellow"/>
              </w:rPr>
              <w:t>RelativePosition</w:t>
            </w:r>
          </w:p>
        </w:tc>
        <w:tc>
          <w:tcPr>
            <w:tcW w:w="2046" w:type="pct"/>
          </w:tcPr>
          <w:p w14:paraId="2D3D02E9" w14:textId="2A76CF32" w:rsidR="005F1D17" w:rsidRPr="008D5284" w:rsidRDefault="00AB6BBE" w:rsidP="00AB6BBE">
            <w:pPr>
              <w:spacing w:after="0"/>
              <w:rPr>
                <w:highlight w:val="yellow"/>
              </w:rPr>
            </w:pPr>
            <w:r w:rsidRPr="008D5284">
              <w:rPr>
                <w:highlight w:val="yellow"/>
              </w:rPr>
              <w:t>Data type, ‘measure’ expressing the indirect position interpolative as percentage, or descriptive</w:t>
            </w:r>
          </w:p>
        </w:tc>
        <w:tc>
          <w:tcPr>
            <w:tcW w:w="1304" w:type="pct"/>
          </w:tcPr>
          <w:p w14:paraId="18A563E3" w14:textId="32F5B7EE" w:rsidR="005F1D17" w:rsidRPr="008D5284" w:rsidRDefault="007F416C" w:rsidP="00E76006">
            <w:pPr>
              <w:spacing w:after="0"/>
              <w:rPr>
                <w:highlight w:val="yellow"/>
              </w:rPr>
            </w:pPr>
            <w:r>
              <w:rPr>
                <w:highlight w:val="yellow"/>
              </w:rPr>
              <w:t>(interpolative) measure of distance</w:t>
            </w:r>
          </w:p>
        </w:tc>
      </w:tr>
      <w:tr w:rsidR="00E06F66" w:rsidRPr="00D7735B" w14:paraId="114435C9" w14:textId="77777777" w:rsidTr="00AB6BBE">
        <w:tc>
          <w:tcPr>
            <w:tcW w:w="1650" w:type="pct"/>
            <w:shd w:val="clear" w:color="auto" w:fill="F2F2F2" w:themeFill="background1" w:themeFillShade="F2"/>
          </w:tcPr>
          <w:p w14:paraId="05DE6317" w14:textId="730E3EA9" w:rsidR="00F8795C" w:rsidRPr="008D5284" w:rsidRDefault="00AB6BBE" w:rsidP="00E76006">
            <w:pPr>
              <w:spacing w:after="0"/>
              <w:rPr>
                <w:highlight w:val="yellow"/>
              </w:rPr>
            </w:pPr>
            <w:r w:rsidRPr="008D5284">
              <w:rPr>
                <w:highlight w:val="yellow"/>
              </w:rPr>
              <w:t>RelativePositionDescription</w:t>
            </w:r>
          </w:p>
        </w:tc>
        <w:tc>
          <w:tcPr>
            <w:tcW w:w="2046" w:type="pct"/>
          </w:tcPr>
          <w:p w14:paraId="3F8C1843" w14:textId="24786EAB" w:rsidR="00F8795C" w:rsidRPr="008D5284" w:rsidRDefault="00AB6BBE" w:rsidP="00AB6BBE">
            <w:pPr>
              <w:spacing w:after="0"/>
              <w:rPr>
                <w:highlight w:val="yellow"/>
              </w:rPr>
            </w:pPr>
            <w:r w:rsidRPr="008D5284">
              <w:rPr>
                <w:highlight w:val="yellow"/>
              </w:rPr>
              <w:t xml:space="preserve">Code list, terms expressing the offset from the assigned position </w:t>
            </w:r>
          </w:p>
        </w:tc>
        <w:tc>
          <w:tcPr>
            <w:tcW w:w="1304" w:type="pct"/>
          </w:tcPr>
          <w:p w14:paraId="7C8B90F0" w14:textId="65FA3A41" w:rsidR="00F8795C" w:rsidRPr="008D5284" w:rsidRDefault="007F416C" w:rsidP="00E76006">
            <w:pPr>
              <w:spacing w:after="0"/>
              <w:rPr>
                <w:highlight w:val="yellow"/>
              </w:rPr>
            </w:pPr>
            <w:r>
              <w:rPr>
                <w:highlight w:val="yellow"/>
              </w:rPr>
              <w:t xml:space="preserve">offset (partly) </w:t>
            </w:r>
          </w:p>
        </w:tc>
      </w:tr>
    </w:tbl>
    <w:p w14:paraId="43760CD0" w14:textId="77777777" w:rsidR="006C61CD" w:rsidRPr="004618DA" w:rsidRDefault="006C61CD" w:rsidP="006C61CD">
      <w:pPr>
        <w:pStyle w:val="Heading3"/>
        <w:rPr>
          <w:highlight w:val="yellow"/>
        </w:rPr>
      </w:pPr>
      <w:bookmarkStart w:id="2643" w:name="_Toc467226152"/>
      <w:r>
        <w:rPr>
          <w:highlight w:val="yellow"/>
        </w:rPr>
        <w:t>River reference system</w:t>
      </w:r>
      <w:bookmarkEnd w:id="2643"/>
    </w:p>
    <w:p w14:paraId="09152E8B" w14:textId="7B0C0609" w:rsidR="00833485" w:rsidRDefault="006C61CD" w:rsidP="006C61CD">
      <w:pPr>
        <w:pStyle w:val="NormalWeb"/>
        <w:jc w:val="both"/>
        <w:rPr>
          <w:highlight w:val="yellow"/>
          <w:lang w:val="en-US"/>
        </w:rPr>
      </w:pPr>
      <w:r w:rsidRPr="00B17F0B">
        <w:rPr>
          <w:highlight w:val="yellow"/>
          <w:lang w:val="en-US"/>
        </w:rPr>
        <w:t xml:space="preserve">This standard defines a simple linear river reference system </w:t>
      </w:r>
      <w:r w:rsidR="00833485">
        <w:rPr>
          <w:highlight w:val="yellow"/>
          <w:lang w:val="en-US"/>
        </w:rPr>
        <w:t xml:space="preserve">using the one-dimensional realization of a catchment </w:t>
      </w:r>
      <w:r w:rsidRPr="00B17F0B">
        <w:rPr>
          <w:highlight w:val="yellow"/>
          <w:lang w:val="en-US"/>
        </w:rPr>
        <w:t xml:space="preserve">as its shape and the outfall of the </w:t>
      </w:r>
      <w:r w:rsidR="00833485">
        <w:rPr>
          <w:highlight w:val="yellow"/>
          <w:lang w:val="en-US"/>
        </w:rPr>
        <w:t xml:space="preserve">realized </w:t>
      </w:r>
      <w:r w:rsidRPr="00B17F0B">
        <w:rPr>
          <w:highlight w:val="yellow"/>
          <w:lang w:val="en-US"/>
        </w:rPr>
        <w:t xml:space="preserve">catchment as its origin. </w:t>
      </w:r>
      <w:r w:rsidR="000F2E21">
        <w:rPr>
          <w:highlight w:val="yellow"/>
          <w:lang w:val="en-US"/>
        </w:rPr>
        <w:t>Recognizing</w:t>
      </w:r>
      <w:r w:rsidRPr="00B17F0B">
        <w:rPr>
          <w:highlight w:val="yellow"/>
          <w:lang w:val="en-US"/>
        </w:rPr>
        <w:t xml:space="preserve"> the feature of interest as outfall of a corresponding catchment, the unknown position of this outfall can be determined relative to an </w:t>
      </w:r>
      <w:r w:rsidR="00833485">
        <w:rPr>
          <w:highlight w:val="yellow"/>
          <w:lang w:val="en-US"/>
        </w:rPr>
        <w:t xml:space="preserve">already existing </w:t>
      </w:r>
      <w:r w:rsidRPr="00B17F0B">
        <w:rPr>
          <w:highlight w:val="yellow"/>
          <w:lang w:val="en-US"/>
        </w:rPr>
        <w:t xml:space="preserve">outfall </w:t>
      </w:r>
      <w:r w:rsidR="000F2E21">
        <w:rPr>
          <w:highlight w:val="yellow"/>
          <w:lang w:val="en-US"/>
        </w:rPr>
        <w:t xml:space="preserve">used as reference location. </w:t>
      </w:r>
    </w:p>
    <w:p w14:paraId="6683CA33" w14:textId="77777777" w:rsidR="004C77EE" w:rsidRDefault="006C61CD" w:rsidP="006C61CD">
      <w:pPr>
        <w:pStyle w:val="NormalWeb"/>
        <w:jc w:val="both"/>
        <w:rPr>
          <w:highlight w:val="yellow"/>
          <w:lang w:val="en-US"/>
        </w:rPr>
      </w:pPr>
      <w:r w:rsidRPr="00B17F0B">
        <w:rPr>
          <w:highlight w:val="yellow"/>
          <w:lang w:val="en-US"/>
        </w:rPr>
        <w:t xml:space="preserve">Each outfall is potentially the origin of </w:t>
      </w:r>
      <w:r w:rsidR="00833485">
        <w:rPr>
          <w:highlight w:val="yellow"/>
          <w:lang w:val="en-US"/>
        </w:rPr>
        <w:t>a</w:t>
      </w:r>
      <w:r w:rsidRPr="00B17F0B">
        <w:rPr>
          <w:highlight w:val="yellow"/>
          <w:lang w:val="en-US"/>
        </w:rPr>
        <w:t xml:space="preserve"> river reference system </w:t>
      </w:r>
      <w:r w:rsidR="00833485">
        <w:rPr>
          <w:highlight w:val="yellow"/>
          <w:lang w:val="en-US"/>
        </w:rPr>
        <w:t xml:space="preserve">owned by the realized catchment </w:t>
      </w:r>
      <w:r w:rsidRPr="00B17F0B">
        <w:rPr>
          <w:highlight w:val="yellow"/>
          <w:lang w:val="en-US"/>
        </w:rPr>
        <w:t xml:space="preserve">and uses the flowpath </w:t>
      </w:r>
      <w:r w:rsidR="000F2E21">
        <w:rPr>
          <w:highlight w:val="yellow"/>
          <w:lang w:val="en-US"/>
        </w:rPr>
        <w:t>realization</w:t>
      </w:r>
      <w:r w:rsidR="000F2E21" w:rsidRPr="00B17F0B">
        <w:rPr>
          <w:highlight w:val="yellow"/>
          <w:lang w:val="en-US"/>
        </w:rPr>
        <w:t xml:space="preserve"> as </w:t>
      </w:r>
      <w:r w:rsidR="000F2E21">
        <w:rPr>
          <w:highlight w:val="yellow"/>
          <w:lang w:val="en-US"/>
        </w:rPr>
        <w:t>axis</w:t>
      </w:r>
      <w:r w:rsidR="000F2E21" w:rsidRPr="00B17F0B">
        <w:rPr>
          <w:highlight w:val="yellow"/>
          <w:lang w:val="en-US"/>
        </w:rPr>
        <w:t xml:space="preserve">. </w:t>
      </w:r>
      <w:r w:rsidR="00833485">
        <w:rPr>
          <w:highlight w:val="yellow"/>
          <w:lang w:val="en-US"/>
        </w:rPr>
        <w:t xml:space="preserve">The orientation of the </w:t>
      </w:r>
      <w:r w:rsidR="000F2E21">
        <w:rPr>
          <w:highlight w:val="yellow"/>
          <w:lang w:val="en-US"/>
        </w:rPr>
        <w:t xml:space="preserve">flowpath </w:t>
      </w:r>
      <w:r w:rsidR="00833485">
        <w:rPr>
          <w:highlight w:val="yellow"/>
          <w:lang w:val="en-US"/>
        </w:rPr>
        <w:t xml:space="preserve">axis is </w:t>
      </w:r>
      <w:r w:rsidR="00714D78">
        <w:rPr>
          <w:highlight w:val="yellow"/>
          <w:lang w:val="en-US"/>
        </w:rPr>
        <w:t xml:space="preserve">always </w:t>
      </w:r>
      <w:r w:rsidR="000F2E21">
        <w:rPr>
          <w:highlight w:val="yellow"/>
          <w:lang w:val="en-US"/>
        </w:rPr>
        <w:t>from origin towards</w:t>
      </w:r>
      <w:r w:rsidR="000F2E21" w:rsidRPr="00B17F0B">
        <w:rPr>
          <w:highlight w:val="yellow"/>
          <w:lang w:val="en-US"/>
        </w:rPr>
        <w:t xml:space="preserve"> </w:t>
      </w:r>
      <w:r w:rsidR="000F2E21">
        <w:rPr>
          <w:highlight w:val="yellow"/>
          <w:lang w:val="en-US"/>
        </w:rPr>
        <w:t xml:space="preserve">the reference location, and always </w:t>
      </w:r>
      <w:r w:rsidR="004C77EE">
        <w:rPr>
          <w:highlight w:val="yellow"/>
          <w:lang w:val="en-US"/>
        </w:rPr>
        <w:t xml:space="preserve">declared </w:t>
      </w:r>
      <w:r w:rsidR="000F2E21">
        <w:rPr>
          <w:highlight w:val="yellow"/>
          <w:lang w:val="en-US"/>
        </w:rPr>
        <w:t xml:space="preserve">in relation to the catchment realized by the flowpath. </w:t>
      </w:r>
      <w:r w:rsidR="004C77EE">
        <w:rPr>
          <w:highlight w:val="yellow"/>
          <w:lang w:val="en-US"/>
        </w:rPr>
        <w:t xml:space="preserve">This given, the river reference system defined by a </w:t>
      </w:r>
      <w:r w:rsidR="00714D78">
        <w:rPr>
          <w:highlight w:val="yellow"/>
          <w:lang w:val="en-US"/>
        </w:rPr>
        <w:t xml:space="preserve">contributing catchment </w:t>
      </w:r>
      <w:r w:rsidR="004C77EE">
        <w:rPr>
          <w:highlight w:val="yellow"/>
          <w:lang w:val="en-US"/>
        </w:rPr>
        <w:t>has an origin at outflow node and flowpath directed towards the inflow node upstream</w:t>
      </w:r>
      <w:r w:rsidR="00714D78">
        <w:rPr>
          <w:highlight w:val="yellow"/>
          <w:lang w:val="en-US"/>
        </w:rPr>
        <w:t xml:space="preserve">, </w:t>
      </w:r>
      <w:r w:rsidR="004C77EE">
        <w:rPr>
          <w:highlight w:val="yellow"/>
          <w:lang w:val="en-US"/>
        </w:rPr>
        <w:t xml:space="preserve">vice versa a receiving catchment sets up an origin at inflow node from where the flowpath is directed to the outflow node downstream. </w:t>
      </w:r>
    </w:p>
    <w:p w14:paraId="104F2226" w14:textId="45F5D35E" w:rsidR="00CE2BEB" w:rsidRDefault="006C61CD" w:rsidP="00181AFC">
      <w:pPr>
        <w:pStyle w:val="NormalWeb"/>
        <w:jc w:val="both"/>
        <w:rPr>
          <w:lang w:val="en-US"/>
        </w:rPr>
      </w:pPr>
      <w:r w:rsidRPr="00B17F0B">
        <w:rPr>
          <w:highlight w:val="yellow"/>
          <w:lang w:val="en-US"/>
        </w:rPr>
        <w:t>The position is provided as the distance (length) of the curve representing the flowpath between both outfalls, or as percentage of the entire distance. In order to use an interpolative (percentage along a flowpath) linear referencing method, the flowpath used as the river reference system's shape must be bounded by an inflow and outflow node, whereby one of these must be the origin.</w:t>
      </w:r>
    </w:p>
    <w:p w14:paraId="3E1C45E3" w14:textId="1B7197C0" w:rsidR="0068660C" w:rsidRPr="0068660C" w:rsidRDefault="0068660C" w:rsidP="00181AFC">
      <w:pPr>
        <w:pStyle w:val="NormalWeb"/>
        <w:jc w:val="both"/>
        <w:rPr>
          <w:lang w:val="en-US"/>
        </w:rPr>
      </w:pPr>
      <w:r w:rsidRPr="0068660C">
        <w:rPr>
          <w:highlight w:val="yellow"/>
        </w:rPr>
        <w:t>The HY_</w:t>
      </w:r>
      <w:proofErr w:type="gramStart"/>
      <w:r w:rsidRPr="0068660C">
        <w:rPr>
          <w:highlight w:val="yellow"/>
        </w:rPr>
        <w:t>RiverReferenceSystem ,</w:t>
      </w:r>
      <w:proofErr w:type="gramEnd"/>
      <w:r w:rsidRPr="0068660C">
        <w:rPr>
          <w:highlight w:val="yellow"/>
        </w:rPr>
        <w:t xml:space="preserve"> HY_IndirectPosition feature types defined to reflect the positioning ‘along a river’, as well as the data types HY_DistanceToReferent and HY_RelativePosition and HY_RelativePositionDescirption code list are described in section 7.4.4 of this standard.</w:t>
      </w:r>
    </w:p>
    <w:p w14:paraId="0F79605F" w14:textId="61C82376" w:rsidR="00327231" w:rsidRPr="004F5D4B" w:rsidDel="00BC5D5D" w:rsidRDefault="009B0454" w:rsidP="00834E29">
      <w:pPr>
        <w:pStyle w:val="Heading2"/>
        <w:rPr>
          <w:del w:id="2644" w:author="Lieberman, Joshua" w:date="2016-11-18T09:51:00Z"/>
          <w:highlight w:val="yellow"/>
        </w:rPr>
      </w:pPr>
      <w:bookmarkStart w:id="2645" w:name="_Toc458775735"/>
      <w:del w:id="2646" w:author="Lieberman, Joshua" w:date="2016-11-18T09:51:00Z">
        <w:r w:rsidDel="00BC5D5D">
          <w:rPr>
            <w:highlight w:val="yellow"/>
          </w:rPr>
          <w:delText xml:space="preserve">Surface water hydrology </w:delText>
        </w:r>
        <w:r w:rsidR="00327231" w:rsidRPr="004F5D4B" w:rsidDel="00BC5D5D">
          <w:rPr>
            <w:highlight w:val="yellow"/>
          </w:rPr>
          <w:delText>networks</w:delText>
        </w:r>
        <w:bookmarkEnd w:id="2645"/>
      </w:del>
    </w:p>
    <w:p w14:paraId="44DA567A" w14:textId="55829D66" w:rsidR="00D21FE6" w:rsidRPr="004F5D4B" w:rsidDel="00BC5D5D" w:rsidRDefault="00D21FE6" w:rsidP="00D21FE6">
      <w:pPr>
        <w:pStyle w:val="NormalWeb"/>
        <w:jc w:val="both"/>
        <w:rPr>
          <w:del w:id="2647" w:author="Lieberman, Joshua" w:date="2016-11-18T09:51:00Z"/>
          <w:highlight w:val="yellow"/>
          <w:lang w:val="en-US"/>
        </w:rPr>
      </w:pPr>
      <w:del w:id="2648" w:author="Lieberman, Joshua" w:date="2016-11-18T09:51:00Z">
        <w:r w:rsidRPr="004F5D4B" w:rsidDel="00BC5D5D">
          <w:rPr>
            <w:highlight w:val="yellow"/>
            <w:lang w:val="en-US"/>
          </w:rPr>
          <w:delTex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these by defining separate realizations of the catchment and outfall concepts which may be </w:delText>
        </w:r>
        <w:r w:rsidR="00100CB3" w:rsidRPr="004F5D4B" w:rsidDel="00BC5D5D">
          <w:rPr>
            <w:highlight w:val="yellow"/>
            <w:lang w:val="en-US"/>
          </w:rPr>
          <w:delText xml:space="preserve">represented as </w:delText>
        </w:r>
        <w:r w:rsidRPr="004F5D4B" w:rsidDel="00BC5D5D">
          <w:rPr>
            <w:highlight w:val="yellow"/>
            <w:lang w:val="en-US"/>
          </w:rPr>
          <w:delText xml:space="preserve">simple points, lines, or polygons, and may be complex aggregate networks made up of collections of point, line, or polygon representations. The need to support such collections across scales is supported through the general concept of the Hydro Network described below. </w:delText>
        </w:r>
      </w:del>
    </w:p>
    <w:p w14:paraId="073454A0" w14:textId="68AD4212" w:rsidR="00D21FE6" w:rsidRPr="004F5D4B" w:rsidDel="00BC5D5D" w:rsidRDefault="00D21FE6" w:rsidP="00D21FE6">
      <w:pPr>
        <w:pStyle w:val="NormalWeb"/>
        <w:jc w:val="both"/>
        <w:rPr>
          <w:del w:id="2649" w:author="Lieberman, Joshua" w:date="2016-11-18T09:51:00Z"/>
          <w:highlight w:val="yellow"/>
          <w:lang w:val="en-US"/>
        </w:rPr>
      </w:pPr>
      <w:del w:id="2650" w:author="Lieberman, Joshua" w:date="2016-11-18T09:51:00Z">
        <w:r w:rsidRPr="004F5D4B" w:rsidDel="00BC5D5D">
          <w:rPr>
            <w:highlight w:val="yellow"/>
            <w:lang w:val="en-US"/>
          </w:rPr>
          <w:delTex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w:delText>
        </w:r>
        <w:r w:rsidR="00100CB3" w:rsidRPr="004F5D4B" w:rsidDel="00BC5D5D">
          <w:rPr>
            <w:highlight w:val="yellow"/>
            <w:lang w:val="en-US"/>
          </w:rPr>
          <w:delText xml:space="preserve">realization </w:delText>
        </w:r>
        <w:r w:rsidRPr="004F5D4B" w:rsidDel="00BC5D5D">
          <w:rPr>
            <w:highlight w:val="yellow"/>
            <w:lang w:val="en-US"/>
          </w:rPr>
          <w:delText xml:space="preserve">of that catchment regardless of the geometric representation in a particular data product. For example, an entire hydrographic network </w:delText>
        </w:r>
        <w:r w:rsidR="00100CB3" w:rsidRPr="004F5D4B" w:rsidDel="00BC5D5D">
          <w:rPr>
            <w:highlight w:val="yellow"/>
            <w:lang w:val="en-US"/>
          </w:rPr>
          <w:delText xml:space="preserve">realization </w:delText>
        </w:r>
        <w:r w:rsidRPr="004F5D4B" w:rsidDel="00BC5D5D">
          <w:rPr>
            <w:highlight w:val="yellow"/>
            <w:lang w:val="en-US"/>
          </w:rPr>
          <w:delText>of a catchment can have simple relationships to the hydrographic network of its up</w:delText>
        </w:r>
        <w:r w:rsidR="00100CB3" w:rsidRPr="004F5D4B" w:rsidDel="00BC5D5D">
          <w:rPr>
            <w:highlight w:val="yellow"/>
            <w:lang w:val="en-US"/>
          </w:rPr>
          <w:delText>stream</w:delText>
        </w:r>
        <w:r w:rsidRPr="004F5D4B" w:rsidDel="00BC5D5D">
          <w:rPr>
            <w:highlight w:val="yellow"/>
            <w:lang w:val="en-US"/>
          </w:rPr>
          <w:delText xml:space="preserve"> and downstream catchments if the network itself is understood to adopt </w:delText>
        </w:r>
        <w:r w:rsidR="00100CB3" w:rsidRPr="004F5D4B" w:rsidDel="00BC5D5D">
          <w:rPr>
            <w:highlight w:val="yellow"/>
            <w:lang w:val="en-US"/>
          </w:rPr>
          <w:delText xml:space="preserve">the </w:delText>
        </w:r>
        <w:r w:rsidRPr="004F5D4B" w:rsidDel="00BC5D5D">
          <w:rPr>
            <w:highlight w:val="yellow"/>
            <w:lang w:val="en-US"/>
          </w:rPr>
          <w:delText>basic catchment</w:delText>
        </w:r>
      </w:del>
      <w:del w:id="2651" w:author="Lieberman, Joshua" w:date="2016-11-09T18:29:00Z">
        <w:r w:rsidRPr="004F5D4B" w:rsidDel="00125EFA">
          <w:rPr>
            <w:highlight w:val="yellow"/>
            <w:lang w:val="en-US"/>
          </w:rPr>
          <w:delText xml:space="preserve"> </w:delText>
        </w:r>
      </w:del>
      <w:del w:id="2652" w:author="Lieberman, Joshua" w:date="2016-11-18T09:51:00Z">
        <w:r w:rsidR="00100CB3" w:rsidRPr="004F5D4B" w:rsidDel="00BC5D5D">
          <w:rPr>
            <w:highlight w:val="yellow"/>
            <w:lang w:val="en-US"/>
          </w:rPr>
          <w:delText xml:space="preserve"> topology pattern</w:delText>
        </w:r>
        <w:r w:rsidRPr="004F5D4B" w:rsidDel="00BC5D5D">
          <w:rPr>
            <w:highlight w:val="yellow"/>
            <w:lang w:val="en-US"/>
          </w:rPr>
          <w:delText xml:space="preserve">. </w:delText>
        </w:r>
      </w:del>
    </w:p>
    <w:p w14:paraId="7D9F2A7B" w14:textId="5131296D" w:rsidR="00D21FE6" w:rsidRPr="004F5D4B" w:rsidDel="00BC5D5D" w:rsidRDefault="00D21FE6" w:rsidP="00D21FE6">
      <w:pPr>
        <w:pStyle w:val="NormalWeb"/>
        <w:jc w:val="both"/>
        <w:rPr>
          <w:del w:id="2653" w:author="Lieberman, Joshua" w:date="2016-11-18T09:51:00Z"/>
          <w:highlight w:val="yellow"/>
          <w:lang w:val="en-US"/>
        </w:rPr>
      </w:pPr>
      <w:del w:id="2654" w:author="Lieberman, Joshua" w:date="2016-11-18T09:51:00Z">
        <w:r w:rsidRPr="004F5D4B" w:rsidDel="00BC5D5D">
          <w:rPr>
            <w:highlight w:val="yellow"/>
            <w:lang w:val="en-US"/>
          </w:rPr>
          <w:delTex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w:delText>
        </w:r>
        <w:r w:rsidR="00100CB3" w:rsidRPr="004F5D4B" w:rsidDel="00BC5D5D">
          <w:rPr>
            <w:highlight w:val="yellow"/>
            <w:lang w:val="en-US"/>
          </w:rPr>
          <w:delText xml:space="preserve">geometric </w:delText>
        </w:r>
        <w:r w:rsidRPr="004F5D4B" w:rsidDel="00BC5D5D">
          <w:rPr>
            <w:highlight w:val="yellow"/>
            <w:lang w:val="en-US"/>
          </w:rPr>
          <w:delText xml:space="preserve">representations as (poly)lines and polygons. For example, a fixed landmark on a water body, a cross-section separating a watercourse, or a station along the network, can be considered to be outfalls (outflow nodes) of a contributing catchment (link); a flowpath </w:delText>
        </w:r>
        <w:r w:rsidR="00100CB3" w:rsidRPr="004F5D4B" w:rsidDel="00BC5D5D">
          <w:rPr>
            <w:highlight w:val="yellow"/>
            <w:lang w:val="en-US"/>
          </w:rPr>
          <w:delText xml:space="preserve">realizing </w:delText>
        </w:r>
        <w:r w:rsidRPr="004F5D4B" w:rsidDel="00BC5D5D">
          <w:rPr>
            <w:highlight w:val="yellow"/>
            <w:lang w:val="en-US"/>
          </w:rPr>
          <w:delText xml:space="preserve">a catchment may be drawn from an ‘inflow‘ node to the ‘outflow‘ node linking the nodes through the </w:delText>
        </w:r>
        <w:r w:rsidR="00100CB3" w:rsidRPr="004F5D4B" w:rsidDel="00BC5D5D">
          <w:rPr>
            <w:highlight w:val="yellow"/>
            <w:lang w:val="en-US"/>
          </w:rPr>
          <w:delText xml:space="preserve">realized </w:delText>
        </w:r>
        <w:r w:rsidRPr="004F5D4B" w:rsidDel="00BC5D5D">
          <w:rPr>
            <w:highlight w:val="yellow"/>
            <w:lang w:val="en-US"/>
          </w:rPr>
          <w:delText xml:space="preserve">catchment. As with the hydrographic (water body) and channel (conveyance) network, the abstract catchment topology </w:delText>
        </w:r>
        <w:r w:rsidR="005130F1" w:rsidDel="00BC5D5D">
          <w:rPr>
            <w:highlight w:val="yellow"/>
            <w:lang w:val="en-US"/>
          </w:rPr>
          <w:delText>pattern</w:delText>
        </w:r>
        <w:r w:rsidR="005130F1" w:rsidRPr="004F5D4B" w:rsidDel="00BC5D5D">
          <w:rPr>
            <w:highlight w:val="yellow"/>
            <w:lang w:val="en-US"/>
          </w:rPr>
          <w:delText xml:space="preserve"> </w:delText>
        </w:r>
        <w:r w:rsidRPr="004F5D4B" w:rsidDel="00BC5D5D">
          <w:rPr>
            <w:highlight w:val="yellow"/>
            <w:lang w:val="en-US"/>
          </w:rPr>
          <w:delText xml:space="preserve">can be applied to any logical or virtual network, e.g. a network of logically connected hydrometric stations. </w:delText>
        </w:r>
      </w:del>
    </w:p>
    <w:p w14:paraId="5E2D9EE7" w14:textId="6E7B3CBB" w:rsidR="00D21FE6" w:rsidRPr="004F5D4B" w:rsidDel="00BC5D5D" w:rsidRDefault="00D21FE6" w:rsidP="00D21FE6">
      <w:pPr>
        <w:pStyle w:val="NormalWeb"/>
        <w:keepNext/>
        <w:jc w:val="center"/>
        <w:rPr>
          <w:del w:id="2655" w:author="Lieberman, Joshua" w:date="2016-11-18T09:51:00Z"/>
          <w:highlight w:val="yellow"/>
          <w:lang w:val="en-US"/>
        </w:rPr>
      </w:pPr>
      <w:del w:id="2656" w:author="Lieberman, Joshua" w:date="2016-11-18T09:51:00Z">
        <w:r w:rsidRPr="004F5D4B" w:rsidDel="00BC5D5D">
          <w:rPr>
            <w:noProof/>
            <w:highlight w:val="yellow"/>
            <w:rPrChange w:id="2657">
              <w:rPr>
                <w:noProof/>
              </w:rPr>
            </w:rPrChange>
          </w:rPr>
          <w:drawing>
            <wp:inline distT="0" distB="0" distL="0" distR="0" wp14:anchorId="25174143" wp14:editId="082F74AB">
              <wp:extent cx="4256405" cy="4556125"/>
              <wp:effectExtent l="0" t="0" r="0" b="0"/>
              <wp:docPr id="7"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del>
    </w:p>
    <w:p w14:paraId="1735E541" w14:textId="7C95309E" w:rsidR="00D21FE6" w:rsidRPr="004F5D4B" w:rsidDel="00BC5D5D" w:rsidRDefault="00D21FE6" w:rsidP="00834E29">
      <w:pPr>
        <w:pStyle w:val="OGCFigure"/>
        <w:outlineLvl w:val="0"/>
        <w:rPr>
          <w:del w:id="2658" w:author="Lieberman, Joshua" w:date="2016-11-18T09:51:00Z"/>
          <w:highlight w:val="yellow"/>
        </w:rPr>
      </w:pPr>
      <w:bookmarkStart w:id="2659" w:name="_Ref463849328"/>
      <w:bookmarkStart w:id="2660" w:name="_Toc467163155"/>
      <w:del w:id="2661" w:author="Lieberman, Joshua" w:date="2016-11-18T09:51:00Z">
        <w:r w:rsidRPr="004F5D4B" w:rsidDel="00BC5D5D">
          <w:rPr>
            <w:highlight w:val="yellow"/>
          </w:rPr>
          <w:delText xml:space="preserve">Figure </w:delText>
        </w:r>
        <w:r w:rsidR="00DC1B1D" w:rsidRPr="004F5D4B" w:rsidDel="00BC5D5D">
          <w:rPr>
            <w:b w:val="0"/>
            <w:bCs w:val="0"/>
            <w:highlight w:val="yellow"/>
          </w:rPr>
          <w:fldChar w:fldCharType="begin"/>
        </w:r>
        <w:r w:rsidR="00DC1B1D" w:rsidRPr="004F5D4B" w:rsidDel="00BC5D5D">
          <w:rPr>
            <w:highlight w:val="yellow"/>
          </w:rPr>
          <w:delInstrText xml:space="preserve"> SEQ Figure \* ARABIC </w:delInstrText>
        </w:r>
        <w:r w:rsidR="00DC1B1D" w:rsidRPr="004F5D4B" w:rsidDel="00BC5D5D">
          <w:rPr>
            <w:b w:val="0"/>
            <w:bCs w:val="0"/>
            <w:highlight w:val="yellow"/>
          </w:rPr>
          <w:fldChar w:fldCharType="separate"/>
        </w:r>
        <w:r w:rsidR="00857818" w:rsidDel="00BC5D5D">
          <w:rPr>
            <w:noProof/>
            <w:highlight w:val="yellow"/>
          </w:rPr>
          <w:delText>17</w:delText>
        </w:r>
        <w:r w:rsidR="00DC1B1D" w:rsidRPr="004F5D4B" w:rsidDel="00BC5D5D">
          <w:rPr>
            <w:b w:val="0"/>
            <w:bCs w:val="0"/>
            <w:noProof/>
            <w:highlight w:val="yellow"/>
          </w:rPr>
          <w:fldChar w:fldCharType="end"/>
        </w:r>
        <w:bookmarkEnd w:id="2659"/>
        <w:r w:rsidRPr="004F5D4B" w:rsidDel="00BC5D5D">
          <w:rPr>
            <w:highlight w:val="yellow"/>
          </w:rPr>
          <w:delText>: Cyclic nature of the HY_Features basic model</w:delText>
        </w:r>
        <w:bookmarkEnd w:id="2660"/>
      </w:del>
    </w:p>
    <w:p w14:paraId="09A8A038" w14:textId="78343593" w:rsidR="00D21FE6" w:rsidRPr="004F5D4B" w:rsidDel="00BC5D5D" w:rsidRDefault="00D37266" w:rsidP="00D21FE6">
      <w:pPr>
        <w:jc w:val="both"/>
        <w:rPr>
          <w:del w:id="2662" w:author="Lieberman, Joshua" w:date="2016-11-18T09:51:00Z"/>
          <w:highlight w:val="yellow"/>
        </w:rPr>
      </w:pPr>
      <w:del w:id="2663" w:author="Lieberman, Joshua" w:date="2016-11-18T09:51:00Z">
        <w:r w:rsidRPr="00857818" w:rsidDel="00BC5D5D">
          <w:rPr>
            <w:highlight w:val="yellow"/>
          </w:rPr>
          <w:fldChar w:fldCharType="begin"/>
        </w:r>
        <w:r w:rsidRPr="004F5D4B" w:rsidDel="00BC5D5D">
          <w:rPr>
            <w:highlight w:val="yellow"/>
          </w:rPr>
          <w:delInstrText xml:space="preserve"> REF _Ref463849328 \h </w:delInstrText>
        </w:r>
        <w:r w:rsidR="004F5D4B" w:rsidDel="00BC5D5D">
          <w:rPr>
            <w:highlight w:val="yellow"/>
          </w:rPr>
          <w:delInstrText xml:space="preserve"> \* MERGEFORMAT </w:delInstrText>
        </w:r>
        <w:r w:rsidRPr="00857818" w:rsidDel="00BC5D5D">
          <w:rPr>
            <w:highlight w:val="yellow"/>
          </w:rPr>
        </w:r>
        <w:r w:rsidRPr="00857818" w:rsidDel="00BC5D5D">
          <w:rPr>
            <w:highlight w:val="yellow"/>
          </w:rPr>
          <w:fldChar w:fldCharType="separate"/>
        </w:r>
        <w:r w:rsidRPr="004F5D4B" w:rsidDel="00BC5D5D">
          <w:rPr>
            <w:highlight w:val="yellow"/>
          </w:rPr>
          <w:delText xml:space="preserve">Figure </w:delText>
        </w:r>
        <w:r w:rsidRPr="004F5D4B" w:rsidDel="00BC5D5D">
          <w:rPr>
            <w:noProof/>
            <w:highlight w:val="yellow"/>
          </w:rPr>
          <w:delText>17</w:delText>
        </w:r>
        <w:r w:rsidRPr="00857818" w:rsidDel="00BC5D5D">
          <w:rPr>
            <w:highlight w:val="yellow"/>
          </w:rPr>
          <w:fldChar w:fldCharType="end"/>
        </w:r>
        <w:r w:rsidR="00D21FE6" w:rsidRPr="004F5D4B" w:rsidDel="00BC5D5D">
          <w:rPr>
            <w:highlight w:val="yellow"/>
          </w:rPr>
          <w:delText xml:space="preserve"> illustrates the circular relationship between five functional components of the HY_Features model: the </w:delText>
        </w:r>
        <w:r w:rsidR="00100CB3" w:rsidRPr="004F5D4B" w:rsidDel="00BC5D5D">
          <w:rPr>
            <w:highlight w:val="yellow"/>
          </w:rPr>
          <w:delText xml:space="preserve">(logical) </w:delText>
        </w:r>
        <w:r w:rsidR="00D21FE6" w:rsidRPr="004F5D4B" w:rsidDel="00BC5D5D">
          <w:rPr>
            <w:highlight w:val="yellow"/>
          </w:rPr>
          <w:delText>catchment concept</w:delText>
        </w:r>
        <w:r w:rsidR="004F5D4B" w:rsidRPr="004F5D4B" w:rsidDel="00BC5D5D">
          <w:rPr>
            <w:highlight w:val="yellow"/>
          </w:rPr>
          <w:delText xml:space="preserve"> (at any scale)</w:delText>
        </w:r>
        <w:r w:rsidR="00D21FE6" w:rsidRPr="004F5D4B" w:rsidDel="00BC5D5D">
          <w:rPr>
            <w:highlight w:val="yellow"/>
          </w:rPr>
          <w:delText xml:space="preserve">, </w:delText>
        </w:r>
        <w:r w:rsidR="004F5D4B" w:rsidRPr="004F5D4B" w:rsidDel="00BC5D5D">
          <w:rPr>
            <w:highlight w:val="yellow"/>
          </w:rPr>
          <w:delText xml:space="preserve">simple topological </w:delText>
        </w:r>
        <w:r w:rsidR="00D21FE6" w:rsidRPr="004F5D4B" w:rsidDel="00BC5D5D">
          <w:rPr>
            <w:highlight w:val="yellow"/>
          </w:rPr>
          <w:delText>realization</w:delText>
        </w:r>
        <w:r w:rsidR="004F5D4B" w:rsidRPr="004F5D4B" w:rsidDel="00BC5D5D">
          <w:rPr>
            <w:highlight w:val="yellow"/>
          </w:rPr>
          <w:delText xml:space="preserve"> of catchment and outfall</w:delText>
        </w:r>
        <w:r w:rsidR="00D21FE6" w:rsidRPr="004F5D4B" w:rsidDel="00BC5D5D">
          <w:rPr>
            <w:highlight w:val="yellow"/>
          </w:rPr>
          <w:delText>, hydro</w:delText>
        </w:r>
        <w:r w:rsidR="00100CB3" w:rsidRPr="004F5D4B" w:rsidDel="00BC5D5D">
          <w:rPr>
            <w:highlight w:val="yellow"/>
          </w:rPr>
          <w:delText>logical</w:delText>
        </w:r>
        <w:r w:rsidR="00D21FE6" w:rsidRPr="004F5D4B" w:rsidDel="00BC5D5D">
          <w:rPr>
            <w:highlight w:val="yellow"/>
          </w:rPr>
          <w:delText xml:space="preserve"> networks, waterbodiesand </w:delText>
        </w:r>
        <w:r w:rsidR="004F5D4B" w:rsidRPr="004F5D4B" w:rsidDel="00BC5D5D">
          <w:rPr>
            <w:highlight w:val="yellow"/>
          </w:rPr>
          <w:delText xml:space="preserve">containers associated with realized </w:delText>
        </w:r>
        <w:r w:rsidR="00D21FE6" w:rsidRPr="004F5D4B" w:rsidDel="00BC5D5D">
          <w:rPr>
            <w:highlight w:val="yellow"/>
          </w:rPr>
          <w:delText>outfalls. The cyclic nature of the basic model supports crossing scale through nesting of more or less detailed catchment realizations.</w:delText>
        </w:r>
      </w:del>
    </w:p>
    <w:p w14:paraId="15493F5D" w14:textId="314C233F" w:rsidR="00D21FE6" w:rsidRPr="008E510D" w:rsidDel="00BC5D5D" w:rsidRDefault="00890C2F" w:rsidP="004F5D4B">
      <w:pPr>
        <w:pStyle w:val="NormalWeb"/>
        <w:jc w:val="both"/>
        <w:rPr>
          <w:del w:id="2664" w:author="Lieberman, Joshua" w:date="2016-11-18T09:51:00Z"/>
        </w:rPr>
      </w:pPr>
      <w:del w:id="2665" w:author="Lieberman, Joshua" w:date="2016-11-18T09:51:00Z">
        <w:r w:rsidRPr="004F5D4B" w:rsidDel="00BC5D5D">
          <w:rPr>
            <w:highlight w:val="yellow"/>
            <w:lang w:val="en-US"/>
          </w:rPr>
          <w:delText xml:space="preserve">Hydrographic data is commonly organized into networks. </w:delText>
        </w:r>
        <w:r w:rsidR="004F5D4B" w:rsidRPr="004F5D4B" w:rsidDel="00BC5D5D">
          <w:rPr>
            <w:highlight w:val="yellow"/>
            <w:lang w:val="en-US"/>
          </w:rPr>
          <w:delText xml:space="preserve"> </w:delText>
        </w:r>
        <w:r w:rsidRPr="004F5D4B" w:rsidDel="00BC5D5D">
          <w:rPr>
            <w:highlight w:val="yellow"/>
            <w:lang w:val="en-US"/>
          </w:rPr>
          <w:delText xml:space="preserve">The following sections first describe </w:delText>
        </w:r>
        <w:r w:rsidR="004F5D4B" w:rsidRPr="004F5D4B" w:rsidDel="00BC5D5D">
          <w:rPr>
            <w:highlight w:val="yellow"/>
            <w:lang w:val="en-US"/>
          </w:rPr>
          <w:delText xml:space="preserve">the hydrographic network of waterbodies, channel network connected conveyances, and hydrometric network of monitoring stations realizing a catchment, and </w:delText>
        </w:r>
        <w:r w:rsidRPr="004F5D4B" w:rsidDel="00BC5D5D">
          <w:rPr>
            <w:highlight w:val="yellow"/>
            <w:lang w:val="en-US"/>
          </w:rPr>
          <w:delText>how these networks relate to each other in the context of the overall HY_Features model. The main function of these network models is to allow an aggregate of hydrologic features at one scale to act as a single encapsulated entity at another scale.</w:delText>
        </w:r>
        <w:r w:rsidRPr="008E510D" w:rsidDel="00BC5D5D">
          <w:rPr>
            <w:lang w:val="en-US"/>
          </w:rPr>
          <w:delText xml:space="preserve"> </w:delText>
        </w:r>
      </w:del>
    </w:p>
    <w:p w14:paraId="4EA9C60F" w14:textId="50F0F9C8" w:rsidR="00D21FE6" w:rsidRPr="004E763B" w:rsidDel="00BC5D5D" w:rsidRDefault="00D21FE6" w:rsidP="00834E29">
      <w:pPr>
        <w:pStyle w:val="Heading3"/>
        <w:rPr>
          <w:del w:id="2666" w:author="Lieberman, Joshua" w:date="2016-11-18T09:51:00Z"/>
          <w:highlight w:val="yellow"/>
        </w:rPr>
      </w:pPr>
      <w:del w:id="2667" w:author="Lieberman, Joshua" w:date="2016-11-18T09:51:00Z">
        <w:r w:rsidRPr="004E763B" w:rsidDel="00BC5D5D">
          <w:rPr>
            <w:highlight w:val="yellow"/>
          </w:rPr>
          <w:delText>Hydrographic and channel network</w:delText>
        </w:r>
      </w:del>
    </w:p>
    <w:p w14:paraId="62201A65" w14:textId="5E096793" w:rsidR="00D21FE6" w:rsidRPr="004E763B" w:rsidDel="00BC5D5D" w:rsidRDefault="00D21FE6" w:rsidP="00D21FE6">
      <w:pPr>
        <w:pStyle w:val="NormalWeb"/>
        <w:jc w:val="both"/>
        <w:rPr>
          <w:del w:id="2668" w:author="Lieberman, Joshua" w:date="2016-11-18T09:51:00Z"/>
          <w:highlight w:val="yellow"/>
          <w:lang w:val="en-US"/>
        </w:rPr>
      </w:pPr>
      <w:del w:id="2669" w:author="Lieberman, Joshua" w:date="2016-11-18T09:51:00Z">
        <w:r w:rsidRPr="004E763B" w:rsidDel="00BC5D5D">
          <w:rPr>
            <w:highlight w:val="yellow"/>
            <w:lang w:val="en-US"/>
          </w:rPr>
          <w:delTex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delText>
        </w:r>
      </w:del>
    </w:p>
    <w:p w14:paraId="04A17295" w14:textId="4EA09B65" w:rsidR="00D21FE6" w:rsidRPr="004E763B" w:rsidDel="00BC5D5D" w:rsidRDefault="00D21FE6" w:rsidP="00D21FE6">
      <w:pPr>
        <w:pStyle w:val="NormalWeb"/>
        <w:jc w:val="both"/>
        <w:rPr>
          <w:del w:id="2670" w:author="Lieberman, Joshua" w:date="2016-11-18T09:51:00Z"/>
          <w:b/>
          <w:highlight w:val="yellow"/>
          <w:lang w:val="en-US"/>
        </w:rPr>
      </w:pPr>
      <w:del w:id="2671" w:author="Lieberman, Joshua" w:date="2016-11-18T09:51:00Z">
        <w:r w:rsidRPr="004E763B" w:rsidDel="00BC5D5D">
          <w:rPr>
            <w:highlight w:val="yellow"/>
            <w:lang w:val="en-US"/>
          </w:rPr>
          <w:delText xml:space="preserve">A watercourse is commonly understood as a natural or man-made channel through or along which water may or may not flow [9]. A water body is generally a flowing body of water contained </w:delText>
        </w:r>
        <w:r w:rsidR="004F5D4B" w:rsidRPr="004E763B" w:rsidDel="00BC5D5D">
          <w:rPr>
            <w:highlight w:val="yellow"/>
            <w:lang w:val="en-US"/>
          </w:rPr>
          <w:delText>in</w:delText>
        </w:r>
        <w:r w:rsidRPr="004E763B" w:rsidDel="00BC5D5D">
          <w:rPr>
            <w:highlight w:val="yellow"/>
            <w:lang w:val="en-US"/>
          </w:rPr>
          <w:delText xml:space="preserve"> a natural watercourse, but could also be in a manmade open or closed conduit [9]. Given that the channel network (or drainage pattern) exists independent of whether it contains water, </w:delText>
        </w:r>
        <w:r w:rsidR="00D56EAC" w:rsidRPr="004E763B" w:rsidDel="00BC5D5D">
          <w:rPr>
            <w:highlight w:val="yellow"/>
            <w:lang w:val="en-US"/>
          </w:rPr>
          <w:delText xml:space="preserve">the </w:delText>
        </w:r>
        <w:r w:rsidR="008B6A43" w:rsidDel="00BC5D5D">
          <w:rPr>
            <w:highlight w:val="yellow"/>
            <w:lang w:val="en-US"/>
          </w:rPr>
          <w:delText xml:space="preserve">conceptual model </w:delText>
        </w:r>
        <w:r w:rsidRPr="004E763B" w:rsidDel="00BC5D5D">
          <w:rPr>
            <w:highlight w:val="yellow"/>
            <w:lang w:val="en-US"/>
          </w:rPr>
          <w:delTex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delText>
        </w:r>
        <w:r w:rsidRPr="004E763B" w:rsidDel="00BC5D5D">
          <w:rPr>
            <w:b/>
            <w:highlight w:val="yellow"/>
            <w:lang w:val="en-US"/>
          </w:rPr>
          <w:delText xml:space="preserve">. </w:delText>
        </w:r>
        <w:r w:rsidRPr="004E763B" w:rsidDel="00BC5D5D">
          <w:rPr>
            <w:rStyle w:val="Strong"/>
            <w:b w:val="0"/>
            <w:highlight w:val="yellow"/>
            <w:lang w:val="en-US"/>
          </w:rPr>
          <w:delText>Note that flow-through lakes and lakes without outflows are considered to be water bodies whose container is modeled as a surface depression.</w:delText>
        </w:r>
      </w:del>
    </w:p>
    <w:p w14:paraId="40B56218" w14:textId="49AF18B9" w:rsidR="00D21FE6" w:rsidRPr="004E763B" w:rsidDel="00BC5D5D" w:rsidRDefault="00D21FE6" w:rsidP="00D21FE6">
      <w:pPr>
        <w:pStyle w:val="NormalWeb"/>
        <w:jc w:val="both"/>
        <w:rPr>
          <w:del w:id="2672" w:author="Lieberman, Joshua" w:date="2016-11-18T09:51:00Z"/>
          <w:b/>
          <w:highlight w:val="yellow"/>
          <w:lang w:val="en-US"/>
        </w:rPr>
      </w:pPr>
      <w:del w:id="2673" w:author="Lieberman, Joshua" w:date="2016-11-18T09:51:00Z">
        <w:r w:rsidRPr="004E763B" w:rsidDel="00BC5D5D">
          <w:rPr>
            <w:highlight w:val="yellow"/>
            <w:lang w:val="en-US"/>
          </w:rPr>
          <w:delText xml:space="preserve">Water bodies with their associated water courses can be aggregated into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w:delText>
        </w:r>
        <w:r w:rsidR="008B6A43" w:rsidDel="00BC5D5D">
          <w:rPr>
            <w:highlight w:val="yellow"/>
            <w:lang w:val="en-US"/>
          </w:rPr>
          <w:delText xml:space="preserve">capacities </w:delText>
        </w:r>
        <w:r w:rsidRPr="004E763B" w:rsidDel="00BC5D5D">
          <w:rPr>
            <w:highlight w:val="yellow"/>
            <w:lang w:val="en-US"/>
          </w:rPr>
          <w:delText xml:space="preserve">at multiple reservoir stages or elevations, </w:delText>
        </w:r>
        <w:r w:rsidR="008B6A43" w:rsidDel="00BC5D5D">
          <w:rPr>
            <w:highlight w:val="yellow"/>
            <w:lang w:val="en-US"/>
          </w:rPr>
          <w:delText xml:space="preserve">the </w:delText>
        </w:r>
        <w:r w:rsidR="008B6A43" w:rsidRPr="004E763B" w:rsidDel="00BC5D5D">
          <w:rPr>
            <w:highlight w:val="yellow"/>
            <w:lang w:val="en-US"/>
          </w:rPr>
          <w:delText>water-body stratum</w:delText>
        </w:r>
        <w:r w:rsidR="008B6A43" w:rsidDel="00BC5D5D">
          <w:rPr>
            <w:highlight w:val="yellow"/>
            <w:lang w:val="en-US"/>
          </w:rPr>
          <w:delText xml:space="preserve"> associates </w:delText>
        </w:r>
        <w:r w:rsidRPr="004E763B" w:rsidDel="00BC5D5D">
          <w:rPr>
            <w:highlight w:val="yellow"/>
            <w:lang w:val="en-US"/>
          </w:rPr>
          <w:delText xml:space="preserve">a reservoir </w:delText>
        </w:r>
        <w:r w:rsidR="008B6A43" w:rsidDel="00BC5D5D">
          <w:rPr>
            <w:highlight w:val="yellow"/>
            <w:lang w:val="en-US"/>
          </w:rPr>
          <w:delText>feature type.</w:delText>
        </w:r>
        <w:r w:rsidRPr="004E763B" w:rsidDel="00BC5D5D">
          <w:rPr>
            <w:b/>
            <w:highlight w:val="yellow"/>
            <w:lang w:val="en-US"/>
          </w:rPr>
          <w:delText xml:space="preserve">. </w:delText>
        </w:r>
        <w:r w:rsidRPr="004E763B" w:rsidDel="00BC5D5D">
          <w:rPr>
            <w:rStyle w:val="Strong"/>
            <w:b w:val="0"/>
            <w:highlight w:val="yellow"/>
            <w:lang w:val="en-US"/>
          </w:rPr>
          <w:delText xml:space="preserve">The concept of stratum could also be applied to bathymetric contours of a lake to describe the container of a lake water body. </w:delText>
        </w:r>
      </w:del>
    </w:p>
    <w:p w14:paraId="098113C1" w14:textId="009C8331" w:rsidR="00D21FE6" w:rsidDel="00BC5D5D" w:rsidRDefault="00D21FE6" w:rsidP="00D21FE6">
      <w:pPr>
        <w:pStyle w:val="NormalWeb"/>
        <w:jc w:val="both"/>
        <w:rPr>
          <w:del w:id="2674" w:author="Lieberman, Joshua" w:date="2016-11-18T09:51:00Z"/>
          <w:lang w:val="en-US"/>
        </w:rPr>
      </w:pPr>
      <w:del w:id="2675" w:author="Lieberman, Joshua" w:date="2016-11-18T09:51:00Z">
        <w:r w:rsidRPr="004E763B" w:rsidDel="00BC5D5D">
          <w:rPr>
            <w:highlight w:val="yellow"/>
            <w:lang w:val="en-US"/>
          </w:rPr>
          <w:delText xml:space="preserve">To place waterbodies topologically or geographically in a network, the HY_Features model provides a mechanism to associate waterbodies with a realization of a catchment outfall. In the case of a hydrographic network that realizes an entire catchment, the </w:delText>
        </w:r>
        <w:r w:rsidR="008B6A43" w:rsidDel="00BC5D5D">
          <w:rPr>
            <w:highlight w:val="yellow"/>
            <w:lang w:val="en-US"/>
          </w:rPr>
          <w:delText xml:space="preserve">defined </w:delText>
        </w:r>
        <w:r w:rsidRPr="004E763B" w:rsidDel="00BC5D5D">
          <w:rPr>
            <w:highlight w:val="yellow"/>
            <w:lang w:val="en-US"/>
          </w:rPr>
          <w:delText>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 body has a conceptual catchment that can be arranged topologically within a catchment network and is described in greater detail in section 6.5.3.</w:delText>
        </w:r>
      </w:del>
    </w:p>
    <w:p w14:paraId="143C6134" w14:textId="559DB69D" w:rsidR="00813594" w:rsidRPr="00D548E2" w:rsidDel="00BC5D5D" w:rsidRDefault="0076120B" w:rsidP="004F5D4B">
      <w:pPr>
        <w:pStyle w:val="NormalWeb"/>
        <w:jc w:val="both"/>
        <w:rPr>
          <w:del w:id="2676" w:author="Lieberman, Joshua" w:date="2016-11-18T09:51:00Z"/>
          <w:highlight w:val="yellow"/>
          <w:lang w:val="en-US"/>
        </w:rPr>
      </w:pPr>
      <w:del w:id="2677" w:author="Lieberman, Joshua" w:date="2016-11-18T09:51:00Z">
        <w:r w:rsidRPr="00D548E2" w:rsidDel="00BC5D5D">
          <w:rPr>
            <w:highlight w:val="yellow"/>
            <w:lang w:val="en-US"/>
          </w:rPr>
          <w:delText>Based on</w:delText>
        </w:r>
        <w:r w:rsidR="00D56EAC" w:rsidRPr="00D548E2" w:rsidDel="00BC5D5D">
          <w:rPr>
            <w:highlight w:val="yellow"/>
            <w:lang w:val="en-US"/>
          </w:rPr>
          <w:delText xml:space="preserve"> the idea, that catchment is drained by </w:delText>
        </w:r>
        <w:r w:rsidRPr="00D548E2" w:rsidDel="00BC5D5D">
          <w:rPr>
            <w:highlight w:val="yellow"/>
            <w:lang w:val="en-US"/>
          </w:rPr>
          <w:delText>a</w:delText>
        </w:r>
        <w:r w:rsidR="00D56EAC" w:rsidRPr="00D548E2" w:rsidDel="00BC5D5D">
          <w:rPr>
            <w:highlight w:val="yellow"/>
            <w:lang w:val="en-US"/>
          </w:rPr>
          <w:delText xml:space="preserve"> </w:delText>
        </w:r>
        <w:r w:rsidR="007D1FE2" w:rsidRPr="00D548E2" w:rsidDel="00BC5D5D">
          <w:rPr>
            <w:highlight w:val="yellow"/>
            <w:lang w:val="en-US"/>
          </w:rPr>
          <w:delText>river</w:delText>
        </w:r>
        <w:r w:rsidR="00D56EAC" w:rsidRPr="00D548E2" w:rsidDel="00BC5D5D">
          <w:rPr>
            <w:highlight w:val="yellow"/>
            <w:lang w:val="en-US"/>
          </w:rPr>
          <w:delText xml:space="preserve">, it is common practice </w:delText>
        </w:r>
        <w:r w:rsidR="004F5D4B" w:rsidRPr="00D548E2" w:rsidDel="00BC5D5D">
          <w:rPr>
            <w:highlight w:val="yellow"/>
            <w:lang w:val="en-US"/>
          </w:rPr>
          <w:delText xml:space="preserve"> </w:delText>
        </w:r>
        <w:r w:rsidR="00D56EAC" w:rsidRPr="00D548E2" w:rsidDel="00BC5D5D">
          <w:rPr>
            <w:highlight w:val="yellow"/>
            <w:lang w:val="en-US"/>
          </w:rPr>
          <w:delText xml:space="preserve">to </w:delText>
        </w:r>
        <w:r w:rsidRPr="00D548E2" w:rsidDel="00BC5D5D">
          <w:rPr>
            <w:highlight w:val="yellow"/>
            <w:lang w:val="en-US"/>
          </w:rPr>
          <w:delText>realize</w:delText>
        </w:r>
        <w:r w:rsidR="00D56EAC" w:rsidRPr="00D548E2" w:rsidDel="00BC5D5D">
          <w:rPr>
            <w:highlight w:val="yellow"/>
            <w:lang w:val="en-US"/>
          </w:rPr>
          <w:delText xml:space="preserve"> a catchment as </w:delText>
        </w:r>
        <w:r w:rsidR="004F5D4B" w:rsidRPr="00D548E2" w:rsidDel="00BC5D5D">
          <w:rPr>
            <w:highlight w:val="yellow"/>
            <w:lang w:val="en-US"/>
          </w:rPr>
          <w:delText>a single ‘main-stem’ flowpath (Figure 5</w:delText>
        </w:r>
        <w:r w:rsidRPr="00D548E2" w:rsidDel="00BC5D5D">
          <w:rPr>
            <w:highlight w:val="yellow"/>
          </w:rPr>
          <w:fldChar w:fldCharType="begin"/>
        </w:r>
        <w:r w:rsidRPr="00D548E2" w:rsidDel="00BC5D5D">
          <w:rPr>
            <w:highlight w:val="yellow"/>
            <w:lang w:val="en-US"/>
          </w:rPr>
          <w:delInstrText xml:space="preserve"> REF flowpath \h </w:delInstrText>
        </w:r>
        <w:r w:rsidR="00D548E2" w:rsidDel="00BC5D5D">
          <w:rPr>
            <w:highlight w:val="yellow"/>
            <w:lang w:val="en-US"/>
          </w:rPr>
          <w:delInstrText xml:space="preserve"> \* MERGEFORMAT </w:delInstrText>
        </w:r>
        <w:r w:rsidRPr="00D548E2" w:rsidDel="00BC5D5D">
          <w:rPr>
            <w:highlight w:val="yellow"/>
          </w:rPr>
        </w:r>
        <w:r w:rsidRPr="00D548E2" w:rsidDel="00BC5D5D">
          <w:rPr>
            <w:highlight w:val="yellow"/>
          </w:rPr>
          <w:fldChar w:fldCharType="separate"/>
        </w:r>
        <w:r w:rsidRPr="00D548E2" w:rsidDel="00BC5D5D">
          <w:rPr>
            <w:highlight w:val="yellow"/>
          </w:rPr>
          <w:delText>c</w:delText>
        </w:r>
        <w:r w:rsidRPr="00D548E2" w:rsidDel="00BC5D5D">
          <w:rPr>
            <w:highlight w:val="yellow"/>
          </w:rPr>
          <w:fldChar w:fldCharType="end"/>
        </w:r>
        <w:r w:rsidR="004F5D4B" w:rsidRPr="00D548E2" w:rsidDel="00BC5D5D">
          <w:rPr>
            <w:highlight w:val="yellow"/>
            <w:lang w:val="en-US"/>
          </w:rPr>
          <w:delText xml:space="preserve">). Some elevation-derived hydrographic datasets define one </w:delText>
        </w:r>
        <w:r w:rsidR="007D1FE2" w:rsidRPr="00D548E2" w:rsidDel="00BC5D5D">
          <w:rPr>
            <w:highlight w:val="yellow"/>
            <w:lang w:val="en-US"/>
          </w:rPr>
          <w:delText xml:space="preserve">river </w:delText>
        </w:r>
        <w:r w:rsidR="004F5D4B" w:rsidRPr="00D548E2" w:rsidDel="00BC5D5D">
          <w:rPr>
            <w:highlight w:val="yellow"/>
            <w:lang w:val="en-US"/>
          </w:rPr>
          <w:delText xml:space="preserve">per catchment such that every line connecting two confluences has a single associated drainage area. Others have an identifiable ‘main-stem’ river that flows from headwaters to </w:delText>
        </w:r>
        <w:r w:rsidRPr="00D548E2" w:rsidDel="00BC5D5D">
          <w:rPr>
            <w:highlight w:val="yellow"/>
            <w:lang w:val="en-US"/>
          </w:rPr>
          <w:delText>the common outlet</w:delText>
        </w:r>
        <w:r w:rsidR="004F5D4B" w:rsidRPr="00D548E2" w:rsidDel="00BC5D5D">
          <w:rPr>
            <w:highlight w:val="yellow"/>
            <w:lang w:val="en-US"/>
          </w:rPr>
          <w:delText xml:space="preserve">. In either case, the </w:delText>
        </w:r>
        <w:r w:rsidR="007D1FE2" w:rsidRPr="00D548E2" w:rsidDel="00BC5D5D">
          <w:rPr>
            <w:highlight w:val="yellow"/>
            <w:lang w:val="en-US"/>
          </w:rPr>
          <w:delText xml:space="preserve">catchment </w:delText>
        </w:r>
        <w:r w:rsidR="004F5D4B" w:rsidRPr="00D548E2" w:rsidDel="00BC5D5D">
          <w:rPr>
            <w:highlight w:val="yellow"/>
            <w:lang w:val="en-US"/>
          </w:rPr>
          <w:delText xml:space="preserve">typically carries the name of the </w:delText>
        </w:r>
        <w:r w:rsidR="007D1FE2" w:rsidRPr="00D548E2" w:rsidDel="00BC5D5D">
          <w:rPr>
            <w:highlight w:val="yellow"/>
            <w:lang w:val="en-US"/>
          </w:rPr>
          <w:delText xml:space="preserve">main river </w:delText>
        </w:r>
        <w:r w:rsidR="004F5D4B" w:rsidRPr="00D548E2" w:rsidDel="00BC5D5D">
          <w:rPr>
            <w:highlight w:val="yellow"/>
            <w:lang w:val="en-US"/>
          </w:rPr>
          <w:delText xml:space="preserve">and its outlet is considered the mouth of the river. </w:delText>
        </w:r>
      </w:del>
    </w:p>
    <w:p w14:paraId="0B8D1D5F" w14:textId="3015D816" w:rsidR="008F6A9A" w:rsidRPr="00813594" w:rsidDel="00BC5D5D" w:rsidRDefault="007D1FE2" w:rsidP="00813594">
      <w:pPr>
        <w:pStyle w:val="NormalWeb"/>
        <w:jc w:val="both"/>
        <w:rPr>
          <w:del w:id="2678" w:author="Lieberman, Joshua" w:date="2016-11-18T09:51:00Z"/>
          <w:lang w:val="en-US"/>
        </w:rPr>
      </w:pPr>
      <w:del w:id="2679" w:author="Lieberman, Joshua" w:date="2016-11-18T09:51:00Z">
        <w:r w:rsidRPr="00D548E2" w:rsidDel="00BC5D5D">
          <w:rPr>
            <w:highlight w:val="yellow"/>
            <w:lang w:val="en-US"/>
          </w:rPr>
          <w:delText xml:space="preserve">The one-dimensional flowpath defined in this standard </w:delText>
        </w:r>
        <w:r w:rsidR="00CF5484" w:rsidRPr="00D548E2" w:rsidDel="00BC5D5D">
          <w:rPr>
            <w:highlight w:val="yellow"/>
            <w:lang w:val="en-US"/>
          </w:rPr>
          <w:delText xml:space="preserve">supports </w:delText>
        </w:r>
        <w:r w:rsidR="004F5D4B" w:rsidRPr="00D548E2" w:rsidDel="00BC5D5D">
          <w:rPr>
            <w:highlight w:val="yellow"/>
            <w:lang w:val="en-US"/>
          </w:rPr>
          <w:delText xml:space="preserve">a simple linear </w:delText>
        </w:r>
        <w:r w:rsidR="00CF5484" w:rsidRPr="00D548E2" w:rsidDel="00BC5D5D">
          <w:rPr>
            <w:highlight w:val="yellow"/>
            <w:lang w:val="en-US"/>
          </w:rPr>
          <w:delText xml:space="preserve">representation </w:delText>
        </w:r>
        <w:r w:rsidR="004F5D4B" w:rsidRPr="00D548E2" w:rsidDel="00BC5D5D">
          <w:rPr>
            <w:highlight w:val="yellow"/>
            <w:lang w:val="en-US"/>
          </w:rPr>
          <w:delText>of the catchment concept that is meant to encompass the idea</w:delText>
        </w:r>
        <w:r w:rsidR="00CF5484" w:rsidRPr="00D548E2" w:rsidDel="00BC5D5D">
          <w:rPr>
            <w:highlight w:val="yellow"/>
            <w:lang w:val="en-US"/>
          </w:rPr>
          <w:delText xml:space="preserve"> of the ‘main-stem’ river</w:delText>
        </w:r>
        <w:r w:rsidR="004F5D4B" w:rsidRPr="00D548E2" w:rsidDel="00BC5D5D">
          <w:rPr>
            <w:highlight w:val="yellow"/>
            <w:lang w:val="en-US"/>
          </w:rPr>
          <w:delText>.</w:delText>
        </w:r>
        <w:r w:rsidR="00D548E2" w:rsidRPr="00D548E2" w:rsidDel="00BC5D5D">
          <w:rPr>
            <w:highlight w:val="yellow"/>
            <w:lang w:val="en-US"/>
          </w:rPr>
          <w:delText xml:space="preserve"> </w:delText>
        </w:r>
        <w:r w:rsidR="00813594" w:rsidRPr="00D548E2" w:rsidDel="00BC5D5D">
          <w:rPr>
            <w:highlight w:val="yellow"/>
            <w:lang w:val="en-US"/>
          </w:rPr>
          <w:delText xml:space="preserve">Hydrologically, the flowpath </w:delText>
        </w:r>
        <w:r w:rsidR="00D548E2" w:rsidRPr="00D548E2" w:rsidDel="00BC5D5D">
          <w:rPr>
            <w:highlight w:val="yellow"/>
            <w:lang w:val="en-US"/>
          </w:rPr>
          <w:delText>describes the path of</w:delText>
        </w:r>
        <w:r w:rsidR="00813594" w:rsidRPr="00D548E2" w:rsidDel="00BC5D5D">
          <w:rPr>
            <w:highlight w:val="yellow"/>
            <w:lang w:val="en-US"/>
          </w:rPr>
          <w:delText xml:space="preserve"> a moving particle of water. Topologically, the one-dimensional flowpath </w:delText>
        </w:r>
        <w:r w:rsidR="008F6A9A" w:rsidRPr="00082198" w:rsidDel="00BC5D5D">
          <w:rPr>
            <w:highlight w:val="yellow"/>
            <w:lang w:val="en-US"/>
          </w:rPr>
          <w:delText>realizes the idea of a catchment as a link connecting its inflow and outflow</w:delText>
        </w:r>
        <w:r w:rsidR="00082198" w:rsidRPr="00082198" w:rsidDel="00BC5D5D">
          <w:rPr>
            <w:highlight w:val="yellow"/>
            <w:lang w:val="en-US"/>
          </w:rPr>
          <w:delText xml:space="preserve"> nodes</w:delText>
        </w:r>
        <w:r w:rsidR="008F6A9A" w:rsidRPr="001B213F" w:rsidDel="00BC5D5D">
          <w:rPr>
            <w:highlight w:val="yellow"/>
            <w:lang w:val="en-US"/>
          </w:rPr>
          <w:delText>.</w:delText>
        </w:r>
        <w:r w:rsidR="001A48BA" w:rsidRPr="001B213F" w:rsidDel="00BC5D5D">
          <w:rPr>
            <w:highlight w:val="yellow"/>
            <w:lang w:val="en-US"/>
          </w:rPr>
          <w:delText xml:space="preserve"> Catchments </w:delText>
        </w:r>
        <w:r w:rsidR="001B213F" w:rsidRPr="001B213F" w:rsidDel="00BC5D5D">
          <w:rPr>
            <w:highlight w:val="yellow"/>
            <w:lang w:val="en-US"/>
          </w:rPr>
          <w:delText xml:space="preserve">connected together </w:delText>
        </w:r>
        <w:r w:rsidR="001A48BA" w:rsidRPr="001B213F" w:rsidDel="00BC5D5D">
          <w:rPr>
            <w:highlight w:val="yellow"/>
            <w:lang w:val="en-US"/>
          </w:rPr>
          <w:delText xml:space="preserve">at inflow or outflow nodes can be thought of as a </w:delText>
        </w:r>
        <w:r w:rsidR="001B213F" w:rsidRPr="001B213F" w:rsidDel="00BC5D5D">
          <w:rPr>
            <w:highlight w:val="yellow"/>
            <w:lang w:val="en-US"/>
          </w:rPr>
          <w:delText xml:space="preserve">network </w:delText>
        </w:r>
        <w:r w:rsidR="001A48BA" w:rsidRPr="001B213F" w:rsidDel="00BC5D5D">
          <w:rPr>
            <w:highlight w:val="yellow"/>
            <w:lang w:val="en-US"/>
          </w:rPr>
          <w:delText>of connected flowpaths</w:delText>
        </w:r>
        <w:r w:rsidR="001A48BA" w:rsidDel="00BC5D5D">
          <w:rPr>
            <w:lang w:val="en-US"/>
          </w:rPr>
          <w:delText>.</w:delText>
        </w:r>
      </w:del>
    </w:p>
    <w:p w14:paraId="38A8205D" w14:textId="662A5B5D" w:rsidR="004F5D4B" w:rsidDel="00BC5D5D" w:rsidRDefault="004F5D4B" w:rsidP="004F5D4B">
      <w:pPr>
        <w:pStyle w:val="NormalWeb"/>
        <w:jc w:val="both"/>
        <w:rPr>
          <w:del w:id="2680" w:author="Lieberman, Joshua" w:date="2016-11-18T09:51:00Z"/>
          <w:lang w:val="en-US"/>
        </w:rPr>
      </w:pPr>
      <w:del w:id="2681" w:author="Lieberman, Joshua" w:date="2016-11-18T09:51:00Z">
        <w:r w:rsidRPr="004E763B" w:rsidDel="00BC5D5D">
          <w:rPr>
            <w:highlight w:val="yellow"/>
            <w:lang w:val="en-US"/>
          </w:rPr>
          <w:delText>The flowpath concept</w:delText>
        </w:r>
      </w:del>
      <w:del w:id="2682" w:author="Lieberman, Joshua" w:date="2016-11-09T21:18:00Z">
        <w:r w:rsidRPr="004E763B" w:rsidDel="00062C0A">
          <w:rPr>
            <w:highlight w:val="yellow"/>
            <w:lang w:val="en-US"/>
          </w:rPr>
          <w:delText xml:space="preserve"> </w:delText>
        </w:r>
      </w:del>
      <w:del w:id="2683" w:author="Lieberman, Joshua" w:date="2016-11-18T09:51:00Z">
        <w:r w:rsidR="001B213F" w:rsidRPr="004E763B" w:rsidDel="00BC5D5D">
          <w:rPr>
            <w:highlight w:val="yellow"/>
            <w:lang w:val="en-US"/>
          </w:rPr>
          <w:delText xml:space="preserve"> may realize</w:delText>
        </w:r>
        <w:r w:rsidRPr="004E763B" w:rsidDel="00BC5D5D">
          <w:rPr>
            <w:highlight w:val="yellow"/>
            <w:lang w:val="en-US"/>
          </w:rPr>
          <w:delText xml:space="preserve"> a hydrographic or channel network in that any hydrographic or channel network can have one identified flowpath connecting its inflow to outflow node. In this way, at large scales, complex networks of </w:delText>
        </w:r>
        <w:r w:rsidR="001B213F" w:rsidRPr="004E763B" w:rsidDel="00BC5D5D">
          <w:rPr>
            <w:highlight w:val="yellow"/>
            <w:lang w:val="en-US"/>
          </w:rPr>
          <w:delText xml:space="preserve">watercourses </w:delText>
        </w:r>
        <w:r w:rsidRPr="004E763B" w:rsidDel="00BC5D5D">
          <w:rPr>
            <w:highlight w:val="yellow"/>
            <w:lang w:val="en-US"/>
          </w:rPr>
          <w:delText xml:space="preserve">can have one main-stem flowpath made up of many smaller scale reaches. At very small scales a network made up of one reach also has a single main flowpath. In both cases, the flowpath is associated with </w:delText>
        </w:r>
        <w:r w:rsidR="00F25E95" w:rsidRPr="004E763B" w:rsidDel="00BC5D5D">
          <w:rPr>
            <w:highlight w:val="yellow"/>
            <w:lang w:val="en-US"/>
          </w:rPr>
          <w:delText xml:space="preserve">the </w:delText>
        </w:r>
        <w:r w:rsidRPr="004E763B" w:rsidDel="00BC5D5D">
          <w:rPr>
            <w:highlight w:val="yellow"/>
            <w:lang w:val="en-US"/>
          </w:rPr>
          <w:delText xml:space="preserve">catchment </w:delText>
        </w:r>
        <w:r w:rsidR="00F25E95" w:rsidRPr="004E763B" w:rsidDel="00BC5D5D">
          <w:rPr>
            <w:highlight w:val="yellow"/>
            <w:lang w:val="en-US"/>
          </w:rPr>
          <w:delText xml:space="preserve">it realizes </w:delText>
        </w:r>
        <w:r w:rsidRPr="004E763B" w:rsidDel="00BC5D5D">
          <w:rPr>
            <w:highlight w:val="yellow"/>
            <w:lang w:val="en-US"/>
          </w:rPr>
          <w:delText>and should be understood to be the one</w:delText>
        </w:r>
        <w:r w:rsidR="00F25E95" w:rsidRPr="004E763B" w:rsidDel="00BC5D5D">
          <w:rPr>
            <w:highlight w:val="yellow"/>
            <w:lang w:val="en-US"/>
          </w:rPr>
          <w:delText>-dimensional</w:delText>
        </w:r>
        <w:r w:rsidRPr="004E763B" w:rsidDel="00BC5D5D">
          <w:rPr>
            <w:highlight w:val="yellow"/>
            <w:lang w:val="en-US"/>
          </w:rPr>
          <w:delText xml:space="preserve"> connection between inflow and outflow. Because hydrographic and channel networks are aggregates of waterbodies and channels, it follows that the flowpath concept is related to waterbodies and channels through the networks that aggregate them.</w:delText>
        </w:r>
      </w:del>
    </w:p>
    <w:p w14:paraId="579A7AAC" w14:textId="3F297E41" w:rsidR="00823CDE" w:rsidDel="00BC5D5D" w:rsidRDefault="00857818" w:rsidP="00823CDE">
      <w:pPr>
        <w:pStyle w:val="NormalWeb"/>
        <w:jc w:val="both"/>
        <w:rPr>
          <w:del w:id="2684" w:author="Lieberman, Joshua" w:date="2016-11-18T09:51:00Z"/>
          <w:lang w:val="en-US"/>
        </w:rPr>
      </w:pPr>
      <w:del w:id="2685" w:author="Lieberman, Joshua" w:date="2016-11-18T09:51:00Z">
        <w:r w:rsidRPr="00823CDE" w:rsidDel="00BC5D5D">
          <w:rPr>
            <w:highlight w:val="yellow"/>
          </w:rPr>
          <w:delText xml:space="preserve">The </w:delText>
        </w:r>
        <w:r w:rsidR="00823CDE" w:rsidRPr="00823CDE" w:rsidDel="00BC5D5D">
          <w:rPr>
            <w:highlight w:val="yellow"/>
          </w:rPr>
          <w:delText xml:space="preserve">specific feature types </w:delText>
        </w:r>
        <w:r w:rsidR="00823CDE" w:rsidRPr="00823CDE" w:rsidDel="00BC5D5D">
          <w:rPr>
            <w:highlight w:val="yellow"/>
            <w:lang w:val="en-US"/>
          </w:rPr>
          <w:delText xml:space="preserve">HY_ChannelNetwork, HY_Channel and HY_Depression feature types, and HY_DrainagePattern code list are described in section 7.5.1 of this standard; the </w:delText>
        </w:r>
        <w:r w:rsidRPr="00823CDE" w:rsidDel="00BC5D5D">
          <w:rPr>
            <w:highlight w:val="yellow"/>
          </w:rPr>
          <w:delText xml:space="preserve">HY_HydrographicNetwork, </w:delText>
        </w:r>
        <w:r w:rsidR="00823CDE" w:rsidRPr="00823CDE" w:rsidDel="00BC5D5D">
          <w:rPr>
            <w:highlight w:val="yellow"/>
          </w:rPr>
          <w:delText>HY_WaterBody and</w:delText>
        </w:r>
        <w:r w:rsidR="008B6A43" w:rsidRPr="00823CDE" w:rsidDel="00BC5D5D">
          <w:rPr>
            <w:highlight w:val="yellow"/>
          </w:rPr>
          <w:delText xml:space="preserve"> HY_WaterBodyStratum, </w:delText>
        </w:r>
        <w:r w:rsidR="008B6A43" w:rsidRPr="00823CDE" w:rsidDel="00BC5D5D">
          <w:rPr>
            <w:highlight w:val="yellow"/>
            <w:lang w:val="en-US"/>
          </w:rPr>
          <w:delText>HY_CrossSection and HY_LongitudinalSection, HY_Water_LiquidPhase and HY_Water_SolidPhase</w:delText>
        </w:r>
        <w:r w:rsidR="00823CDE" w:rsidRPr="00823CDE" w:rsidDel="00BC5D5D">
          <w:rPr>
            <w:highlight w:val="yellow"/>
            <w:lang w:val="en-US"/>
          </w:rPr>
          <w:delText xml:space="preserve"> in section 7.5.2</w:delText>
        </w:r>
        <w:r w:rsidR="00823CDE" w:rsidRPr="00524BAB" w:rsidDel="00BC5D5D">
          <w:rPr>
            <w:highlight w:val="yellow"/>
            <w:lang w:val="en-US"/>
          </w:rPr>
          <w:delText>. Section 7.5.3 describes special types of bodies of surface water</w:delText>
        </w:r>
        <w:r w:rsidR="00524BAB" w:rsidRPr="00524BAB" w:rsidDel="00BC5D5D">
          <w:rPr>
            <w:highlight w:val="yellow"/>
            <w:lang w:val="en-US"/>
          </w:rPr>
          <w:delText>.</w:delText>
        </w:r>
      </w:del>
    </w:p>
    <w:p w14:paraId="7522BC09" w14:textId="3590588A" w:rsidR="00857818" w:rsidRDefault="00857818" w:rsidP="004F5D4B">
      <w:pPr>
        <w:pStyle w:val="NormalWeb"/>
        <w:jc w:val="both"/>
        <w:rPr>
          <w:lang w:val="en-US"/>
        </w:rPr>
      </w:pPr>
    </w:p>
    <w:p w14:paraId="37DF8F35" w14:textId="0CF460C2" w:rsidR="00D21FE6" w:rsidRPr="008E510D" w:rsidRDefault="00D21FE6" w:rsidP="00834E29">
      <w:pPr>
        <w:pStyle w:val="Heading3"/>
      </w:pPr>
      <w:bookmarkStart w:id="2686" w:name="_Toc467226153"/>
      <w:r w:rsidRPr="008E510D">
        <w:t>Hydrometric network</w:t>
      </w:r>
      <w:bookmarkEnd w:id="2686"/>
    </w:p>
    <w:p w14:paraId="1685B1A8" w14:textId="77777777" w:rsidR="00D21FE6" w:rsidRPr="008E510D" w:rsidRDefault="00D21FE6" w:rsidP="00D21FE6">
      <w:pPr>
        <w:pStyle w:val="Normal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1FD45DC" w14:textId="7AB43542" w:rsidR="00D21FE6" w:rsidRDefault="008B6A43" w:rsidP="00D21FE6">
      <w:pPr>
        <w:pStyle w:val="NormalWeb"/>
        <w:jc w:val="both"/>
        <w:rPr>
          <w:lang w:val="en-US"/>
        </w:rPr>
      </w:pPr>
      <w:r>
        <w:rPr>
          <w:lang w:val="en-US"/>
        </w:rPr>
        <w:t>For t</w:t>
      </w:r>
      <w:r w:rsidR="00D21FE6" w:rsidRPr="008E510D">
        <w:rPr>
          <w:lang w:val="en-US"/>
        </w:rPr>
        <w:t>he purpose of linking identified monitoring stations, (thought to be the sampling feature in terms of the observations and measurements standard) and a river or other hydrologic feature (thought to be the domain or sampled feature in terms of observations and measurements)</w:t>
      </w:r>
      <w:r>
        <w:rPr>
          <w:lang w:val="en-US"/>
        </w:rPr>
        <w:t xml:space="preserve"> a specific hydrometric feature participating in a hydrometric network is defined</w:t>
      </w:r>
      <w:r w:rsidR="00D21FE6" w:rsidRPr="008E510D">
        <w:rPr>
          <w:lang w:val="en-US"/>
        </w:rPr>
        <w:t>. The monitoring feature role of hydrometric features is unique in contrast to all other outfall realizations in HY</w:t>
      </w:r>
      <w:r w:rsidR="00D21FE6">
        <w:rPr>
          <w:lang w:val="en-US"/>
        </w:rPr>
        <w:t>_</w:t>
      </w:r>
      <w:r w:rsidR="00D21FE6" w:rsidRPr="008E510D">
        <w:rPr>
          <w:lang w:val="en-US"/>
        </w:rPr>
        <w:t>Features, which would be used as observed domain features in observations and measurements.</w:t>
      </w:r>
    </w:p>
    <w:p w14:paraId="0C6DDBDF" w14:textId="0FAF6580" w:rsidR="00D21FE6" w:rsidRPr="008E510D" w:rsidRDefault="00823CDE" w:rsidP="00D21FE6">
      <w:pPr>
        <w:pStyle w:val="NormalWeb"/>
        <w:jc w:val="both"/>
        <w:rPr>
          <w:lang w:val="en-US"/>
        </w:rPr>
      </w:pPr>
      <w:r w:rsidRPr="00524BAB">
        <w:rPr>
          <w:highlight w:val="yellow"/>
        </w:rPr>
        <w:t xml:space="preserve">Specific feature types </w:t>
      </w:r>
      <w:r w:rsidRPr="00524BAB">
        <w:rPr>
          <w:highlight w:val="yellow"/>
          <w:lang w:val="en-US"/>
        </w:rPr>
        <w:t>HY_HydrometricNetwork and HY_HydrometricFeature are de</w:t>
      </w:r>
      <w:r w:rsidR="00524BAB" w:rsidRPr="00524BAB">
        <w:rPr>
          <w:highlight w:val="yellow"/>
          <w:lang w:val="en-US"/>
        </w:rPr>
        <w:t>scribed</w:t>
      </w:r>
      <w:r w:rsidRPr="00524BAB">
        <w:rPr>
          <w:highlight w:val="yellow"/>
          <w:lang w:val="en-US"/>
        </w:rPr>
        <w:t xml:space="preserve"> in section 7.5.4</w:t>
      </w:r>
      <w:r w:rsidR="00524BAB" w:rsidRPr="00524BAB">
        <w:rPr>
          <w:highlight w:val="yellow"/>
          <w:lang w:val="en-US"/>
        </w:rPr>
        <w:t xml:space="preserve"> of this standard</w:t>
      </w:r>
      <w:r w:rsidRPr="00524BAB">
        <w:rPr>
          <w:highlight w:val="yellow"/>
          <w:lang w:val="en-US"/>
        </w:rPr>
        <w:t>.</w:t>
      </w:r>
      <w:r>
        <w:rPr>
          <w:lang w:val="en-US"/>
        </w:rPr>
        <w:t xml:space="preserve"> </w:t>
      </w:r>
    </w:p>
    <w:p w14:paraId="6D98B068" w14:textId="709689BC" w:rsidR="00D21FE6" w:rsidRPr="00FC1881" w:rsidRDefault="004E763B" w:rsidP="00834E29">
      <w:pPr>
        <w:pStyle w:val="Heading3"/>
        <w:rPr>
          <w:highlight w:val="yellow"/>
        </w:rPr>
      </w:pPr>
      <w:bookmarkStart w:id="2687" w:name="_Toc467226154"/>
      <w:r w:rsidRPr="00FC1881">
        <w:rPr>
          <w:highlight w:val="yellow"/>
        </w:rPr>
        <w:t>Network n</w:t>
      </w:r>
      <w:r w:rsidR="00D21FE6" w:rsidRPr="00FC1881">
        <w:rPr>
          <w:highlight w:val="yellow"/>
        </w:rPr>
        <w:t>avigation</w:t>
      </w:r>
      <w:bookmarkEnd w:id="2687"/>
      <w:r w:rsidR="00D21FE6" w:rsidRPr="00FC1881">
        <w:rPr>
          <w:highlight w:val="yellow"/>
        </w:rPr>
        <w:t xml:space="preserve"> </w:t>
      </w:r>
    </w:p>
    <w:p w14:paraId="15B4810B" w14:textId="77777777" w:rsidR="00D21FE6" w:rsidRPr="00FC1881" w:rsidRDefault="00D21FE6" w:rsidP="00D21FE6">
      <w:pPr>
        <w:pStyle w:val="NormalWeb"/>
        <w:jc w:val="both"/>
        <w:rPr>
          <w:highlight w:val="yellow"/>
          <w:lang w:val="en-US"/>
        </w:rPr>
      </w:pPr>
      <w:r w:rsidRPr="00FC1881">
        <w:rPr>
          <w:highlight w:val="yellow"/>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flowpaths, each realizing a catchment connected in the catchment network, may be drawn as streams or watercourses, which 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FC1881" w:rsidRDefault="004E763B" w:rsidP="00FC5074">
      <w:pPr>
        <w:pStyle w:val="NormalWeb"/>
        <w:jc w:val="both"/>
        <w:rPr>
          <w:highlight w:val="yellow"/>
          <w:lang w:val="en-US"/>
        </w:rPr>
      </w:pPr>
      <w:r w:rsidRPr="00FC1881">
        <w:rPr>
          <w:highlight w:val="yellow"/>
        </w:rPr>
        <w:t xml:space="preserve">The network navigation </w:t>
      </w:r>
      <w:r w:rsidR="00FC5074" w:rsidRPr="00FC1881">
        <w:rPr>
          <w:highlight w:val="yellow"/>
        </w:rPr>
        <w:t xml:space="preserve">approach </w:t>
      </w:r>
      <w:r w:rsidRPr="00FC1881">
        <w:rPr>
          <w:highlight w:val="yellow"/>
        </w:rPr>
        <w:t xml:space="preserve">described here corresponds generally to the standard </w:t>
      </w:r>
      <w:r w:rsidR="00FC5074" w:rsidRPr="00FC1881">
        <w:rPr>
          <w:highlight w:val="yellow"/>
        </w:rPr>
        <w:t xml:space="preserve">network (navigation) </w:t>
      </w:r>
      <w:r w:rsidRPr="00FC1881">
        <w:rPr>
          <w:highlight w:val="yellow"/>
        </w:rPr>
        <w:t xml:space="preserve">model </w:t>
      </w:r>
      <w:r w:rsidR="00FC5074" w:rsidRPr="00FC1881">
        <w:rPr>
          <w:highlight w:val="yellow"/>
        </w:rPr>
        <w:t xml:space="preserve">defined </w:t>
      </w:r>
      <w:r w:rsidRPr="00FC1881">
        <w:rPr>
          <w:highlight w:val="yellow"/>
        </w:rPr>
        <w:t xml:space="preserve">within ISO 19133: </w:t>
      </w:r>
      <w:r w:rsidR="00FC5074" w:rsidRPr="00FC1881">
        <w:rPr>
          <w:highlight w:val="yellow"/>
          <w:lang w:val="en-US"/>
        </w:rPr>
        <w:t xml:space="preserve">Location-based services – Tracking and </w:t>
      </w:r>
      <w:proofErr w:type="gramStart"/>
      <w:r w:rsidR="00FC5074" w:rsidRPr="00FC1881">
        <w:rPr>
          <w:highlight w:val="yellow"/>
          <w:lang w:val="en-US"/>
        </w:rPr>
        <w:t xml:space="preserve">navigation </w:t>
      </w:r>
      <w:r w:rsidRPr="00FC1881">
        <w:rPr>
          <w:highlight w:val="yellow"/>
        </w:rPr>
        <w:t xml:space="preserve"> which</w:t>
      </w:r>
      <w:proofErr w:type="gramEnd"/>
      <w:r w:rsidRPr="00FC1881">
        <w:rPr>
          <w:highlight w:val="yellow"/>
        </w:rPr>
        <w:t xml:space="preserve"> is considered as </w:t>
      </w:r>
      <w:r w:rsidR="00FC5074" w:rsidRPr="00FC1881">
        <w:rPr>
          <w:highlight w:val="yellow"/>
        </w:rPr>
        <w:t>a</w:t>
      </w:r>
      <w:r w:rsidRPr="00FC1881">
        <w:rPr>
          <w:highlight w:val="yellow"/>
        </w:rPr>
        <w:t xml:space="preserve"> general framework to </w:t>
      </w:r>
      <w:r w:rsidR="00FC5074" w:rsidRPr="00FC1881">
        <w:rPr>
          <w:highlight w:val="yellow"/>
        </w:rPr>
        <w:t>trace a dendritic network of catchments</w:t>
      </w:r>
      <w:r w:rsidRPr="00FC1881">
        <w:rPr>
          <w:highlight w:val="yellow"/>
        </w:rPr>
        <w:t>.</w:t>
      </w:r>
      <w:r w:rsidR="00FC5074" w:rsidRPr="00FC1881">
        <w:rPr>
          <w:highlight w:val="yellow"/>
        </w:rPr>
        <w:t xml:space="preserve"> </w:t>
      </w:r>
      <w:r w:rsidR="00FC5074" w:rsidRPr="00FC1881">
        <w:rPr>
          <w:highlight w:val="yellow"/>
          <w:lang w:val="en-US"/>
        </w:rPr>
        <w:t xml:space="preserve">Provided that a catchment is topologically realized comparable with the ISO topology model as directed edge (flowpath)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flowpath, from fixed landmark to fixed landmark along a water body, from section to section along a channel, or from station to station along a virtual line. </w:t>
      </w:r>
    </w:p>
    <w:p w14:paraId="2F98FCDF" w14:textId="0D82043A" w:rsidR="007F416C" w:rsidRPr="00FC1881" w:rsidRDefault="00FC5074" w:rsidP="007F416C">
      <w:pPr>
        <w:pStyle w:val="NormalWeb"/>
        <w:jc w:val="both"/>
        <w:rPr>
          <w:highlight w:val="yellow"/>
          <w:lang w:val="en-US"/>
        </w:rPr>
      </w:pPr>
      <w:r w:rsidRPr="00FC1881">
        <w:rPr>
          <w:highlight w:val="yellow"/>
          <w:lang w:val="en-US"/>
        </w:rPr>
        <w:t xml:space="preserve">In terms of the network (navigation) model, </w:t>
      </w:r>
      <w:r w:rsidR="001A53F2" w:rsidRPr="00FC1881">
        <w:rPr>
          <w:highlight w:val="yellow"/>
          <w:lang w:val="en-US"/>
        </w:rPr>
        <w:t xml:space="preserve">the hydrographic, channel or station network </w:t>
      </w:r>
      <w:r w:rsidR="007F416C" w:rsidRPr="00FC1881">
        <w:rPr>
          <w:highlight w:val="yellow"/>
          <w:lang w:val="en-US"/>
        </w:rPr>
        <w:t xml:space="preserve">can be thought of as a set </w:t>
      </w:r>
      <w:r w:rsidR="001A53F2" w:rsidRPr="00FC1881">
        <w:rPr>
          <w:highlight w:val="yellow"/>
          <w:lang w:val="en-US"/>
        </w:rPr>
        <w:t>junctions</w:t>
      </w:r>
      <w:r w:rsidR="007F416C" w:rsidRPr="00FC1881">
        <w:rPr>
          <w:highlight w:val="yellow"/>
          <w:lang w:val="en-US"/>
        </w:rPr>
        <w:t xml:space="preserve"> and </w:t>
      </w:r>
      <w:r w:rsidR="001A53F2" w:rsidRPr="00FC1881">
        <w:rPr>
          <w:highlight w:val="yellow"/>
          <w:lang w:val="en-US"/>
        </w:rPr>
        <w:t>links that connect these</w:t>
      </w:r>
      <w:r w:rsidR="007F416C" w:rsidRPr="00FC1881">
        <w:rPr>
          <w:highlight w:val="yellow"/>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30F71796" w:rsidR="004E763B" w:rsidRDefault="008B4C0B" w:rsidP="002C1A4A">
      <w:pPr>
        <w:pStyle w:val="NormalWeb"/>
        <w:jc w:val="both"/>
        <w:rPr>
          <w:rFonts w:eastAsia="MS Mincho"/>
          <w:highlight w:val="yellow"/>
          <w:lang w:val="en-AU"/>
        </w:rPr>
      </w:pPr>
      <w:r>
        <w:rPr>
          <w:highlight w:val="yellow"/>
        </w:rPr>
        <w:fldChar w:fldCharType="begin"/>
      </w:r>
      <w:r>
        <w:rPr>
          <w:highlight w:val="yellow"/>
        </w:rPr>
        <w:instrText xml:space="preserve"> REF _Ref463952846 \h </w:instrText>
      </w:r>
      <w:r>
        <w:rPr>
          <w:highlight w:val="yellow"/>
        </w:rPr>
      </w:r>
      <w:r>
        <w:rPr>
          <w:highlight w:val="yellow"/>
        </w:rPr>
        <w:fldChar w:fldCharType="separate"/>
      </w:r>
      <w:r w:rsidRPr="00247248">
        <w:rPr>
          <w:highlight w:val="yellow"/>
        </w:rPr>
        <w:t xml:space="preserve">Table </w:t>
      </w:r>
      <w:r>
        <w:rPr>
          <w:noProof/>
          <w:highlight w:val="yellow"/>
        </w:rPr>
        <w:t>2</w:t>
      </w:r>
      <w:r>
        <w:rPr>
          <w:highlight w:val="yellow"/>
        </w:rPr>
        <w:fldChar w:fldCharType="end"/>
      </w:r>
      <w:r w:rsidR="00FC5074" w:rsidRPr="00FC1881">
        <w:rPr>
          <w:highlight w:val="yellow"/>
        </w:rPr>
        <w:t xml:space="preserve"> </w:t>
      </w:r>
      <w:r w:rsidR="007F416C" w:rsidRPr="00FC1881">
        <w:rPr>
          <w:highlight w:val="yellow"/>
        </w:rPr>
        <w:t xml:space="preserve">provides a descriptive ‘mapping’ intended to provide a basic understanding of how the HY_Features network navigation </w:t>
      </w:r>
      <w:proofErr w:type="gramStart"/>
      <w:r w:rsidR="007F416C" w:rsidRPr="00FC1881">
        <w:rPr>
          <w:highlight w:val="yellow"/>
        </w:rPr>
        <w:t>may</w:t>
      </w:r>
      <w:proofErr w:type="gramEnd"/>
      <w:r w:rsidR="007F416C" w:rsidRPr="00FC1881">
        <w:rPr>
          <w:highlight w:val="yellow"/>
        </w:rPr>
        <w:t xml:space="preserve"> specify the Tracking and navigation</w:t>
      </w:r>
      <w:r w:rsidR="007F416C" w:rsidRPr="00FC1881">
        <w:rPr>
          <w:rFonts w:eastAsia="MS Mincho"/>
          <w:highlight w:val="yellow"/>
          <w:lang w:val="en-AU"/>
        </w:rPr>
        <w:t xml:space="preserve"> model.</w:t>
      </w:r>
    </w:p>
    <w:p w14:paraId="63E78B47" w14:textId="15E0C6A2" w:rsidR="008B4C0B" w:rsidRDefault="008B4C0B" w:rsidP="00834E29">
      <w:pPr>
        <w:pStyle w:val="OGCtableheader"/>
        <w:jc w:val="both"/>
        <w:outlineLvl w:val="0"/>
      </w:pPr>
      <w:bookmarkStart w:id="2688" w:name="_Ref463952846"/>
      <w:bookmarkStart w:id="2689" w:name="_Ref463952777"/>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Pr>
          <w:noProof/>
          <w:highlight w:val="yellow"/>
        </w:rPr>
        <w:t>2</w:t>
      </w:r>
      <w:r w:rsidRPr="00247248">
        <w:rPr>
          <w:noProof/>
          <w:highlight w:val="yellow"/>
        </w:rPr>
        <w:fldChar w:fldCharType="end"/>
      </w:r>
      <w:bookmarkEnd w:id="2688"/>
      <w:r w:rsidRPr="00247248">
        <w:rPr>
          <w:highlight w:val="yellow"/>
        </w:rPr>
        <w:t xml:space="preserve">: HY_Features concepts comparable with the </w:t>
      </w:r>
      <w:r>
        <w:rPr>
          <w:rFonts w:eastAsia="MS Mincho"/>
          <w:highlight w:val="yellow"/>
          <w:lang w:val="en-AU"/>
        </w:rPr>
        <w:t xml:space="preserve">OGC </w:t>
      </w:r>
      <w:r>
        <w:rPr>
          <w:highlight w:val="yellow"/>
        </w:rPr>
        <w:t>Network navigation</w:t>
      </w:r>
      <w:r w:rsidRPr="00247248">
        <w:rPr>
          <w:rFonts w:eastAsia="MS Mincho"/>
          <w:highlight w:val="yellow"/>
          <w:lang w:val="en-AU"/>
        </w:rPr>
        <w:t xml:space="preserve"> model</w:t>
      </w:r>
      <w:bookmarkEnd w:id="2689"/>
    </w:p>
    <w:tbl>
      <w:tblPr>
        <w:tblStyle w:val="TableGrid"/>
        <w:tblW w:w="5000" w:type="pct"/>
        <w:tblLook w:val="06A0" w:firstRow="1" w:lastRow="0" w:firstColumn="1" w:lastColumn="0" w:noHBand="1" w:noVBand="1"/>
      </w:tblPr>
      <w:tblGrid>
        <w:gridCol w:w="2922"/>
        <w:gridCol w:w="3624"/>
        <w:gridCol w:w="2310"/>
      </w:tblGrid>
      <w:tr w:rsidR="007F416C" w:rsidRPr="00FC1881" w14:paraId="5C4391BC" w14:textId="77777777" w:rsidTr="00825927">
        <w:tc>
          <w:tcPr>
            <w:tcW w:w="1650" w:type="pct"/>
            <w:shd w:val="clear" w:color="auto" w:fill="F2F2F2" w:themeFill="background1" w:themeFillShade="F2"/>
            <w:hideMark/>
          </w:tcPr>
          <w:p w14:paraId="08F13F35" w14:textId="77777777" w:rsidR="007F416C" w:rsidRPr="00FC1881" w:rsidRDefault="007F416C" w:rsidP="002C1A4A">
            <w:pPr>
              <w:spacing w:after="0"/>
              <w:rPr>
                <w:b/>
                <w:bCs/>
                <w:highlight w:val="yellow"/>
              </w:rPr>
            </w:pPr>
            <w:r w:rsidRPr="00FC1881">
              <w:rPr>
                <w:b/>
                <w:bCs/>
                <w:highlight w:val="yellow"/>
              </w:rPr>
              <w:t>HY_Features concept</w:t>
            </w:r>
          </w:p>
        </w:tc>
        <w:tc>
          <w:tcPr>
            <w:tcW w:w="2046" w:type="pct"/>
            <w:hideMark/>
          </w:tcPr>
          <w:p w14:paraId="2A1292AC" w14:textId="77777777" w:rsidR="007F416C" w:rsidRPr="00FC1881" w:rsidRDefault="007F416C" w:rsidP="00FC1881">
            <w:pPr>
              <w:spacing w:after="0"/>
              <w:rPr>
                <w:b/>
                <w:bCs/>
                <w:highlight w:val="yellow"/>
              </w:rPr>
            </w:pPr>
            <w:r w:rsidRPr="00FC1881">
              <w:rPr>
                <w:b/>
                <w:bCs/>
                <w:highlight w:val="yellow"/>
              </w:rPr>
              <w:t xml:space="preserve">Description </w:t>
            </w:r>
          </w:p>
        </w:tc>
        <w:tc>
          <w:tcPr>
            <w:tcW w:w="1304" w:type="pct"/>
            <w:hideMark/>
          </w:tcPr>
          <w:p w14:paraId="25918FBA" w14:textId="74B47BE6" w:rsidR="007F416C" w:rsidRPr="00FC1881" w:rsidRDefault="007F416C" w:rsidP="00FC1881">
            <w:pPr>
              <w:spacing w:after="0"/>
              <w:rPr>
                <w:b/>
                <w:bCs/>
                <w:highlight w:val="yellow"/>
              </w:rPr>
            </w:pPr>
            <w:r w:rsidRPr="00FC1881">
              <w:rPr>
                <w:b/>
                <w:bCs/>
                <w:highlight w:val="yellow"/>
              </w:rPr>
              <w:t>ISO 19133 concept</w:t>
            </w:r>
          </w:p>
        </w:tc>
      </w:tr>
      <w:tr w:rsidR="007F416C" w:rsidRPr="00FC1881" w14:paraId="0FE6D010" w14:textId="77777777" w:rsidTr="00825927">
        <w:tc>
          <w:tcPr>
            <w:tcW w:w="1650" w:type="pct"/>
            <w:shd w:val="clear" w:color="auto" w:fill="F2F2F2" w:themeFill="background1" w:themeFillShade="F2"/>
          </w:tcPr>
          <w:p w14:paraId="273AB7DC" w14:textId="31055C1B" w:rsidR="007F416C" w:rsidRPr="00FC1881" w:rsidRDefault="002C1A4A" w:rsidP="002C1A4A">
            <w:pPr>
              <w:spacing w:after="0"/>
              <w:rPr>
                <w:bCs/>
                <w:highlight w:val="yellow"/>
              </w:rPr>
            </w:pPr>
            <w:r w:rsidRPr="00FC1881">
              <w:rPr>
                <w:bCs/>
                <w:highlight w:val="yellow"/>
              </w:rPr>
              <w:t xml:space="preserve">Hydro Network </w:t>
            </w:r>
          </w:p>
        </w:tc>
        <w:tc>
          <w:tcPr>
            <w:tcW w:w="2046" w:type="pct"/>
          </w:tcPr>
          <w:p w14:paraId="12AC2F3E" w14:textId="06FDEF47" w:rsidR="007F416C" w:rsidRPr="00FC1881" w:rsidRDefault="002C1A4A" w:rsidP="00FC1881">
            <w:pPr>
              <w:pStyle w:val="NormalWeb"/>
              <w:rPr>
                <w:bCs/>
                <w:highlight w:val="yellow"/>
              </w:rPr>
            </w:pPr>
            <w:r w:rsidRPr="00FC1881">
              <w:rPr>
                <w:bCs/>
                <w:highlight w:val="yellow"/>
              </w:rPr>
              <w:t>aggregate of hydrologic features realizing a catchment</w:t>
            </w:r>
          </w:p>
        </w:tc>
        <w:tc>
          <w:tcPr>
            <w:tcW w:w="1304" w:type="pct"/>
          </w:tcPr>
          <w:p w14:paraId="729D1977" w14:textId="3AAA134C" w:rsidR="007F416C" w:rsidRPr="00FC1881" w:rsidRDefault="002C1A4A" w:rsidP="00FC1881">
            <w:pPr>
              <w:spacing w:after="0"/>
              <w:rPr>
                <w:bCs/>
                <w:highlight w:val="yellow"/>
              </w:rPr>
            </w:pPr>
            <w:r w:rsidRPr="00FC1881">
              <w:rPr>
                <w:bCs/>
                <w:highlight w:val="yellow"/>
                <w:lang w:val="en-GB"/>
              </w:rPr>
              <w:t>set of junctions and links</w:t>
            </w:r>
          </w:p>
        </w:tc>
      </w:tr>
      <w:tr w:rsidR="007F416C" w:rsidRPr="00FC1881" w14:paraId="2AC35A12" w14:textId="77777777" w:rsidTr="00825927">
        <w:tc>
          <w:tcPr>
            <w:tcW w:w="1650" w:type="pct"/>
            <w:shd w:val="clear" w:color="auto" w:fill="F2F2F2" w:themeFill="background1" w:themeFillShade="F2"/>
          </w:tcPr>
          <w:p w14:paraId="24C8A398" w14:textId="53321F08" w:rsidR="007F416C" w:rsidRPr="00FC1881" w:rsidRDefault="002C1A4A" w:rsidP="00B152E5">
            <w:pPr>
              <w:spacing w:after="0"/>
              <w:rPr>
                <w:highlight w:val="yellow"/>
              </w:rPr>
            </w:pPr>
            <w:r w:rsidRPr="00FC1881">
              <w:rPr>
                <w:highlight w:val="yellow"/>
              </w:rPr>
              <w:t xml:space="preserve">Flowpath </w:t>
            </w:r>
            <w:r w:rsidR="00B152E5" w:rsidRPr="00FC1881">
              <w:rPr>
                <w:highlight w:val="yellow"/>
              </w:rPr>
              <w:t>(one-dimensional realization of a catchment)</w:t>
            </w:r>
          </w:p>
        </w:tc>
        <w:tc>
          <w:tcPr>
            <w:tcW w:w="2046" w:type="pct"/>
          </w:tcPr>
          <w:p w14:paraId="4038D762" w14:textId="3929D90F" w:rsidR="007F416C" w:rsidRPr="00FC1881" w:rsidRDefault="002C1A4A" w:rsidP="00B152E5">
            <w:pPr>
              <w:spacing w:after="0"/>
              <w:rPr>
                <w:highlight w:val="yellow"/>
              </w:rPr>
            </w:pPr>
            <w:r w:rsidRPr="00FC1881">
              <w:rPr>
                <w:highlight w:val="yellow"/>
              </w:rPr>
              <w:t>connect</w:t>
            </w:r>
            <w:r w:rsidR="00B152E5" w:rsidRPr="00FC1881">
              <w:rPr>
                <w:highlight w:val="yellow"/>
              </w:rPr>
              <w:t>s</w:t>
            </w:r>
            <w:r w:rsidRPr="00FC1881">
              <w:rPr>
                <w:highlight w:val="yellow"/>
              </w:rPr>
              <w:t xml:space="preserve"> inflow node and outflow node, starting at </w:t>
            </w:r>
            <w:r w:rsidR="00B152E5" w:rsidRPr="00FC1881">
              <w:rPr>
                <w:highlight w:val="yellow"/>
              </w:rPr>
              <w:t xml:space="preserve">the located </w:t>
            </w:r>
            <w:r w:rsidRPr="00FC1881">
              <w:rPr>
                <w:highlight w:val="yellow"/>
              </w:rPr>
              <w:t>origin of the associated reference system</w:t>
            </w:r>
            <w:r w:rsidR="00B152E5" w:rsidRPr="00FC1881">
              <w:rPr>
                <w:highlight w:val="yellow"/>
              </w:rPr>
              <w:t xml:space="preserve">, and directed towards a located reference location </w:t>
            </w:r>
          </w:p>
        </w:tc>
        <w:tc>
          <w:tcPr>
            <w:tcW w:w="1304" w:type="pct"/>
          </w:tcPr>
          <w:p w14:paraId="57B08AA2" w14:textId="44E456FD" w:rsidR="007F416C" w:rsidRPr="00FC1881" w:rsidRDefault="002C1A4A" w:rsidP="00FC1881">
            <w:pPr>
              <w:spacing w:after="0"/>
              <w:rPr>
                <w:highlight w:val="yellow"/>
              </w:rPr>
            </w:pPr>
            <w:r w:rsidRPr="00FC1881">
              <w:rPr>
                <w:highlight w:val="yellow"/>
              </w:rPr>
              <w:t xml:space="preserve">link connecting ‘start’ and ‘destination’ junctions </w:t>
            </w:r>
          </w:p>
        </w:tc>
      </w:tr>
      <w:tr w:rsidR="007F416C" w:rsidRPr="00FC1881" w14:paraId="74397353" w14:textId="77777777" w:rsidTr="00825927">
        <w:tc>
          <w:tcPr>
            <w:tcW w:w="1650" w:type="pct"/>
            <w:shd w:val="clear" w:color="auto" w:fill="F2F2F2" w:themeFill="background1" w:themeFillShade="F2"/>
          </w:tcPr>
          <w:p w14:paraId="236329A0" w14:textId="42E5AD63" w:rsidR="007F416C" w:rsidRPr="00FC1881" w:rsidRDefault="00B152E5" w:rsidP="00B152E5">
            <w:pPr>
              <w:spacing w:after="0"/>
              <w:rPr>
                <w:highlight w:val="yellow"/>
              </w:rPr>
            </w:pPr>
            <w:r w:rsidRPr="00FC1881">
              <w:rPr>
                <w:highlight w:val="yellow"/>
              </w:rPr>
              <w:t>Outfall realization (0-dimensional realization)</w:t>
            </w:r>
          </w:p>
        </w:tc>
        <w:tc>
          <w:tcPr>
            <w:tcW w:w="2046" w:type="pct"/>
          </w:tcPr>
          <w:p w14:paraId="2E40A4BC" w14:textId="511D3215" w:rsidR="007F416C" w:rsidRPr="00FC1881" w:rsidRDefault="00FC1881" w:rsidP="00FC1881">
            <w:pPr>
              <w:spacing w:after="0"/>
              <w:rPr>
                <w:highlight w:val="yellow"/>
              </w:rPr>
            </w:pPr>
            <w:proofErr w:type="gramStart"/>
            <w:r w:rsidRPr="00FC1881">
              <w:rPr>
                <w:highlight w:val="yellow"/>
              </w:rPr>
              <w:t>realized</w:t>
            </w:r>
            <w:proofErr w:type="gramEnd"/>
            <w:r w:rsidRPr="00FC1881">
              <w:rPr>
                <w:highlight w:val="yellow"/>
              </w:rPr>
              <w:t xml:space="preserve"> outflow/inflow</w:t>
            </w:r>
            <w:r w:rsidR="00B152E5" w:rsidRPr="00FC1881">
              <w:rPr>
                <w:highlight w:val="yellow"/>
              </w:rPr>
              <w:t xml:space="preserve"> node associat</w:t>
            </w:r>
            <w:r w:rsidRPr="00FC1881">
              <w:rPr>
                <w:highlight w:val="yellow"/>
              </w:rPr>
              <w:t>ed with a</w:t>
            </w:r>
            <w:r w:rsidR="00B152E5" w:rsidRPr="00FC1881">
              <w:rPr>
                <w:highlight w:val="yellow"/>
              </w:rPr>
              <w:t xml:space="preserve"> realizations of </w:t>
            </w:r>
            <w:r w:rsidRPr="00FC1881">
              <w:rPr>
                <w:highlight w:val="yellow"/>
              </w:rPr>
              <w:t>a contributing/</w:t>
            </w:r>
            <w:r w:rsidR="00B152E5" w:rsidRPr="00FC1881">
              <w:rPr>
                <w:highlight w:val="yellow"/>
              </w:rPr>
              <w:t xml:space="preserve">receiving </w:t>
            </w:r>
            <w:r w:rsidRPr="00FC1881">
              <w:rPr>
                <w:highlight w:val="yellow"/>
              </w:rPr>
              <w:t>catchment</w:t>
            </w:r>
          </w:p>
        </w:tc>
        <w:tc>
          <w:tcPr>
            <w:tcW w:w="1304" w:type="pct"/>
          </w:tcPr>
          <w:p w14:paraId="00FC9053" w14:textId="69C5DD8C" w:rsidR="007F416C" w:rsidRPr="00FC1881" w:rsidRDefault="00B152E5" w:rsidP="00825927">
            <w:pPr>
              <w:spacing w:after="0"/>
              <w:rPr>
                <w:highlight w:val="yellow"/>
              </w:rPr>
            </w:pPr>
            <w:r w:rsidRPr="00FC1881">
              <w:rPr>
                <w:highlight w:val="yellow"/>
              </w:rPr>
              <w:t>j</w:t>
            </w:r>
            <w:r w:rsidR="002C1A4A" w:rsidRPr="00FC1881">
              <w:rPr>
                <w:highlight w:val="yellow"/>
              </w:rPr>
              <w:t xml:space="preserve">unction </w:t>
            </w:r>
            <w:r w:rsidRPr="00FC1881">
              <w:rPr>
                <w:highlight w:val="yellow"/>
              </w:rPr>
              <w:t>associating incoming and outgoing links</w:t>
            </w:r>
          </w:p>
        </w:tc>
      </w:tr>
    </w:tbl>
    <w:p w14:paraId="35AC948E" w14:textId="77777777" w:rsidR="00807D2F" w:rsidRDefault="00807D2F" w:rsidP="00807D2F">
      <w:pPr>
        <w:pStyle w:val="Heading1"/>
      </w:pPr>
      <w:bookmarkStart w:id="2690" w:name="_Toc337499858"/>
      <w:bookmarkStart w:id="2691" w:name="_Toc467226155"/>
      <w:bookmarkStart w:id="2692" w:name="_Toc458775744"/>
      <w:r>
        <w:t>Clause containing normative material</w:t>
      </w:r>
      <w:bookmarkEnd w:id="2690"/>
      <w:bookmarkEnd w:id="2691"/>
    </w:p>
    <w:p w14:paraId="54E9DFC0" w14:textId="3EDFF45C" w:rsidR="00F062FF" w:rsidRPr="008E510D" w:rsidRDefault="00F062FF" w:rsidP="00834E29">
      <w:pPr>
        <w:pStyle w:val="Heading2"/>
        <w:jc w:val="both"/>
      </w:pPr>
      <w:bookmarkStart w:id="2693" w:name="_Toc458775745"/>
      <w:bookmarkStart w:id="2694" w:name="_Toc467226156"/>
      <w:bookmarkEnd w:id="2692"/>
      <w:r w:rsidRPr="008E510D">
        <w:t>The HY_Features conceptual model</w:t>
      </w:r>
      <w:bookmarkEnd w:id="2693"/>
      <w:bookmarkEnd w:id="2694"/>
    </w:p>
    <w:p w14:paraId="2B39A2D1" w14:textId="40378ACF" w:rsidR="00F062FF" w:rsidRPr="008E510D" w:rsidRDefault="00F062FF" w:rsidP="00450C77">
      <w:pPr>
        <w:pStyle w:val="Normal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41B64DE8" w:rsidR="00F062FF" w:rsidRPr="008E510D" w:rsidRDefault="00F062FF" w:rsidP="00450C77">
      <w:pPr>
        <w:pStyle w:val="Normal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w:t>
      </w:r>
      <w:ins w:id="2695" w:author="Lieberman, Joshua" w:date="2016-11-10T00:03:00Z">
        <w:r w:rsidR="00F368B0">
          <w:rPr>
            <w:lang w:val="en-US"/>
          </w:rPr>
          <w:t xml:space="preserve">geometric and/or topological feature </w:t>
        </w:r>
      </w:ins>
      <w:del w:id="2696" w:author="Lieberman, Joshua" w:date="2016-11-10T00:03:00Z">
        <w:r w:rsidRPr="008E510D" w:rsidDel="00F368B0">
          <w:rPr>
            <w:lang w:val="en-US"/>
          </w:rPr>
          <w:delText>'</w:delText>
        </w:r>
      </w:del>
      <w:r w:rsidRPr="008E510D">
        <w:rPr>
          <w:lang w:val="en-US"/>
        </w:rPr>
        <w:t>realizations</w:t>
      </w:r>
      <w:del w:id="2697" w:author="Lieberman, Joshua" w:date="2016-11-10T00:03:00Z">
        <w:r w:rsidRPr="008E510D" w:rsidDel="00F368B0">
          <w:rPr>
            <w:lang w:val="en-US"/>
          </w:rPr>
          <w:delText>'</w:delText>
        </w:r>
      </w:del>
      <w:r w:rsidRPr="008E510D">
        <w:rPr>
          <w:lang w:val="en-US"/>
        </w:rPr>
        <w:t xml:space="preserve">, 2) </w:t>
      </w:r>
      <w:del w:id="2698" w:author="Lieberman, Joshua" w:date="2016-11-10T00:02:00Z">
        <w:r w:rsidR="007164C2" w:rsidDel="00F368B0">
          <w:rPr>
            <w:lang w:val="en-US"/>
          </w:rPr>
          <w:delText>an</w:delText>
        </w:r>
        <w:r w:rsidR="00872B25" w:rsidDel="00F368B0">
          <w:rPr>
            <w:lang w:val="en-US"/>
          </w:rPr>
          <w:delText xml:space="preserve"> hierarchical network of </w:delText>
        </w:r>
      </w:del>
      <w:r w:rsidR="00872B25">
        <w:rPr>
          <w:lang w:val="en-US"/>
        </w:rPr>
        <w:t xml:space="preserve">catchments realized </w:t>
      </w:r>
      <w:del w:id="2699" w:author="Lieberman, Joshua" w:date="2016-11-10T00:02:00Z">
        <w:r w:rsidR="00872B25" w:rsidDel="00F368B0">
          <w:rPr>
            <w:lang w:val="en-US"/>
          </w:rPr>
          <w:delText xml:space="preserve">in </w:delText>
        </w:r>
      </w:del>
      <w:ins w:id="2700" w:author="Lieberman, Joshua" w:date="2016-11-10T00:02:00Z">
        <w:r w:rsidR="00F368B0">
          <w:rPr>
            <w:lang w:val="en-US"/>
          </w:rPr>
          <w:t xml:space="preserve">as </w:t>
        </w:r>
      </w:ins>
      <w:r w:rsidRPr="008E510D">
        <w:rPr>
          <w:lang w:val="en-US"/>
        </w:rPr>
        <w:t>networks of watercourse</w:t>
      </w:r>
      <w:del w:id="2701" w:author="Lieberman, Joshua" w:date="2016-11-10T00:03:00Z">
        <w:r w:rsidRPr="008E510D" w:rsidDel="00F368B0">
          <w:rPr>
            <w:lang w:val="en-US"/>
          </w:rPr>
          <w:delText>s</w:delText>
        </w:r>
      </w:del>
      <w:r w:rsidR="004D0877">
        <w:rPr>
          <w:lang w:val="en-US"/>
        </w:rPr>
        <w:t xml:space="preserve"> and stream</w:t>
      </w:r>
      <w:ins w:id="2702" w:author="Lieberman, Joshua" w:date="2016-11-10T00:03:00Z">
        <w:r w:rsidR="00F368B0">
          <w:rPr>
            <w:lang w:val="en-US"/>
          </w:rPr>
          <w:t xml:space="preserve"> features</w:t>
        </w:r>
      </w:ins>
      <w:del w:id="2703" w:author="Lieberman, Joshua" w:date="2016-11-10T00:03:00Z">
        <w:r w:rsidR="004D0877" w:rsidDel="00F368B0">
          <w:rPr>
            <w:lang w:val="en-US"/>
          </w:rPr>
          <w:delText>s</w:delText>
        </w:r>
      </w:del>
      <w:del w:id="2704" w:author="Lieberman, Joshua" w:date="2016-11-10T00:01:00Z">
        <w:r w:rsidR="004D0877" w:rsidDel="00F368B0">
          <w:rPr>
            <w:lang w:val="en-US"/>
          </w:rPr>
          <w:delText xml:space="preserve"> </w:delText>
        </w:r>
      </w:del>
      <w:r w:rsidRPr="008E510D">
        <w:rPr>
          <w:lang w:val="en-US"/>
        </w:rPr>
        <w:t xml:space="preserve">, and </w:t>
      </w:r>
      <w:r w:rsidR="007164C2">
        <w:rPr>
          <w:lang w:val="en-US"/>
        </w:rPr>
        <w:t>3</w:t>
      </w:r>
      <w:r w:rsidRPr="008E510D">
        <w:rPr>
          <w:lang w:val="en-US"/>
        </w:rPr>
        <w:t xml:space="preserve">) </w:t>
      </w:r>
      <w:del w:id="2705" w:author="Lieberman, Joshua" w:date="2016-11-10T00:03:00Z">
        <w:r w:rsidR="007164C2" w:rsidDel="00F368B0">
          <w:rPr>
            <w:lang w:val="en-US"/>
          </w:rPr>
          <w:delText xml:space="preserve">a </w:delText>
        </w:r>
      </w:del>
      <w:r w:rsidRPr="008E510D">
        <w:rPr>
          <w:lang w:val="en-US"/>
        </w:rPr>
        <w:t xml:space="preserve">linear referencing </w:t>
      </w:r>
      <w:ins w:id="2706" w:author="Lieberman, Joshua" w:date="2016-11-10T00:03:00Z">
        <w:r w:rsidR="00F368B0">
          <w:rPr>
            <w:lang w:val="en-US"/>
          </w:rPr>
          <w:t xml:space="preserve">of river positions </w:t>
        </w:r>
      </w:ins>
      <w:del w:id="2707" w:author="Lieberman, Joshua" w:date="2016-11-10T00:03:00Z">
        <w:r w:rsidRPr="008E510D" w:rsidDel="00F368B0">
          <w:rPr>
            <w:lang w:val="en-US"/>
          </w:rPr>
          <w:delText xml:space="preserve">along a river </w:delText>
        </w:r>
      </w:del>
      <w:r w:rsidRPr="008E510D">
        <w:rPr>
          <w:lang w:val="en-US"/>
        </w:rPr>
        <w:t xml:space="preserve">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w:t>
      </w:r>
      <w:ins w:id="2708" w:author="Lieberman, Joshua" w:date="2016-11-10T00:04:00Z">
        <w:r w:rsidR="001D30AB">
          <w:rPr>
            <w:lang w:val="en-US"/>
          </w:rPr>
          <w:t xml:space="preserve">: </w:t>
        </w:r>
      </w:ins>
      <w:del w:id="2709" w:author="Lieberman, Joshua" w:date="2016-11-10T00:04:00Z">
        <w:r w:rsidR="004F4B6D" w:rsidDel="001D30AB">
          <w:rPr>
            <w:lang w:val="en-US"/>
          </w:rPr>
          <w:delText xml:space="preserve">, and </w:delText>
        </w:r>
        <w:r w:rsidRPr="008E510D" w:rsidDel="001D30AB">
          <w:rPr>
            <w:lang w:val="en-US"/>
          </w:rPr>
          <w:delText xml:space="preserve">that </w:delText>
        </w:r>
      </w:del>
      <w:r w:rsidRPr="008E510D">
        <w:rPr>
          <w:lang w:val="en-US"/>
        </w:rPr>
        <w:t xml:space="preserve">any place on the land surface can be </w:t>
      </w:r>
      <w:del w:id="2710" w:author="Lieberman, Joshua" w:date="2016-11-10T00:04:00Z">
        <w:r w:rsidRPr="008E510D" w:rsidDel="001D30AB">
          <w:rPr>
            <w:lang w:val="en-US"/>
          </w:rPr>
          <w:delText>thought of as</w:delText>
        </w:r>
      </w:del>
      <w:ins w:id="2711" w:author="Lieberman, Joshua" w:date="2016-11-10T00:04:00Z">
        <w:r w:rsidR="001D30AB">
          <w:rPr>
            <w:lang w:val="en-US"/>
          </w:rPr>
          <w:t>considered</w:t>
        </w:r>
      </w:ins>
      <w:r w:rsidRPr="008E510D">
        <w:rPr>
          <w:lang w:val="en-US"/>
        </w:rPr>
        <w:t xml:space="preserve"> the outfall of a corresponding catchment</w:t>
      </w:r>
      <w:ins w:id="2712" w:author="Lieberman, Joshua" w:date="2016-11-10T00:05:00Z">
        <w:r w:rsidR="001D30AB">
          <w:rPr>
            <w:lang w:val="en-US"/>
          </w:rPr>
          <w:t>. Catchments and outfalls together</w:t>
        </w:r>
      </w:ins>
      <w:r w:rsidRPr="008E510D">
        <w:rPr>
          <w:lang w:val="en-US"/>
        </w:rPr>
        <w:t xml:space="preserve"> </w:t>
      </w:r>
      <w:del w:id="2713" w:author="Lieberman, Joshua" w:date="2016-11-10T00:06:00Z">
        <w:r w:rsidRPr="008E510D" w:rsidDel="001D30AB">
          <w:rPr>
            <w:lang w:val="en-US"/>
          </w:rPr>
          <w:delText>and be placed into a</w:delText>
        </w:r>
      </w:del>
      <w:ins w:id="2714" w:author="Lieberman, Joshua" w:date="2016-11-10T00:06:00Z">
        <w:r w:rsidR="001D30AB">
          <w:rPr>
            <w:lang w:val="en-US"/>
          </w:rPr>
          <w:t>form the basis of</w:t>
        </w:r>
      </w:ins>
      <w:r w:rsidRPr="008E510D">
        <w:rPr>
          <w:lang w:val="en-US"/>
        </w:rPr>
        <w:t xml:space="preserve"> </w:t>
      </w:r>
      <w:r w:rsidR="00E7147F">
        <w:rPr>
          <w:lang w:val="en-US"/>
        </w:rPr>
        <w:t>network</w:t>
      </w:r>
      <w:ins w:id="2715" w:author="Lieberman, Joshua" w:date="2016-11-10T00:06:00Z">
        <w:r w:rsidR="001D30AB">
          <w:rPr>
            <w:lang w:val="en-US"/>
          </w:rPr>
          <w:t>s</w:t>
        </w:r>
      </w:ins>
      <w:r w:rsidR="00E7147F">
        <w:rPr>
          <w:lang w:val="en-US"/>
        </w:rPr>
        <w:t xml:space="preserve"> </w:t>
      </w:r>
      <w:r w:rsidRPr="008E510D">
        <w:rPr>
          <w:lang w:val="en-US"/>
        </w:rPr>
        <w:t xml:space="preserve">of connected, </w:t>
      </w:r>
      <w:r w:rsidR="00E7147F">
        <w:rPr>
          <w:lang w:val="en-US"/>
        </w:rPr>
        <w:t>usually</w:t>
      </w:r>
      <w:r w:rsidRPr="008E510D">
        <w:rPr>
          <w:lang w:val="en-US"/>
        </w:rPr>
        <w:t xml:space="preserve"> named, hydrologic features.</w:t>
      </w:r>
    </w:p>
    <w:p w14:paraId="5F9AEE1A" w14:textId="56FB7CE4" w:rsidR="00F062FF" w:rsidRDefault="00F062FF" w:rsidP="00450C77">
      <w:pPr>
        <w:pStyle w:val="NormalWeb"/>
        <w:jc w:val="both"/>
        <w:rPr>
          <w:lang w:val="en-US"/>
        </w:rPr>
      </w:pPr>
      <w:r w:rsidRPr="008E510D">
        <w:rPr>
          <w:lang w:val="en-US"/>
        </w:rPr>
        <w:t>The conceptual model</w:t>
      </w:r>
      <w:ins w:id="2716" w:author="Lieberman, Joshua" w:date="2016-11-10T00:06:00Z">
        <w:r w:rsidR="001D30AB">
          <w:rPr>
            <w:lang w:val="en-US"/>
          </w:rPr>
          <w:t xml:space="preserve"> elements are</w:t>
        </w:r>
      </w:ins>
      <w:r w:rsidRPr="008E510D">
        <w:rPr>
          <w:lang w:val="en-US"/>
        </w:rPr>
        <w:t xml:space="preserve"> </w:t>
      </w:r>
      <w:del w:id="2717" w:author="Lieberman, Joshua" w:date="2016-11-10T00:06:00Z">
        <w:r w:rsidRPr="008E510D" w:rsidDel="001D30AB">
          <w:rPr>
            <w:lang w:val="en-US"/>
          </w:rPr>
          <w:delText xml:space="preserve">is </w:delText>
        </w:r>
        <w:r w:rsidR="00E7147F" w:rsidDel="001D30AB">
          <w:rPr>
            <w:lang w:val="en-US"/>
          </w:rPr>
          <w:delText>designed</w:delText>
        </w:r>
        <w:r w:rsidR="00E7147F" w:rsidRPr="008E510D" w:rsidDel="001D30AB">
          <w:rPr>
            <w:lang w:val="en-US"/>
          </w:rPr>
          <w:delText xml:space="preserve"> </w:delText>
        </w:r>
      </w:del>
      <w:ins w:id="2718" w:author="Lieberman, Joshua" w:date="2016-11-10T00:06:00Z">
        <w:r w:rsidR="001D30AB">
          <w:rPr>
            <w:lang w:val="en-US"/>
          </w:rPr>
          <w:t>grouped</w:t>
        </w:r>
        <w:r w:rsidR="001D30AB" w:rsidRPr="008E510D">
          <w:rPr>
            <w:lang w:val="en-US"/>
          </w:rPr>
          <w:t xml:space="preserve"> </w:t>
        </w:r>
      </w:ins>
      <w:r w:rsidRPr="008E510D">
        <w:rPr>
          <w:lang w:val="en-US"/>
        </w:rPr>
        <w:t>in</w:t>
      </w:r>
      <w:ins w:id="2719" w:author="Lieberman, Joshua" w:date="2016-11-10T00:06:00Z">
        <w:r w:rsidR="001D30AB">
          <w:rPr>
            <w:lang w:val="en-US"/>
          </w:rPr>
          <w:t>to</w:t>
        </w:r>
      </w:ins>
      <w:r w:rsidRPr="008E510D">
        <w:rPr>
          <w:lang w:val="en-US"/>
        </w:rPr>
        <w:t xml:space="preserve"> </w:t>
      </w:r>
      <w:del w:id="2720" w:author="Lieberman, Joshua" w:date="2016-11-10T00:01:00Z">
        <w:r w:rsidRPr="008E510D" w:rsidDel="00F368B0">
          <w:rPr>
            <w:lang w:val="en-US"/>
          </w:rPr>
          <w:delText xml:space="preserve">several </w:delText>
        </w:r>
      </w:del>
      <w:ins w:id="2721" w:author="Lieberman, Joshua" w:date="2016-11-10T00:01:00Z">
        <w:r w:rsidR="00F368B0">
          <w:rPr>
            <w:lang w:val="en-US"/>
          </w:rPr>
          <w:t>three</w:t>
        </w:r>
        <w:r w:rsidR="00F368B0" w:rsidRPr="008E510D">
          <w:rPr>
            <w:lang w:val="en-US"/>
          </w:rPr>
          <w:t xml:space="preserve"> </w:t>
        </w:r>
      </w:ins>
      <w:del w:id="2722" w:author="Lieberman, Joshua" w:date="2016-11-10T00:06:00Z">
        <w:r w:rsidRPr="008E510D" w:rsidDel="001D30AB">
          <w:rPr>
            <w:lang w:val="en-US"/>
          </w:rPr>
          <w:delText xml:space="preserve">discrete </w:delText>
        </w:r>
      </w:del>
      <w:r w:rsidRPr="008E510D">
        <w:rPr>
          <w:lang w:val="en-US"/>
        </w:rPr>
        <w:t xml:space="preserve">modules. </w:t>
      </w:r>
      <w:del w:id="2723" w:author="Lieberman, Joshua" w:date="2016-11-10T00:07:00Z">
        <w:r w:rsidRPr="008E510D" w:rsidDel="001D30AB">
          <w:rPr>
            <w:lang w:val="en-US"/>
          </w:rPr>
          <w:delText xml:space="preserve">It is intended that implementations of the conceptual model need to consider only those parts of the model </w:delText>
        </w:r>
        <w:r w:rsidRPr="00EB5A8C" w:rsidDel="001D30AB">
          <w:rPr>
            <w:lang w:val="en-US"/>
          </w:rPr>
          <w:delText>required</w:delText>
        </w:r>
        <w:r w:rsidR="0047039F" w:rsidRPr="00EB5A8C" w:rsidDel="001D30AB">
          <w:rPr>
            <w:lang w:val="en-US"/>
          </w:rPr>
          <w:delText xml:space="preserve"> by the implementation </w:delText>
        </w:r>
        <w:r w:rsidR="007164C2" w:rsidRPr="00EB5A8C" w:rsidDel="001D30AB">
          <w:rPr>
            <w:lang w:val="en-US"/>
          </w:rPr>
          <w:delText>target</w:delText>
        </w:r>
        <w:r w:rsidR="0047039F" w:rsidRPr="00EB5A8C" w:rsidDel="001D30AB">
          <w:rPr>
            <w:lang w:val="en-US"/>
          </w:rPr>
          <w:delText>.</w:delText>
        </w:r>
        <w:r w:rsidRPr="00EB5A8C" w:rsidDel="001D30AB">
          <w:rPr>
            <w:lang w:val="en-US"/>
          </w:rPr>
          <w:delText xml:space="preserve"> </w:delText>
        </w:r>
      </w:del>
      <w:r w:rsidRPr="00EB5A8C">
        <w:rPr>
          <w:lang w:val="en-US"/>
        </w:rPr>
        <w:t>A</w:t>
      </w:r>
      <w:ins w:id="2724" w:author="Lieberman, Joshua" w:date="2016-11-10T00:07:00Z">
        <w:r w:rsidR="001D30AB">
          <w:rPr>
            <w:lang w:val="en-US"/>
          </w:rPr>
          <w:t xml:space="preserve"> model</w:t>
        </w:r>
      </w:ins>
      <w:del w:id="2725" w:author="Lieberman, Joshua" w:date="2016-11-10T00:07:00Z">
        <w:r w:rsidRPr="00EB5A8C" w:rsidDel="001D30AB">
          <w:rPr>
            <w:lang w:val="en-US"/>
          </w:rPr>
          <w:delText>n</w:delText>
        </w:r>
      </w:del>
      <w:r w:rsidRPr="00EB5A8C">
        <w:rPr>
          <w:lang w:val="en-US"/>
        </w:rPr>
        <w:t xml:space="preserve"> implementation may include</w:t>
      </w:r>
      <w:ins w:id="2726" w:author="Lieberman, Joshua" w:date="2016-11-10T00:07:00Z">
        <w:r w:rsidR="001D30AB">
          <w:rPr>
            <w:lang w:val="en-US"/>
          </w:rPr>
          <w:t xml:space="preserve"> any or all feature concepts included in any module, include</w:t>
        </w:r>
      </w:ins>
      <w:r w:rsidRPr="00EB5A8C">
        <w:rPr>
          <w:lang w:val="en-US"/>
        </w:rPr>
        <w:t xml:space="preserve"> or exclude feature properties, </w:t>
      </w:r>
      <w:del w:id="2727" w:author="Lieberman, Joshua" w:date="2016-11-10T00:08:00Z">
        <w:r w:rsidRPr="00EB5A8C" w:rsidDel="001D30AB">
          <w:rPr>
            <w:lang w:val="en-US"/>
          </w:rPr>
          <w:delText xml:space="preserve">or </w:delText>
        </w:r>
      </w:del>
      <w:ins w:id="2728" w:author="Lieberman, Joshua" w:date="2016-11-10T00:08:00Z">
        <w:r w:rsidR="001D30AB">
          <w:rPr>
            <w:lang w:val="en-US"/>
          </w:rPr>
          <w:t>and</w:t>
        </w:r>
        <w:r w:rsidR="001D30AB" w:rsidRPr="00EB5A8C">
          <w:rPr>
            <w:lang w:val="en-US"/>
          </w:rPr>
          <w:t xml:space="preserve"> </w:t>
        </w:r>
      </w:ins>
      <w:r w:rsidRPr="00EB5A8C">
        <w:rPr>
          <w:lang w:val="en-US"/>
        </w:rPr>
        <w:t xml:space="preserve">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‘nillable’,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524BAB">
        <w:t xml:space="preserve">Table </w:t>
      </w:r>
      <w:r w:rsidR="00524BAB">
        <w:rPr>
          <w:noProof/>
        </w:rPr>
        <w:t>3</w:t>
      </w:r>
      <w:r w:rsidR="007332F8">
        <w:rPr>
          <w:lang w:val="en-US"/>
        </w:rPr>
        <w:fldChar w:fldCharType="end"/>
      </w:r>
      <w:r w:rsidRPr="008E510D">
        <w:rPr>
          <w:lang w:val="en-US"/>
        </w:rPr>
        <w:t xml:space="preserve"> lists the </w:t>
      </w:r>
      <w:del w:id="2729" w:author="Lieberman, Joshua" w:date="2016-11-10T00:08:00Z">
        <w:r w:rsidRPr="008E510D" w:rsidDel="001D30AB">
          <w:rPr>
            <w:lang w:val="en-US"/>
          </w:rPr>
          <w:delText>application schemas</w:delText>
        </w:r>
      </w:del>
      <w:ins w:id="2730" w:author="Lieberman, Joshua" w:date="2016-11-10T00:09:00Z">
        <w:r w:rsidR="001D30AB">
          <w:rPr>
            <w:lang w:val="en-US"/>
          </w:rPr>
          <w:t>modules</w:t>
        </w:r>
      </w:ins>
      <w:r w:rsidRPr="008E510D">
        <w:rPr>
          <w:lang w:val="en-US"/>
        </w:rPr>
        <w:t>, the leaf packages included</w:t>
      </w:r>
      <w:ins w:id="2731" w:author="Lieberman, Joshua" w:date="2016-11-10T00:09:00Z">
        <w:r w:rsidR="001D30AB">
          <w:rPr>
            <w:lang w:val="en-US"/>
          </w:rPr>
          <w:t xml:space="preserve"> in each,</w:t>
        </w:r>
      </w:ins>
      <w:r w:rsidRPr="008E510D">
        <w:rPr>
          <w:lang w:val="en-US"/>
        </w:rPr>
        <w:t xml:space="preserve"> and the concepts reflected therein.</w:t>
      </w:r>
    </w:p>
    <w:p w14:paraId="505CDB00" w14:textId="56D59320" w:rsidR="008D4EE7" w:rsidRDefault="008D4EE7" w:rsidP="00450C77">
      <w:pPr>
        <w:pStyle w:val="OGCtableheader"/>
        <w:jc w:val="both"/>
      </w:pPr>
      <w:bookmarkStart w:id="2732" w:name="_Ref460920258"/>
      <w:bookmarkStart w:id="2733" w:name="_Toc467227279"/>
      <w:r>
        <w:t xml:space="preserve">Table </w:t>
      </w:r>
      <w:r w:rsidR="00C75574">
        <w:fldChar w:fldCharType="begin"/>
      </w:r>
      <w:r w:rsidR="00C75574">
        <w:instrText xml:space="preserve"> SEQ Table \* ARABIC </w:instrText>
      </w:r>
      <w:r w:rsidR="00C75574">
        <w:fldChar w:fldCharType="separate"/>
      </w:r>
      <w:r w:rsidR="00524BAB">
        <w:rPr>
          <w:noProof/>
        </w:rPr>
        <w:t>3</w:t>
      </w:r>
      <w:r w:rsidR="00C75574">
        <w:rPr>
          <w:noProof/>
        </w:rPr>
        <w:fldChar w:fldCharType="end"/>
      </w:r>
      <w:bookmarkEnd w:id="2732"/>
      <w:r>
        <w:t xml:space="preserve">: HY_Features modules, </w:t>
      </w:r>
      <w:r w:rsidRPr="008D4EE7">
        <w:t>concepts</w:t>
      </w:r>
      <w:r>
        <w:t xml:space="preserve"> reflected</w:t>
      </w:r>
      <w:r w:rsidR="009138D6">
        <w:t>,</w:t>
      </w:r>
      <w:r>
        <w:t xml:space="preserve"> and leaf packages included</w:t>
      </w:r>
      <w:bookmarkEnd w:id="2733"/>
    </w:p>
    <w:tbl>
      <w:tblPr>
        <w:tblStyle w:val="TableGrid"/>
        <w:tblW w:w="0" w:type="auto"/>
        <w:tblLook w:val="04A0" w:firstRow="1" w:lastRow="0" w:firstColumn="1" w:lastColumn="0" w:noHBand="0" w:noVBand="1"/>
        <w:tblPrChange w:id="2734" w:author="Lieberman, Joshua" w:date="2016-11-18T09:56:00Z">
          <w:tblPr>
            <w:tblStyle w:val="TableGrid"/>
            <w:tblW w:w="0" w:type="auto"/>
            <w:tblLook w:val="04A0" w:firstRow="1" w:lastRow="0" w:firstColumn="1" w:lastColumn="0" w:noHBand="0" w:noVBand="1"/>
          </w:tblPr>
        </w:tblPrChange>
      </w:tblPr>
      <w:tblGrid>
        <w:gridCol w:w="2749"/>
        <w:gridCol w:w="3473"/>
        <w:gridCol w:w="2634"/>
        <w:tblGridChange w:id="2735">
          <w:tblGrid>
            <w:gridCol w:w="2749"/>
            <w:gridCol w:w="3793"/>
            <w:gridCol w:w="2314"/>
          </w:tblGrid>
        </w:tblGridChange>
      </w:tblGrid>
      <w:tr w:rsidR="007C3984" w:rsidRPr="008E510D" w14:paraId="0E53E02C" w14:textId="77777777" w:rsidTr="00BC5D5D">
        <w:tc>
          <w:tcPr>
            <w:tcW w:w="0" w:type="auto"/>
            <w:hideMark/>
            <w:tcPrChange w:id="2736" w:author="Lieberman, Joshua" w:date="2016-11-18T09:56:00Z">
              <w:tcPr>
                <w:tcW w:w="0" w:type="auto"/>
                <w:hideMark/>
              </w:tcPr>
            </w:tcPrChange>
          </w:tcPr>
          <w:p w14:paraId="0C561773" w14:textId="77777777" w:rsidR="007C3984" w:rsidRPr="008E510D" w:rsidRDefault="007C3984" w:rsidP="00450C77">
            <w:pPr>
              <w:spacing w:after="0"/>
              <w:jc w:val="both"/>
              <w:rPr>
                <w:b/>
                <w:bCs/>
              </w:rPr>
            </w:pPr>
            <w:r w:rsidRPr="008E510D">
              <w:rPr>
                <w:b/>
                <w:bCs/>
              </w:rPr>
              <w:t>Application schema</w:t>
            </w:r>
          </w:p>
        </w:tc>
        <w:tc>
          <w:tcPr>
            <w:tcW w:w="3473" w:type="dxa"/>
            <w:hideMark/>
            <w:tcPrChange w:id="2737" w:author="Lieberman, Joshua" w:date="2016-11-18T09:56:00Z">
              <w:tcPr>
                <w:tcW w:w="0" w:type="auto"/>
                <w:hideMark/>
              </w:tcPr>
            </w:tcPrChange>
          </w:tcPr>
          <w:p w14:paraId="5DCE59D6" w14:textId="77777777" w:rsidR="007C3984" w:rsidRPr="008E510D" w:rsidRDefault="007C3984" w:rsidP="00450C77">
            <w:pPr>
              <w:spacing w:after="0"/>
              <w:jc w:val="both"/>
              <w:rPr>
                <w:b/>
                <w:bCs/>
              </w:rPr>
            </w:pPr>
            <w:r w:rsidRPr="008E510D">
              <w:rPr>
                <w:b/>
                <w:bCs/>
              </w:rPr>
              <w:t>Concepts reflected</w:t>
            </w:r>
          </w:p>
        </w:tc>
        <w:tc>
          <w:tcPr>
            <w:tcW w:w="2634" w:type="dxa"/>
            <w:hideMark/>
            <w:tcPrChange w:id="2738" w:author="Lieberman, Joshua" w:date="2016-11-18T09:56:00Z">
              <w:tcPr>
                <w:tcW w:w="0" w:type="auto"/>
                <w:hideMark/>
              </w:tcPr>
            </w:tcPrChange>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BC5D5D">
        <w:tc>
          <w:tcPr>
            <w:tcW w:w="0" w:type="auto"/>
            <w:hideMark/>
            <w:tcPrChange w:id="2739" w:author="Lieberman, Joshua" w:date="2016-11-18T09:56:00Z">
              <w:tcPr>
                <w:tcW w:w="0" w:type="auto"/>
                <w:hideMark/>
              </w:tcPr>
            </w:tcPrChange>
          </w:tcPr>
          <w:p w14:paraId="42CBA10C" w14:textId="77777777" w:rsidR="007C3984" w:rsidRPr="008E510D" w:rsidRDefault="007C3984" w:rsidP="00866323">
            <w:pPr>
              <w:spacing w:after="0"/>
            </w:pPr>
            <w:r w:rsidRPr="008E510D">
              <w:t>HY_HydroFeature</w:t>
            </w:r>
          </w:p>
        </w:tc>
        <w:tc>
          <w:tcPr>
            <w:tcW w:w="3473" w:type="dxa"/>
            <w:hideMark/>
            <w:tcPrChange w:id="2740" w:author="Lieberman, Joshua" w:date="2016-11-18T09:56:00Z">
              <w:tcPr>
                <w:tcW w:w="0" w:type="auto"/>
                <w:hideMark/>
              </w:tcPr>
            </w:tcPrChange>
          </w:tcPr>
          <w:p w14:paraId="18EE1185" w14:textId="35758F2A"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r w:rsidR="004D0877">
              <w:t>ar flowpath</w:t>
            </w:r>
          </w:p>
        </w:tc>
        <w:tc>
          <w:tcPr>
            <w:tcW w:w="2634" w:type="dxa"/>
            <w:hideMark/>
            <w:tcPrChange w:id="2741" w:author="Lieberman, Joshua" w:date="2016-11-18T09:56:00Z">
              <w:tcPr>
                <w:tcW w:w="0" w:type="auto"/>
                <w:hideMark/>
              </w:tcPr>
            </w:tcPrChange>
          </w:tcPr>
          <w:p w14:paraId="0419199A" w14:textId="77777777" w:rsidR="004D0877" w:rsidRDefault="007C3984">
            <w:pPr>
              <w:pStyle w:val="ListParagraph"/>
              <w:numPr>
                <w:ilvl w:val="0"/>
                <w:numId w:val="47"/>
              </w:numPr>
              <w:spacing w:after="0"/>
              <w:pPrChange w:id="2742" w:author="Lieberman, Joshua" w:date="2016-11-18T09:56:00Z">
                <w:pPr>
                  <w:spacing w:after="0"/>
                </w:pPr>
              </w:pPrChange>
            </w:pPr>
            <w:r w:rsidRPr="008E510D">
              <w:t>Named</w:t>
            </w:r>
            <w:r w:rsidR="004D0877">
              <w:t xml:space="preserve"> </w:t>
            </w:r>
            <w:r w:rsidRPr="008E510D">
              <w:t>Feature</w:t>
            </w:r>
            <w:del w:id="2743" w:author="Lieberman, Joshua" w:date="2016-11-18T09:56:00Z">
              <w:r w:rsidRPr="008E510D" w:rsidDel="00BC5D5D">
                <w:delText>,</w:delText>
              </w:r>
            </w:del>
            <w:r w:rsidRPr="008E510D">
              <w:t xml:space="preserve"> </w:t>
            </w:r>
          </w:p>
          <w:p w14:paraId="2C2094CC" w14:textId="77777777" w:rsidR="004D0877" w:rsidRDefault="007C3984">
            <w:pPr>
              <w:pStyle w:val="ListParagraph"/>
              <w:numPr>
                <w:ilvl w:val="0"/>
                <w:numId w:val="47"/>
              </w:numPr>
              <w:spacing w:after="0"/>
              <w:pPrChange w:id="2744" w:author="Lieberman, Joshua" w:date="2016-11-18T09:56:00Z">
                <w:pPr>
                  <w:spacing w:after="0"/>
                </w:pPr>
              </w:pPrChange>
            </w:pPr>
            <w:r w:rsidRPr="008E510D">
              <w:t>Hydro</w:t>
            </w:r>
            <w:r w:rsidR="004D0877">
              <w:t xml:space="preserve"> </w:t>
            </w:r>
            <w:r w:rsidRPr="008E510D">
              <w:t>Complex</w:t>
            </w:r>
            <w:del w:id="2745" w:author="Lieberman, Joshua" w:date="2016-11-18T09:56:00Z">
              <w:r w:rsidRPr="008E510D" w:rsidDel="00BC5D5D">
                <w:delText>,</w:delText>
              </w:r>
            </w:del>
            <w:r w:rsidRPr="008E510D">
              <w:t xml:space="preserve"> </w:t>
            </w:r>
          </w:p>
          <w:p w14:paraId="0022CBB9" w14:textId="78F91E56" w:rsidR="007C3984" w:rsidRPr="008E510D" w:rsidRDefault="007C3984">
            <w:pPr>
              <w:pStyle w:val="ListParagraph"/>
              <w:numPr>
                <w:ilvl w:val="0"/>
                <w:numId w:val="47"/>
              </w:numPr>
              <w:spacing w:after="0"/>
              <w:pPrChange w:id="2746" w:author="Lieberman, Joshua" w:date="2016-11-18T09:56:00Z">
                <w:pPr>
                  <w:spacing w:after="0"/>
                </w:pPr>
              </w:pPrChange>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BC5D5D">
        <w:tc>
          <w:tcPr>
            <w:tcW w:w="0" w:type="auto"/>
            <w:hideMark/>
            <w:tcPrChange w:id="2747" w:author="Lieberman, Joshua" w:date="2016-11-18T09:56:00Z">
              <w:tcPr>
                <w:tcW w:w="0" w:type="auto"/>
                <w:hideMark/>
              </w:tcPr>
            </w:tcPrChange>
          </w:tcPr>
          <w:p w14:paraId="3B02D3BF" w14:textId="77777777" w:rsidR="007C3984" w:rsidRPr="008E510D" w:rsidRDefault="007C3984" w:rsidP="00866323">
            <w:pPr>
              <w:spacing w:after="0"/>
            </w:pPr>
            <w:r w:rsidRPr="008E510D">
              <w:t>HY_SurfaceHydroFeature</w:t>
            </w:r>
          </w:p>
        </w:tc>
        <w:tc>
          <w:tcPr>
            <w:tcW w:w="3473" w:type="dxa"/>
            <w:hideMark/>
            <w:tcPrChange w:id="2748" w:author="Lieberman, Joshua" w:date="2016-11-18T09:56:00Z">
              <w:tcPr>
                <w:tcW w:w="0" w:type="auto"/>
                <w:hideMark/>
              </w:tcPr>
            </w:tcPrChange>
          </w:tcPr>
          <w:p w14:paraId="768213A3" w14:textId="6604DDA8" w:rsidR="007C3984" w:rsidRPr="008E510D" w:rsidRDefault="007C3984" w:rsidP="00866323">
            <w:pPr>
              <w:spacing w:after="0"/>
            </w:pPr>
            <w:r w:rsidRPr="008E510D">
              <w:t>hydrologic features on the Earth’s land surface without</w:t>
            </w:r>
            <w:r w:rsidR="004D0877">
              <w:t xml:space="preserve"> the</w:t>
            </w:r>
            <w:r w:rsidRPr="008E510D">
              <w:t xml:space="preserve"> complexity and detail of hydrologic and hydraulic models</w:t>
            </w:r>
          </w:p>
        </w:tc>
        <w:tc>
          <w:tcPr>
            <w:tcW w:w="2634" w:type="dxa"/>
            <w:hideMark/>
            <w:tcPrChange w:id="2749" w:author="Lieberman, Joshua" w:date="2016-11-18T09:56:00Z">
              <w:tcPr>
                <w:tcW w:w="0" w:type="auto"/>
                <w:hideMark/>
              </w:tcPr>
            </w:tcPrChange>
          </w:tcPr>
          <w:p w14:paraId="4EC59885" w14:textId="77777777" w:rsidR="00BC5D5D" w:rsidRDefault="007C3984">
            <w:pPr>
              <w:pStyle w:val="ListParagraph"/>
              <w:numPr>
                <w:ilvl w:val="0"/>
                <w:numId w:val="48"/>
              </w:numPr>
              <w:spacing w:after="0"/>
              <w:rPr>
                <w:ins w:id="2750" w:author="Lieberman, Joshua" w:date="2016-11-18T09:56:00Z"/>
              </w:rPr>
              <w:pPrChange w:id="2751" w:author="Lieberman, Joshua" w:date="2016-11-18T09:56:00Z">
                <w:pPr>
                  <w:spacing w:after="0"/>
                </w:pPr>
              </w:pPrChange>
            </w:pPr>
            <w:r w:rsidRPr="008E510D">
              <w:t>Channel</w:t>
            </w:r>
            <w:r w:rsidR="004D0877">
              <w:t xml:space="preserve"> </w:t>
            </w:r>
            <w:r w:rsidRPr="008E510D">
              <w:t>Network</w:t>
            </w:r>
          </w:p>
          <w:p w14:paraId="765DB6BC" w14:textId="0D78FD29" w:rsidR="004D0877" w:rsidRDefault="007C3984">
            <w:pPr>
              <w:pStyle w:val="ListParagraph"/>
              <w:numPr>
                <w:ilvl w:val="0"/>
                <w:numId w:val="48"/>
              </w:numPr>
              <w:spacing w:after="0"/>
              <w:pPrChange w:id="2752" w:author="Lieberman, Joshua" w:date="2016-11-18T09:56:00Z">
                <w:pPr>
                  <w:spacing w:after="0"/>
                </w:pPr>
              </w:pPrChange>
            </w:pPr>
            <w:del w:id="2753" w:author="Lieberman, Joshua" w:date="2016-11-18T09:56:00Z">
              <w:r w:rsidRPr="008E510D" w:rsidDel="00BC5D5D">
                <w:delText xml:space="preserve">, </w:delText>
              </w:r>
            </w:del>
            <w:r w:rsidRPr="008E510D">
              <w:t>Hydrographic</w:t>
            </w:r>
            <w:r w:rsidR="004D0877">
              <w:t xml:space="preserve"> </w:t>
            </w:r>
            <w:r w:rsidRPr="008E510D">
              <w:t>Network</w:t>
            </w:r>
            <w:del w:id="2754" w:author="Lieberman, Joshua" w:date="2016-11-18T09:56:00Z">
              <w:r w:rsidRPr="008E510D" w:rsidDel="00BC5D5D">
                <w:delText>,</w:delText>
              </w:r>
            </w:del>
            <w:r w:rsidRPr="008E510D">
              <w:t xml:space="preserve"> </w:t>
            </w:r>
          </w:p>
          <w:p w14:paraId="7F3B5A7C" w14:textId="1F0EC078" w:rsidR="004D0877" w:rsidRDefault="007C3984">
            <w:pPr>
              <w:pStyle w:val="ListParagraph"/>
              <w:numPr>
                <w:ilvl w:val="0"/>
                <w:numId w:val="48"/>
              </w:numPr>
              <w:spacing w:after="0"/>
              <w:pPrChange w:id="2755" w:author="Lieberman, Joshua" w:date="2016-11-18T09:56:00Z">
                <w:pPr>
                  <w:spacing w:after="0"/>
                </w:pPr>
              </w:pPrChange>
            </w:pPr>
            <w:r w:rsidRPr="008E510D">
              <w:t>Water</w:t>
            </w:r>
            <w:r w:rsidR="004D0877">
              <w:t xml:space="preserve"> </w:t>
            </w:r>
            <w:r w:rsidRPr="008E510D">
              <w:t>Body</w:t>
            </w:r>
            <w:r w:rsidR="004D0877">
              <w:t xml:space="preserve"> </w:t>
            </w:r>
            <w:ins w:id="2756" w:author="Lieberman, Joshua" w:date="2016-11-18T09:57:00Z">
              <w:r w:rsidR="00BC5D5D">
                <w:t>Types</w:t>
              </w:r>
            </w:ins>
            <w:del w:id="2757" w:author="Lieberman, Joshua" w:date="2016-11-18T09:56:00Z">
              <w:r w:rsidRPr="008E510D" w:rsidDel="00BC5D5D">
                <w:delText xml:space="preserve">Types, </w:delText>
              </w:r>
            </w:del>
          </w:p>
          <w:p w14:paraId="77383877" w14:textId="279DA663" w:rsidR="007C3984" w:rsidRPr="008E510D" w:rsidRDefault="004D0877">
            <w:pPr>
              <w:pStyle w:val="ListParagraph"/>
              <w:numPr>
                <w:ilvl w:val="0"/>
                <w:numId w:val="48"/>
              </w:numPr>
              <w:spacing w:after="0"/>
              <w:pPrChange w:id="2758" w:author="Lieberman, Joshua" w:date="2016-11-18T09:56:00Z">
                <w:pPr>
                  <w:spacing w:after="0"/>
                </w:pPr>
              </w:pPrChange>
            </w:pPr>
            <w:r>
              <w:t>Storage</w:t>
            </w:r>
          </w:p>
        </w:tc>
      </w:tr>
      <w:tr w:rsidR="007C3984" w:rsidRPr="008E510D" w14:paraId="2C87843D" w14:textId="77777777" w:rsidTr="00BC5D5D">
        <w:tc>
          <w:tcPr>
            <w:tcW w:w="0" w:type="auto"/>
            <w:hideMark/>
            <w:tcPrChange w:id="2759" w:author="Lieberman, Joshua" w:date="2016-11-18T09:56:00Z">
              <w:tcPr>
                <w:tcW w:w="0" w:type="auto"/>
                <w:hideMark/>
              </w:tcPr>
            </w:tcPrChange>
          </w:tcPr>
          <w:p w14:paraId="6D9E8ABE" w14:textId="77777777" w:rsidR="007C3984" w:rsidRPr="008E510D" w:rsidRDefault="007C3984" w:rsidP="00866323">
            <w:pPr>
              <w:spacing w:after="0"/>
            </w:pPr>
            <w:r w:rsidRPr="008E510D">
              <w:t>HY_HydrometricNetwork</w:t>
            </w:r>
          </w:p>
        </w:tc>
        <w:tc>
          <w:tcPr>
            <w:tcW w:w="3473" w:type="dxa"/>
            <w:hideMark/>
            <w:tcPrChange w:id="2760" w:author="Lieberman, Joshua" w:date="2016-11-18T09:56:00Z">
              <w:tcPr>
                <w:tcW w:w="0" w:type="auto"/>
                <w:hideMark/>
              </w:tcPr>
            </w:tcPrChange>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2634" w:type="dxa"/>
            <w:hideMark/>
            <w:tcPrChange w:id="2761" w:author="Lieberman, Joshua" w:date="2016-11-18T09:56:00Z">
              <w:tcPr>
                <w:tcW w:w="0" w:type="auto"/>
                <w:hideMark/>
              </w:tcPr>
            </w:tcPrChange>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286995BA"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w:t>
      </w:r>
      <w:ins w:id="2762" w:author="Lieberman, Joshua" w:date="2016-11-10T00:01:00Z">
        <w:r w:rsidR="00F368B0">
          <w:t xml:space="preserve">of </w:t>
        </w:r>
      </w:ins>
      <w:ins w:id="2763" w:author="Lieberman, Joshua" w:date="2016-11-10T00:09:00Z">
        <w:r w:rsidR="001D30AB">
          <w:t xml:space="preserve">the HY_Features hydrology model </w:t>
        </w:r>
      </w:ins>
      <w:ins w:id="2764" w:author="Lieberman, Joshua" w:date="2016-11-10T00:01:00Z">
        <w:r w:rsidR="00F368B0">
          <w:t xml:space="preserve">classes </w:t>
        </w:r>
      </w:ins>
      <w:r w:rsidRPr="008E510D">
        <w:t xml:space="preserve">into </w:t>
      </w:r>
      <w:ins w:id="2765" w:author="Lieberman, Joshua" w:date="2016-11-10T00:09:00Z">
        <w:r w:rsidR="001D30AB">
          <w:t xml:space="preserve">modules, </w:t>
        </w:r>
      </w:ins>
      <w:r w:rsidRPr="008E510D">
        <w:t>packages</w:t>
      </w:r>
      <w:ins w:id="2766" w:author="Lieberman, Joshua" w:date="2016-11-10T00:10:00Z">
        <w:r w:rsidR="001D30AB">
          <w:t>,</w:t>
        </w:r>
      </w:ins>
      <w:r w:rsidRPr="008E510D">
        <w:t xml:space="preserve"> and </w:t>
      </w:r>
      <w:del w:id="2767" w:author="Lieberman, Joshua" w:date="2016-11-10T00:10:00Z">
        <w:r w:rsidRPr="008E510D" w:rsidDel="001D30AB">
          <w:delText xml:space="preserve">package </w:delText>
        </w:r>
      </w:del>
      <w:r w:rsidRPr="008E510D">
        <w:t xml:space="preserve">dependencies </w:t>
      </w:r>
      <w:del w:id="2768" w:author="Lieberman, Joshua" w:date="2016-11-10T00:01:00Z">
        <w:r w:rsidRPr="008E510D" w:rsidDel="00F368B0">
          <w:delText xml:space="preserve">are </w:delText>
        </w:r>
      </w:del>
      <w:ins w:id="2769" w:author="Lieberman, Joshua" w:date="2016-11-10T00:01:00Z">
        <w:r w:rsidR="00F368B0">
          <w:t>is</w:t>
        </w:r>
        <w:r w:rsidR="00F368B0" w:rsidRPr="008E510D">
          <w:t xml:space="preserve"> </w:t>
        </w:r>
      </w:ins>
      <w:r w:rsidRPr="008E510D">
        <w:t xml:space="preserve">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B5AD0" w:rsidRPr="008E510D">
        <w:t xml:space="preserve">Figure </w:t>
      </w:r>
      <w:r w:rsidR="001B5AD0">
        <w:rPr>
          <w:noProof/>
        </w:rPr>
        <w:t>17</w:t>
      </w:r>
      <w:r w:rsidRPr="008E510D">
        <w:fldChar w:fldCharType="end"/>
      </w:r>
      <w:r w:rsidRPr="008E510D">
        <w:t xml:space="preserve">. </w:t>
      </w:r>
      <w:del w:id="2770" w:author="Lieberman, Joshua" w:date="2016-11-10T00:00:00Z">
        <w:r w:rsidRPr="00EB5A8C" w:rsidDel="00F368B0">
          <w:delText xml:space="preserve">The following sections describe requirements classes </w:delText>
        </w:r>
        <w:r w:rsidR="008436AA" w:rsidRPr="00EB5A8C" w:rsidDel="00F368B0">
          <w:delText xml:space="preserve">valid </w:delText>
        </w:r>
        <w:r w:rsidRPr="00EB5A8C" w:rsidDel="00F368B0">
          <w:delText xml:space="preserve">for each application schema, whereby each feature addressed in the requirements </w:delText>
        </w:r>
        <w:r w:rsidR="00772250" w:rsidRPr="00B149B7" w:rsidDel="00F368B0">
          <w:delText xml:space="preserve">SHALL </w:delText>
        </w:r>
        <w:r w:rsidRPr="00B149B7" w:rsidDel="00F368B0">
          <w:delText>be understood as an instance of the GF_FeatureType (aka FeatureType) «metaclass».</w:delText>
        </w:r>
        <w:r w:rsidRPr="008E510D" w:rsidDel="00F368B0">
          <w:delText xml:space="preserve"> </w:delText>
        </w:r>
      </w:del>
    </w:p>
    <w:p w14:paraId="6B022B29" w14:textId="77777777" w:rsidR="009D5ADB" w:rsidRPr="008E510D" w:rsidRDefault="009D5ADB" w:rsidP="00450C77">
      <w:pPr>
        <w:keepNext/>
        <w:jc w:val="both"/>
      </w:pPr>
      <w:r w:rsidRPr="008E510D">
        <w:rPr>
          <w:noProof/>
        </w:rPr>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6B0B39DF" w:rsidR="009D5ADB" w:rsidRPr="008E510D" w:rsidRDefault="009D5ADB" w:rsidP="00834E29">
      <w:pPr>
        <w:pStyle w:val="OGCFigure"/>
        <w:outlineLvl w:val="0"/>
      </w:pPr>
      <w:bookmarkStart w:id="2771" w:name="_Ref458769526"/>
      <w:bookmarkStart w:id="2772" w:name="_Toc467163156"/>
      <w:r w:rsidRPr="008E510D">
        <w:t xml:space="preserve">Figure </w:t>
      </w:r>
      <w:r w:rsidR="00C75574">
        <w:fldChar w:fldCharType="begin"/>
      </w:r>
      <w:r w:rsidR="00C75574">
        <w:instrText xml:space="preserve"> SEQ Figure \* ARABIC </w:instrText>
      </w:r>
      <w:r w:rsidR="00C75574">
        <w:fldChar w:fldCharType="separate"/>
      </w:r>
      <w:r w:rsidR="00FD6D0B">
        <w:rPr>
          <w:noProof/>
        </w:rPr>
        <w:t>18</w:t>
      </w:r>
      <w:r w:rsidR="00C75574">
        <w:rPr>
          <w:noProof/>
        </w:rPr>
        <w:fldChar w:fldCharType="end"/>
      </w:r>
      <w:bookmarkEnd w:id="2771"/>
      <w:r w:rsidRPr="008E510D">
        <w:t>: HY_Features modules and packages</w:t>
      </w:r>
      <w:bookmarkEnd w:id="2772"/>
    </w:p>
    <w:p w14:paraId="50B01F79" w14:textId="77777777" w:rsidR="000A3859" w:rsidRPr="008E510D" w:rsidRDefault="000A3859" w:rsidP="00450C77">
      <w:pPr>
        <w:jc w:val="both"/>
      </w:pPr>
    </w:p>
    <w:bookmarkStart w:id="2773" w:name="_Toc458775746"/>
    <w:bookmarkStart w:id="2774" w:name="_Ref462332916"/>
    <w:p w14:paraId="5FA4B9CB" w14:textId="457B8F56" w:rsidR="00106C0B" w:rsidRPr="008E510D" w:rsidRDefault="009A6886" w:rsidP="00834E29">
      <w:pPr>
        <w:pStyle w:val="Heading2"/>
        <w:jc w:val="both"/>
      </w:pPr>
      <w:ins w:id="2775" w:author="Lieberman, Joshua" w:date="2016-11-07T16:49:00Z">
        <w:r>
          <w:fldChar w:fldCharType="begin"/>
        </w:r>
        <w:r>
          <w:instrText xml:space="preserve"> TC \f r \l  1 </w:instrText>
        </w:r>
        <w:r>
          <w:fldChar w:fldCharType="end"/>
        </w:r>
      </w:ins>
      <w:bookmarkStart w:id="2776" w:name="_Toc467226157"/>
      <w:r w:rsidR="00106C0B" w:rsidRPr="008E510D">
        <w:t>The HY_Features conceptual conformance (mapping)</w:t>
      </w:r>
      <w:bookmarkEnd w:id="2773"/>
      <w:bookmarkEnd w:id="2774"/>
      <w:bookmarkEnd w:id="2776"/>
    </w:p>
    <w:tbl>
      <w:tblPr>
        <w:tblStyle w:val="TableGrid"/>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0C42F5" w:rsidRDefault="00A35AB1" w:rsidP="00A35AB1">
            <w:pPr>
              <w:jc w:val="both"/>
              <w:rPr>
                <w:b/>
                <w:bCs/>
                <w:color w:val="0000FF"/>
                <w:rPrChange w:id="2777" w:author="Lieberman, Joshua" w:date="2016-11-07T17:03:00Z">
                  <w:rPr>
                    <w:b/>
                    <w:bCs/>
                  </w:rPr>
                </w:rPrChange>
              </w:rPr>
            </w:pPr>
            <w:r w:rsidRPr="000C42F5">
              <w:rPr>
                <w:rStyle w:val="Strong"/>
                <w:color w:val="0000FF"/>
                <w:rPrChange w:id="2778" w:author="Lieberman, Joshua" w:date="2016-11-07T17:03:00Z">
                  <w:rPr>
                    <w:rStyle w:val="Strong"/>
                  </w:rPr>
                </w:rPrChange>
              </w:rPr>
              <w:t>Requirements Class</w:t>
            </w:r>
          </w:p>
        </w:tc>
        <w:tc>
          <w:tcPr>
            <w:tcW w:w="6946" w:type="dxa"/>
            <w:hideMark/>
          </w:tcPr>
          <w:p w14:paraId="1047C371" w14:textId="0418722F" w:rsidR="00A35AB1" w:rsidRPr="000C42F5" w:rsidRDefault="005577D0">
            <w:pPr>
              <w:jc w:val="both"/>
              <w:rPr>
                <w:bCs/>
                <w:color w:val="0000FF"/>
                <w:u w:val="single"/>
                <w:rPrChange w:id="2779" w:author="Lieberman, Joshua" w:date="2016-11-07T17:03:00Z">
                  <w:rPr>
                    <w:b/>
                    <w:bCs/>
                  </w:rPr>
                </w:rPrChange>
              </w:rPr>
            </w:pPr>
            <w:ins w:id="2780" w:author="Lieberman, Joshua" w:date="2016-11-07T16:43:00Z">
              <w:r w:rsidRPr="000C42F5">
                <w:rPr>
                  <w:color w:val="0000FF"/>
                  <w:u w:val="single"/>
                  <w:rPrChange w:id="2781" w:author="Lieberman, Joshua" w:date="2016-11-07T17:03:00Z">
                    <w:rPr/>
                  </w:rPrChange>
                </w:rPr>
                <w:fldChar w:fldCharType="begin"/>
              </w:r>
              <w:r w:rsidRPr="000C42F5">
                <w:rPr>
                  <w:color w:val="0000FF"/>
                  <w:u w:val="single"/>
                  <w:rPrChange w:id="2782" w:author="Lieberman, Joshua" w:date="2016-11-07T17:03:00Z">
                    <w:rPr/>
                  </w:rPrChange>
                </w:rPr>
                <w:instrText xml:space="preserve"> TC </w:instrText>
              </w:r>
            </w:ins>
            <w:ins w:id="2783" w:author="Lieberman, Joshua" w:date="2016-11-07T16:51:00Z">
              <w:r w:rsidR="009A6886" w:rsidRPr="000C42F5">
                <w:rPr>
                  <w:color w:val="0000FF"/>
                  <w:u w:val="single"/>
                  <w:rPrChange w:id="2784" w:author="Lieberman, Joshua" w:date="2016-11-07T17:03:00Z">
                    <w:rPr/>
                  </w:rPrChange>
                </w:rPr>
                <w:instrText>“</w:instrText>
              </w:r>
            </w:ins>
            <w:bookmarkStart w:id="2785" w:name="_Toc467163119"/>
            <w:ins w:id="2786" w:author="Lieberman, Joshua" w:date="2016-11-07T17:03:00Z">
              <w:r w:rsidR="000C42F5">
                <w:rPr>
                  <w:color w:val="0000FF"/>
                  <w:u w:val="single"/>
                </w:rPr>
                <w:instrText>Class</w:instrText>
              </w:r>
            </w:ins>
            <w:ins w:id="2787" w:author="Lieberman, Joshua" w:date="2016-11-07T17:05:00Z">
              <w:r w:rsidR="000C42F5">
                <w:rPr>
                  <w:color w:val="0000FF"/>
                  <w:u w:val="single"/>
                </w:rPr>
                <w:instrText>:</w:instrText>
              </w:r>
            </w:ins>
            <w:ins w:id="2788" w:author="Lieberman, Joshua" w:date="2016-11-07T17:06:00Z">
              <w:r w:rsidR="000C42F5">
                <w:rPr>
                  <w:color w:val="0000FF"/>
                  <w:u w:val="single"/>
                </w:rPr>
                <w:instrText xml:space="preserve"> </w:instrText>
              </w:r>
            </w:ins>
            <w:ins w:id="2789" w:author="Lieberman, Joshua" w:date="2016-11-07T16:51:00Z">
              <w:r w:rsidR="009A6886" w:rsidRPr="000C42F5">
                <w:rPr>
                  <w:rPrChange w:id="2790" w:author="Lieberman, Joshua" w:date="2016-11-07T17:03:00Z">
                    <w:rPr>
                      <w:rStyle w:val="Hyperlink"/>
                      <w:b/>
                      <w:bCs/>
                    </w:rPr>
                  </w:rPrChange>
                </w:rPr>
                <w:instrText>/req/hy_features_conceptual_model</w:instrText>
              </w:r>
              <w:bookmarkEnd w:id="2785"/>
              <w:r w:rsidR="009A6886" w:rsidRPr="000C42F5">
                <w:rPr>
                  <w:rStyle w:val="Hyperlink"/>
                  <w:bCs/>
                  <w:rPrChange w:id="2791" w:author="Lieberman, Joshua" w:date="2016-11-07T17:03:00Z">
                    <w:rPr>
                      <w:rStyle w:val="Hyperlink"/>
                      <w:b/>
                      <w:bCs/>
                    </w:rPr>
                  </w:rPrChange>
                </w:rPr>
                <w:instrText xml:space="preserve">” </w:instrText>
              </w:r>
            </w:ins>
            <w:ins w:id="2792" w:author="Lieberman, Joshua" w:date="2016-11-07T16:43:00Z">
              <w:r w:rsidRPr="000C42F5">
                <w:rPr>
                  <w:color w:val="0000FF"/>
                  <w:u w:val="single"/>
                  <w:rPrChange w:id="2793" w:author="Lieberman, Joshua" w:date="2016-11-07T17:03:00Z">
                    <w:rPr/>
                  </w:rPrChange>
                </w:rPr>
                <w:instrText xml:space="preserve">\f r \l  1 </w:instrText>
              </w:r>
              <w:r w:rsidRPr="000C42F5">
                <w:rPr>
                  <w:color w:val="0000FF"/>
                  <w:u w:val="single"/>
                  <w:rPrChange w:id="2794" w:author="Lieberman, Joshua" w:date="2016-11-07T17:03:00Z">
                    <w:rPr/>
                  </w:rPrChange>
                </w:rPr>
                <w:fldChar w:fldCharType="end"/>
              </w:r>
            </w:ins>
            <w:r w:rsidR="00A35AB1" w:rsidRPr="000C42F5">
              <w:rPr>
                <w:rPrChange w:id="2795" w:author="Lieberman, Joshua" w:date="2016-11-07T17:03:00Z">
                  <w:rPr>
                    <w:rStyle w:val="Hyperlink"/>
                    <w:b/>
                    <w:bCs/>
                  </w:rPr>
                </w:rPrChange>
              </w:rPr>
              <w:t>/req/hy_features_conceptual_model</w:t>
            </w:r>
          </w:p>
        </w:tc>
      </w:tr>
      <w:tr w:rsidR="00A35AB1" w:rsidRPr="008E510D" w14:paraId="23460FFF" w14:textId="77777777" w:rsidTr="00A35AB1">
        <w:tc>
          <w:tcPr>
            <w:tcW w:w="1809" w:type="dxa"/>
            <w:hideMark/>
          </w:tcPr>
          <w:p w14:paraId="1B1203C9" w14:textId="49E9B836" w:rsidR="00A35AB1" w:rsidRPr="008E510D" w:rsidRDefault="00A35AB1" w:rsidP="00A35AB1">
            <w:pPr>
              <w:jc w:val="both"/>
            </w:pPr>
            <w:r w:rsidRPr="008E510D">
              <w:t>Target type</w:t>
            </w:r>
            <w:ins w:id="2796" w:author="Lieberman, Joshua" w:date="2016-11-09T22:09:00Z">
              <w:r w:rsidR="001C3991">
                <w:t>s</w:t>
              </w:r>
            </w:ins>
          </w:p>
        </w:tc>
        <w:tc>
          <w:tcPr>
            <w:tcW w:w="6946" w:type="dxa"/>
            <w:hideMark/>
          </w:tcPr>
          <w:p w14:paraId="264CCFE7" w14:textId="2C238E5A" w:rsidR="001C3991" w:rsidRDefault="001C3991" w:rsidP="00A35AB1">
            <w:pPr>
              <w:jc w:val="both"/>
              <w:rPr>
                <w:ins w:id="2797" w:author="Lieberman, Joshua" w:date="2016-11-09T22:09:00Z"/>
              </w:rPr>
            </w:pPr>
            <w:ins w:id="2798" w:author="Lieberman, Joshua" w:date="2016-11-09T22:08:00Z">
              <w:r>
                <w:t xml:space="preserve">1) </w:t>
              </w:r>
            </w:ins>
            <w:r w:rsidR="00A35AB1" w:rsidRPr="008E510D">
              <w:t>Implementation Schema</w:t>
            </w:r>
          </w:p>
          <w:p w14:paraId="1D28049F" w14:textId="4D402F61" w:rsidR="00A35AB1" w:rsidRPr="008E510D" w:rsidRDefault="001C3991" w:rsidP="00A35AB1">
            <w:pPr>
              <w:jc w:val="both"/>
            </w:pPr>
            <w:ins w:id="2799" w:author="Lieberman, Joshua" w:date="2016-11-09T22:09:00Z">
              <w:r>
                <w:t xml:space="preserve">2) </w:t>
              </w:r>
            </w:ins>
            <w:ins w:id="2800" w:author="Lieberman, Joshua" w:date="2016-11-09T22:12:00Z">
              <w:r>
                <w:t xml:space="preserve">Implementation </w:t>
              </w:r>
            </w:ins>
            <w:ins w:id="2801" w:author="Lieberman, Joshua" w:date="2016-11-09T22:08:00Z">
              <w:r>
                <w:t xml:space="preserve">Schema </w:t>
              </w:r>
            </w:ins>
            <w:ins w:id="2802" w:author="Lieberman, Joshua" w:date="2016-11-09T22:09:00Z">
              <w:r>
                <w:t>Mapping</w:t>
              </w:r>
            </w:ins>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9905DD" w:rsidRPr="008E510D" w14:paraId="0ACB7CD9" w14:textId="77777777" w:rsidTr="003F0A22">
        <w:trPr>
          <w:ins w:id="2803" w:author="Lieberman, Joshua" w:date="2016-11-09T23:28:00Z"/>
        </w:trPr>
        <w:tc>
          <w:tcPr>
            <w:tcW w:w="1809" w:type="dxa"/>
            <w:hideMark/>
          </w:tcPr>
          <w:p w14:paraId="0F741484" w14:textId="77777777" w:rsidR="009905DD" w:rsidRPr="008E510D" w:rsidRDefault="009905DD" w:rsidP="003F0A22">
            <w:pPr>
              <w:jc w:val="both"/>
              <w:rPr>
                <w:ins w:id="2804" w:author="Lieberman, Joshua" w:date="2016-11-09T23:28:00Z"/>
              </w:rPr>
            </w:pPr>
            <w:ins w:id="2805" w:author="Lieberman, Joshua" w:date="2016-11-09T23:28:00Z">
              <w:r w:rsidRPr="008E510D">
                <w:t>Dependency</w:t>
              </w:r>
            </w:ins>
          </w:p>
        </w:tc>
        <w:tc>
          <w:tcPr>
            <w:tcW w:w="6946" w:type="dxa"/>
            <w:hideMark/>
          </w:tcPr>
          <w:p w14:paraId="7343CAE4" w14:textId="77777777" w:rsidR="009905DD" w:rsidRPr="008E510D" w:rsidRDefault="009905DD" w:rsidP="003F0A22">
            <w:pPr>
              <w:jc w:val="both"/>
              <w:rPr>
                <w:ins w:id="2806" w:author="Lieberman, Joshua" w:date="2016-11-09T23:28:00Z"/>
              </w:rPr>
            </w:pPr>
            <w:ins w:id="2807" w:author="Lieberman, Joshua" w:date="2016-11-09T23:28:00Z">
              <w:r w:rsidRPr="00E30BF1">
                <w:rPr>
                  <w:color w:val="0000FF"/>
                  <w:u w:val="single"/>
                </w:rPr>
                <w:t>/iso/19103/</w:t>
              </w:r>
            </w:ins>
          </w:p>
        </w:tc>
      </w:tr>
      <w:tr w:rsidR="009905DD" w:rsidRPr="008E510D" w14:paraId="55CFFAD9" w14:textId="77777777" w:rsidTr="003F0A22">
        <w:trPr>
          <w:ins w:id="2808" w:author="Lieberman, Joshua" w:date="2016-11-09T23:28:00Z"/>
        </w:trPr>
        <w:tc>
          <w:tcPr>
            <w:tcW w:w="1809" w:type="dxa"/>
            <w:hideMark/>
          </w:tcPr>
          <w:p w14:paraId="3B815997" w14:textId="77777777" w:rsidR="009905DD" w:rsidRPr="008E510D" w:rsidRDefault="009905DD" w:rsidP="003F0A22">
            <w:pPr>
              <w:jc w:val="both"/>
              <w:rPr>
                <w:ins w:id="2809" w:author="Lieberman, Joshua" w:date="2016-11-09T23:28:00Z"/>
              </w:rPr>
            </w:pPr>
            <w:ins w:id="2810" w:author="Lieberman, Joshua" w:date="2016-11-09T23:28:00Z">
              <w:r w:rsidRPr="008E510D">
                <w:t>Dependency</w:t>
              </w:r>
            </w:ins>
          </w:p>
        </w:tc>
        <w:tc>
          <w:tcPr>
            <w:tcW w:w="6946" w:type="dxa"/>
            <w:hideMark/>
          </w:tcPr>
          <w:p w14:paraId="6C56B7A4" w14:textId="77777777" w:rsidR="009905DD" w:rsidRPr="008E510D" w:rsidRDefault="009905DD" w:rsidP="003F0A22">
            <w:pPr>
              <w:jc w:val="both"/>
              <w:rPr>
                <w:ins w:id="2811" w:author="Lieberman, Joshua" w:date="2016-11-09T23:28:00Z"/>
              </w:rPr>
            </w:pPr>
            <w:ins w:id="2812" w:author="Lieberman, Joshua" w:date="2016-11-09T23:28:00Z">
              <w:r w:rsidRPr="00E30BF1">
                <w:rPr>
                  <w:color w:val="0000FF"/>
                  <w:u w:val="single"/>
                </w:rPr>
                <w:t>/doc/AS/Topic1</w:t>
              </w:r>
            </w:ins>
          </w:p>
        </w:tc>
      </w:tr>
      <w:tr w:rsidR="009905DD" w:rsidRPr="008E510D" w14:paraId="1E9CD977" w14:textId="77777777" w:rsidTr="003F0A22">
        <w:trPr>
          <w:ins w:id="2813" w:author="Lieberman, Joshua" w:date="2016-11-09T23:28:00Z"/>
        </w:trPr>
        <w:tc>
          <w:tcPr>
            <w:tcW w:w="1809" w:type="dxa"/>
            <w:hideMark/>
          </w:tcPr>
          <w:p w14:paraId="26D742CE" w14:textId="77777777" w:rsidR="009905DD" w:rsidRPr="008E510D" w:rsidRDefault="009905DD" w:rsidP="003F0A22">
            <w:pPr>
              <w:jc w:val="both"/>
              <w:rPr>
                <w:ins w:id="2814" w:author="Lieberman, Joshua" w:date="2016-11-09T23:28:00Z"/>
              </w:rPr>
            </w:pPr>
            <w:ins w:id="2815" w:author="Lieberman, Joshua" w:date="2016-11-09T23:28:00Z">
              <w:r w:rsidRPr="008E510D">
                <w:t>Dependency</w:t>
              </w:r>
            </w:ins>
          </w:p>
        </w:tc>
        <w:tc>
          <w:tcPr>
            <w:tcW w:w="6946" w:type="dxa"/>
            <w:hideMark/>
          </w:tcPr>
          <w:p w14:paraId="2B2AA8DC" w14:textId="77777777" w:rsidR="009905DD" w:rsidRPr="008E510D" w:rsidRDefault="009905DD" w:rsidP="003F0A22">
            <w:pPr>
              <w:jc w:val="both"/>
              <w:rPr>
                <w:ins w:id="2816" w:author="Lieberman, Joshua" w:date="2016-11-09T23:28:00Z"/>
              </w:rPr>
            </w:pPr>
            <w:ins w:id="2817" w:author="Lieberman, Joshua" w:date="2016-11-09T23:28:00Z">
              <w:r w:rsidRPr="00E30BF1">
                <w:rPr>
                  <w:color w:val="0000FF"/>
                  <w:u w:val="single"/>
                </w:rPr>
                <w:t>/doc/AS/Topic2</w:t>
              </w:r>
            </w:ins>
          </w:p>
        </w:tc>
      </w:tr>
      <w:tr w:rsidR="009905DD" w:rsidRPr="008E510D" w14:paraId="0BE5939A" w14:textId="77777777" w:rsidTr="003F0A22">
        <w:trPr>
          <w:ins w:id="2818" w:author="Lieberman, Joshua" w:date="2016-11-09T23:28:00Z"/>
        </w:trPr>
        <w:tc>
          <w:tcPr>
            <w:tcW w:w="1809" w:type="dxa"/>
            <w:hideMark/>
          </w:tcPr>
          <w:p w14:paraId="024F6008" w14:textId="77777777" w:rsidR="009905DD" w:rsidRPr="008E510D" w:rsidRDefault="009905DD" w:rsidP="003F0A22">
            <w:pPr>
              <w:jc w:val="both"/>
              <w:rPr>
                <w:ins w:id="2819" w:author="Lieberman, Joshua" w:date="2016-11-09T23:28:00Z"/>
              </w:rPr>
            </w:pPr>
            <w:ins w:id="2820" w:author="Lieberman, Joshua" w:date="2016-11-09T23:28:00Z">
              <w:r w:rsidRPr="008E510D">
                <w:t>Dependency</w:t>
              </w:r>
            </w:ins>
          </w:p>
        </w:tc>
        <w:tc>
          <w:tcPr>
            <w:tcW w:w="6946" w:type="dxa"/>
            <w:hideMark/>
          </w:tcPr>
          <w:p w14:paraId="3A23D66B" w14:textId="77777777" w:rsidR="009905DD" w:rsidRPr="008E510D" w:rsidRDefault="009905DD" w:rsidP="003F0A22">
            <w:pPr>
              <w:jc w:val="both"/>
              <w:rPr>
                <w:ins w:id="2821" w:author="Lieberman, Joshua" w:date="2016-11-09T23:28:00Z"/>
              </w:rPr>
            </w:pPr>
            <w:ins w:id="2822" w:author="Lieberman, Joshua" w:date="2016-11-09T23:28:00Z">
              <w:r w:rsidRPr="00E30BF1">
                <w:rPr>
                  <w:color w:val="0000FF"/>
                  <w:u w:val="single"/>
                </w:rPr>
                <w:t>/doc/AS/Topic19</w:t>
              </w:r>
            </w:ins>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C75574" w:rsidP="00A35AB1">
            <w:pPr>
              <w:jc w:val="both"/>
            </w:pPr>
            <w:hyperlink r:id="rId47" w:history="1">
              <w:r w:rsidR="00A35AB1" w:rsidRPr="008E510D">
                <w:rPr>
                  <w:rStyle w:val="Hyperlink"/>
                </w:rPr>
                <w:t>/iso/19109/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bookmarkStart w:id="2823" w:name="mapping"/>
        <w:tc>
          <w:tcPr>
            <w:tcW w:w="6946" w:type="dxa"/>
            <w:hideMark/>
          </w:tcPr>
          <w:p w14:paraId="7A04B8E0" w14:textId="38E139A2" w:rsidR="009A6886" w:rsidRPr="000C42F5" w:rsidRDefault="005577D0" w:rsidP="009A6886">
            <w:pPr>
              <w:jc w:val="both"/>
              <w:rPr>
                <w:ins w:id="2824" w:author="Lieberman, Joshua" w:date="2016-11-07T16:51:00Z"/>
                <w:rStyle w:val="Hyperlink"/>
              </w:rPr>
            </w:pPr>
            <w:ins w:id="2825" w:author="Lieberman, Joshua" w:date="2016-11-07T16:43:00Z">
              <w:r w:rsidRPr="000C42F5">
                <w:rPr>
                  <w:color w:val="0000FF"/>
                  <w:u w:val="single"/>
                  <w:rPrChange w:id="2826" w:author="Lieberman, Joshua" w:date="2016-11-07T17:03:00Z">
                    <w:rPr/>
                  </w:rPrChange>
                </w:rPr>
                <w:fldChar w:fldCharType="begin"/>
              </w:r>
              <w:r w:rsidRPr="000C42F5">
                <w:rPr>
                  <w:color w:val="0000FF"/>
                  <w:u w:val="single"/>
                  <w:rPrChange w:id="2827" w:author="Lieberman, Joshua" w:date="2016-11-07T17:03:00Z">
                    <w:rPr/>
                  </w:rPrChange>
                </w:rPr>
                <w:instrText xml:space="preserve"> TC </w:instrText>
              </w:r>
            </w:ins>
            <w:ins w:id="2828" w:author="Lieberman, Joshua" w:date="2016-11-07T16:51:00Z">
              <w:r w:rsidR="009A6886" w:rsidRPr="000C42F5">
                <w:rPr>
                  <w:color w:val="0000FF"/>
                  <w:u w:val="single"/>
                  <w:rPrChange w:id="2829" w:author="Lieberman, Joshua" w:date="2016-11-07T17:03:00Z">
                    <w:rPr/>
                  </w:rPrChange>
                </w:rPr>
                <w:instrText>“</w:instrText>
              </w:r>
            </w:ins>
            <w:bookmarkStart w:id="2830" w:name="_Toc467163120"/>
            <w:ins w:id="2831" w:author="Lieberman, Joshua" w:date="2016-11-07T17:04:00Z">
              <w:r w:rsidR="000C42F5">
                <w:rPr>
                  <w:color w:val="0000FF"/>
                  <w:u w:val="single"/>
                </w:rPr>
                <w:instrText>Req:</w:instrText>
              </w:r>
            </w:ins>
            <w:ins w:id="2832" w:author="Lieberman, Joshua" w:date="2016-11-07T17:06:00Z">
              <w:r w:rsidR="000C42F5">
                <w:rPr>
                  <w:color w:val="0000FF"/>
                  <w:u w:val="single"/>
                </w:rPr>
                <w:instrText xml:space="preserve"> </w:instrText>
              </w:r>
            </w:ins>
            <w:ins w:id="2833" w:author="Lieberman, Joshua" w:date="2016-11-07T16:51:00Z">
              <w:r w:rsidR="009A6886" w:rsidRPr="000C42F5">
                <w:rPr>
                  <w:color w:val="0000FF"/>
                  <w:u w:val="single"/>
                </w:rPr>
                <w:instrText>/req/hy_features_conceptual_model/mapping</w:instrText>
              </w:r>
              <w:bookmarkEnd w:id="2830"/>
            </w:ins>
          </w:p>
          <w:p w14:paraId="27FDA139" w14:textId="4A72355B" w:rsidR="00A35AB1" w:rsidRPr="000C42F5" w:rsidRDefault="009A6886" w:rsidP="00A35AB1">
            <w:pPr>
              <w:jc w:val="both"/>
              <w:rPr>
                <w:rStyle w:val="Hyperlink"/>
              </w:rPr>
            </w:pPr>
            <w:ins w:id="2834" w:author="Lieberman, Joshua" w:date="2016-11-07T16:51:00Z">
              <w:r w:rsidRPr="000C42F5">
                <w:rPr>
                  <w:color w:val="0000FF"/>
                  <w:u w:val="single"/>
                </w:rPr>
                <w:instrText xml:space="preserve">“ </w:instrText>
              </w:r>
            </w:ins>
            <w:ins w:id="2835" w:author="Lieberman, Joshua" w:date="2016-11-07T16:43:00Z">
              <w:r w:rsidR="005577D0" w:rsidRPr="000C42F5">
                <w:rPr>
                  <w:color w:val="0000FF"/>
                  <w:u w:val="single"/>
                  <w:rPrChange w:id="2836" w:author="Lieberman, Joshua" w:date="2016-11-07T17:03:00Z">
                    <w:rPr/>
                  </w:rPrChange>
                </w:rPr>
                <w:instrText xml:space="preserve">\f r \l  2 </w:instrText>
              </w:r>
              <w:r w:rsidR="005577D0" w:rsidRPr="000C42F5">
                <w:rPr>
                  <w:color w:val="0000FF"/>
                  <w:u w:val="single"/>
                  <w:rPrChange w:id="2837" w:author="Lieberman, Joshua" w:date="2016-11-07T17:03:00Z">
                    <w:rPr/>
                  </w:rPrChange>
                </w:rPr>
                <w:fldChar w:fldCharType="end"/>
              </w:r>
            </w:ins>
            <w:r w:rsidR="003E4BDF" w:rsidRPr="000C42F5">
              <w:rPr>
                <w:color w:val="0000FF"/>
                <w:u w:val="single"/>
              </w:rPr>
              <w:t>/req/</w:t>
            </w:r>
            <w:del w:id="2838" w:author="Lieberman, Joshua" w:date="2016-11-07T16:28:00Z">
              <w:r w:rsidR="003E4BDF" w:rsidRPr="000C42F5" w:rsidDel="007A3DBF">
                <w:rPr>
                  <w:color w:val="0000FF"/>
                  <w:u w:val="single"/>
                </w:rPr>
                <w:delText xml:space="preserve"> </w:delText>
              </w:r>
            </w:del>
            <w:r w:rsidR="003E4BDF" w:rsidRPr="000C42F5">
              <w:rPr>
                <w:color w:val="0000FF"/>
                <w:u w:val="single"/>
              </w:rPr>
              <w:t>hy_features_conceptual_model/mapping</w:t>
            </w:r>
            <w:del w:id="2839" w:author="Lieberman, Joshua" w:date="2016-11-07T16:02:00Z">
              <w:r w:rsidR="003E4BDF" w:rsidRPr="000C42F5" w:rsidDel="00C65FFA">
                <w:rPr>
                  <w:color w:val="0000FF"/>
                  <w:u w:val="single"/>
                  <w:rPrChange w:id="2840" w:author="Lieberman, Joshua" w:date="2016-11-07T17:03:00Z">
                    <w:rPr>
                      <w:color w:val="0000FF"/>
                      <w:u w:val="single"/>
                    </w:rPr>
                  </w:rPrChange>
                </w:rPr>
                <w:fldChar w:fldCharType="begin"/>
              </w:r>
              <w:r w:rsidR="003E4BDF" w:rsidRPr="000C42F5" w:rsidDel="00C65FFA">
                <w:rPr>
                  <w:color w:val="0000FF"/>
                  <w:u w:val="single"/>
                </w:rPr>
                <w:delInstrText xml:space="preserve"> XE "/req/ hy_features_conceptual_model/mapping" </w:delInstrText>
              </w:r>
              <w:r w:rsidR="003E4BDF" w:rsidRPr="000C42F5" w:rsidDel="00C65FFA">
                <w:rPr>
                  <w:color w:val="0000FF"/>
                  <w:u w:val="single"/>
                  <w:rPrChange w:id="2841" w:author="Lieberman, Joshua" w:date="2016-11-07T17:03:00Z">
                    <w:rPr>
                      <w:color w:val="0000FF"/>
                      <w:u w:val="single"/>
                    </w:rPr>
                  </w:rPrChange>
                </w:rPr>
                <w:fldChar w:fldCharType="end"/>
              </w:r>
            </w:del>
          </w:p>
          <w:bookmarkEnd w:id="2823"/>
          <w:p w14:paraId="356AFEA0" w14:textId="6F7CF13B" w:rsidR="001C3991" w:rsidRDefault="00F941F9">
            <w:pPr>
              <w:jc w:val="both"/>
              <w:rPr>
                <w:ins w:id="2842" w:author="Lieberman, Joshua" w:date="2016-11-09T22:09:00Z"/>
              </w:rPr>
            </w:pPr>
            <w:r w:rsidRPr="00B149B7">
              <w:t xml:space="preserve">An implementation schema conforming to HY_Features SHALL </w:t>
            </w:r>
            <w:ins w:id="2843" w:author="Lieberman, Joshua" w:date="2016-11-09T22:03:00Z">
              <w:r w:rsidR="00B77EBF">
                <w:t xml:space="preserve">implement </w:t>
              </w:r>
            </w:ins>
            <w:del w:id="2844" w:author="Lieberman, Joshua" w:date="2016-11-09T22:03:00Z">
              <w:r w:rsidRPr="00B149B7" w:rsidDel="00B77EBF">
                <w:delText xml:space="preserve">provide a formal mapping from </w:delText>
              </w:r>
            </w:del>
            <w:r w:rsidRPr="00B149B7">
              <w:t xml:space="preserve">one or more </w:t>
            </w:r>
            <w:del w:id="2845" w:author="Lieberman, Joshua" w:date="2016-11-09T22:03:00Z">
              <w:r w:rsidRPr="00B149B7" w:rsidDel="00B77EBF">
                <w:delText xml:space="preserve">Feature Types present in the implementation schema to </w:delText>
              </w:r>
            </w:del>
            <w:del w:id="2846" w:author="Lieberman, Joshua" w:date="2016-11-09T22:05:00Z">
              <w:r w:rsidRPr="00B149B7" w:rsidDel="001C3991">
                <w:delText>F</w:delText>
              </w:r>
            </w:del>
            <w:ins w:id="2847" w:author="Lieberman, Joshua" w:date="2016-11-09T22:05:00Z">
              <w:r w:rsidR="001C3991">
                <w:t>f</w:t>
              </w:r>
            </w:ins>
            <w:r w:rsidRPr="00B149B7">
              <w:t xml:space="preserve">eature </w:t>
            </w:r>
            <w:del w:id="2848" w:author="Lieberman, Joshua" w:date="2016-11-09T22:05:00Z">
              <w:r w:rsidRPr="00B149B7" w:rsidDel="001C3991">
                <w:delText xml:space="preserve">Types </w:delText>
              </w:r>
            </w:del>
            <w:ins w:id="2849" w:author="Lieberman, Joshua" w:date="2016-11-09T22:05:00Z">
              <w:r w:rsidR="001C3991">
                <w:t>t</w:t>
              </w:r>
              <w:r w:rsidR="001C3991" w:rsidRPr="00B149B7">
                <w:t xml:space="preserve">ypes </w:t>
              </w:r>
            </w:ins>
            <w:r w:rsidRPr="00B149B7">
              <w:t xml:space="preserve">defined </w:t>
            </w:r>
            <w:del w:id="2850" w:author="Lieberman, Joshua" w:date="2016-11-09T22:05:00Z">
              <w:r w:rsidRPr="00B149B7" w:rsidDel="001C3991">
                <w:delText xml:space="preserve">in </w:delText>
              </w:r>
            </w:del>
            <w:ins w:id="2851" w:author="Lieberman, Joshua" w:date="2016-11-09T22:05:00Z">
              <w:r w:rsidR="001C3991">
                <w:t>by</w:t>
              </w:r>
            </w:ins>
            <w:ins w:id="2852" w:author="Lieberman, Joshua" w:date="2016-11-09T22:17:00Z">
              <w:r w:rsidR="000C6B94">
                <w:t xml:space="preserve"> the HY_Features UML model in</w:t>
              </w:r>
            </w:ins>
            <w:ins w:id="2853" w:author="Lieberman, Joshua" w:date="2016-11-09T22:05:00Z">
              <w:r w:rsidR="001C3991" w:rsidRPr="00B149B7">
                <w:t xml:space="preserve"> </w:t>
              </w:r>
            </w:ins>
            <w:r w:rsidRPr="00B149B7">
              <w:t>this standard</w:t>
            </w:r>
            <w:del w:id="2854" w:author="Lieberman, Joshua" w:date="2016-11-09T22:05:00Z">
              <w:r w:rsidRPr="00B149B7" w:rsidDel="001C3991">
                <w:delText xml:space="preserve"> specification</w:delText>
              </w:r>
            </w:del>
            <w:r w:rsidRPr="00B149B7">
              <w:t>, including all mandatory properties</w:t>
            </w:r>
            <w:ins w:id="2855" w:author="Lieberman, Joshua" w:date="2016-11-09T22:04:00Z">
              <w:r w:rsidR="001C3991">
                <w:t>, associations, and default values</w:t>
              </w:r>
            </w:ins>
            <w:ins w:id="2856" w:author="Lieberman, Joshua" w:date="2016-11-09T22:09:00Z">
              <w:r w:rsidR="001C3991">
                <w:t>.</w:t>
              </w:r>
            </w:ins>
          </w:p>
          <w:p w14:paraId="2F095924" w14:textId="26006CD5" w:rsidR="00F941F9" w:rsidRPr="008E510D" w:rsidRDefault="001C3991">
            <w:pPr>
              <w:jc w:val="both"/>
            </w:pPr>
            <w:ins w:id="2857" w:author="Lieberman, Joshua" w:date="2016-11-09T22:09:00Z">
              <w:r>
                <w:t>A mapping</w:t>
              </w:r>
            </w:ins>
            <w:del w:id="2858" w:author="Lieberman, Joshua" w:date="2016-11-09T22:05:00Z">
              <w:r w:rsidR="00F941F9" w:rsidRPr="00B149B7" w:rsidDel="001C3991">
                <w:delText xml:space="preserve"> defined by the </w:delText>
              </w:r>
            </w:del>
            <w:del w:id="2859" w:author="Lieberman, Joshua" w:date="2016-11-09T22:04:00Z">
              <w:r w:rsidR="00F941F9" w:rsidRPr="00B149B7" w:rsidDel="001C3991">
                <w:delText xml:space="preserve">realized </w:delText>
              </w:r>
            </w:del>
            <w:del w:id="2860" w:author="Lieberman, Joshua" w:date="2016-11-09T22:05:00Z">
              <w:r w:rsidR="00F941F9" w:rsidRPr="00B149B7" w:rsidDel="001C3991">
                <w:delText>HY_Features concept</w:delText>
              </w:r>
            </w:del>
            <w:ins w:id="2861" w:author="Lieberman, Joshua" w:date="2016-11-09T22:07:00Z">
              <w:r>
                <w:t xml:space="preserve"> </w:t>
              </w:r>
            </w:ins>
            <w:ins w:id="2862" w:author="Lieberman, Joshua" w:date="2016-11-17T15:29:00Z">
              <w:r w:rsidR="00A0584C">
                <w:t xml:space="preserve">implementation </w:t>
              </w:r>
            </w:ins>
            <w:ins w:id="2863" w:author="Lieberman, Joshua" w:date="2016-11-09T22:12:00Z">
              <w:r w:rsidRPr="00B149B7">
                <w:t xml:space="preserve">conforming to HY_Features SHALL </w:t>
              </w:r>
              <w:r>
                <w:t xml:space="preserve">implement </w:t>
              </w:r>
            </w:ins>
            <w:ins w:id="2864" w:author="Lieberman, Joshua" w:date="2016-11-09T22:07:00Z">
              <w:r>
                <w:t xml:space="preserve">mappings </w:t>
              </w:r>
            </w:ins>
            <w:ins w:id="2865" w:author="Lieberman, Joshua" w:date="2016-11-09T22:08:00Z">
              <w:r>
                <w:t>between</w:t>
              </w:r>
            </w:ins>
            <w:ins w:id="2866" w:author="Lieberman, Joshua" w:date="2016-11-09T22:07:00Z">
              <w:r>
                <w:t xml:space="preserve"> existing feature types </w:t>
              </w:r>
            </w:ins>
            <w:ins w:id="2867" w:author="Lieberman, Joshua" w:date="2016-11-09T22:08:00Z">
              <w:r>
                <w:t>and</w:t>
              </w:r>
            </w:ins>
            <w:ins w:id="2868" w:author="Lieberman, Joshua" w:date="2016-11-09T22:07:00Z">
              <w:r>
                <w:t xml:space="preserve"> one or more HY_Features feature types</w:t>
              </w:r>
            </w:ins>
            <w:ins w:id="2869" w:author="Lieberman, Joshua" w:date="2016-11-09T22:18:00Z">
              <w:r w:rsidR="000C6B94">
                <w:t xml:space="preserve"> as defined in</w:t>
              </w:r>
            </w:ins>
            <w:ins w:id="2870" w:author="Lieberman, Joshua" w:date="2016-11-09T22:07:00Z">
              <w:r>
                <w:t xml:space="preserve"> </w:t>
              </w:r>
            </w:ins>
            <w:ins w:id="2871" w:author="Lieberman, Joshua" w:date="2016-11-09T22:18:00Z">
              <w:r w:rsidR="000C6B94">
                <w:t xml:space="preserve">the HY_Features UML model in this standard, </w:t>
              </w:r>
            </w:ins>
            <w:ins w:id="2872" w:author="Lieberman, Joshua" w:date="2016-11-09T22:13:00Z">
              <w:r w:rsidRPr="00B149B7">
                <w:t>including all mandatory properties</w:t>
              </w:r>
              <w:r>
                <w:t>, associations, and default values.</w:t>
              </w:r>
            </w:ins>
            <w:del w:id="2873" w:author="Lieberman, Joshua" w:date="2016-11-09T22:06:00Z">
              <w:r w:rsidR="00F941F9" w:rsidRPr="00B149B7" w:rsidDel="001C3991">
                <w:delText>.</w:delText>
              </w:r>
            </w:del>
            <w:del w:id="2874" w:author="Lieberman, Joshua" w:date="2016-11-09T22:05:00Z">
              <w:r w:rsidR="00F941F9" w:rsidRPr="00B149B7" w:rsidDel="001C3991">
                <w:delText xml:space="preserve"> Default values to be assumed must be specified in this mapping.</w:delText>
              </w:r>
            </w:del>
          </w:p>
        </w:tc>
      </w:tr>
      <w:tr w:rsidR="0062341A" w:rsidRPr="008E510D" w14:paraId="5AD31D02" w14:textId="77777777" w:rsidTr="00A35AB1">
        <w:trPr>
          <w:ins w:id="2875" w:author="Lieberman, Joshua" w:date="2016-11-09T23:57:00Z"/>
        </w:trPr>
        <w:tc>
          <w:tcPr>
            <w:tcW w:w="1809" w:type="dxa"/>
          </w:tcPr>
          <w:p w14:paraId="105DA462" w14:textId="700CB628" w:rsidR="0062341A" w:rsidRPr="00B149B7" w:rsidRDefault="0062341A" w:rsidP="00A35AB1">
            <w:pPr>
              <w:jc w:val="both"/>
              <w:rPr>
                <w:ins w:id="2876" w:author="Lieberman, Joshua" w:date="2016-11-09T23:57:00Z"/>
              </w:rPr>
            </w:pPr>
            <w:ins w:id="2877" w:author="Lieberman, Joshua" w:date="2016-11-09T23:57:00Z">
              <w:r>
                <w:t>Requirement</w:t>
              </w:r>
            </w:ins>
          </w:p>
        </w:tc>
        <w:tc>
          <w:tcPr>
            <w:tcW w:w="6946" w:type="dxa"/>
          </w:tcPr>
          <w:p w14:paraId="6B280CD4" w14:textId="3FCCAC95" w:rsidR="00774F88" w:rsidRPr="000C42F5" w:rsidRDefault="00774F88" w:rsidP="00774F88">
            <w:pPr>
              <w:jc w:val="both"/>
              <w:rPr>
                <w:ins w:id="2878" w:author="Lieberman, Joshua" w:date="2016-11-17T16:22:00Z"/>
                <w:rStyle w:val="Hyperlink"/>
              </w:rPr>
            </w:pPr>
            <w:ins w:id="2879" w:author="Lieberman, Joshua" w:date="2016-11-17T16:22:00Z">
              <w:r w:rsidRPr="008C4A23">
                <w:rPr>
                  <w:color w:val="0000FF"/>
                  <w:u w:val="single"/>
                </w:rPr>
                <w:fldChar w:fldCharType="begin"/>
              </w:r>
              <w:r w:rsidRPr="008C4A23">
                <w:rPr>
                  <w:color w:val="0000FF"/>
                  <w:u w:val="single"/>
                </w:rPr>
                <w:instrText xml:space="preserve"> TC “</w:instrText>
              </w:r>
              <w:bookmarkStart w:id="2880" w:name="_Toc467163121"/>
              <w:r>
                <w:rPr>
                  <w:color w:val="0000FF"/>
                  <w:u w:val="single"/>
                </w:rPr>
                <w:instrText xml:space="preserve">Req: </w:instrText>
              </w:r>
              <w:r w:rsidRPr="000C42F5">
                <w:rPr>
                  <w:color w:val="0000FF"/>
                  <w:u w:val="single"/>
                </w:rPr>
                <w:instrText>/req/hy_features_conceptual_model/</w:instrText>
              </w:r>
              <w:r>
                <w:rPr>
                  <w:color w:val="0000FF"/>
                  <w:u w:val="single"/>
                </w:rPr>
                <w:instrText>GF_Feature</w:instrText>
              </w:r>
              <w:bookmarkEnd w:id="2880"/>
            </w:ins>
          </w:p>
          <w:p w14:paraId="2BC9D755" w14:textId="7A8111EE" w:rsidR="0062341A" w:rsidRDefault="00774F88" w:rsidP="00774F88">
            <w:pPr>
              <w:jc w:val="both"/>
              <w:rPr>
                <w:ins w:id="2881" w:author="Lieberman, Joshua" w:date="2016-11-09T23:57:00Z"/>
                <w:color w:val="0000FF"/>
                <w:u w:val="single"/>
              </w:rPr>
            </w:pPr>
            <w:ins w:id="2882" w:author="Lieberman, Joshua" w:date="2016-11-17T16:22:00Z">
              <w:r w:rsidRPr="000C42F5">
                <w:rPr>
                  <w:color w:val="0000FF"/>
                  <w:u w:val="single"/>
                </w:rPr>
                <w:instrText xml:space="preserve">“ </w:instrText>
              </w:r>
              <w:r w:rsidRPr="008C4A23">
                <w:rPr>
                  <w:color w:val="0000FF"/>
                  <w:u w:val="single"/>
                </w:rPr>
                <w:instrText xml:space="preserve">\f r \l  2 </w:instrText>
              </w:r>
              <w:r w:rsidRPr="008C4A23">
                <w:rPr>
                  <w:color w:val="0000FF"/>
                  <w:u w:val="single"/>
                </w:rPr>
                <w:fldChar w:fldCharType="end"/>
              </w:r>
              <w:r w:rsidRPr="000C42F5">
                <w:rPr>
                  <w:color w:val="0000FF"/>
                  <w:u w:val="single"/>
                </w:rPr>
                <w:t>/</w:t>
              </w:r>
            </w:ins>
            <w:ins w:id="2883" w:author="Lieberman, Joshua" w:date="2016-11-09T23:57:00Z">
              <w:r w:rsidR="0062341A" w:rsidRPr="000C42F5">
                <w:rPr>
                  <w:color w:val="0000FF"/>
                  <w:u w:val="single"/>
                </w:rPr>
                <w:t>/req/hy_features_conceptual_model/</w:t>
              </w:r>
              <w:r w:rsidR="0062341A">
                <w:rPr>
                  <w:color w:val="0000FF"/>
                  <w:u w:val="single"/>
                </w:rPr>
                <w:t>GF_Feature</w:t>
              </w:r>
            </w:ins>
          </w:p>
          <w:p w14:paraId="7377ED2F" w14:textId="4F1CD590" w:rsidR="0062341A" w:rsidRPr="000C42F5" w:rsidRDefault="00F368B0">
            <w:pPr>
              <w:jc w:val="both"/>
              <w:rPr>
                <w:ins w:id="2884" w:author="Lieberman, Joshua" w:date="2016-11-09T23:57:00Z"/>
                <w:color w:val="0000FF"/>
                <w:u w:val="single"/>
              </w:rPr>
            </w:pPr>
            <w:ins w:id="2885" w:author="Lieberman, Joshua" w:date="2016-11-09T23:58:00Z">
              <w:r>
                <w:t>E</w:t>
              </w:r>
              <w:r w:rsidR="0062341A" w:rsidRPr="00EB5A8C">
                <w:t xml:space="preserve">ach </w:t>
              </w:r>
            </w:ins>
            <w:ins w:id="2886" w:author="Lieberman, Joshua" w:date="2016-11-09T23:59:00Z">
              <w:r>
                <w:t xml:space="preserve">implemented HY_Features </w:t>
              </w:r>
            </w:ins>
            <w:ins w:id="2887" w:author="Lieberman, Joshua" w:date="2016-11-09T23:58:00Z">
              <w:r w:rsidR="0062341A" w:rsidRPr="00EB5A8C">
                <w:t>feature</w:t>
              </w:r>
              <w:r>
                <w:t xml:space="preserve"> </w:t>
              </w:r>
              <w:proofErr w:type="gramStart"/>
              <w:r>
                <w:t>type</w:t>
              </w:r>
            </w:ins>
            <w:ins w:id="2888" w:author="Lieberman, Joshua" w:date="2016-11-09T23:59:00Z">
              <w:r>
                <w:t xml:space="preserve"> </w:t>
              </w:r>
            </w:ins>
            <w:ins w:id="2889" w:author="Lieberman, Joshua" w:date="2016-11-09T23:58:00Z">
              <w:r w:rsidR="0062341A" w:rsidRPr="00EB5A8C">
                <w:t xml:space="preserve"> </w:t>
              </w:r>
              <w:r w:rsidR="0062341A" w:rsidRPr="00B149B7">
                <w:t>SHALL</w:t>
              </w:r>
              <w:proofErr w:type="gramEnd"/>
              <w:r w:rsidR="0062341A" w:rsidRPr="00B149B7">
                <w:t xml:space="preserve"> be an instance of the GF_FeatureType (aka FeatureType) «metaclass»</w:t>
              </w:r>
            </w:ins>
          </w:p>
        </w:tc>
      </w:tr>
    </w:tbl>
    <w:p w14:paraId="4D789C3A" w14:textId="79569A69" w:rsidR="00106C0B" w:rsidRDefault="00106C0B" w:rsidP="00450C77">
      <w:pPr>
        <w:pStyle w:val="NormalWeb"/>
        <w:jc w:val="both"/>
        <w:rPr>
          <w:ins w:id="2890" w:author="Lieberman, Joshua" w:date="2016-11-09T23:53:00Z"/>
          <w:lang w:val="en-US"/>
        </w:rPr>
      </w:pPr>
      <w:r w:rsidRPr="003F4892">
        <w:rPr>
          <w:lang w:val="en-US"/>
        </w:rPr>
        <w:t xml:space="preserve">The HY_Features model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w:t>
      </w:r>
      <w:ins w:id="2891" w:author="Lieberman, Joshua" w:date="2016-11-09T22:14:00Z">
        <w:r w:rsidR="000C6B94">
          <w:rPr>
            <w:lang w:val="en-US"/>
          </w:rPr>
          <w:t xml:space="preserve">either </w:t>
        </w:r>
      </w:ins>
      <w:r w:rsidRPr="003F4892">
        <w:rPr>
          <w:lang w:val="en-US"/>
        </w:rPr>
        <w:t xml:space="preserve">an implementation </w:t>
      </w:r>
      <w:ins w:id="2892" w:author="Lieberman, Joshua" w:date="2016-11-09T22:14:00Z">
        <w:r w:rsidR="000C6B94">
          <w:rPr>
            <w:lang w:val="en-US"/>
          </w:rPr>
          <w:t xml:space="preserve">schema </w:t>
        </w:r>
      </w:ins>
      <w:r w:rsidRPr="003F4892">
        <w:rPr>
          <w:lang w:val="en-US"/>
        </w:rPr>
        <w:t xml:space="preserve">that </w:t>
      </w:r>
      <w:del w:id="2893" w:author="Lieberman, Joshua" w:date="2016-11-09T22:14:00Z">
        <w:r w:rsidR="009C68C1" w:rsidRPr="003F4892" w:rsidDel="000C6B94">
          <w:rPr>
            <w:lang w:val="en-US"/>
          </w:rPr>
          <w:delText>encodes</w:delText>
        </w:r>
        <w:r w:rsidR="00FD5E6D" w:rsidRPr="003F4892" w:rsidDel="000C6B94">
          <w:rPr>
            <w:lang w:val="en-US"/>
          </w:rPr>
          <w:delText xml:space="preserve"> </w:delText>
        </w:r>
      </w:del>
      <w:ins w:id="2894" w:author="Lieberman, Joshua" w:date="2016-11-09T22:14:00Z">
        <w:r w:rsidR="000C6B94">
          <w:rPr>
            <w:lang w:val="en-US"/>
          </w:rPr>
          <w:t>implements</w:t>
        </w:r>
        <w:r w:rsidR="000C6B94" w:rsidRPr="003F4892">
          <w:rPr>
            <w:lang w:val="en-US"/>
          </w:rPr>
          <w:t xml:space="preserve"> </w:t>
        </w:r>
      </w:ins>
      <w:del w:id="2895" w:author="Lieberman, Joshua" w:date="2016-11-09T22:14:00Z">
        <w:r w:rsidR="00FD5E6D" w:rsidRPr="003F4892" w:rsidDel="001C3991">
          <w:rPr>
            <w:lang w:val="en-US"/>
          </w:rPr>
          <w:delText xml:space="preserve">the mapping of a </w:delText>
        </w:r>
        <w:r w:rsidR="007164C2" w:rsidDel="001C3991">
          <w:rPr>
            <w:lang w:val="en-US"/>
          </w:rPr>
          <w:delText xml:space="preserve">particular </w:delText>
        </w:r>
        <w:r w:rsidR="00FD5E6D" w:rsidRPr="003F4892" w:rsidDel="001C3991">
          <w:rPr>
            <w:lang w:val="en-US"/>
          </w:rPr>
          <w:delText xml:space="preserve">implementation </w:delText>
        </w:r>
        <w:r w:rsidR="00FD5E6D" w:rsidRPr="003F4892" w:rsidDel="000C6B94">
          <w:rPr>
            <w:lang w:val="en-US"/>
          </w:rPr>
          <w:delText xml:space="preserve">schema with </w:delText>
        </w:r>
      </w:del>
      <w:r w:rsidR="00FD5E6D" w:rsidRPr="003F4892">
        <w:rPr>
          <w:lang w:val="en-US"/>
        </w:rPr>
        <w:t>concepts</w:t>
      </w:r>
      <w:r w:rsidRPr="003F4892">
        <w:rPr>
          <w:lang w:val="en-US"/>
        </w:rPr>
        <w:t xml:space="preserve"> </w:t>
      </w:r>
      <w:r w:rsidR="00FD5E6D" w:rsidRPr="003F4892">
        <w:rPr>
          <w:lang w:val="en-US"/>
        </w:rPr>
        <w:t>defined in</w:t>
      </w:r>
      <w:r w:rsidRPr="003F4892">
        <w:rPr>
          <w:lang w:val="en-US"/>
        </w:rPr>
        <w:t xml:space="preserve"> the HY_Features model</w:t>
      </w:r>
      <w:ins w:id="2896" w:author="Lieberman, Joshua" w:date="2016-11-09T22:15:00Z">
        <w:r w:rsidR="000C6B94">
          <w:rPr>
            <w:lang w:val="en-US"/>
          </w:rPr>
          <w:t xml:space="preserve">, or a schema mapping that maps between </w:t>
        </w:r>
      </w:ins>
      <w:ins w:id="2897" w:author="Lieberman, Joshua" w:date="2016-11-09T22:17:00Z">
        <w:r w:rsidR="000C6B94">
          <w:rPr>
            <w:lang w:val="en-US"/>
          </w:rPr>
          <w:t xml:space="preserve">disparate </w:t>
        </w:r>
      </w:ins>
      <w:ins w:id="2898" w:author="Lieberman, Joshua" w:date="2016-11-09T22:15:00Z">
        <w:r w:rsidR="000C6B94">
          <w:rPr>
            <w:lang w:val="en-US"/>
          </w:rPr>
          <w:t xml:space="preserve">existing feature types </w:t>
        </w:r>
      </w:ins>
      <w:ins w:id="2899" w:author="Lieberman, Joshua" w:date="2016-11-09T22:16:00Z">
        <w:r w:rsidR="000C6B94">
          <w:rPr>
            <w:lang w:val="en-US"/>
          </w:rPr>
          <w:t>by means of</w:t>
        </w:r>
      </w:ins>
      <w:ins w:id="2900" w:author="Lieberman, Joshua" w:date="2016-11-09T22:15:00Z">
        <w:r w:rsidR="000C6B94">
          <w:rPr>
            <w:lang w:val="en-US"/>
          </w:rPr>
          <w:t xml:space="preserve"> common HY_Features concepts</w:t>
        </w:r>
      </w:ins>
      <w:r w:rsidRPr="003F4892">
        <w:rPr>
          <w:lang w:val="en-US"/>
        </w:rPr>
        <w:t>.</w:t>
      </w:r>
      <w:r w:rsidRPr="008E510D">
        <w:rPr>
          <w:lang w:val="en-US"/>
        </w:rPr>
        <w:t xml:space="preserve"> </w:t>
      </w:r>
    </w:p>
    <w:p w14:paraId="16FA5680" w14:textId="55AC53FF" w:rsidR="0062341A" w:rsidRPr="008E510D" w:rsidRDefault="0062341A" w:rsidP="00450C77">
      <w:pPr>
        <w:pStyle w:val="NormalWeb"/>
        <w:jc w:val="both"/>
        <w:rPr>
          <w:lang w:val="en-US"/>
        </w:rPr>
      </w:pPr>
      <w:ins w:id="2901" w:author="Lieberman, Joshua" w:date="2016-11-09T23:53:00Z">
        <w:r>
          <w:rPr>
            <w:lang w:val="en-US"/>
          </w:rPr>
          <w:t>The feature types in the HY_Features conceptual model are de</w:t>
        </w:r>
      </w:ins>
      <w:ins w:id="2902" w:author="Lieberman, Joshua" w:date="2016-11-09T23:54:00Z">
        <w:r>
          <w:rPr>
            <w:lang w:val="en-US"/>
          </w:rPr>
          <w:t>fined below according to the modules and leaf packages</w:t>
        </w:r>
      </w:ins>
      <w:ins w:id="2903" w:author="Lieberman, Joshua" w:date="2016-11-09T23:55:00Z">
        <w:r>
          <w:rPr>
            <w:lang w:val="en-US"/>
          </w:rPr>
          <w:t xml:space="preserve"> described above </w:t>
        </w:r>
      </w:ins>
      <w:ins w:id="2904" w:author="Lieberman, Joshua" w:date="2016-11-09T23:54:00Z">
        <w:r>
          <w:rPr>
            <w:lang w:val="en-US"/>
          </w:rPr>
          <w:t>into which their UML classes have been grouped</w:t>
        </w:r>
      </w:ins>
      <w:ins w:id="2905" w:author="Lieberman, Joshua" w:date="2016-11-09T23:56:00Z">
        <w:r>
          <w:rPr>
            <w:lang w:val="en-US"/>
          </w:rPr>
          <w:t>.</w:t>
        </w:r>
      </w:ins>
      <w:ins w:id="2906" w:author="Lieberman, Joshua" w:date="2016-11-09T23:54:00Z">
        <w:r>
          <w:rPr>
            <w:lang w:val="en-US"/>
          </w:rPr>
          <w:t xml:space="preserve"> </w:t>
        </w:r>
      </w:ins>
    </w:p>
    <w:p w14:paraId="3B42EDAE" w14:textId="2837FEBD" w:rsidR="00A35AB1" w:rsidRPr="008E510D" w:rsidDel="00017231" w:rsidRDefault="00106C0B" w:rsidP="00450C77">
      <w:pPr>
        <w:pStyle w:val="NormalWeb"/>
        <w:jc w:val="both"/>
        <w:rPr>
          <w:del w:id="2907" w:author="Lieberman, Joshua" w:date="2016-11-09T23:45:00Z"/>
          <w:lang w:val="en-US"/>
        </w:rPr>
      </w:pPr>
      <w:del w:id="2908" w:author="Lieberman, Joshua" w:date="2016-11-09T23:45:00Z">
        <w:r w:rsidRPr="008E510D" w:rsidDel="00017231">
          <w:rPr>
            <w:lang w:val="en-US"/>
          </w:rPr>
          <w:delText xml:space="preserve">Conformance to the HY_Features model is a matter of being able to unambiguously identify what elements of an implementation schema map to the HY_Features model, and inclusion of all mandatory properties of the defined Feature Types in such mappings. </w:delText>
        </w:r>
        <w:bookmarkStart w:id="2909" w:name="_Toc467163350"/>
        <w:bookmarkStart w:id="2910" w:name="_Toc467226158"/>
        <w:bookmarkEnd w:id="2909"/>
        <w:bookmarkEnd w:id="2910"/>
      </w:del>
    </w:p>
    <w:p w14:paraId="6957438E" w14:textId="7DAE5D3B" w:rsidR="00106C0B" w:rsidRPr="008E510D" w:rsidDel="00017231" w:rsidRDefault="00106C0B" w:rsidP="00450C77">
      <w:pPr>
        <w:pStyle w:val="NormalWeb"/>
        <w:jc w:val="both"/>
        <w:rPr>
          <w:del w:id="2911" w:author="Lieberman, Joshua" w:date="2016-11-09T23:46:00Z"/>
          <w:lang w:val="en-US"/>
        </w:rPr>
      </w:pPr>
      <w:del w:id="2912" w:author="Lieberman, Joshua" w:date="2016-11-09T23:46:00Z">
        <w:r w:rsidRPr="008E510D" w:rsidDel="00017231">
          <w:rPr>
            <w:lang w:val="en-US"/>
          </w:rPr>
          <w:delText xml:space="preserve">The HY_Features conceptual model provides the basis for determining whether two references to hydrologic features are references to the same feature independent of their implementation or format. More specifically, it provides </w:delText>
        </w:r>
        <w:r w:rsidR="007164C2" w:rsidDel="00017231">
          <w:rPr>
            <w:lang w:val="en-US"/>
          </w:rPr>
          <w:delText>a</w:delText>
        </w:r>
        <w:r w:rsidRPr="008E510D" w:rsidDel="00017231">
          <w:rPr>
            <w:lang w:val="en-US"/>
          </w:rPr>
          <w:delText xml:space="preserve"> means to distinguish between the reference concept and its </w:delText>
        </w:r>
        <w:r w:rsidR="00390D3E" w:rsidDel="00017231">
          <w:rPr>
            <w:lang w:val="en-US"/>
          </w:rPr>
          <w:delText xml:space="preserve">different </w:delText>
        </w:r>
        <w:r w:rsidRPr="008E510D" w:rsidDel="00017231">
          <w:rPr>
            <w:lang w:val="en-US"/>
          </w:rPr>
          <w:delText>realizations as geographic features</w:delText>
        </w:r>
        <w:r w:rsidR="003F4892" w:rsidDel="00017231">
          <w:rPr>
            <w:lang w:val="en-US"/>
          </w:rPr>
          <w:delText>,</w:delText>
        </w:r>
        <w:r w:rsidRPr="008E510D" w:rsidDel="00017231">
          <w:rPr>
            <w:lang w:val="en-US"/>
          </w:rPr>
          <w:delText xml:space="preserve"> and hence to declare that different realizations share common hydrological connectivity. </w:delText>
        </w:r>
        <w:bookmarkStart w:id="2913" w:name="_Toc467163351"/>
        <w:bookmarkStart w:id="2914" w:name="_Toc467226159"/>
        <w:bookmarkEnd w:id="2913"/>
        <w:bookmarkEnd w:id="2914"/>
      </w:del>
    </w:p>
    <w:p w14:paraId="53C77B92" w14:textId="79E7D1E5" w:rsidR="00106C0B" w:rsidRPr="008E510D" w:rsidDel="00017231" w:rsidRDefault="00106C0B" w:rsidP="00450C77">
      <w:pPr>
        <w:pStyle w:val="NormalWeb"/>
        <w:jc w:val="both"/>
        <w:rPr>
          <w:del w:id="2915" w:author="Lieberman, Joshua" w:date="2016-11-09T23:46:00Z"/>
          <w:lang w:val="en-US"/>
        </w:rPr>
      </w:pPr>
      <w:del w:id="2916" w:author="Lieberman, Joshua" w:date="2016-11-09T23:46:00Z">
        <w:r w:rsidRPr="008E510D" w:rsidDel="00017231">
          <w:rPr>
            <w:lang w:val="en-US"/>
          </w:rPr>
          <w:delText xml:space="preserve">Disparate systems describing hydrologic features may be mapped to the equivalent HY_Features definitions to disambiguate the local usage of terminology and specific implementation choices made. </w:delText>
        </w:r>
        <w:bookmarkStart w:id="2917" w:name="_Toc467163352"/>
        <w:bookmarkStart w:id="2918" w:name="_Toc467226160"/>
        <w:bookmarkEnd w:id="2917"/>
        <w:bookmarkEnd w:id="2918"/>
      </w:del>
    </w:p>
    <w:p w14:paraId="7DF277B7" w14:textId="7B25C870" w:rsidR="00106C0B" w:rsidRPr="008E510D" w:rsidDel="00017231" w:rsidRDefault="00106C0B" w:rsidP="00450C77">
      <w:pPr>
        <w:pStyle w:val="NormalWeb"/>
        <w:jc w:val="both"/>
        <w:rPr>
          <w:del w:id="2919" w:author="Lieberman, Joshua" w:date="2016-11-09T23:46:00Z"/>
          <w:lang w:val="en-US"/>
        </w:rPr>
      </w:pPr>
      <w:del w:id="2920" w:author="Lieberman, Joshua" w:date="2016-11-09T23:46:00Z">
        <w:r w:rsidRPr="008E510D" w:rsidDel="00017231">
          <w:rPr>
            <w:lang w:val="en-US"/>
          </w:rPr>
          <w:delText>Note that a direct encoding of HY_Features to an implementation format such as RDF may be implemented through annotation or direct correspondence of names to the HY_Feature</w:delText>
        </w:r>
        <w:r w:rsidR="00766380" w:rsidDel="00017231">
          <w:rPr>
            <w:lang w:val="en-US"/>
          </w:rPr>
          <w:delText>s</w:delText>
        </w:r>
        <w:r w:rsidRPr="008E510D" w:rsidDel="00017231">
          <w:rPr>
            <w:lang w:val="en-US"/>
          </w:rPr>
          <w:delText xml:space="preserve"> elements.</w:delText>
        </w:r>
        <w:bookmarkStart w:id="2921" w:name="_Toc467163353"/>
        <w:bookmarkStart w:id="2922" w:name="_Toc467226161"/>
        <w:bookmarkEnd w:id="2921"/>
        <w:bookmarkEnd w:id="2922"/>
      </w:del>
    </w:p>
    <w:p w14:paraId="37B25580" w14:textId="1A773395" w:rsidR="00106C0B" w:rsidRPr="008E510D" w:rsidDel="00AA3331" w:rsidRDefault="00106C0B" w:rsidP="00450C77">
      <w:pPr>
        <w:pStyle w:val="Heading2"/>
        <w:jc w:val="both"/>
        <w:rPr>
          <w:del w:id="2923" w:author="Lieberman, Joshua" w:date="2016-11-09T23:26:00Z"/>
        </w:rPr>
      </w:pPr>
      <w:bookmarkStart w:id="2924" w:name="_Toc458775747"/>
      <w:bookmarkStart w:id="2925" w:name="_Ref462332936"/>
      <w:del w:id="2926" w:author="Lieberman, Joshua" w:date="2016-11-09T23:26:00Z">
        <w:r w:rsidRPr="008E510D" w:rsidDel="00AA3331">
          <w:delText>The HY_Features data conformance (encoding)</w:delText>
        </w:r>
        <w:bookmarkStart w:id="2927" w:name="_Toc467163354"/>
        <w:bookmarkStart w:id="2928" w:name="_Toc467226162"/>
        <w:bookmarkEnd w:id="2924"/>
        <w:bookmarkEnd w:id="2925"/>
        <w:bookmarkEnd w:id="2927"/>
        <w:bookmarkEnd w:id="2928"/>
      </w:del>
    </w:p>
    <w:tbl>
      <w:tblPr>
        <w:tblStyle w:val="TableGrid"/>
        <w:tblW w:w="0" w:type="auto"/>
        <w:tblLook w:val="04A0" w:firstRow="1" w:lastRow="0" w:firstColumn="1" w:lastColumn="0" w:noHBand="0" w:noVBand="1"/>
      </w:tblPr>
      <w:tblGrid>
        <w:gridCol w:w="1951"/>
        <w:gridCol w:w="6804"/>
      </w:tblGrid>
      <w:tr w:rsidR="00824D47" w:rsidRPr="008E510D" w:rsidDel="00AA3331" w14:paraId="643758B7" w14:textId="3AF9D61D" w:rsidTr="007C1F9E">
        <w:trPr>
          <w:del w:id="2929" w:author="Lieberman, Joshua" w:date="2016-11-09T23:26:00Z"/>
        </w:trPr>
        <w:tc>
          <w:tcPr>
            <w:tcW w:w="1951" w:type="dxa"/>
            <w:hideMark/>
          </w:tcPr>
          <w:p w14:paraId="590D1271" w14:textId="03DFCB8A" w:rsidR="00824D47" w:rsidRPr="008E510D" w:rsidDel="00AA3331" w:rsidRDefault="00824D47" w:rsidP="007C1F9E">
            <w:pPr>
              <w:jc w:val="both"/>
              <w:rPr>
                <w:del w:id="2930" w:author="Lieberman, Joshua" w:date="2016-11-09T23:26:00Z"/>
                <w:b/>
                <w:bCs/>
              </w:rPr>
            </w:pPr>
            <w:del w:id="2931" w:author="Lieberman, Joshua" w:date="2016-11-09T23:26:00Z">
              <w:r w:rsidRPr="008E510D" w:rsidDel="00AA3331">
                <w:rPr>
                  <w:rStyle w:val="Strong"/>
                </w:rPr>
                <w:delText>Requirements Class</w:delText>
              </w:r>
              <w:bookmarkStart w:id="2932" w:name="_Toc467163355"/>
              <w:bookmarkStart w:id="2933" w:name="_Toc467226163"/>
              <w:bookmarkEnd w:id="2932"/>
              <w:bookmarkEnd w:id="2933"/>
            </w:del>
          </w:p>
        </w:tc>
        <w:tc>
          <w:tcPr>
            <w:tcW w:w="6804" w:type="dxa"/>
            <w:hideMark/>
          </w:tcPr>
          <w:p w14:paraId="65896D6A" w14:textId="432D4697" w:rsidR="00824D47" w:rsidRPr="000C42F5" w:rsidDel="00AA3331" w:rsidRDefault="00824D47" w:rsidP="007C1F9E">
            <w:pPr>
              <w:jc w:val="both"/>
              <w:rPr>
                <w:del w:id="2934" w:author="Lieberman, Joshua" w:date="2016-11-09T23:26:00Z"/>
                <w:bCs/>
                <w:color w:val="0000FF"/>
                <w:u w:val="single"/>
                <w:rPrChange w:id="2935" w:author="Lieberman, Joshua" w:date="2016-11-07T17:01:00Z">
                  <w:rPr>
                    <w:del w:id="2936" w:author="Lieberman, Joshua" w:date="2016-11-09T23:26:00Z"/>
                    <w:b/>
                    <w:bCs/>
                  </w:rPr>
                </w:rPrChange>
              </w:rPr>
            </w:pPr>
            <w:del w:id="2937" w:author="Lieberman, Joshua" w:date="2016-11-09T23:26:00Z">
              <w:r w:rsidRPr="000C42F5" w:rsidDel="00AA3331">
                <w:rPr>
                  <w:rPrChange w:id="2938" w:author="Lieberman, Joshua" w:date="2016-11-07T17:01:00Z">
                    <w:rPr>
                      <w:rStyle w:val="Hyperlink"/>
                      <w:b/>
                      <w:bCs/>
                    </w:rPr>
                  </w:rPrChange>
                </w:rPr>
                <w:delText>/req/hy_features_content</w:delText>
              </w:r>
              <w:bookmarkStart w:id="2939" w:name="_Toc467163356"/>
              <w:bookmarkStart w:id="2940" w:name="_Toc467226164"/>
              <w:bookmarkEnd w:id="2939"/>
              <w:bookmarkEnd w:id="2940"/>
            </w:del>
          </w:p>
        </w:tc>
        <w:bookmarkStart w:id="2941" w:name="_Toc467163357"/>
        <w:bookmarkStart w:id="2942" w:name="_Toc467226165"/>
        <w:bookmarkEnd w:id="2941"/>
        <w:bookmarkEnd w:id="2942"/>
      </w:tr>
      <w:tr w:rsidR="00824D47" w:rsidRPr="008E510D" w:rsidDel="00AA3331" w14:paraId="1EB48777" w14:textId="066A4283" w:rsidTr="007C1F9E">
        <w:trPr>
          <w:del w:id="2943" w:author="Lieberman, Joshua" w:date="2016-11-09T23:26:00Z"/>
        </w:trPr>
        <w:tc>
          <w:tcPr>
            <w:tcW w:w="1951" w:type="dxa"/>
            <w:hideMark/>
          </w:tcPr>
          <w:p w14:paraId="3A53632F" w14:textId="1D97E669" w:rsidR="00824D47" w:rsidRPr="008E510D" w:rsidDel="00AA3331" w:rsidRDefault="00824D47" w:rsidP="007C1F9E">
            <w:pPr>
              <w:jc w:val="both"/>
              <w:rPr>
                <w:del w:id="2944" w:author="Lieberman, Joshua" w:date="2016-11-09T23:26:00Z"/>
              </w:rPr>
            </w:pPr>
            <w:del w:id="2945" w:author="Lieberman, Joshua" w:date="2016-11-09T23:26:00Z">
              <w:r w:rsidRPr="008E510D" w:rsidDel="00AA3331">
                <w:delText>Target type</w:delText>
              </w:r>
              <w:bookmarkStart w:id="2946" w:name="_Toc467163358"/>
              <w:bookmarkStart w:id="2947" w:name="_Toc467226166"/>
              <w:bookmarkEnd w:id="2946"/>
              <w:bookmarkEnd w:id="2947"/>
            </w:del>
          </w:p>
        </w:tc>
        <w:tc>
          <w:tcPr>
            <w:tcW w:w="6804" w:type="dxa"/>
            <w:hideMark/>
          </w:tcPr>
          <w:p w14:paraId="2C10E1D6" w14:textId="2BA224CB" w:rsidR="00824D47" w:rsidRPr="008E510D" w:rsidDel="00AA3331" w:rsidRDefault="00824D47" w:rsidP="007C1F9E">
            <w:pPr>
              <w:jc w:val="both"/>
              <w:rPr>
                <w:del w:id="2948" w:author="Lieberman, Joshua" w:date="2016-11-09T23:26:00Z"/>
              </w:rPr>
            </w:pPr>
            <w:del w:id="2949" w:author="Lieberman, Joshua" w:date="2016-11-09T23:26:00Z">
              <w:r w:rsidRPr="008E510D" w:rsidDel="00AA3331">
                <w:delText>Dataset</w:delText>
              </w:r>
              <w:bookmarkStart w:id="2950" w:name="_Toc467163359"/>
              <w:bookmarkStart w:id="2951" w:name="_Toc467226167"/>
              <w:bookmarkEnd w:id="2950"/>
              <w:bookmarkEnd w:id="2951"/>
            </w:del>
          </w:p>
        </w:tc>
        <w:bookmarkStart w:id="2952" w:name="_Toc467163360"/>
        <w:bookmarkStart w:id="2953" w:name="_Toc467226168"/>
        <w:bookmarkEnd w:id="2952"/>
        <w:bookmarkEnd w:id="2953"/>
      </w:tr>
      <w:tr w:rsidR="00824D47" w:rsidRPr="008E510D" w:rsidDel="00AA3331" w14:paraId="507574E3" w14:textId="730FAD13" w:rsidTr="007C1F9E">
        <w:trPr>
          <w:del w:id="2954" w:author="Lieberman, Joshua" w:date="2016-11-09T23:26:00Z"/>
        </w:trPr>
        <w:tc>
          <w:tcPr>
            <w:tcW w:w="1951" w:type="dxa"/>
            <w:hideMark/>
          </w:tcPr>
          <w:p w14:paraId="0EBDA6F7" w14:textId="358648FF" w:rsidR="00824D47" w:rsidRPr="008E510D" w:rsidDel="00AA3331" w:rsidRDefault="00824D47" w:rsidP="007C1F9E">
            <w:pPr>
              <w:jc w:val="both"/>
              <w:rPr>
                <w:del w:id="2955" w:author="Lieberman, Joshua" w:date="2016-11-09T23:26:00Z"/>
              </w:rPr>
            </w:pPr>
            <w:del w:id="2956" w:author="Lieberman, Joshua" w:date="2016-11-09T23:26:00Z">
              <w:r w:rsidRPr="008E510D" w:rsidDel="00AA3331">
                <w:delText>Name</w:delText>
              </w:r>
              <w:bookmarkStart w:id="2957" w:name="_Toc467163361"/>
              <w:bookmarkStart w:id="2958" w:name="_Toc467226169"/>
              <w:bookmarkEnd w:id="2957"/>
              <w:bookmarkEnd w:id="2958"/>
            </w:del>
          </w:p>
        </w:tc>
        <w:tc>
          <w:tcPr>
            <w:tcW w:w="6804" w:type="dxa"/>
            <w:hideMark/>
          </w:tcPr>
          <w:p w14:paraId="1CBB1731" w14:textId="7BAB3B52" w:rsidR="00824D47" w:rsidRPr="008E510D" w:rsidDel="00AA3331" w:rsidRDefault="00824D47" w:rsidP="007C1F9E">
            <w:pPr>
              <w:jc w:val="both"/>
              <w:rPr>
                <w:del w:id="2959" w:author="Lieberman, Joshua" w:date="2016-11-09T23:26:00Z"/>
              </w:rPr>
            </w:pPr>
            <w:del w:id="2960" w:author="Lieberman, Joshua" w:date="2016-11-09T23:26:00Z">
              <w:r w:rsidRPr="008E510D" w:rsidDel="00AA3331">
                <w:delText>HY_Features Data Conformance</w:delText>
              </w:r>
              <w:bookmarkStart w:id="2961" w:name="_Toc467163362"/>
              <w:bookmarkStart w:id="2962" w:name="_Toc467226170"/>
              <w:bookmarkEnd w:id="2961"/>
              <w:bookmarkEnd w:id="2962"/>
            </w:del>
          </w:p>
        </w:tc>
        <w:bookmarkStart w:id="2963" w:name="_Toc467163363"/>
        <w:bookmarkStart w:id="2964" w:name="_Toc467226171"/>
        <w:bookmarkEnd w:id="2963"/>
        <w:bookmarkEnd w:id="2964"/>
      </w:tr>
      <w:tr w:rsidR="00824D47" w:rsidRPr="008E510D" w:rsidDel="00AA3331" w14:paraId="4405CA87" w14:textId="22B92E4A" w:rsidTr="007C1F9E">
        <w:trPr>
          <w:del w:id="2965" w:author="Lieberman, Joshua" w:date="2016-11-09T23:26:00Z"/>
        </w:trPr>
        <w:tc>
          <w:tcPr>
            <w:tcW w:w="1951" w:type="dxa"/>
            <w:hideMark/>
          </w:tcPr>
          <w:p w14:paraId="45120A3F" w14:textId="3B6FAE82" w:rsidR="00824D47" w:rsidRPr="008E510D" w:rsidDel="00AA3331" w:rsidRDefault="00824D47" w:rsidP="007C1F9E">
            <w:pPr>
              <w:jc w:val="both"/>
              <w:rPr>
                <w:del w:id="2966" w:author="Lieberman, Joshua" w:date="2016-11-09T23:26:00Z"/>
              </w:rPr>
            </w:pPr>
            <w:del w:id="2967" w:author="Lieberman, Joshua" w:date="2016-11-09T23:26:00Z">
              <w:r w:rsidRPr="008E510D" w:rsidDel="00AA3331">
                <w:delText>Dependency</w:delText>
              </w:r>
              <w:bookmarkStart w:id="2968" w:name="_Toc467163364"/>
              <w:bookmarkStart w:id="2969" w:name="_Toc467226172"/>
              <w:bookmarkEnd w:id="2968"/>
              <w:bookmarkEnd w:id="2969"/>
            </w:del>
          </w:p>
        </w:tc>
        <w:tc>
          <w:tcPr>
            <w:tcW w:w="6804" w:type="dxa"/>
            <w:hideMark/>
          </w:tcPr>
          <w:p w14:paraId="601FEE4C" w14:textId="32F95831" w:rsidR="00824D47" w:rsidRPr="008E510D" w:rsidDel="00AA3331" w:rsidRDefault="00824D47" w:rsidP="007C1F9E">
            <w:pPr>
              <w:jc w:val="both"/>
              <w:rPr>
                <w:del w:id="2970" w:author="Lieberman, Joshua" w:date="2016-11-09T23:26:00Z"/>
              </w:rPr>
            </w:pPr>
            <w:del w:id="2971" w:author="Lieberman, Joshua" w:date="2016-11-09T23:26:00Z">
              <w:r w:rsidRPr="009A6886" w:rsidDel="00AA3331">
                <w:rPr>
                  <w:rPrChange w:id="2972" w:author="Lieberman, Joshua" w:date="2016-11-07T16:56:00Z">
                    <w:rPr>
                      <w:rStyle w:val="Hyperlink"/>
                    </w:rPr>
                  </w:rPrChange>
                </w:rPr>
                <w:delText>/req/hy_features_conceptual_model</w:delText>
              </w:r>
              <w:bookmarkStart w:id="2973" w:name="_Toc467163365"/>
              <w:bookmarkStart w:id="2974" w:name="_Toc467226173"/>
              <w:bookmarkEnd w:id="2973"/>
              <w:bookmarkEnd w:id="2974"/>
            </w:del>
          </w:p>
        </w:tc>
        <w:bookmarkStart w:id="2975" w:name="_Toc467163366"/>
        <w:bookmarkStart w:id="2976" w:name="_Toc467226174"/>
        <w:bookmarkEnd w:id="2975"/>
        <w:bookmarkEnd w:id="2976"/>
      </w:tr>
      <w:tr w:rsidR="00824D47" w:rsidRPr="008E510D" w:rsidDel="00AA3331" w14:paraId="6215134C" w14:textId="2DB995FF" w:rsidTr="007C1F9E">
        <w:trPr>
          <w:del w:id="2977" w:author="Lieberman, Joshua" w:date="2016-11-09T23:26:00Z"/>
        </w:trPr>
        <w:tc>
          <w:tcPr>
            <w:tcW w:w="1951" w:type="dxa"/>
            <w:hideMark/>
          </w:tcPr>
          <w:p w14:paraId="2D376C9E" w14:textId="3531823C" w:rsidR="00824D47" w:rsidRPr="008E510D" w:rsidDel="00AA3331" w:rsidRDefault="00824D47" w:rsidP="007C1F9E">
            <w:pPr>
              <w:jc w:val="both"/>
              <w:rPr>
                <w:del w:id="2978" w:author="Lieberman, Joshua" w:date="2016-11-09T23:26:00Z"/>
              </w:rPr>
            </w:pPr>
            <w:del w:id="2979" w:author="Lieberman, Joshua" w:date="2016-11-09T23:26:00Z">
              <w:r w:rsidRPr="008E510D" w:rsidDel="00AA3331">
                <w:delText>Dependency</w:delText>
              </w:r>
              <w:bookmarkStart w:id="2980" w:name="_Toc467163367"/>
              <w:bookmarkStart w:id="2981" w:name="_Toc467226175"/>
              <w:bookmarkEnd w:id="2980"/>
              <w:bookmarkEnd w:id="2981"/>
            </w:del>
          </w:p>
        </w:tc>
        <w:tc>
          <w:tcPr>
            <w:tcW w:w="6804" w:type="dxa"/>
            <w:hideMark/>
          </w:tcPr>
          <w:p w14:paraId="424EBF7E" w14:textId="090F5EEE" w:rsidR="00824D47" w:rsidRPr="008E510D" w:rsidDel="00AA3331" w:rsidRDefault="00AA4AD8" w:rsidP="007C1F9E">
            <w:pPr>
              <w:jc w:val="both"/>
              <w:rPr>
                <w:del w:id="2982" w:author="Lieberman, Joshua" w:date="2016-11-09T23:26:00Z"/>
              </w:rPr>
            </w:pPr>
            <w:del w:id="2983" w:author="Lieberman, Joshua" w:date="2016-11-09T23:26:00Z">
              <w:r w:rsidDel="00AA3331">
                <w:fldChar w:fldCharType="begin"/>
              </w:r>
              <w:r w:rsidDel="00AA3331">
                <w:delInstrText xml:space="preserve"> HYPERLINK "https://inspire-twg.jrc.it/svn/iso" </w:delInstrText>
              </w:r>
              <w:r w:rsidDel="00AA3331">
                <w:fldChar w:fldCharType="separate"/>
              </w:r>
              <w:r w:rsidR="00824D47" w:rsidRPr="008E510D" w:rsidDel="00AA3331">
                <w:rPr>
                  <w:rStyle w:val="Hyperlink"/>
                </w:rPr>
                <w:delText>/iso/19109/</w:delText>
              </w:r>
              <w:r w:rsidDel="00AA3331">
                <w:rPr>
                  <w:rStyle w:val="Hyperlink"/>
                </w:rPr>
                <w:fldChar w:fldCharType="end"/>
              </w:r>
              <w:bookmarkStart w:id="2984" w:name="_Toc467163368"/>
              <w:bookmarkStart w:id="2985" w:name="_Toc467226176"/>
              <w:bookmarkEnd w:id="2984"/>
              <w:bookmarkEnd w:id="2985"/>
            </w:del>
          </w:p>
        </w:tc>
        <w:bookmarkStart w:id="2986" w:name="_Toc467163369"/>
        <w:bookmarkStart w:id="2987" w:name="_Toc467226177"/>
        <w:bookmarkEnd w:id="2986"/>
        <w:bookmarkEnd w:id="2987"/>
      </w:tr>
      <w:tr w:rsidR="00824D47" w:rsidRPr="008E510D" w:rsidDel="00AA3331" w14:paraId="65E52E0C" w14:textId="14ED93A4" w:rsidTr="007C1F9E">
        <w:trPr>
          <w:del w:id="2988" w:author="Lieberman, Joshua" w:date="2016-11-09T23:26:00Z"/>
        </w:trPr>
        <w:tc>
          <w:tcPr>
            <w:tcW w:w="1951" w:type="dxa"/>
            <w:hideMark/>
          </w:tcPr>
          <w:p w14:paraId="5D92323C" w14:textId="43BC20B1" w:rsidR="00824D47" w:rsidRPr="008E510D" w:rsidDel="00AA3331" w:rsidRDefault="00824D47" w:rsidP="007C1F9E">
            <w:pPr>
              <w:jc w:val="both"/>
              <w:rPr>
                <w:del w:id="2989" w:author="Lieberman, Joshua" w:date="2016-11-09T23:26:00Z"/>
              </w:rPr>
            </w:pPr>
            <w:del w:id="2990" w:author="Lieberman, Joshua" w:date="2016-11-09T23:26:00Z">
              <w:r w:rsidRPr="008E510D" w:rsidDel="00AA3331">
                <w:delText>Dependency</w:delText>
              </w:r>
              <w:bookmarkStart w:id="2991" w:name="_Toc467163370"/>
              <w:bookmarkStart w:id="2992" w:name="_Toc467226178"/>
              <w:bookmarkEnd w:id="2991"/>
              <w:bookmarkEnd w:id="2992"/>
            </w:del>
          </w:p>
        </w:tc>
        <w:tc>
          <w:tcPr>
            <w:tcW w:w="6804" w:type="dxa"/>
            <w:hideMark/>
          </w:tcPr>
          <w:p w14:paraId="4C9E09A7" w14:textId="6BA0DA8F" w:rsidR="00824D47" w:rsidRPr="008E510D" w:rsidDel="00AA3331" w:rsidRDefault="00AA4AD8" w:rsidP="007C1F9E">
            <w:pPr>
              <w:jc w:val="both"/>
              <w:rPr>
                <w:del w:id="2993" w:author="Lieberman, Joshua" w:date="2016-11-09T23:26:00Z"/>
              </w:rPr>
            </w:pPr>
            <w:del w:id="2994" w:author="Lieberman, Joshua" w:date="2016-11-09T23:26:00Z">
              <w:r w:rsidDel="00AA3331">
                <w:fldChar w:fldCharType="begin"/>
              </w:r>
              <w:r w:rsidDel="00AA3331">
                <w:delInstrText xml:space="preserve"> HYPERLINK "https://inspire-twg.jrc.it/svn/iso" </w:delInstrText>
              </w:r>
              <w:r w:rsidDel="00AA3331">
                <w:fldChar w:fldCharType="separate"/>
              </w:r>
              <w:r w:rsidR="00824D47" w:rsidRPr="008E510D" w:rsidDel="00AA3331">
                <w:rPr>
                  <w:rStyle w:val="Hyperlink"/>
                </w:rPr>
                <w:delText>/iso/19150/</w:delText>
              </w:r>
              <w:r w:rsidDel="00AA3331">
                <w:rPr>
                  <w:rStyle w:val="Hyperlink"/>
                </w:rPr>
                <w:fldChar w:fldCharType="end"/>
              </w:r>
              <w:bookmarkStart w:id="2995" w:name="_Toc467163371"/>
              <w:bookmarkStart w:id="2996" w:name="_Toc467226179"/>
              <w:bookmarkEnd w:id="2995"/>
              <w:bookmarkEnd w:id="2996"/>
            </w:del>
          </w:p>
        </w:tc>
        <w:bookmarkStart w:id="2997" w:name="_Toc467163372"/>
        <w:bookmarkStart w:id="2998" w:name="_Toc467226180"/>
        <w:bookmarkEnd w:id="2997"/>
        <w:bookmarkEnd w:id="2998"/>
      </w:tr>
      <w:tr w:rsidR="00824D47" w:rsidRPr="008E510D" w:rsidDel="00AA3331" w14:paraId="53163E41" w14:textId="3CF0CCA2" w:rsidTr="007C1F9E">
        <w:trPr>
          <w:del w:id="2999" w:author="Lieberman, Joshua" w:date="2016-11-09T23:26:00Z"/>
        </w:trPr>
        <w:tc>
          <w:tcPr>
            <w:tcW w:w="1951" w:type="dxa"/>
            <w:hideMark/>
          </w:tcPr>
          <w:p w14:paraId="24246F28" w14:textId="7945BF6F" w:rsidR="00824D47" w:rsidRPr="008E510D" w:rsidDel="00AA3331" w:rsidRDefault="00824D47" w:rsidP="007C1F9E">
            <w:pPr>
              <w:jc w:val="both"/>
              <w:rPr>
                <w:del w:id="3000" w:author="Lieberman, Joshua" w:date="2016-11-09T23:26:00Z"/>
              </w:rPr>
            </w:pPr>
            <w:del w:id="3001" w:author="Lieberman, Joshua" w:date="2016-11-09T23:26:00Z">
              <w:r w:rsidRPr="008E510D" w:rsidDel="00AA3331">
                <w:delText>Dependency</w:delText>
              </w:r>
              <w:bookmarkStart w:id="3002" w:name="_Toc467163373"/>
              <w:bookmarkStart w:id="3003" w:name="_Toc467226181"/>
              <w:bookmarkEnd w:id="3002"/>
              <w:bookmarkEnd w:id="3003"/>
            </w:del>
          </w:p>
        </w:tc>
        <w:tc>
          <w:tcPr>
            <w:tcW w:w="6804" w:type="dxa"/>
            <w:hideMark/>
          </w:tcPr>
          <w:p w14:paraId="24C9217B" w14:textId="295F0287" w:rsidR="00824D47" w:rsidRPr="008E510D" w:rsidDel="00AA3331" w:rsidRDefault="00AA4AD8" w:rsidP="007C1F9E">
            <w:pPr>
              <w:jc w:val="both"/>
              <w:rPr>
                <w:del w:id="3004" w:author="Lieberman, Joshua" w:date="2016-11-09T23:26:00Z"/>
              </w:rPr>
            </w:pPr>
            <w:del w:id="3005" w:author="Lieberman, Joshua" w:date="2016-11-09T23:26:00Z">
              <w:r w:rsidDel="00AA3331">
                <w:fldChar w:fldCharType="begin"/>
              </w:r>
              <w:r w:rsidDel="00AA3331">
                <w:delInstrText xml:space="preserve"> HYPERLINK "https://inspire-twg.jrc.it/svn/iso" </w:delInstrText>
              </w:r>
              <w:r w:rsidDel="00AA3331">
                <w:fldChar w:fldCharType="separate"/>
              </w:r>
              <w:r w:rsidR="00824D47" w:rsidRPr="008E510D" w:rsidDel="00AA3331">
                <w:rPr>
                  <w:rStyle w:val="Hyperlink"/>
                </w:rPr>
                <w:delText>/iso/19136/</w:delText>
              </w:r>
              <w:r w:rsidDel="00AA3331">
                <w:rPr>
                  <w:rStyle w:val="Hyperlink"/>
                </w:rPr>
                <w:fldChar w:fldCharType="end"/>
              </w:r>
              <w:bookmarkStart w:id="3006" w:name="_Toc467163374"/>
              <w:bookmarkStart w:id="3007" w:name="_Toc467226182"/>
              <w:bookmarkEnd w:id="3006"/>
              <w:bookmarkEnd w:id="3007"/>
            </w:del>
          </w:p>
        </w:tc>
        <w:bookmarkStart w:id="3008" w:name="_Toc467163375"/>
        <w:bookmarkStart w:id="3009" w:name="_Toc467226183"/>
        <w:bookmarkEnd w:id="3008"/>
        <w:bookmarkEnd w:id="3009"/>
      </w:tr>
      <w:tr w:rsidR="00824D47" w:rsidRPr="008E510D" w:rsidDel="00AA3331" w14:paraId="3174E38D" w14:textId="193377A5" w:rsidTr="007C1F9E">
        <w:trPr>
          <w:del w:id="3010" w:author="Lieberman, Joshua" w:date="2016-11-09T23:26:00Z"/>
        </w:trPr>
        <w:tc>
          <w:tcPr>
            <w:tcW w:w="1951" w:type="dxa"/>
            <w:hideMark/>
          </w:tcPr>
          <w:p w14:paraId="175F23E6" w14:textId="50016D99" w:rsidR="00824D47" w:rsidRPr="00F57D4A" w:rsidDel="00AA3331" w:rsidRDefault="00824D47" w:rsidP="007C1F9E">
            <w:pPr>
              <w:jc w:val="both"/>
              <w:rPr>
                <w:del w:id="3011" w:author="Lieberman, Joshua" w:date="2016-11-09T23:26:00Z"/>
                <w:highlight w:val="yellow"/>
              </w:rPr>
            </w:pPr>
            <w:del w:id="3012" w:author="Lieberman, Joshua" w:date="2016-11-09T23:26:00Z">
              <w:r w:rsidRPr="00B149B7" w:rsidDel="00AA3331">
                <w:delText>Requirement</w:delText>
              </w:r>
              <w:bookmarkStart w:id="3013" w:name="_Toc467163376"/>
              <w:bookmarkStart w:id="3014" w:name="_Toc467226184"/>
              <w:bookmarkEnd w:id="3013"/>
              <w:bookmarkEnd w:id="3014"/>
            </w:del>
          </w:p>
        </w:tc>
        <w:tc>
          <w:tcPr>
            <w:tcW w:w="6804" w:type="dxa"/>
            <w:hideMark/>
          </w:tcPr>
          <w:p w14:paraId="7EF9173E" w14:textId="16674F6C" w:rsidR="00824D47" w:rsidRPr="003E4BDF" w:rsidDel="00AA3331" w:rsidRDefault="003E4BDF" w:rsidP="007C1F9E">
            <w:pPr>
              <w:jc w:val="both"/>
              <w:rPr>
                <w:del w:id="3015" w:author="Lieberman, Joshua" w:date="2016-11-09T23:26:00Z"/>
                <w:rStyle w:val="Hyperlink"/>
              </w:rPr>
            </w:pPr>
            <w:del w:id="3016" w:author="Lieberman, Joshua" w:date="2016-11-09T23:26:00Z">
              <w:r w:rsidRPr="000C42F5" w:rsidDel="00AA3331">
                <w:rPr>
                  <w:color w:val="0000FF"/>
                  <w:u w:val="single"/>
                </w:rPr>
                <w:delText>/req/</w:delText>
              </w:r>
            </w:del>
            <w:del w:id="3017" w:author="Lieberman, Joshua" w:date="2016-11-07T16:32:00Z">
              <w:r w:rsidRPr="000C42F5" w:rsidDel="007A3DBF">
                <w:rPr>
                  <w:color w:val="0000FF"/>
                  <w:u w:val="single"/>
                </w:rPr>
                <w:delText xml:space="preserve"> </w:delText>
              </w:r>
            </w:del>
            <w:del w:id="3018" w:author="Lieberman, Joshua" w:date="2016-11-09T23:26:00Z">
              <w:r w:rsidRPr="000C42F5" w:rsidDel="00AA3331">
                <w:rPr>
                  <w:color w:val="0000FF"/>
                  <w:u w:val="single"/>
                </w:rPr>
                <w:delText>hy_features_c</w:delText>
              </w:r>
            </w:del>
            <w:del w:id="3019" w:author="Lieberman, Joshua" w:date="2016-11-07T16:25:00Z">
              <w:r w:rsidRPr="000C42F5" w:rsidDel="00B51308">
                <w:rPr>
                  <w:color w:val="0000FF"/>
                  <w:u w:val="single"/>
                </w:rPr>
                <w:delText>oncept</w:delText>
              </w:r>
            </w:del>
            <w:del w:id="3020" w:author="Lieberman, Joshua" w:date="2016-11-07T16:24:00Z">
              <w:r w:rsidRPr="000C42F5" w:rsidDel="00B51308">
                <w:rPr>
                  <w:color w:val="0000FF"/>
                  <w:u w:val="single"/>
                </w:rPr>
                <w:delText>ual_model</w:delText>
              </w:r>
            </w:del>
            <w:del w:id="3021" w:author="Lieberman, Joshua" w:date="2016-11-09T23:26:00Z">
              <w:r w:rsidRPr="000C42F5" w:rsidDel="00AA3331">
                <w:rPr>
                  <w:color w:val="0000FF"/>
                  <w:u w:val="single"/>
                </w:rPr>
                <w:delText>/identifiers</w:delText>
              </w:r>
            </w:del>
            <w:del w:id="3022" w:author="Lieberman, Joshua" w:date="2016-11-07T16:32:00Z">
              <w:r w:rsidRPr="003E4BDF" w:rsidDel="007A3DBF">
                <w:rPr>
                  <w:color w:val="0000FF"/>
                  <w:u w:val="single"/>
                </w:rPr>
                <w:fldChar w:fldCharType="begin"/>
              </w:r>
              <w:r w:rsidRPr="003E4BDF" w:rsidDel="007A3DBF">
                <w:rPr>
                  <w:color w:val="0000FF"/>
                  <w:u w:val="single"/>
                </w:rPr>
                <w:delInstrText xml:space="preserve"> XE "/req/ hy_features_con</w:delInstrText>
              </w:r>
            </w:del>
            <w:del w:id="3023" w:author="Lieberman, Joshua" w:date="2016-11-07T16:25:00Z">
              <w:r w:rsidRPr="003E4BDF" w:rsidDel="009B3563">
                <w:rPr>
                  <w:color w:val="0000FF"/>
                  <w:u w:val="single"/>
                </w:rPr>
                <w:delInstrText>ceptual_model</w:delInstrText>
              </w:r>
            </w:del>
            <w:del w:id="3024" w:author="Lieberman, Joshua" w:date="2016-11-07T16:32:00Z">
              <w:r w:rsidRPr="003E4BDF" w:rsidDel="007A3DBF">
                <w:rPr>
                  <w:color w:val="0000FF"/>
                  <w:u w:val="single"/>
                </w:rPr>
                <w:delInstrText xml:space="preserve">/identifiers" </w:delInstrText>
              </w:r>
              <w:r w:rsidRPr="003E4BDF" w:rsidDel="007A3DBF">
                <w:rPr>
                  <w:color w:val="0000FF"/>
                  <w:u w:val="single"/>
                </w:rPr>
                <w:fldChar w:fldCharType="end"/>
              </w:r>
            </w:del>
            <w:bookmarkStart w:id="3025" w:name="_Toc467163377"/>
            <w:bookmarkStart w:id="3026" w:name="_Toc467226185"/>
            <w:bookmarkEnd w:id="3025"/>
            <w:bookmarkEnd w:id="3026"/>
          </w:p>
          <w:p w14:paraId="37F0F1B1" w14:textId="2B1329B3" w:rsidR="00F941F9" w:rsidRPr="008E510D" w:rsidDel="00AA3331" w:rsidRDefault="00F941F9" w:rsidP="007C1F9E">
            <w:pPr>
              <w:jc w:val="both"/>
              <w:rPr>
                <w:del w:id="3027" w:author="Lieberman, Joshua" w:date="2016-11-09T23:26:00Z"/>
              </w:rPr>
            </w:pPr>
            <w:del w:id="3028" w:author="Lieberman, Joshua" w:date="2016-11-09T23:26:00Z">
              <w:r w:rsidRPr="00B149B7" w:rsidDel="00AA3331">
                <w:delText xml:space="preserve">Implementations of HY_Features SHALL either </w:delText>
              </w:r>
              <w:r w:rsidR="009B2B13" w:rsidRPr="00B149B7" w:rsidDel="00AA3331">
                <w:delText xml:space="preserve">require the </w:delText>
              </w:r>
              <w:r w:rsidRPr="00B149B7" w:rsidDel="00AA3331">
                <w:delText xml:space="preserve">use </w:delText>
              </w:r>
              <w:r w:rsidR="005F6C5B" w:rsidRPr="00B149B7" w:rsidDel="00AA3331">
                <w:delText xml:space="preserve">of </w:delText>
              </w:r>
              <w:r w:rsidRPr="00B149B7" w:rsidDel="00AA3331">
                <w:delText>common identifiers for instances of Feature Types mapped to the same underlying HY_F</w:delText>
              </w:r>
              <w:r w:rsidR="009B2B13" w:rsidRPr="00B149B7" w:rsidDel="00AA3331">
                <w:delText>eatures Feature Type, OR require provision of</w:delText>
              </w:r>
              <w:r w:rsidRPr="00B149B7" w:rsidDel="00AA3331">
                <w:delText xml:space="preserve"> a mechanism to match identifiers from different identification schemes.</w:delText>
              </w:r>
              <w:bookmarkStart w:id="3029" w:name="_Toc467163378"/>
              <w:bookmarkStart w:id="3030" w:name="_Toc467226186"/>
              <w:bookmarkEnd w:id="3029"/>
              <w:bookmarkEnd w:id="3030"/>
            </w:del>
          </w:p>
        </w:tc>
        <w:bookmarkStart w:id="3031" w:name="_Toc467163379"/>
        <w:bookmarkStart w:id="3032" w:name="_Toc467226187"/>
        <w:bookmarkEnd w:id="3031"/>
        <w:bookmarkEnd w:id="3032"/>
      </w:tr>
    </w:tbl>
    <w:p w14:paraId="4F86F241" w14:textId="7257F0DD" w:rsidR="00106C0B" w:rsidRPr="008E510D" w:rsidDel="00AA3331" w:rsidRDefault="00106C0B" w:rsidP="00450C77">
      <w:pPr>
        <w:pStyle w:val="NormalWeb"/>
        <w:jc w:val="both"/>
        <w:rPr>
          <w:del w:id="3033" w:author="Lieberman, Joshua" w:date="2016-11-09T23:26:00Z"/>
          <w:lang w:val="en-US"/>
        </w:rPr>
      </w:pPr>
      <w:del w:id="3034" w:author="Lieberman, Joshua" w:date="2016-11-09T23:26:00Z">
        <w:r w:rsidRPr="008E510D" w:rsidDel="00AA3331">
          <w:rPr>
            <w:lang w:val="en-US"/>
          </w:rPr>
          <w:delTex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delText>
        </w:r>
        <w:r w:rsidR="00091BC3" w:rsidDel="00AA3331">
          <w:rPr>
            <w:lang w:val="en-US"/>
          </w:rPr>
          <w:delText>among</w:delText>
        </w:r>
        <w:r w:rsidRPr="008E510D" w:rsidDel="00AA3331">
          <w:rPr>
            <w:lang w:val="en-US"/>
          </w:rPr>
          <w:delText xml:space="preserve"> implementations. This does not demand the use of identical identifiers across different implementations, but it does require that implementations provide a mechanism to match identifiers from different schemes.</w:delText>
        </w:r>
        <w:bookmarkStart w:id="3035" w:name="_Toc467163380"/>
        <w:bookmarkStart w:id="3036" w:name="_Toc467226188"/>
        <w:bookmarkEnd w:id="3035"/>
        <w:bookmarkEnd w:id="3036"/>
      </w:del>
    </w:p>
    <w:p w14:paraId="37811688" w14:textId="19824BFA" w:rsidR="00106C0B" w:rsidRPr="008E510D" w:rsidRDefault="00106C0B" w:rsidP="00450C77">
      <w:pPr>
        <w:pStyle w:val="Heading2"/>
        <w:jc w:val="both"/>
      </w:pPr>
      <w:bookmarkStart w:id="3037" w:name="_Toc458775748"/>
      <w:del w:id="3038" w:author="Lieberman, Joshua" w:date="2016-11-09T23:36:00Z">
        <w:r w:rsidRPr="008E510D" w:rsidDel="007A6369">
          <w:delText xml:space="preserve">The </w:delText>
        </w:r>
      </w:del>
      <w:bookmarkStart w:id="3039" w:name="_Toc467226189"/>
      <w:r w:rsidRPr="008E510D">
        <w:t>Hydro</w:t>
      </w:r>
      <w:ins w:id="3040" w:author="Lieberman, Joshua" w:date="2016-11-09T23:35:00Z">
        <w:r w:rsidR="007A6369">
          <w:t>F</w:t>
        </w:r>
      </w:ins>
      <w:del w:id="3041" w:author="Lieberman, Joshua" w:date="2016-11-09T23:35:00Z">
        <w:r w:rsidRPr="008E510D" w:rsidDel="007A6369">
          <w:delText xml:space="preserve"> F</w:delText>
        </w:r>
      </w:del>
      <w:r w:rsidRPr="008E510D">
        <w:t xml:space="preserve">eature </w:t>
      </w:r>
      <w:del w:id="3042" w:author="Lieberman, Joshua" w:date="2016-11-09T23:36:00Z">
        <w:r w:rsidRPr="008E510D" w:rsidDel="007A6369">
          <w:delText>application schema</w:delText>
        </w:r>
      </w:del>
      <w:bookmarkEnd w:id="3037"/>
      <w:ins w:id="3043" w:author="Lieberman, Joshua" w:date="2016-11-09T23:51:00Z">
        <w:r w:rsidR="0062341A">
          <w:t>module</w:t>
        </w:r>
      </w:ins>
      <w:bookmarkEnd w:id="3039"/>
    </w:p>
    <w:p w14:paraId="48306C19" w14:textId="54A69DA3" w:rsidR="00855EAF" w:rsidRDefault="00855EAF" w:rsidP="00855EAF">
      <w:pPr>
        <w:pStyle w:val="NormalWeb"/>
        <w:jc w:val="both"/>
        <w:rPr>
          <w:lang w:val="en-US"/>
        </w:rPr>
      </w:pPr>
      <w:r>
        <w:rPr>
          <w:lang w:val="en-US"/>
        </w:rPr>
        <w:t>The Hydro</w:t>
      </w:r>
      <w:del w:id="3044" w:author="Lieberman, Joshua" w:date="2016-11-09T23:37:00Z">
        <w:r w:rsidDel="007A6369">
          <w:rPr>
            <w:lang w:val="en-US"/>
          </w:rPr>
          <w:delText xml:space="preserve"> </w:delText>
        </w:r>
      </w:del>
      <w:r>
        <w:rPr>
          <w:lang w:val="en-US"/>
        </w:rPr>
        <w:t xml:space="preserve">Feature </w:t>
      </w:r>
      <w:del w:id="3045" w:author="Lieberman, Joshua" w:date="2016-11-09T23:36:00Z">
        <w:r w:rsidDel="007A6369">
          <w:rPr>
            <w:lang w:val="en-US"/>
          </w:rPr>
          <w:delText>application schema</w:delText>
        </w:r>
      </w:del>
      <w:ins w:id="3046" w:author="Lieberman, Joshua" w:date="2016-11-09T23:53:00Z">
        <w:r w:rsidR="0062341A">
          <w:rPr>
            <w:lang w:val="en-US"/>
          </w:rPr>
          <w:t>module</w:t>
        </w:r>
      </w:ins>
      <w:r>
        <w:rPr>
          <w:lang w:val="en-US"/>
        </w:rPr>
        <w:t xml:space="preserve"> provides the core concepts of a named hydrologic feature</w:t>
      </w:r>
      <w:ins w:id="3047" w:author="Lieberman, Joshua" w:date="2016-11-09T23:53:00Z">
        <w:r w:rsidR="0062341A">
          <w:rPr>
            <w:lang w:val="en-US"/>
          </w:rPr>
          <w:t xml:space="preserve"> in the Named Feature</w:t>
        </w:r>
      </w:ins>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ommon outlet (conceptualized as outfall) is multipl</w:t>
      </w:r>
      <w:ins w:id="3048" w:author="Lieberman, Joshua" w:date="2016-11-09T23:36:00Z">
        <w:r w:rsidR="007A6369">
          <w:rPr>
            <w:lang w:val="en-US"/>
          </w:rPr>
          <w:t>y</w:t>
        </w:r>
      </w:ins>
      <w:del w:id="3049" w:author="Lieberman, Joshua" w:date="2016-11-09T23:36:00Z">
        <w:r w:rsidDel="007A6369">
          <w:rPr>
            <w:lang w:val="en-US"/>
          </w:rPr>
          <w:delText>e</w:delText>
        </w:r>
      </w:del>
      <w:r>
        <w:rPr>
          <w:lang w:val="en-US"/>
        </w:rPr>
        <w:t xml:space="preserv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drawing>
          <wp:inline distT="0" distB="0" distL="0" distR="0" wp14:anchorId="239D546F" wp14:editId="1C4D4900">
            <wp:extent cx="5486400"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794162FE" w14:textId="28B81640" w:rsidR="00024219" w:rsidRDefault="00F60DD4" w:rsidP="00834E29">
      <w:pPr>
        <w:pStyle w:val="OGCFigure"/>
        <w:outlineLvl w:val="0"/>
      </w:pPr>
      <w:bookmarkStart w:id="3050" w:name="_Ref463955372"/>
      <w:r>
        <w:t xml:space="preserve">Figure </w:t>
      </w:r>
      <w:r w:rsidR="00C75574">
        <w:fldChar w:fldCharType="begin"/>
      </w:r>
      <w:r w:rsidR="00C75574">
        <w:instrText xml:space="preserve"> SEQ Figure \* ARABIC </w:instrText>
      </w:r>
      <w:r w:rsidR="00C75574">
        <w:fldChar w:fldCharType="separate"/>
      </w:r>
      <w:r w:rsidR="00F30A25">
        <w:rPr>
          <w:noProof/>
        </w:rPr>
        <w:t>19</w:t>
      </w:r>
      <w:r w:rsidR="00C75574">
        <w:rPr>
          <w:noProof/>
        </w:rPr>
        <w:fldChar w:fldCharType="end"/>
      </w:r>
      <w:bookmarkEnd w:id="3050"/>
      <w:r>
        <w:t>: Hydro Feature requirements Class Diagram</w:t>
      </w:r>
      <w:r w:rsidRPr="008E510D">
        <w:t xml:space="preserve"> </w:t>
      </w:r>
    </w:p>
    <w:p w14:paraId="522E8F6F" w14:textId="77777777" w:rsidR="00F60DD4" w:rsidRPr="008E510D" w:rsidRDefault="00F60DD4" w:rsidP="00A35EAE">
      <w:pPr>
        <w:pStyle w:val="OGCFigure"/>
      </w:pPr>
    </w:p>
    <w:p w14:paraId="540B5C77" w14:textId="58703F44" w:rsidR="00855EAF" w:rsidRPr="00B149B7" w:rsidDel="007A6369" w:rsidRDefault="00F66C26" w:rsidP="00EB5A8C">
      <w:pPr>
        <w:pStyle w:val="Heading3"/>
        <w:rPr>
          <w:del w:id="3051" w:author="Lieberman, Joshua" w:date="2016-11-09T23:35:00Z"/>
        </w:rPr>
      </w:pPr>
      <w:del w:id="3052" w:author="Lieberman, Joshua" w:date="2016-11-09T23:35:00Z">
        <w:r w:rsidDel="007A6369">
          <w:delText>R</w:delText>
        </w:r>
        <w:r w:rsidR="00855EAF" w:rsidRPr="00B149B7" w:rsidDel="007A6369">
          <w:delText>equirements class: HY_HydroFeature</w:delText>
        </w:r>
      </w:del>
    </w:p>
    <w:p w14:paraId="4BA4BBF1" w14:textId="2947EA9B" w:rsidR="00024219" w:rsidRPr="00B149B7" w:rsidDel="007A6369" w:rsidRDefault="00024219" w:rsidP="00A35EAE">
      <w:pPr>
        <w:jc w:val="both"/>
        <w:rPr>
          <w:del w:id="3053" w:author="Lieberman, Joshua" w:date="2016-11-09T23:35:00Z"/>
        </w:rPr>
      </w:pPr>
      <w:del w:id="3054" w:author="Lieberman, Joshua" w:date="2016-11-09T23:35:00Z">
        <w:r w:rsidRPr="00B149B7" w:rsidDel="007A6369">
          <w:delText xml:space="preserve">The general </w:delText>
        </w:r>
        <w:r w:rsidR="00A35EAE" w:rsidDel="007A6369">
          <w:delText xml:space="preserve">requirements </w:delText>
        </w:r>
        <w:r w:rsidR="00A35EAE" w:rsidRPr="00FA576C" w:rsidDel="007A6369">
          <w:rPr>
            <w:color w:val="0000FF"/>
            <w:u w:val="single"/>
          </w:rPr>
          <w:fldChar w:fldCharType="begin"/>
        </w:r>
        <w:r w:rsidR="00A35EAE" w:rsidRPr="00FA576C" w:rsidDel="007A6369">
          <w:rPr>
            <w:color w:val="0000FF"/>
            <w:u w:val="single"/>
          </w:rPr>
          <w:delInstrText xml:space="preserve"> REF mapping \h </w:delInstrText>
        </w:r>
        <w:r w:rsidR="00FA576C" w:rsidRPr="00FA576C" w:rsidDel="007A6369">
          <w:rPr>
            <w:color w:val="0000FF"/>
            <w:u w:val="single"/>
          </w:rPr>
          <w:delInstrText xml:space="preserve"> \* MERGEFORMAT </w:delInstrText>
        </w:r>
        <w:r w:rsidR="00A35EAE" w:rsidRPr="00FA576C" w:rsidDel="007A6369">
          <w:rPr>
            <w:color w:val="0000FF"/>
            <w:u w:val="single"/>
          </w:rPr>
        </w:r>
        <w:r w:rsidR="00A35EAE" w:rsidRPr="00FA576C" w:rsidDel="007A6369">
          <w:rPr>
            <w:color w:val="0000FF"/>
            <w:u w:val="single"/>
          </w:rPr>
          <w:fldChar w:fldCharType="separate"/>
        </w:r>
        <w:r w:rsidR="001B5AD0" w:rsidRPr="001B5AD0" w:rsidDel="007A6369">
          <w:rPr>
            <w:color w:val="0000FF"/>
            <w:u w:val="single"/>
          </w:rPr>
          <w:delText>/req/ hy_features_conceptual_model/</w:delText>
        </w:r>
        <w:r w:rsidR="001B5AD0" w:rsidRPr="009550C3" w:rsidDel="007A6369">
          <w:delText>mapping</w:delText>
        </w:r>
        <w:r w:rsidR="00A35EAE" w:rsidRPr="00FA576C" w:rsidDel="007A6369">
          <w:rPr>
            <w:color w:val="0000FF"/>
            <w:u w:val="single"/>
          </w:rPr>
          <w:fldChar w:fldCharType="end"/>
        </w:r>
        <w:r w:rsidR="00A35EAE" w:rsidDel="007A6369">
          <w:delText xml:space="preserve"> </w:delText>
        </w:r>
        <w:r w:rsidRPr="00B149B7" w:rsidDel="007A6369">
          <w:delText xml:space="preserve">and </w:delText>
        </w:r>
        <w:r w:rsidR="00A35EAE" w:rsidRPr="00FA576C" w:rsidDel="007A6369">
          <w:rPr>
            <w:color w:val="0000FF"/>
            <w:u w:val="single"/>
          </w:rPr>
          <w:fldChar w:fldCharType="begin"/>
        </w:r>
        <w:r w:rsidR="00A35EAE" w:rsidRPr="00FA576C" w:rsidDel="007A6369">
          <w:rPr>
            <w:color w:val="0000FF"/>
            <w:u w:val="single"/>
          </w:rPr>
          <w:delInstrText xml:space="preserve"> REF identifiers \h </w:delInstrText>
        </w:r>
        <w:r w:rsidR="00FA576C" w:rsidDel="007A6369">
          <w:rPr>
            <w:color w:val="0000FF"/>
            <w:u w:val="single"/>
          </w:rPr>
          <w:delInstrText xml:space="preserve"> \* MERGEFORMAT </w:delInstrText>
        </w:r>
        <w:r w:rsidR="00A35EAE" w:rsidRPr="00FA576C" w:rsidDel="007A6369">
          <w:rPr>
            <w:color w:val="0000FF"/>
            <w:u w:val="single"/>
          </w:rPr>
        </w:r>
        <w:r w:rsidR="00A35EAE" w:rsidRPr="00FA576C" w:rsidDel="007A6369">
          <w:rPr>
            <w:color w:val="0000FF"/>
            <w:u w:val="single"/>
          </w:rPr>
          <w:fldChar w:fldCharType="separate"/>
        </w:r>
        <w:r w:rsidR="001B5AD0" w:rsidRPr="001B5AD0" w:rsidDel="007A6369">
          <w:rPr>
            <w:color w:val="0000FF"/>
            <w:u w:val="single"/>
          </w:rPr>
          <w:delText>/req/ hy_features_conceptual_model/</w:delText>
        </w:r>
        <w:r w:rsidR="001B5AD0" w:rsidRPr="009550C3" w:rsidDel="007A6369">
          <w:delText>identifiers</w:delText>
        </w:r>
        <w:r w:rsidR="00A35EAE" w:rsidRPr="00FA576C" w:rsidDel="007A6369">
          <w:rPr>
            <w:color w:val="0000FF"/>
            <w:u w:val="single"/>
          </w:rPr>
          <w:fldChar w:fldCharType="end"/>
        </w:r>
        <w:r w:rsidRPr="00B149B7" w:rsidDel="007A6369">
          <w:delText xml:space="preserve"> defined in clause</w:delText>
        </w:r>
        <w:r w:rsidR="00A35EAE" w:rsidDel="007A6369">
          <w:delText>s</w:delText>
        </w:r>
        <w:r w:rsidRPr="00B149B7" w:rsidDel="007A6369">
          <w:delText xml:space="preserve"> </w:delText>
        </w:r>
        <w:r w:rsidRPr="00B149B7" w:rsidDel="007A6369">
          <w:fldChar w:fldCharType="begin"/>
        </w:r>
        <w:r w:rsidRPr="00B149B7" w:rsidDel="007A6369">
          <w:delInstrText xml:space="preserve"> REF _Ref462332916 \r \h </w:delInstrText>
        </w:r>
        <w:r w:rsidR="00B149B7" w:rsidDel="007A6369">
          <w:delInstrText xml:space="preserve"> \* MERGEFORMAT </w:delInstrText>
        </w:r>
        <w:r w:rsidRPr="00B149B7" w:rsidDel="007A6369">
          <w:fldChar w:fldCharType="separate"/>
        </w:r>
        <w:r w:rsidR="001B5AD0" w:rsidDel="007A6369">
          <w:delText>7.2</w:delText>
        </w:r>
        <w:r w:rsidRPr="00B149B7" w:rsidDel="007A6369">
          <w:fldChar w:fldCharType="end"/>
        </w:r>
        <w:r w:rsidRPr="00B149B7" w:rsidDel="007A6369">
          <w:delText xml:space="preserve"> and </w:delText>
        </w:r>
        <w:r w:rsidRPr="00B149B7" w:rsidDel="007A6369">
          <w:fldChar w:fldCharType="begin"/>
        </w:r>
        <w:r w:rsidRPr="00B149B7" w:rsidDel="007A6369">
          <w:delInstrText xml:space="preserve"> REF _Ref462332936 \r \h </w:delInstrText>
        </w:r>
        <w:r w:rsidR="00B149B7" w:rsidDel="007A6369">
          <w:delInstrText xml:space="preserve"> \* MERGEFORMAT </w:delInstrText>
        </w:r>
        <w:r w:rsidRPr="00B149B7" w:rsidDel="007A6369">
          <w:fldChar w:fldCharType="separate"/>
        </w:r>
        <w:r w:rsidR="001B5AD0" w:rsidDel="007A6369">
          <w:delText>7.3</w:delText>
        </w:r>
        <w:r w:rsidRPr="00B149B7" w:rsidDel="007A6369">
          <w:fldChar w:fldCharType="end"/>
        </w:r>
        <w:r w:rsidRPr="00B149B7" w:rsidDel="007A6369">
          <w:delText xml:space="preserve"> of this standard apply to all feature types (UML classes) defined in the Hydro Feature  core requirements class (</w:delText>
        </w:r>
        <w:r w:rsidR="00F30A25" w:rsidDel="007A6369">
          <w:fldChar w:fldCharType="begin"/>
        </w:r>
        <w:r w:rsidR="00F30A25" w:rsidDel="007A6369">
          <w:delInstrText xml:space="preserve"> REF _Ref463955372 \h </w:delInstrText>
        </w:r>
        <w:r w:rsidR="00F30A25" w:rsidDel="007A6369">
          <w:fldChar w:fldCharType="separate"/>
        </w:r>
        <w:r w:rsidR="00F30A25" w:rsidDel="007A6369">
          <w:delText xml:space="preserve">Figure </w:delText>
        </w:r>
        <w:r w:rsidR="00F30A25" w:rsidDel="007A6369">
          <w:rPr>
            <w:noProof/>
          </w:rPr>
          <w:delText>19</w:delText>
        </w:r>
        <w:r w:rsidR="00F30A25" w:rsidDel="007A6369">
          <w:fldChar w:fldCharType="end"/>
        </w:r>
        <w:r w:rsidR="00A35EAE" w:rsidDel="007A6369">
          <w:delText>)</w:delText>
        </w:r>
        <w:r w:rsidRPr="00B149B7" w:rsidDel="007A6369">
          <w:delText xml:space="preserve">. Additional requirements need to be considered with respect to correspondence to core data types as defined in ISO 19103:2005, geometry types as defined in the OGC Abstract Specification Topic 1, </w:delText>
        </w:r>
        <w:r w:rsidR="00A35EAE" w:rsidDel="007A6369">
          <w:delText xml:space="preserve">to the </w:delText>
        </w:r>
        <w:r w:rsidRPr="00B149B7" w:rsidDel="007A6369">
          <w:delText xml:space="preserve">Linear Coordinate System as defined in OGC Abstract Specification Topic 2, and </w:delText>
        </w:r>
        <w:r w:rsidR="00A35EAE" w:rsidDel="007A6369">
          <w:delText>the</w:delText>
        </w:r>
      </w:del>
      <w:del w:id="3055" w:author="Lieberman, Joshua" w:date="2016-11-09T23:28:00Z">
        <w:r w:rsidR="00A35EAE" w:rsidRPr="00B149B7" w:rsidDel="009905DD">
          <w:delText xml:space="preserve"> </w:delText>
        </w:r>
      </w:del>
      <w:del w:id="3056" w:author="Lieberman, Joshua" w:date="2016-11-09T23:35:00Z">
        <w:r w:rsidR="00A35EAE" w:rsidDel="007A6369">
          <w:delText xml:space="preserve"> </w:delText>
        </w:r>
        <w:r w:rsidRPr="00B149B7" w:rsidDel="007A6369">
          <w:delText xml:space="preserve">Linear Referencing as defined in OGC Abstract Specification Topic 19. </w:delText>
        </w:r>
        <w:r w:rsidRPr="00B21FB6" w:rsidDel="007A6369">
          <w:fldChar w:fldCharType="begin"/>
        </w:r>
        <w:r w:rsidRPr="00B149B7" w:rsidDel="007A6369">
          <w:delInstrText xml:space="preserve"> REF _Ref462736672 \h </w:delInstrText>
        </w:r>
        <w:r w:rsidR="00B149B7" w:rsidDel="007A6369">
          <w:delInstrText xml:space="preserve"> \* MERGEFORMAT </w:delInstrText>
        </w:r>
        <w:r w:rsidRPr="00B21FB6" w:rsidDel="007A6369">
          <w:fldChar w:fldCharType="separate"/>
        </w:r>
        <w:r w:rsidR="00F30A25" w:rsidRPr="008E510D" w:rsidDel="007A6369">
          <w:delText xml:space="preserve">Figure </w:delText>
        </w:r>
        <w:r w:rsidR="00F30A25" w:rsidDel="007A6369">
          <w:rPr>
            <w:noProof/>
          </w:rPr>
          <w:delText>20</w:delText>
        </w:r>
        <w:r w:rsidRPr="00B21FB6" w:rsidDel="007A6369">
          <w:fldChar w:fldCharType="end"/>
        </w:r>
        <w:r w:rsidRPr="00B149B7" w:rsidDel="007A6369">
          <w:delText xml:space="preserve"> shown the external dependencies.</w:delText>
        </w:r>
      </w:del>
    </w:p>
    <w:p w14:paraId="66D0FF3D" w14:textId="69B8DBCB" w:rsidR="00EB5A8C" w:rsidDel="007A6369" w:rsidRDefault="00024219">
      <w:pPr>
        <w:pStyle w:val="NormalWeb"/>
        <w:jc w:val="both"/>
        <w:rPr>
          <w:del w:id="3057" w:author="Lieberman, Joshua" w:date="2016-11-09T23:34:00Z"/>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t xml:space="preserve">domain. Note that alternative code lists may be used but should be related to the terms in </w:t>
      </w:r>
      <w:del w:id="3058" w:author="Lieberman, Joshua" w:date="2016-11-09T23:34:00Z">
        <w:r w:rsidRPr="00B21FB6" w:rsidDel="007A6369">
          <w:rPr>
            <w:lang w:val="en-US"/>
          </w:rPr>
          <w:delText>using an appropriate formalism.</w:delText>
        </w:r>
      </w:del>
    </w:p>
    <w:tbl>
      <w:tblPr>
        <w:tblStyle w:val="TableGrid"/>
        <w:tblW w:w="0" w:type="auto"/>
        <w:tblLook w:val="04A0" w:firstRow="1" w:lastRow="0" w:firstColumn="1" w:lastColumn="0" w:noHBand="0" w:noVBand="1"/>
      </w:tblPr>
      <w:tblGrid>
        <w:gridCol w:w="1809"/>
        <w:gridCol w:w="6946"/>
      </w:tblGrid>
      <w:tr w:rsidR="003C144A" w:rsidRPr="008E510D" w:rsidDel="007A6369" w14:paraId="6A03D43D" w14:textId="2C9FA613" w:rsidTr="003C144A">
        <w:trPr>
          <w:del w:id="3059" w:author="Lieberman, Joshua" w:date="2016-11-09T23:34:00Z"/>
        </w:trPr>
        <w:tc>
          <w:tcPr>
            <w:tcW w:w="1809" w:type="dxa"/>
            <w:hideMark/>
          </w:tcPr>
          <w:p w14:paraId="73301409" w14:textId="4A5BE897" w:rsidR="003C144A" w:rsidRPr="008E510D" w:rsidDel="007A6369" w:rsidRDefault="003C144A">
            <w:pPr>
              <w:pStyle w:val="NormalWeb"/>
              <w:jc w:val="both"/>
              <w:rPr>
                <w:del w:id="3060" w:author="Lieberman, Joshua" w:date="2016-11-09T23:34:00Z"/>
                <w:b/>
                <w:bCs/>
              </w:rPr>
              <w:pPrChange w:id="3061" w:author="Lieberman, Joshua" w:date="2016-11-09T23:34:00Z">
                <w:pPr>
                  <w:jc w:val="both"/>
                </w:pPr>
              </w:pPrChange>
            </w:pPr>
            <w:del w:id="3062" w:author="Lieberman, Joshua" w:date="2016-11-09T23:34:00Z">
              <w:r w:rsidRPr="008E510D" w:rsidDel="007A6369">
                <w:rPr>
                  <w:rStyle w:val="Strong"/>
                </w:rPr>
                <w:delText>Requirements Class</w:delText>
              </w:r>
            </w:del>
          </w:p>
        </w:tc>
        <w:tc>
          <w:tcPr>
            <w:tcW w:w="6946" w:type="dxa"/>
            <w:hideMark/>
          </w:tcPr>
          <w:p w14:paraId="167D8FD6" w14:textId="10447094" w:rsidR="003C144A" w:rsidRPr="008E510D" w:rsidDel="007A6369" w:rsidRDefault="002A41A8">
            <w:pPr>
              <w:pStyle w:val="NormalWeb"/>
              <w:jc w:val="both"/>
              <w:rPr>
                <w:del w:id="3063" w:author="Lieberman, Joshua" w:date="2016-11-09T23:34:00Z"/>
                <w:b/>
                <w:bCs/>
              </w:rPr>
              <w:pPrChange w:id="3064" w:author="Lieberman, Joshua" w:date="2016-11-09T23:34:00Z">
                <w:pPr>
                  <w:jc w:val="both"/>
                </w:pPr>
              </w:pPrChange>
            </w:pPr>
            <w:del w:id="3065" w:author="Lieberman, Joshua" w:date="2016-11-09T23:34:00Z">
              <w:r w:rsidRPr="002A41A8" w:rsidDel="007A6369">
                <w:rPr>
                  <w:b/>
                  <w:bCs/>
                </w:rPr>
                <w:delText>/req/hy_hydrofeature</w:delText>
              </w:r>
            </w:del>
          </w:p>
        </w:tc>
      </w:tr>
      <w:tr w:rsidR="003C144A" w:rsidRPr="008E510D" w:rsidDel="007A6369" w14:paraId="17D0C088" w14:textId="11BC9A2F" w:rsidTr="003C144A">
        <w:trPr>
          <w:del w:id="3066" w:author="Lieberman, Joshua" w:date="2016-11-09T23:34:00Z"/>
        </w:trPr>
        <w:tc>
          <w:tcPr>
            <w:tcW w:w="1809" w:type="dxa"/>
            <w:hideMark/>
          </w:tcPr>
          <w:p w14:paraId="2FF21DA6" w14:textId="03B2E53F" w:rsidR="003C144A" w:rsidRPr="008E510D" w:rsidDel="007A6369" w:rsidRDefault="003C144A">
            <w:pPr>
              <w:pStyle w:val="NormalWeb"/>
              <w:jc w:val="both"/>
              <w:rPr>
                <w:del w:id="3067" w:author="Lieberman, Joshua" w:date="2016-11-09T23:34:00Z"/>
              </w:rPr>
              <w:pPrChange w:id="3068" w:author="Lieberman, Joshua" w:date="2016-11-09T23:34:00Z">
                <w:pPr>
                  <w:jc w:val="both"/>
                </w:pPr>
              </w:pPrChange>
            </w:pPr>
            <w:del w:id="3069" w:author="Lieberman, Joshua" w:date="2016-11-09T23:34:00Z">
              <w:r w:rsidRPr="008E510D" w:rsidDel="007A6369">
                <w:delText>Target type</w:delText>
              </w:r>
            </w:del>
          </w:p>
        </w:tc>
        <w:tc>
          <w:tcPr>
            <w:tcW w:w="6946" w:type="dxa"/>
            <w:hideMark/>
          </w:tcPr>
          <w:p w14:paraId="76683BF3" w14:textId="01115A29" w:rsidR="003C144A" w:rsidRPr="008E510D" w:rsidDel="007A6369" w:rsidRDefault="003C144A">
            <w:pPr>
              <w:pStyle w:val="NormalWeb"/>
              <w:jc w:val="both"/>
              <w:rPr>
                <w:del w:id="3070" w:author="Lieberman, Joshua" w:date="2016-11-09T23:34:00Z"/>
              </w:rPr>
              <w:pPrChange w:id="3071" w:author="Lieberman, Joshua" w:date="2016-11-09T23:34:00Z">
                <w:pPr>
                  <w:jc w:val="both"/>
                </w:pPr>
              </w:pPrChange>
            </w:pPr>
            <w:del w:id="3072" w:author="Lieberman, Joshua" w:date="2016-11-09T23:34:00Z">
              <w:r w:rsidRPr="008E510D" w:rsidDel="007A6369">
                <w:delText>Implementation Schema</w:delText>
              </w:r>
            </w:del>
          </w:p>
        </w:tc>
      </w:tr>
      <w:tr w:rsidR="003C144A" w:rsidRPr="008E510D" w:rsidDel="007A6369" w14:paraId="31463F7C" w14:textId="34E27E64" w:rsidTr="003C144A">
        <w:trPr>
          <w:del w:id="3073" w:author="Lieberman, Joshua" w:date="2016-11-09T23:34:00Z"/>
        </w:trPr>
        <w:tc>
          <w:tcPr>
            <w:tcW w:w="1809" w:type="dxa"/>
            <w:hideMark/>
          </w:tcPr>
          <w:p w14:paraId="3E76E06C" w14:textId="0B73B4E7" w:rsidR="003C144A" w:rsidRPr="008E510D" w:rsidDel="007A6369" w:rsidRDefault="003C144A">
            <w:pPr>
              <w:pStyle w:val="NormalWeb"/>
              <w:jc w:val="both"/>
              <w:rPr>
                <w:del w:id="3074" w:author="Lieberman, Joshua" w:date="2016-11-09T23:34:00Z"/>
              </w:rPr>
              <w:pPrChange w:id="3075" w:author="Lieberman, Joshua" w:date="2016-11-09T23:34:00Z">
                <w:pPr>
                  <w:jc w:val="both"/>
                </w:pPr>
              </w:pPrChange>
            </w:pPr>
            <w:del w:id="3076" w:author="Lieberman, Joshua" w:date="2016-11-09T23:34:00Z">
              <w:r w:rsidRPr="008E510D" w:rsidDel="007A6369">
                <w:delText>Name</w:delText>
              </w:r>
            </w:del>
          </w:p>
        </w:tc>
        <w:tc>
          <w:tcPr>
            <w:tcW w:w="6946" w:type="dxa"/>
            <w:hideMark/>
          </w:tcPr>
          <w:p w14:paraId="718C5FDB" w14:textId="70EFA6E4" w:rsidR="003C144A" w:rsidRPr="008E510D" w:rsidDel="007A6369" w:rsidRDefault="003C144A">
            <w:pPr>
              <w:pStyle w:val="NormalWeb"/>
              <w:jc w:val="both"/>
              <w:rPr>
                <w:del w:id="3077" w:author="Lieberman, Joshua" w:date="2016-11-09T23:34:00Z"/>
              </w:rPr>
              <w:pPrChange w:id="3078" w:author="Lieberman, Joshua" w:date="2016-11-09T23:34:00Z">
                <w:pPr>
                  <w:jc w:val="both"/>
                </w:pPr>
              </w:pPrChange>
            </w:pPr>
            <w:del w:id="3079" w:author="Lieberman, Joshua" w:date="2016-11-09T23:34:00Z">
              <w:r w:rsidRPr="008E510D" w:rsidDel="007A6369">
                <w:delText>HY_Features Conceptual Conformance</w:delText>
              </w:r>
            </w:del>
          </w:p>
        </w:tc>
      </w:tr>
      <w:tr w:rsidR="003C144A" w:rsidRPr="008E510D" w:rsidDel="007A6369" w14:paraId="634A5A4C" w14:textId="6FC9F56A" w:rsidTr="003C144A">
        <w:trPr>
          <w:del w:id="3080" w:author="Lieberman, Joshua" w:date="2016-11-09T23:34:00Z"/>
        </w:trPr>
        <w:tc>
          <w:tcPr>
            <w:tcW w:w="1809" w:type="dxa"/>
            <w:hideMark/>
          </w:tcPr>
          <w:p w14:paraId="4A0488A1" w14:textId="70178071" w:rsidR="003C144A" w:rsidRPr="008E510D" w:rsidDel="007A6369" w:rsidRDefault="003C144A">
            <w:pPr>
              <w:pStyle w:val="NormalWeb"/>
              <w:jc w:val="both"/>
              <w:rPr>
                <w:del w:id="3081" w:author="Lieberman, Joshua" w:date="2016-11-09T23:34:00Z"/>
              </w:rPr>
              <w:pPrChange w:id="3082" w:author="Lieberman, Joshua" w:date="2016-11-09T23:34:00Z">
                <w:pPr>
                  <w:jc w:val="both"/>
                </w:pPr>
              </w:pPrChange>
            </w:pPr>
            <w:del w:id="3083" w:author="Lieberman, Joshua" w:date="2016-11-09T23:34:00Z">
              <w:r w:rsidRPr="008E510D" w:rsidDel="007A6369">
                <w:delText>Dependency</w:delText>
              </w:r>
            </w:del>
          </w:p>
        </w:tc>
        <w:tc>
          <w:tcPr>
            <w:tcW w:w="6946" w:type="dxa"/>
            <w:hideMark/>
          </w:tcPr>
          <w:p w14:paraId="2AFA66E6" w14:textId="3FF9DE17" w:rsidR="003C144A" w:rsidRPr="008E510D" w:rsidDel="007A6369" w:rsidRDefault="00E30BF1">
            <w:pPr>
              <w:pStyle w:val="NormalWeb"/>
              <w:jc w:val="both"/>
              <w:rPr>
                <w:del w:id="3084" w:author="Lieberman, Joshua" w:date="2016-11-09T23:34:00Z"/>
              </w:rPr>
              <w:pPrChange w:id="3085" w:author="Lieberman, Joshua" w:date="2016-11-09T23:34:00Z">
                <w:pPr>
                  <w:jc w:val="both"/>
                </w:pPr>
              </w:pPrChange>
            </w:pPr>
            <w:del w:id="3086" w:author="Lieberman, Joshua" w:date="2016-11-09T23:34:00Z">
              <w:r w:rsidRPr="00E30BF1" w:rsidDel="007A6369">
                <w:rPr>
                  <w:color w:val="0000FF"/>
                  <w:u w:val="single"/>
                </w:rPr>
                <w:delText>/iso/19103/</w:delText>
              </w:r>
            </w:del>
          </w:p>
        </w:tc>
      </w:tr>
      <w:tr w:rsidR="003C144A" w:rsidRPr="008E510D" w:rsidDel="007A6369" w14:paraId="78743D97" w14:textId="25A3727A" w:rsidTr="003C144A">
        <w:trPr>
          <w:del w:id="3087" w:author="Lieberman, Joshua" w:date="2016-11-09T23:34:00Z"/>
        </w:trPr>
        <w:tc>
          <w:tcPr>
            <w:tcW w:w="1809" w:type="dxa"/>
            <w:hideMark/>
          </w:tcPr>
          <w:p w14:paraId="1C05A5D9" w14:textId="31D8D447" w:rsidR="003C144A" w:rsidRPr="008E510D" w:rsidDel="007A6369" w:rsidRDefault="003C144A">
            <w:pPr>
              <w:pStyle w:val="NormalWeb"/>
              <w:jc w:val="both"/>
              <w:rPr>
                <w:del w:id="3088" w:author="Lieberman, Joshua" w:date="2016-11-09T23:34:00Z"/>
              </w:rPr>
              <w:pPrChange w:id="3089" w:author="Lieberman, Joshua" w:date="2016-11-09T23:34:00Z">
                <w:pPr>
                  <w:jc w:val="both"/>
                </w:pPr>
              </w:pPrChange>
            </w:pPr>
            <w:del w:id="3090" w:author="Lieberman, Joshua" w:date="2016-11-09T23:34:00Z">
              <w:r w:rsidRPr="008E510D" w:rsidDel="007A6369">
                <w:delText>Dependency</w:delText>
              </w:r>
            </w:del>
          </w:p>
        </w:tc>
        <w:tc>
          <w:tcPr>
            <w:tcW w:w="6946" w:type="dxa"/>
            <w:hideMark/>
          </w:tcPr>
          <w:p w14:paraId="1FB83274" w14:textId="3F2FBE47" w:rsidR="003C144A" w:rsidRPr="008E510D" w:rsidDel="007A6369" w:rsidRDefault="00E30BF1">
            <w:pPr>
              <w:pStyle w:val="NormalWeb"/>
              <w:jc w:val="both"/>
              <w:rPr>
                <w:del w:id="3091" w:author="Lieberman, Joshua" w:date="2016-11-09T23:34:00Z"/>
              </w:rPr>
              <w:pPrChange w:id="3092" w:author="Lieberman, Joshua" w:date="2016-11-09T23:34:00Z">
                <w:pPr>
                  <w:jc w:val="both"/>
                </w:pPr>
              </w:pPrChange>
            </w:pPr>
            <w:del w:id="3093" w:author="Lieberman, Joshua" w:date="2016-11-09T23:34:00Z">
              <w:r w:rsidRPr="00E30BF1" w:rsidDel="007A6369">
                <w:rPr>
                  <w:color w:val="0000FF"/>
                  <w:u w:val="single"/>
                </w:rPr>
                <w:delText>/doc/</w:delText>
              </w:r>
              <w:r w:rsidR="003C144A" w:rsidRPr="00E30BF1" w:rsidDel="007A6369">
                <w:rPr>
                  <w:color w:val="0000FF"/>
                  <w:u w:val="single"/>
                </w:rPr>
                <w:delText>AS/Topic1</w:delText>
              </w:r>
            </w:del>
          </w:p>
        </w:tc>
      </w:tr>
      <w:tr w:rsidR="003C144A" w:rsidRPr="008E510D" w:rsidDel="007A6369" w14:paraId="220ECFDD" w14:textId="2C284C75" w:rsidTr="003C144A">
        <w:trPr>
          <w:del w:id="3094" w:author="Lieberman, Joshua" w:date="2016-11-09T23:34:00Z"/>
        </w:trPr>
        <w:tc>
          <w:tcPr>
            <w:tcW w:w="1809" w:type="dxa"/>
            <w:hideMark/>
          </w:tcPr>
          <w:p w14:paraId="26E18B9E" w14:textId="0A6B6D25" w:rsidR="003C144A" w:rsidRPr="008E510D" w:rsidDel="007A6369" w:rsidRDefault="003C144A">
            <w:pPr>
              <w:pStyle w:val="NormalWeb"/>
              <w:jc w:val="both"/>
              <w:rPr>
                <w:del w:id="3095" w:author="Lieberman, Joshua" w:date="2016-11-09T23:34:00Z"/>
              </w:rPr>
              <w:pPrChange w:id="3096" w:author="Lieberman, Joshua" w:date="2016-11-09T23:34:00Z">
                <w:pPr>
                  <w:jc w:val="both"/>
                </w:pPr>
              </w:pPrChange>
            </w:pPr>
            <w:del w:id="3097" w:author="Lieberman, Joshua" w:date="2016-11-09T23:34:00Z">
              <w:r w:rsidRPr="008E510D" w:rsidDel="007A6369">
                <w:delText>Dependency</w:delText>
              </w:r>
            </w:del>
          </w:p>
        </w:tc>
        <w:tc>
          <w:tcPr>
            <w:tcW w:w="6946" w:type="dxa"/>
            <w:hideMark/>
          </w:tcPr>
          <w:p w14:paraId="35B5FF45" w14:textId="74779F54" w:rsidR="00B21FB6" w:rsidRPr="008E510D" w:rsidDel="007A6369" w:rsidRDefault="00E30BF1">
            <w:pPr>
              <w:pStyle w:val="NormalWeb"/>
              <w:jc w:val="both"/>
              <w:rPr>
                <w:del w:id="3098" w:author="Lieberman, Joshua" w:date="2016-11-09T23:34:00Z"/>
              </w:rPr>
              <w:pPrChange w:id="3099" w:author="Lieberman, Joshua" w:date="2016-11-09T23:34:00Z">
                <w:pPr>
                  <w:jc w:val="both"/>
                </w:pPr>
              </w:pPrChange>
            </w:pPr>
            <w:del w:id="3100" w:author="Lieberman, Joshua" w:date="2016-11-09T23:34:00Z">
              <w:r w:rsidRPr="00E30BF1" w:rsidDel="007A6369">
                <w:rPr>
                  <w:color w:val="0000FF"/>
                  <w:u w:val="single"/>
                </w:rPr>
                <w:delText>/doc/AS/Topic2</w:delText>
              </w:r>
            </w:del>
          </w:p>
        </w:tc>
      </w:tr>
      <w:tr w:rsidR="003C144A" w:rsidRPr="008E510D" w:rsidDel="007A6369" w14:paraId="051BABB8" w14:textId="123790A6" w:rsidTr="003C144A">
        <w:trPr>
          <w:del w:id="3101" w:author="Lieberman, Joshua" w:date="2016-11-09T23:34:00Z"/>
        </w:trPr>
        <w:tc>
          <w:tcPr>
            <w:tcW w:w="1809" w:type="dxa"/>
            <w:hideMark/>
          </w:tcPr>
          <w:p w14:paraId="6EFE3350" w14:textId="155E5F71" w:rsidR="003C144A" w:rsidRPr="008E510D" w:rsidDel="007A6369" w:rsidRDefault="003C144A">
            <w:pPr>
              <w:pStyle w:val="NormalWeb"/>
              <w:jc w:val="both"/>
              <w:rPr>
                <w:del w:id="3102" w:author="Lieberman, Joshua" w:date="2016-11-09T23:34:00Z"/>
              </w:rPr>
              <w:pPrChange w:id="3103" w:author="Lieberman, Joshua" w:date="2016-11-09T23:34:00Z">
                <w:pPr>
                  <w:jc w:val="both"/>
                </w:pPr>
              </w:pPrChange>
            </w:pPr>
            <w:del w:id="3104" w:author="Lieberman, Joshua" w:date="2016-11-09T23:34:00Z">
              <w:r w:rsidRPr="008E510D" w:rsidDel="007A6369">
                <w:delText>Dependency</w:delText>
              </w:r>
            </w:del>
          </w:p>
        </w:tc>
        <w:tc>
          <w:tcPr>
            <w:tcW w:w="6946" w:type="dxa"/>
            <w:hideMark/>
          </w:tcPr>
          <w:p w14:paraId="290377E7" w14:textId="2DC24E03" w:rsidR="003C144A" w:rsidRPr="008E510D" w:rsidDel="007A6369" w:rsidRDefault="001B5AD0">
            <w:pPr>
              <w:pStyle w:val="NormalWeb"/>
              <w:jc w:val="both"/>
              <w:rPr>
                <w:del w:id="3105" w:author="Lieberman, Joshua" w:date="2016-11-09T23:34:00Z"/>
              </w:rPr>
              <w:pPrChange w:id="3106" w:author="Lieberman, Joshua" w:date="2016-11-09T23:34:00Z">
                <w:pPr>
                  <w:jc w:val="both"/>
                </w:pPr>
              </w:pPrChange>
            </w:pPr>
            <w:del w:id="3107" w:author="Lieberman, Joshua" w:date="2016-11-09T23:34:00Z">
              <w:r w:rsidRPr="00E30BF1" w:rsidDel="007A6369">
                <w:rPr>
                  <w:color w:val="0000FF"/>
                  <w:u w:val="single"/>
                </w:rPr>
                <w:delText>/doc/AS/Topic19</w:delText>
              </w:r>
            </w:del>
          </w:p>
        </w:tc>
      </w:tr>
      <w:tr w:rsidR="002A41A8" w:rsidRPr="00F57590" w:rsidDel="007A6369" w14:paraId="546B3547" w14:textId="541185B7" w:rsidTr="001708E4">
        <w:trPr>
          <w:del w:id="3108" w:author="Lieberman, Joshua" w:date="2016-11-09T23:34:00Z"/>
        </w:trPr>
        <w:tc>
          <w:tcPr>
            <w:tcW w:w="1809" w:type="dxa"/>
            <w:hideMark/>
          </w:tcPr>
          <w:p w14:paraId="0BE9250E" w14:textId="78B4F5AF" w:rsidR="002A41A8" w:rsidRPr="00B21FB6" w:rsidDel="007A6369" w:rsidRDefault="002A41A8">
            <w:pPr>
              <w:pStyle w:val="NormalWeb"/>
              <w:jc w:val="both"/>
              <w:rPr>
                <w:del w:id="3109" w:author="Lieberman, Joshua" w:date="2016-11-09T23:34:00Z"/>
              </w:rPr>
              <w:pPrChange w:id="3110" w:author="Lieberman, Joshua" w:date="2016-11-09T23:34:00Z">
                <w:pPr>
                  <w:jc w:val="both"/>
                </w:pPr>
              </w:pPrChange>
            </w:pPr>
            <w:del w:id="3111" w:author="Lieberman, Joshua" w:date="2016-11-09T23:34:00Z">
              <w:r w:rsidRPr="00B21FB6" w:rsidDel="007A6369">
                <w:delText>Requirement</w:delText>
              </w:r>
            </w:del>
          </w:p>
        </w:tc>
        <w:tc>
          <w:tcPr>
            <w:tcW w:w="6946" w:type="dxa"/>
            <w:hideMark/>
          </w:tcPr>
          <w:p w14:paraId="43058357" w14:textId="5499C66D" w:rsidR="00B21FB6" w:rsidRPr="00E30BF1" w:rsidDel="007A6369" w:rsidRDefault="00B21FB6">
            <w:pPr>
              <w:pStyle w:val="NormalWeb"/>
              <w:jc w:val="both"/>
              <w:rPr>
                <w:del w:id="3112" w:author="Lieberman, Joshua" w:date="2016-11-09T23:34:00Z"/>
                <w:color w:val="0000FF"/>
                <w:u w:val="single"/>
              </w:rPr>
              <w:pPrChange w:id="3113" w:author="Lieberman, Joshua" w:date="2016-11-09T23:34:00Z">
                <w:pPr>
                  <w:jc w:val="both"/>
                </w:pPr>
              </w:pPrChange>
            </w:pPr>
            <w:del w:id="3114" w:author="Lieberman, Joshua" w:date="2016-11-09T23:34:00Z">
              <w:r w:rsidRPr="00E30BF1" w:rsidDel="007A6369">
                <w:rPr>
                  <w:color w:val="0000FF"/>
                  <w:u w:val="single"/>
                </w:rPr>
                <w:delText>/</w:delText>
              </w:r>
              <w:bookmarkStart w:id="3115" w:name="ISO19103"/>
              <w:r w:rsidRPr="00E30BF1" w:rsidDel="007A6369">
                <w:rPr>
                  <w:color w:val="0000FF"/>
                  <w:u w:val="single"/>
                </w:rPr>
                <w:delText>req/hy_hydrofeature/19103</w:delText>
              </w:r>
              <w:bookmarkEnd w:id="3115"/>
              <w:r w:rsidR="003E4BDF" w:rsidDel="007A6369">
                <w:rPr>
                  <w:color w:val="0000FF"/>
                  <w:u w:val="single"/>
                </w:rPr>
                <w:fldChar w:fldCharType="begin"/>
              </w:r>
              <w:r w:rsidR="003E4BDF" w:rsidDel="007A6369">
                <w:delInstrText xml:space="preserve"> XE "</w:delInstrText>
              </w:r>
              <w:r w:rsidR="003E4BDF" w:rsidRPr="007A2E4A" w:rsidDel="007A6369">
                <w:rPr>
                  <w:color w:val="0000FF"/>
                  <w:u w:val="single"/>
                </w:rPr>
                <w:delInstrText>/req/hy_hydrofeature/19103</w:delInstrText>
              </w:r>
              <w:r w:rsidR="003E4BDF" w:rsidDel="007A6369">
                <w:delInstrText xml:space="preserve">" </w:delInstrText>
              </w:r>
              <w:r w:rsidR="003E4BDF" w:rsidDel="007A6369">
                <w:rPr>
                  <w:color w:val="0000FF"/>
                  <w:u w:val="single"/>
                </w:rPr>
                <w:fldChar w:fldCharType="end"/>
              </w:r>
            </w:del>
          </w:p>
          <w:p w14:paraId="3682D67C" w14:textId="154A0794" w:rsidR="002A41A8" w:rsidRPr="00B21FB6" w:rsidDel="007A6369" w:rsidRDefault="005F6C5B">
            <w:pPr>
              <w:pStyle w:val="NormalWeb"/>
              <w:jc w:val="both"/>
              <w:rPr>
                <w:del w:id="3116" w:author="Lieberman, Joshua" w:date="2016-11-09T23:34:00Z"/>
              </w:rPr>
              <w:pPrChange w:id="3117" w:author="Lieberman, Joshua" w:date="2016-11-09T23:34:00Z">
                <w:pPr>
                  <w:jc w:val="both"/>
                </w:pPr>
              </w:pPrChange>
            </w:pPr>
            <w:del w:id="3118" w:author="Lieberman, Joshua" w:date="2016-11-09T23:34:00Z">
              <w:r w:rsidRPr="00B21FB6" w:rsidDel="007A6369">
                <w:delText xml:space="preserve">Implementations of HY_Features SHALL </w:delText>
              </w:r>
              <w:r w:rsidR="00B71767" w:rsidDel="007A6369">
                <w:rPr>
                  <w:rFonts w:eastAsia="MS Mincho"/>
                  <w:lang w:val="en-AU"/>
                </w:rPr>
                <w:delText>express</w:delText>
              </w:r>
              <w:r w:rsidR="00B71767" w:rsidRPr="00B21FB6" w:rsidDel="007A6369">
                <w:rPr>
                  <w:rFonts w:eastAsia="MS Mincho"/>
                  <w:lang w:val="en-AU"/>
                </w:rPr>
                <w:delText xml:space="preserve"> </w:delText>
              </w:r>
              <w:r w:rsidRPr="00B21FB6" w:rsidDel="007A6369">
                <w:rPr>
                  <w:rFonts w:eastAsia="MS Mincho"/>
                  <w:lang w:val="en-AU"/>
                </w:rPr>
                <w:delText xml:space="preserve">correspondence to the </w:delText>
              </w:r>
              <w:commentRangeStart w:id="3119"/>
              <w:r w:rsidR="006747CE" w:rsidRPr="00B21FB6" w:rsidDel="007A6369">
                <w:rPr>
                  <w:rFonts w:eastAsia="MS Mincho"/>
                  <w:lang w:val="en-AU"/>
                </w:rPr>
                <w:delText>elements</w:delText>
              </w:r>
              <w:commentRangeEnd w:id="3119"/>
              <w:r w:rsidR="006747CE" w:rsidRPr="00B21FB6" w:rsidDel="007A6369">
                <w:rPr>
                  <w:rStyle w:val="CommentReference"/>
                </w:rPr>
                <w:commentReference w:id="3119"/>
              </w:r>
              <w:r w:rsidRPr="00B21FB6" w:rsidDel="007A6369">
                <w:rPr>
                  <w:rFonts w:eastAsia="MS Mincho"/>
                  <w:lang w:val="en-AU"/>
                </w:rPr>
                <w:delText xml:space="preserve"> as specified in the ISO 19103: Conceptual SchemaLanguage.</w:delText>
              </w:r>
            </w:del>
          </w:p>
        </w:tc>
      </w:tr>
      <w:tr w:rsidR="002A41A8" w:rsidRPr="00F57590" w:rsidDel="007A6369" w14:paraId="67218259" w14:textId="3BF88007" w:rsidTr="001708E4">
        <w:trPr>
          <w:del w:id="3120" w:author="Lieberman, Joshua" w:date="2016-11-09T23:34:00Z"/>
        </w:trPr>
        <w:tc>
          <w:tcPr>
            <w:tcW w:w="1809" w:type="dxa"/>
            <w:hideMark/>
          </w:tcPr>
          <w:p w14:paraId="2FE7C3A7" w14:textId="3F43AC3A" w:rsidR="002A41A8" w:rsidRPr="00B21FB6" w:rsidDel="007A6369" w:rsidRDefault="002A41A8">
            <w:pPr>
              <w:pStyle w:val="NormalWeb"/>
              <w:jc w:val="both"/>
              <w:rPr>
                <w:del w:id="3121" w:author="Lieberman, Joshua" w:date="2016-11-09T23:34:00Z"/>
              </w:rPr>
              <w:pPrChange w:id="3122" w:author="Lieberman, Joshua" w:date="2016-11-09T23:34:00Z">
                <w:pPr>
                  <w:jc w:val="both"/>
                </w:pPr>
              </w:pPrChange>
            </w:pPr>
            <w:del w:id="3123" w:author="Lieberman, Joshua" w:date="2016-11-09T23:34:00Z">
              <w:r w:rsidRPr="00B21FB6" w:rsidDel="007A6369">
                <w:delText>Requirement</w:delText>
              </w:r>
            </w:del>
          </w:p>
        </w:tc>
        <w:tc>
          <w:tcPr>
            <w:tcW w:w="6946" w:type="dxa"/>
            <w:hideMark/>
          </w:tcPr>
          <w:p w14:paraId="0692ABE5" w14:textId="4440FA7B" w:rsidR="00B21FB6" w:rsidRPr="00893C90" w:rsidDel="007A6369" w:rsidRDefault="00B21FB6">
            <w:pPr>
              <w:pStyle w:val="NormalWeb"/>
              <w:jc w:val="both"/>
              <w:rPr>
                <w:del w:id="3124" w:author="Lieberman, Joshua" w:date="2016-11-09T23:34:00Z"/>
                <w:color w:val="0000FF"/>
                <w:u w:val="single"/>
              </w:rPr>
              <w:pPrChange w:id="3125" w:author="Lieberman, Joshua" w:date="2016-11-09T23:34:00Z">
                <w:pPr>
                  <w:jc w:val="both"/>
                </w:pPr>
              </w:pPrChange>
            </w:pPr>
            <w:bookmarkStart w:id="3126" w:name="ASTOP1"/>
            <w:del w:id="3127" w:author="Lieberman, Joshua" w:date="2016-11-09T23:34:00Z">
              <w:r w:rsidRPr="00893C90" w:rsidDel="007A6369">
                <w:rPr>
                  <w:color w:val="0000FF"/>
                  <w:u w:val="single"/>
                </w:rPr>
                <w:delText>/req/hy_hydrofeature/topic1</w:delText>
              </w:r>
              <w:r w:rsidR="003E4BDF" w:rsidDel="007A6369">
                <w:rPr>
                  <w:color w:val="0000FF"/>
                  <w:u w:val="single"/>
                </w:rPr>
                <w:fldChar w:fldCharType="begin"/>
              </w:r>
              <w:r w:rsidR="003E4BDF" w:rsidDel="007A6369">
                <w:delInstrText xml:space="preserve"> XE "</w:delInstrText>
              </w:r>
              <w:r w:rsidR="003E4BDF" w:rsidRPr="007A2E4A" w:rsidDel="007A6369">
                <w:rPr>
                  <w:color w:val="0000FF"/>
                  <w:u w:val="single"/>
                </w:rPr>
                <w:delInstrText>/req/hy_hydrofeature/topic1</w:delInstrText>
              </w:r>
              <w:r w:rsidR="003E4BDF" w:rsidDel="007A6369">
                <w:delInstrText xml:space="preserve">" </w:delInstrText>
              </w:r>
              <w:r w:rsidR="003E4BDF" w:rsidDel="007A6369">
                <w:rPr>
                  <w:color w:val="0000FF"/>
                  <w:u w:val="single"/>
                </w:rPr>
                <w:fldChar w:fldCharType="end"/>
              </w:r>
            </w:del>
          </w:p>
          <w:bookmarkEnd w:id="3126"/>
          <w:p w14:paraId="4BD28ABE" w14:textId="2AA94CEA" w:rsidR="002A41A8" w:rsidRPr="00B21FB6" w:rsidDel="007A6369" w:rsidRDefault="005F6C5B">
            <w:pPr>
              <w:pStyle w:val="NormalWeb"/>
              <w:jc w:val="both"/>
              <w:rPr>
                <w:del w:id="3128" w:author="Lieberman, Joshua" w:date="2016-11-09T23:34:00Z"/>
              </w:rPr>
              <w:pPrChange w:id="3129" w:author="Lieberman, Joshua" w:date="2016-11-09T23:34:00Z">
                <w:pPr>
                  <w:jc w:val="both"/>
                </w:pPr>
              </w:pPrChange>
            </w:pPr>
            <w:del w:id="3130" w:author="Lieberman, Joshua" w:date="2016-11-09T23:34:00Z">
              <w:r w:rsidRPr="00B21FB6" w:rsidDel="007A6369">
                <w:delText xml:space="preserve">Implementations of HY_Features SHALL </w:delText>
              </w:r>
              <w:r w:rsidR="00B71767" w:rsidDel="007A6369">
                <w:rPr>
                  <w:rFonts w:eastAsia="MS Mincho"/>
                  <w:lang w:val="en-AU"/>
                </w:rPr>
                <w:delText>express</w:delText>
              </w:r>
              <w:r w:rsidR="00B71767" w:rsidRPr="00B21FB6" w:rsidDel="007A6369">
                <w:rPr>
                  <w:rFonts w:eastAsia="MS Mincho"/>
                  <w:lang w:val="en-AU"/>
                </w:rPr>
                <w:delText xml:space="preserve"> </w:delText>
              </w:r>
              <w:r w:rsidRPr="00B21FB6" w:rsidDel="007A6369">
                <w:rPr>
                  <w:rFonts w:eastAsia="MS Mincho"/>
                  <w:lang w:val="en-AU"/>
                </w:rPr>
                <w:delText xml:space="preserve">correspondence to </w:delText>
              </w:r>
              <w:commentRangeStart w:id="3131"/>
              <w:r w:rsidRPr="00B21FB6" w:rsidDel="007A6369">
                <w:rPr>
                  <w:rFonts w:eastAsia="MS Mincho"/>
                  <w:lang w:val="en-AU"/>
                </w:rPr>
                <w:delText xml:space="preserve">geometry types </w:delText>
              </w:r>
              <w:commentRangeEnd w:id="3131"/>
              <w:r w:rsidR="006747CE" w:rsidRPr="00B21FB6" w:rsidDel="007A6369">
                <w:rPr>
                  <w:rStyle w:val="CommentReference"/>
                </w:rPr>
                <w:commentReference w:id="3131"/>
              </w:r>
              <w:r w:rsidRPr="00B21FB6" w:rsidDel="007A6369">
                <w:rPr>
                  <w:rFonts w:eastAsia="MS Mincho"/>
                  <w:lang w:val="en-AU"/>
                </w:rPr>
                <w:delText>specified in the OGC Abstract Specification Topic 1, Feature geometry.</w:delText>
              </w:r>
            </w:del>
          </w:p>
        </w:tc>
      </w:tr>
      <w:tr w:rsidR="002A41A8" w:rsidRPr="00F57590" w:rsidDel="007A6369" w14:paraId="33E1108B" w14:textId="1274BCBA" w:rsidTr="001708E4">
        <w:trPr>
          <w:del w:id="3132" w:author="Lieberman, Joshua" w:date="2016-11-09T23:34:00Z"/>
        </w:trPr>
        <w:tc>
          <w:tcPr>
            <w:tcW w:w="1809" w:type="dxa"/>
            <w:hideMark/>
          </w:tcPr>
          <w:p w14:paraId="0B927CAF" w14:textId="47547046" w:rsidR="002A41A8" w:rsidRPr="00B21FB6" w:rsidDel="007A6369" w:rsidRDefault="002A41A8">
            <w:pPr>
              <w:pStyle w:val="NormalWeb"/>
              <w:jc w:val="both"/>
              <w:rPr>
                <w:del w:id="3133" w:author="Lieberman, Joshua" w:date="2016-11-09T23:34:00Z"/>
              </w:rPr>
              <w:pPrChange w:id="3134" w:author="Lieberman, Joshua" w:date="2016-11-09T23:34:00Z">
                <w:pPr>
                  <w:jc w:val="both"/>
                </w:pPr>
              </w:pPrChange>
            </w:pPr>
            <w:del w:id="3135" w:author="Lieberman, Joshua" w:date="2016-11-09T23:34:00Z">
              <w:r w:rsidRPr="00B21FB6" w:rsidDel="007A6369">
                <w:delText>Requirement</w:delText>
              </w:r>
            </w:del>
          </w:p>
        </w:tc>
        <w:tc>
          <w:tcPr>
            <w:tcW w:w="6946" w:type="dxa"/>
            <w:hideMark/>
          </w:tcPr>
          <w:p w14:paraId="3B16C184" w14:textId="067A5560" w:rsidR="00B21FB6" w:rsidRPr="00893C90" w:rsidDel="007A6369" w:rsidRDefault="00B21FB6">
            <w:pPr>
              <w:pStyle w:val="NormalWeb"/>
              <w:jc w:val="both"/>
              <w:rPr>
                <w:del w:id="3136" w:author="Lieberman, Joshua" w:date="2016-11-09T23:34:00Z"/>
                <w:color w:val="0000FF"/>
                <w:u w:val="single"/>
              </w:rPr>
              <w:pPrChange w:id="3137" w:author="Lieberman, Joshua" w:date="2016-11-09T23:34:00Z">
                <w:pPr>
                  <w:jc w:val="both"/>
                </w:pPr>
              </w:pPrChange>
            </w:pPr>
            <w:bookmarkStart w:id="3138" w:name="ASTOP2"/>
            <w:del w:id="3139" w:author="Lieberman, Joshua" w:date="2016-11-09T23:34:00Z">
              <w:r w:rsidRPr="00893C90" w:rsidDel="007A6369">
                <w:rPr>
                  <w:color w:val="0000FF"/>
                  <w:u w:val="single"/>
                </w:rPr>
                <w:delText>/req/hy_hydrofeature/topic2</w:delText>
              </w:r>
              <w:r w:rsidR="003E4BDF" w:rsidDel="007A6369">
                <w:rPr>
                  <w:color w:val="0000FF"/>
                  <w:u w:val="single"/>
                </w:rPr>
                <w:fldChar w:fldCharType="begin"/>
              </w:r>
              <w:r w:rsidR="003E4BDF" w:rsidDel="007A6369">
                <w:delInstrText xml:space="preserve"> XE "</w:delInstrText>
              </w:r>
              <w:r w:rsidR="003E4BDF" w:rsidRPr="007A2E4A" w:rsidDel="007A6369">
                <w:rPr>
                  <w:color w:val="0000FF"/>
                  <w:u w:val="single"/>
                </w:rPr>
                <w:delInstrText>/req/hy_hydrofeature/topic2</w:delInstrText>
              </w:r>
              <w:r w:rsidR="003E4BDF" w:rsidDel="007A6369">
                <w:delInstrText xml:space="preserve">" </w:delInstrText>
              </w:r>
              <w:r w:rsidR="003E4BDF" w:rsidDel="007A6369">
                <w:rPr>
                  <w:color w:val="0000FF"/>
                  <w:u w:val="single"/>
                </w:rPr>
                <w:fldChar w:fldCharType="end"/>
              </w:r>
            </w:del>
          </w:p>
          <w:bookmarkEnd w:id="3138"/>
          <w:p w14:paraId="7CF09069" w14:textId="25002AC0" w:rsidR="002A41A8" w:rsidRPr="00B21FB6" w:rsidDel="007A6369" w:rsidRDefault="005F6C5B">
            <w:pPr>
              <w:pStyle w:val="NormalWeb"/>
              <w:jc w:val="both"/>
              <w:rPr>
                <w:del w:id="3140" w:author="Lieberman, Joshua" w:date="2016-11-09T23:34:00Z"/>
              </w:rPr>
              <w:pPrChange w:id="3141" w:author="Lieberman, Joshua" w:date="2016-11-09T23:34:00Z">
                <w:pPr>
                  <w:jc w:val="both"/>
                </w:pPr>
              </w:pPrChange>
            </w:pPr>
            <w:del w:id="3142" w:author="Lieberman, Joshua" w:date="2016-11-09T23:34:00Z">
              <w:r w:rsidRPr="00B21FB6" w:rsidDel="007A6369">
                <w:delText xml:space="preserve">Implementations of HY_Features SHALL </w:delText>
              </w:r>
              <w:r w:rsidR="00B71767" w:rsidDel="007A6369">
                <w:rPr>
                  <w:rFonts w:eastAsia="MS Mincho"/>
                  <w:lang w:val="en-AU"/>
                </w:rPr>
                <w:delText>express</w:delText>
              </w:r>
              <w:r w:rsidR="00B71767" w:rsidRPr="00B21FB6" w:rsidDel="007A6369">
                <w:rPr>
                  <w:rFonts w:eastAsia="MS Mincho"/>
                  <w:lang w:val="en-AU"/>
                </w:rPr>
                <w:delText xml:space="preserve"> </w:delText>
              </w:r>
              <w:r w:rsidRPr="00B21FB6" w:rsidDel="007A6369">
                <w:rPr>
                  <w:rFonts w:eastAsia="MS Mincho"/>
                  <w:lang w:val="en-AU"/>
                </w:rPr>
                <w:delText xml:space="preserve">correspondence to </w:delText>
              </w:r>
              <w:r w:rsidR="006747CE" w:rsidRPr="00B21FB6" w:rsidDel="007A6369">
                <w:rPr>
                  <w:rFonts w:eastAsia="MS Mincho"/>
                  <w:lang w:val="en-AU"/>
                </w:rPr>
                <w:delText xml:space="preserve">the </w:delText>
              </w:r>
              <w:commentRangeStart w:id="3143"/>
              <w:r w:rsidR="006747CE" w:rsidRPr="00B21FB6" w:rsidDel="007A6369">
                <w:rPr>
                  <w:rFonts w:eastAsia="MS Mincho"/>
                  <w:lang w:val="en-AU"/>
                </w:rPr>
                <w:delText>CS_</w:delText>
              </w:r>
              <w:r w:rsidRPr="00B21FB6" w:rsidDel="007A6369">
                <w:rPr>
                  <w:rFonts w:eastAsia="MS Mincho"/>
                  <w:lang w:val="en-AU"/>
                </w:rPr>
                <w:delText>LinearC</w:delText>
              </w:r>
              <w:r w:rsidR="006747CE" w:rsidRPr="00B21FB6" w:rsidDel="007A6369">
                <w:rPr>
                  <w:rFonts w:eastAsia="MS Mincho"/>
                  <w:lang w:val="en-AU"/>
                </w:rPr>
                <w:delText>S</w:delText>
              </w:r>
              <w:r w:rsidRPr="00B21FB6" w:rsidDel="007A6369">
                <w:rPr>
                  <w:rFonts w:eastAsia="MS Mincho"/>
                  <w:lang w:val="en-AU"/>
                </w:rPr>
                <w:delText xml:space="preserve"> </w:delText>
              </w:r>
              <w:commentRangeEnd w:id="3143"/>
              <w:r w:rsidR="006747CE" w:rsidRPr="00B21FB6" w:rsidDel="007A6369">
                <w:rPr>
                  <w:rStyle w:val="CommentReference"/>
                </w:rPr>
                <w:commentReference w:id="3143"/>
              </w:r>
              <w:r w:rsidRPr="00B21FB6" w:rsidDel="007A6369">
                <w:rPr>
                  <w:rFonts w:eastAsia="MS Mincho"/>
                  <w:lang w:val="en-AU"/>
                </w:rPr>
                <w:delText xml:space="preserve">type </w:delText>
              </w:r>
              <w:r w:rsidR="00875418" w:rsidRPr="00B21FB6" w:rsidDel="007A6369">
                <w:rPr>
                  <w:rFonts w:eastAsia="MS Mincho"/>
                  <w:lang w:val="en-AU"/>
                </w:rPr>
                <w:delText>defined</w:delText>
              </w:r>
              <w:r w:rsidRPr="00B21FB6" w:rsidDel="007A6369">
                <w:rPr>
                  <w:rFonts w:eastAsia="MS Mincho"/>
                  <w:lang w:val="en-AU"/>
                </w:rPr>
                <w:delText xml:space="preserve"> in the OGC Abstract Specification Topic 2, </w:delText>
              </w:r>
              <w:r w:rsidR="00B21FB6" w:rsidRPr="00B21FB6" w:rsidDel="007A6369">
                <w:delText>Spatial referencing by coordinates</w:delText>
              </w:r>
              <w:r w:rsidRPr="00B21FB6" w:rsidDel="007A6369">
                <w:rPr>
                  <w:rFonts w:eastAsia="MS Mincho"/>
                  <w:lang w:val="en-AU"/>
                </w:rPr>
                <w:delText>.</w:delText>
              </w:r>
            </w:del>
          </w:p>
        </w:tc>
      </w:tr>
      <w:tr w:rsidR="003C144A" w:rsidRPr="008E510D" w:rsidDel="007A6369" w14:paraId="6B0E3865" w14:textId="46DCA396" w:rsidTr="003C144A">
        <w:trPr>
          <w:del w:id="3144" w:author="Lieberman, Joshua" w:date="2016-11-09T23:34:00Z"/>
        </w:trPr>
        <w:tc>
          <w:tcPr>
            <w:tcW w:w="1809" w:type="dxa"/>
            <w:hideMark/>
          </w:tcPr>
          <w:p w14:paraId="11975A4F" w14:textId="2378EF28" w:rsidR="003C144A" w:rsidRPr="00B21FB6" w:rsidDel="007A6369" w:rsidRDefault="003C144A">
            <w:pPr>
              <w:pStyle w:val="NormalWeb"/>
              <w:jc w:val="both"/>
              <w:rPr>
                <w:del w:id="3145" w:author="Lieberman, Joshua" w:date="2016-11-09T23:34:00Z"/>
              </w:rPr>
              <w:pPrChange w:id="3146" w:author="Lieberman, Joshua" w:date="2016-11-09T23:34:00Z">
                <w:pPr>
                  <w:jc w:val="both"/>
                </w:pPr>
              </w:pPrChange>
            </w:pPr>
            <w:del w:id="3147" w:author="Lieberman, Joshua" w:date="2016-11-09T23:34:00Z">
              <w:r w:rsidRPr="00B21FB6" w:rsidDel="007A6369">
                <w:delText>Requirement</w:delText>
              </w:r>
            </w:del>
          </w:p>
        </w:tc>
        <w:tc>
          <w:tcPr>
            <w:tcW w:w="6946" w:type="dxa"/>
            <w:hideMark/>
          </w:tcPr>
          <w:p w14:paraId="4183A6A6" w14:textId="2E722981" w:rsidR="00B21FB6" w:rsidRPr="00893C90" w:rsidDel="007A6369" w:rsidRDefault="00B21FB6">
            <w:pPr>
              <w:pStyle w:val="NormalWeb"/>
              <w:jc w:val="both"/>
              <w:rPr>
                <w:del w:id="3148" w:author="Lieberman, Joshua" w:date="2016-11-09T23:34:00Z"/>
                <w:color w:val="0000FF"/>
                <w:u w:val="single"/>
              </w:rPr>
              <w:pPrChange w:id="3149" w:author="Lieberman, Joshua" w:date="2016-11-09T23:34:00Z">
                <w:pPr>
                  <w:jc w:val="both"/>
                </w:pPr>
              </w:pPrChange>
            </w:pPr>
            <w:bookmarkStart w:id="3150" w:name="ASTOP19"/>
            <w:del w:id="3151" w:author="Lieberman, Joshua" w:date="2016-11-09T23:34:00Z">
              <w:r w:rsidRPr="00893C90" w:rsidDel="007A6369">
                <w:rPr>
                  <w:color w:val="0000FF"/>
                  <w:u w:val="single"/>
                </w:rPr>
                <w:delText>/</w:delText>
              </w:r>
              <w:bookmarkStart w:id="3152" w:name="req"/>
              <w:r w:rsidRPr="00893C90" w:rsidDel="007A6369">
                <w:rPr>
                  <w:color w:val="0000FF"/>
                  <w:u w:val="single"/>
                </w:rPr>
                <w:delText>req</w:delText>
              </w:r>
              <w:bookmarkEnd w:id="3152"/>
              <w:r w:rsidRPr="00893C90" w:rsidDel="007A6369">
                <w:rPr>
                  <w:color w:val="0000FF"/>
                  <w:u w:val="single"/>
                </w:rPr>
                <w:delText>/hy_hydrofeature/topic19</w:delText>
              </w:r>
              <w:r w:rsidR="003E4BDF" w:rsidDel="007A6369">
                <w:rPr>
                  <w:color w:val="0000FF"/>
                  <w:u w:val="single"/>
                </w:rPr>
                <w:fldChar w:fldCharType="begin"/>
              </w:r>
              <w:r w:rsidR="003E4BDF" w:rsidDel="007A6369">
                <w:delInstrText xml:space="preserve"> XE "</w:delInstrText>
              </w:r>
              <w:r w:rsidR="003E4BDF" w:rsidRPr="007A2E4A" w:rsidDel="007A6369">
                <w:rPr>
                  <w:color w:val="0000FF"/>
                  <w:u w:val="single"/>
                </w:rPr>
                <w:delInstrText>/req/hy_hydrofeature/topic19</w:delInstrText>
              </w:r>
              <w:r w:rsidR="003E4BDF" w:rsidDel="007A6369">
                <w:delInstrText xml:space="preserve">" </w:delInstrText>
              </w:r>
              <w:r w:rsidR="003E4BDF" w:rsidDel="007A6369">
                <w:rPr>
                  <w:color w:val="0000FF"/>
                  <w:u w:val="single"/>
                </w:rPr>
                <w:fldChar w:fldCharType="end"/>
              </w:r>
            </w:del>
          </w:p>
          <w:bookmarkEnd w:id="3150"/>
          <w:p w14:paraId="4B3FD654" w14:textId="344E9CA8" w:rsidR="003C144A" w:rsidRPr="008E510D" w:rsidDel="007A6369" w:rsidRDefault="005F6C5B">
            <w:pPr>
              <w:pStyle w:val="NormalWeb"/>
              <w:jc w:val="both"/>
              <w:rPr>
                <w:del w:id="3153" w:author="Lieberman, Joshua" w:date="2016-11-09T23:34:00Z"/>
              </w:rPr>
              <w:pPrChange w:id="3154" w:author="Lieberman, Joshua" w:date="2016-11-09T23:34:00Z">
                <w:pPr>
                  <w:jc w:val="both"/>
                </w:pPr>
              </w:pPrChange>
            </w:pPr>
            <w:del w:id="3155" w:author="Lieberman, Joshua" w:date="2016-11-09T23:34:00Z">
              <w:r w:rsidRPr="00B21FB6" w:rsidDel="007A6369">
                <w:delText xml:space="preserve">Implementations of HY_Features SHALL </w:delText>
              </w:r>
              <w:r w:rsidR="00B71767" w:rsidDel="007A6369">
                <w:rPr>
                  <w:rFonts w:eastAsia="MS Mincho"/>
                  <w:lang w:val="en-AU"/>
                </w:rPr>
                <w:delText>express</w:delText>
              </w:r>
              <w:r w:rsidR="00B71767" w:rsidRPr="00B21FB6" w:rsidDel="007A6369">
                <w:rPr>
                  <w:rFonts w:eastAsia="MS Mincho"/>
                  <w:lang w:val="en-AU"/>
                </w:rPr>
                <w:delText xml:space="preserve"> </w:delText>
              </w:r>
              <w:r w:rsidRPr="00B21FB6" w:rsidDel="007A6369">
                <w:rPr>
                  <w:rFonts w:eastAsia="MS Mincho"/>
                  <w:lang w:val="en-AU"/>
                </w:rPr>
                <w:delText xml:space="preserve">correspondence to </w:delText>
              </w:r>
              <w:commentRangeStart w:id="3156"/>
              <w:r w:rsidRPr="00B21FB6" w:rsidDel="007A6369">
                <w:rPr>
                  <w:rFonts w:eastAsia="MS Mincho"/>
                  <w:lang w:val="en-AU"/>
                </w:rPr>
                <w:delText>L</w:delText>
              </w:r>
              <w:r w:rsidR="006747CE" w:rsidRPr="00B21FB6" w:rsidDel="007A6369">
                <w:rPr>
                  <w:rFonts w:eastAsia="MS Mincho"/>
                  <w:lang w:val="en-AU"/>
                </w:rPr>
                <w:delText>inear R</w:delText>
              </w:r>
              <w:r w:rsidRPr="00B21FB6" w:rsidDel="007A6369">
                <w:rPr>
                  <w:rFonts w:eastAsia="MS Mincho"/>
                  <w:lang w:val="en-AU"/>
                </w:rPr>
                <w:delText xml:space="preserve">eferencing </w:delText>
              </w:r>
              <w:commentRangeEnd w:id="3156"/>
              <w:r w:rsidR="006747CE" w:rsidRPr="00B21FB6" w:rsidDel="007A6369">
                <w:rPr>
                  <w:rStyle w:val="CommentReference"/>
                </w:rPr>
                <w:commentReference w:id="3156"/>
              </w:r>
              <w:r w:rsidR="006747CE" w:rsidRPr="00B21FB6" w:rsidDel="007A6369">
                <w:rPr>
                  <w:rFonts w:eastAsia="MS Mincho"/>
                  <w:lang w:val="en-AU"/>
                </w:rPr>
                <w:delText xml:space="preserve">model </w:delText>
              </w:r>
              <w:r w:rsidRPr="00B21FB6" w:rsidDel="007A6369">
                <w:rPr>
                  <w:rFonts w:eastAsia="MS Mincho"/>
                  <w:lang w:val="en-AU"/>
                </w:rPr>
                <w:delText>specified in the OGC Abstract Specification Topic 1</w:delText>
              </w:r>
              <w:r w:rsidR="00875418" w:rsidRPr="00B21FB6" w:rsidDel="007A6369">
                <w:rPr>
                  <w:rFonts w:eastAsia="MS Mincho"/>
                  <w:lang w:val="en-AU"/>
                </w:rPr>
                <w:delText>9</w:delText>
              </w:r>
              <w:r w:rsidRPr="00B21FB6" w:rsidDel="007A6369">
                <w:rPr>
                  <w:rFonts w:eastAsia="MS Mincho"/>
                  <w:lang w:val="en-AU"/>
                </w:rPr>
                <w:delText xml:space="preserve">, </w:delText>
              </w:r>
              <w:r w:rsidR="00875418" w:rsidRPr="00B21FB6" w:rsidDel="007A6369">
                <w:rPr>
                  <w:rFonts w:eastAsia="MS Mincho"/>
                  <w:lang w:val="en-AU"/>
                </w:rPr>
                <w:delText>Linear referencing</w:delText>
              </w:r>
              <w:r w:rsidRPr="00B21FB6" w:rsidDel="007A6369">
                <w:rPr>
                  <w:rFonts w:eastAsia="MS Mincho"/>
                  <w:lang w:val="en-AU"/>
                </w:rPr>
                <w:delText>.</w:delText>
              </w:r>
            </w:del>
          </w:p>
        </w:tc>
      </w:tr>
    </w:tbl>
    <w:p w14:paraId="5182A09A" w14:textId="729D1361" w:rsidR="00534974" w:rsidRPr="008E510D" w:rsidRDefault="00534974">
      <w:pPr>
        <w:pStyle w:val="NormalWeb"/>
        <w:jc w:val="both"/>
        <w:pPrChange w:id="3157" w:author="Lieberman, Joshua" w:date="2016-11-09T23:34:00Z">
          <w:pPr>
            <w:pStyle w:val="OGCFigure"/>
          </w:pPr>
        </w:pPrChange>
      </w:pPr>
      <w:r w:rsidRPr="008E510D">
        <w:rPr>
          <w:noProof/>
          <w:lang w:val="en-US" w:eastAsia="en-US"/>
        </w:rPr>
        <w:drawing>
          <wp:inline distT="0" distB="0" distL="0" distR="0" wp14:anchorId="1D23DD8A" wp14:editId="03F6A66B">
            <wp:extent cx="5486400" cy="3214048"/>
            <wp:effectExtent l="0" t="0" r="0" b="5715"/>
            <wp:docPr id="18" name="Grafik 18"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1B5814D5" w14:textId="12CD8684" w:rsidR="00534974" w:rsidRDefault="00534974" w:rsidP="00834E29">
      <w:pPr>
        <w:pStyle w:val="OGCFigure"/>
        <w:outlineLvl w:val="0"/>
      </w:pPr>
      <w:bookmarkStart w:id="3158" w:name="_Ref462736672"/>
      <w:r w:rsidRPr="008E510D">
        <w:t xml:space="preserve">Figure </w:t>
      </w:r>
      <w:r w:rsidR="00C75574">
        <w:fldChar w:fldCharType="begin"/>
      </w:r>
      <w:r w:rsidR="00C75574">
        <w:instrText xml:space="preserve"> SEQ Figure \* ARABIC </w:instrText>
      </w:r>
      <w:r w:rsidR="00C75574">
        <w:fldChar w:fldCharType="separate"/>
      </w:r>
      <w:r w:rsidR="00F30A25">
        <w:rPr>
          <w:noProof/>
        </w:rPr>
        <w:t>20</w:t>
      </w:r>
      <w:r w:rsidR="00C75574">
        <w:rPr>
          <w:noProof/>
        </w:rPr>
        <w:fldChar w:fldCharType="end"/>
      </w:r>
      <w:bookmarkEnd w:id="3158"/>
      <w:r w:rsidRPr="008E510D">
        <w:t>: Hydro Feature – external dependencies</w:t>
      </w:r>
    </w:p>
    <w:p w14:paraId="6EB21525" w14:textId="012473EB" w:rsidR="0060713B" w:rsidRPr="008E510D" w:rsidRDefault="00997CEC" w:rsidP="0060713B">
      <w:pPr>
        <w:pStyle w:val="NormalWeb"/>
        <w:jc w:val="both"/>
        <w:rPr>
          <w:lang w:val="en-US"/>
        </w:rPr>
      </w:pPr>
      <w:r w:rsidRPr="00E30BF1">
        <w:rPr>
          <w:lang w:val="en-US"/>
        </w:rPr>
        <w:t>The HY_HydroFeature feature type is defined as hydrology-specific instance of the</w:t>
      </w:r>
      <w:r w:rsidR="0060713B" w:rsidRPr="00E30BF1">
        <w:rPr>
          <w:lang w:val="en-US"/>
        </w:rPr>
        <w:t xml:space="preserve"> General Feature metaclass</w:t>
      </w:r>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0504553D" w:rsidR="001708E4" w:rsidRPr="008E510D" w:rsidRDefault="001708E4" w:rsidP="001708E4">
      <w:pPr>
        <w:pStyle w:val="NormalWeb"/>
        <w:jc w:val="both"/>
        <w:rPr>
          <w:lang w:val="en-US"/>
        </w:rPr>
      </w:pPr>
      <w:r>
        <w:rPr>
          <w:lang w:val="en-US"/>
        </w:rPr>
        <w:t>Being an intended instance of the General Feature metaclass any feature type is identified by a</w:t>
      </w:r>
      <w:del w:id="3159" w:author="Lieberman, Joshua" w:date="2016-11-09T23:46:00Z">
        <w:r w:rsidDel="00017231">
          <w:rPr>
            <w:lang w:val="en-US"/>
          </w:rPr>
          <w:delText>n</w:delText>
        </w:r>
      </w:del>
      <w:r>
        <w:rPr>
          <w:lang w:val="en-US"/>
        </w:rPr>
        <w:t xml:space="preserve">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4D2D214F" w:rsidR="001708E4" w:rsidRPr="001B5AD0" w:rsidRDefault="001708E4" w:rsidP="00F22CC8">
      <w:pPr>
        <w:pStyle w:val="NormalWeb"/>
        <w:jc w:val="both"/>
        <w:rPr>
          <w:lang w:val="en-US"/>
        </w:rPr>
      </w:pPr>
      <w:r w:rsidRPr="008E510D">
        <w:rPr>
          <w:lang w:val="en-US"/>
        </w:rPr>
        <w:t xml:space="preserve">The </w:t>
      </w:r>
      <w:r>
        <w:rPr>
          <w:lang w:val="en-US"/>
        </w:rPr>
        <w:t xml:space="preserve">HY_HydroFeature feature type </w:t>
      </w:r>
      <w:r w:rsidRPr="008E510D">
        <w:rPr>
          <w:lang w:val="en-US"/>
        </w:rPr>
        <w:t xml:space="preserve">is </w:t>
      </w:r>
      <w:ins w:id="3160" w:author="Lieberman, Joshua" w:date="2016-11-09T23:47:00Z">
        <w:r w:rsidR="00017231">
          <w:rPr>
            <w:lang w:val="en-US"/>
          </w:rPr>
          <w:t xml:space="preserve">then </w:t>
        </w:r>
      </w:ins>
      <w:del w:id="3161" w:author="Lieberman, Joshua" w:date="2016-11-09T23:47:00Z">
        <w:r w:rsidRPr="008E510D" w:rsidDel="00017231">
          <w:rPr>
            <w:lang w:val="en-US"/>
          </w:rPr>
          <w:delText xml:space="preserve">further </w:delText>
        </w:r>
      </w:del>
      <w:r>
        <w:rPr>
          <w:lang w:val="en-US"/>
        </w:rPr>
        <w:t>specialized</w:t>
      </w:r>
      <w:r w:rsidRPr="008E510D">
        <w:rPr>
          <w:lang w:val="en-US"/>
        </w:rPr>
        <w:t xml:space="preserve"> </w:t>
      </w:r>
      <w:del w:id="3162" w:author="Lieberman, Joshua" w:date="2016-11-09T23:47:00Z">
        <w:r w:rsidDel="00017231">
          <w:rPr>
            <w:lang w:val="en-US"/>
          </w:rPr>
          <w:delText>by</w:delText>
        </w:r>
        <w:r w:rsidRPr="008E510D" w:rsidDel="00017231">
          <w:rPr>
            <w:lang w:val="en-US"/>
          </w:rPr>
          <w:delText xml:space="preserve"> </w:delText>
        </w:r>
      </w:del>
      <w:ins w:id="3163" w:author="Lieberman, Joshua" w:date="2016-11-09T23:47:00Z">
        <w:r w:rsidR="00017231">
          <w:rPr>
            <w:lang w:val="en-US"/>
          </w:rPr>
          <w:t>into</w:t>
        </w:r>
        <w:r w:rsidR="00017231" w:rsidRPr="008E510D">
          <w:rPr>
            <w:lang w:val="en-US"/>
          </w:rPr>
          <w:t xml:space="preserve"> </w:t>
        </w:r>
        <w:r w:rsidR="00017231">
          <w:rPr>
            <w:lang w:val="en-US"/>
          </w:rPr>
          <w:t xml:space="preserve">more </w:t>
        </w:r>
      </w:ins>
      <w:del w:id="3164" w:author="Lieberman, Joshua" w:date="2016-11-09T23:47:00Z">
        <w:r w:rsidRPr="008E510D" w:rsidDel="00017231">
          <w:rPr>
            <w:lang w:val="en-US"/>
          </w:rPr>
          <w:delText>domain-</w:delText>
        </w:r>
      </w:del>
      <w:r w:rsidRPr="008E510D">
        <w:rPr>
          <w:lang w:val="en-US"/>
        </w:rPr>
        <w:t xml:space="preserve">specific feature types, which specify </w:t>
      </w:r>
      <w:ins w:id="3165" w:author="Lieberman, Joshua" w:date="2016-11-09T23:47:00Z">
        <w:r w:rsidR="00017231">
          <w:rPr>
            <w:lang w:val="en-US"/>
          </w:rPr>
          <w:t xml:space="preserve">additional </w:t>
        </w:r>
      </w:ins>
      <w:r w:rsidRPr="008E510D">
        <w:rPr>
          <w:lang w:val="en-US"/>
        </w:rPr>
        <w:t xml:space="preserve">properties </w:t>
      </w:r>
      <w:del w:id="3166" w:author="Lieberman, Joshua" w:date="2016-11-09T23:48:00Z">
        <w:r w:rsidDel="00017231">
          <w:rPr>
            <w:lang w:val="en-US"/>
          </w:rPr>
          <w:delText xml:space="preserve">a </w:delText>
        </w:r>
        <w:r w:rsidRPr="008E510D" w:rsidDel="00017231">
          <w:rPr>
            <w:lang w:val="en-US"/>
          </w:rPr>
          <w:delText>specialization</w:delText>
        </w:r>
        <w:r w:rsidDel="00017231">
          <w:rPr>
            <w:lang w:val="en-US"/>
          </w:rPr>
          <w:delText xml:space="preserve"> has</w:delText>
        </w:r>
        <w:r w:rsidRPr="008E510D" w:rsidDel="00017231">
          <w:rPr>
            <w:lang w:val="en-US"/>
          </w:rPr>
          <w:delText xml:space="preserve"> to define one or more aspects of</w:delText>
        </w:r>
      </w:del>
      <w:ins w:id="3167" w:author="Lieberman, Joshua" w:date="2016-11-09T23:48:00Z">
        <w:r w:rsidR="00017231">
          <w:rPr>
            <w:lang w:val="en-US"/>
          </w:rPr>
          <w:t>and represent particular</w:t>
        </w:r>
      </w:ins>
      <w:r w:rsidRPr="008E510D">
        <w:rPr>
          <w:lang w:val="en-US"/>
        </w:rPr>
        <w:t xml:space="preserve"> </w:t>
      </w:r>
      <w:del w:id="3168" w:author="Lieberman, Joshua" w:date="2016-11-09T23:48:00Z">
        <w:r w:rsidRPr="008E510D" w:rsidDel="00017231">
          <w:rPr>
            <w:lang w:val="en-US"/>
          </w:rPr>
          <w:delText xml:space="preserve">the </w:delText>
        </w:r>
      </w:del>
      <w:r w:rsidRPr="008E510D">
        <w:rPr>
          <w:lang w:val="en-US"/>
        </w:rPr>
        <w:t>hydrolog</w:t>
      </w:r>
      <w:ins w:id="3169" w:author="Lieberman, Joshua" w:date="2016-11-09T23:48:00Z">
        <w:r w:rsidR="00017231">
          <w:rPr>
            <w:lang w:val="en-US"/>
          </w:rPr>
          <w:t>ic</w:t>
        </w:r>
      </w:ins>
      <w:del w:id="3170" w:author="Lieberman, Joshua" w:date="2016-11-09T23:48:00Z">
        <w:r w:rsidRPr="008E510D" w:rsidDel="00017231">
          <w:rPr>
            <w:lang w:val="en-US"/>
          </w:rPr>
          <w:delText>y</w:delText>
        </w:r>
      </w:del>
      <w:r w:rsidRPr="008E510D">
        <w:rPr>
          <w:lang w:val="en-US"/>
        </w:rPr>
        <w:t xml:space="preserve"> phenomen</w:t>
      </w:r>
      <w:ins w:id="3171" w:author="Lieberman, Joshua" w:date="2016-11-09T23:48:00Z">
        <w:r w:rsidR="00017231">
          <w:rPr>
            <w:lang w:val="en-US"/>
          </w:rPr>
          <w:t>a</w:t>
        </w:r>
      </w:ins>
      <w:del w:id="3172" w:author="Lieberman, Joshua" w:date="2016-11-09T23:48:00Z">
        <w:r w:rsidRPr="008E510D" w:rsidDel="00017231">
          <w:rPr>
            <w:lang w:val="en-US"/>
          </w:rPr>
          <w:delText>on</w:delText>
        </w:r>
      </w:del>
      <w:r w:rsidRPr="008E510D">
        <w:rPr>
          <w:lang w:val="en-US"/>
        </w:rPr>
        <w:t xml:space="preserve"> (</w:t>
      </w:r>
      <w:r w:rsidR="001B5AD0">
        <w:rPr>
          <w:lang w:val="en-US"/>
        </w:rPr>
        <w:fldChar w:fldCharType="begin"/>
      </w:r>
      <w:r w:rsidR="001B5AD0">
        <w:rPr>
          <w:lang w:val="en-US"/>
        </w:rPr>
        <w:instrText xml:space="preserve"> REF _Ref462910194 \h </w:instrText>
      </w:r>
      <w:r w:rsidR="001B5AD0">
        <w:rPr>
          <w:lang w:val="en-US"/>
        </w:rPr>
      </w:r>
      <w:r w:rsidR="001B5AD0">
        <w:rPr>
          <w:lang w:val="en-US"/>
        </w:rPr>
        <w:fldChar w:fldCharType="separate"/>
      </w:r>
      <w:r w:rsidR="00F30A25">
        <w:t xml:space="preserve">Figure </w:t>
      </w:r>
      <w:r w:rsidR="00F30A25">
        <w:rPr>
          <w:noProof/>
        </w:rPr>
        <w:t>21</w:t>
      </w:r>
      <w:r w:rsidR="001B5AD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drawing>
          <wp:inline distT="0" distB="0" distL="0" distR="0" wp14:anchorId="5261C1C7" wp14:editId="5BA2955C">
            <wp:extent cx="5486400" cy="4037045"/>
            <wp:effectExtent l="0" t="0" r="0" b="1905"/>
            <wp:docPr id="54" name="Grafik 54"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037045"/>
                    </a:xfrm>
                    <a:prstGeom prst="rect">
                      <a:avLst/>
                    </a:prstGeom>
                    <a:noFill/>
                    <a:ln>
                      <a:noFill/>
                    </a:ln>
                  </pic:spPr>
                </pic:pic>
              </a:graphicData>
            </a:graphic>
          </wp:inline>
        </w:drawing>
      </w:r>
    </w:p>
    <w:p w14:paraId="72AA70E5" w14:textId="193417EC" w:rsidR="007451BA" w:rsidRPr="008E510D" w:rsidRDefault="007451BA" w:rsidP="00834E29">
      <w:pPr>
        <w:pStyle w:val="OGCFigure"/>
        <w:outlineLvl w:val="0"/>
      </w:pPr>
      <w:bookmarkStart w:id="3173" w:name="_Ref462910194"/>
      <w:bookmarkStart w:id="3174" w:name="_Ref462910188"/>
      <w:bookmarkStart w:id="3175" w:name="_Toc467163157"/>
      <w:r>
        <w:t xml:space="preserve">Figure </w:t>
      </w:r>
      <w:r w:rsidR="00C75574">
        <w:fldChar w:fldCharType="begin"/>
      </w:r>
      <w:r w:rsidR="00C75574">
        <w:instrText xml:space="preserve"> SEQ Figure \* ARABIC </w:instrText>
      </w:r>
      <w:r w:rsidR="00C75574">
        <w:fldChar w:fldCharType="separate"/>
      </w:r>
      <w:r w:rsidR="00F30A25">
        <w:rPr>
          <w:noProof/>
        </w:rPr>
        <w:t>21</w:t>
      </w:r>
      <w:r w:rsidR="00C75574">
        <w:rPr>
          <w:noProof/>
        </w:rPr>
        <w:fldChar w:fldCharType="end"/>
      </w:r>
      <w:bookmarkEnd w:id="3173"/>
      <w:r>
        <w:t xml:space="preserve">: </w:t>
      </w:r>
      <w:r w:rsidRPr="008E510D">
        <w:t xml:space="preserve">Hydrologic features describing separate aspects of </w:t>
      </w:r>
      <w:del w:id="3176" w:author="Lieberman, Joshua" w:date="2016-11-18T09:58:00Z">
        <w:r w:rsidRPr="008E510D" w:rsidDel="00175F0F">
          <w:delText xml:space="preserve">the </w:delText>
        </w:r>
      </w:del>
      <w:r w:rsidRPr="008E510D">
        <w:t>hydrology phenomen</w:t>
      </w:r>
      <w:ins w:id="3177" w:author="Lieberman, Joshua" w:date="2016-11-18T09:58:00Z">
        <w:r w:rsidR="00175F0F">
          <w:t>a</w:t>
        </w:r>
      </w:ins>
      <w:del w:id="3178" w:author="Lieberman, Joshua" w:date="2016-11-18T09:58:00Z">
        <w:r w:rsidRPr="008E510D" w:rsidDel="00175F0F">
          <w:delText>on</w:delText>
        </w:r>
      </w:del>
      <w:bookmarkEnd w:id="3174"/>
      <w:bookmarkEnd w:id="3175"/>
    </w:p>
    <w:p w14:paraId="4D3F8B71" w14:textId="5EF4E3A0" w:rsidR="006238C9" w:rsidRDefault="006238C9" w:rsidP="006238C9">
      <w:pPr>
        <w:jc w:val="both"/>
        <w:rPr>
          <w:rStyle w:val="Strong"/>
          <w:b w:val="0"/>
        </w:rPr>
      </w:pPr>
      <w:r w:rsidRPr="008E510D">
        <w:t xml:space="preserve">The definitions </w:t>
      </w:r>
      <w:del w:id="3179" w:author="Lieberman, Joshua" w:date="2016-11-09T23:49:00Z">
        <w:r w:rsidRPr="008E510D" w:rsidDel="0062341A">
          <w:delText>applied in the</w:delText>
        </w:r>
      </w:del>
      <w:ins w:id="3180" w:author="Lieberman, Joshua" w:date="2016-11-09T23:49:00Z">
        <w:r w:rsidR="0062341A">
          <w:t>of</w:t>
        </w:r>
      </w:ins>
      <w:r w:rsidRPr="008E510D">
        <w:t xml:space="preserve"> Hydro</w:t>
      </w:r>
      <w:del w:id="3181" w:author="Lieberman, Joshua" w:date="2016-11-09T23:48:00Z">
        <w:r w:rsidRPr="008E510D" w:rsidDel="0062341A">
          <w:delText xml:space="preserve"> </w:delText>
        </w:r>
      </w:del>
      <w:r w:rsidRPr="008E510D">
        <w:t xml:space="preserve">Feature </w:t>
      </w:r>
      <w:del w:id="3182" w:author="Lieberman, Joshua" w:date="2016-11-09T23:48:00Z">
        <w:r w:rsidRPr="008E510D" w:rsidDel="0062341A">
          <w:delText xml:space="preserve">schema </w:delText>
        </w:r>
      </w:del>
      <w:ins w:id="3183" w:author="Lieberman, Joshua" w:date="2016-11-09T23:48:00Z">
        <w:r w:rsidR="0062341A">
          <w:t>feature types</w:t>
        </w:r>
        <w:r w:rsidR="0062341A" w:rsidRPr="008E510D">
          <w:t xml:space="preserve"> </w:t>
        </w:r>
      </w:ins>
      <w:r w:rsidRPr="008E510D">
        <w:t xml:space="preserve">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Strong"/>
          <w:b w:val="0"/>
        </w:rPr>
        <w:t>.</w:t>
      </w:r>
    </w:p>
    <w:p w14:paraId="19D54E69" w14:textId="77777777" w:rsidR="006238C9" w:rsidRDefault="006238C9" w:rsidP="006238C9">
      <w:pPr>
        <w:jc w:val="both"/>
        <w:rPr>
          <w:rStyle w:val="Strong"/>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1D4A6DFF" w:rsidR="00334360" w:rsidRPr="008E510D" w:rsidRDefault="00334360" w:rsidP="00834E29">
      <w:pPr>
        <w:pStyle w:val="Heading3"/>
        <w:jc w:val="both"/>
      </w:pPr>
      <w:bookmarkStart w:id="3184" w:name="_Toc458775749"/>
      <w:del w:id="3185" w:author="Lieberman, Joshua" w:date="2016-11-09T23:50:00Z">
        <w:r w:rsidRPr="008E510D" w:rsidDel="0062341A">
          <w:delText>The Named Feature model</w:delText>
        </w:r>
      </w:del>
      <w:bookmarkStart w:id="3186" w:name="_Toc467226190"/>
      <w:bookmarkEnd w:id="3184"/>
      <w:ins w:id="3187" w:author="Lieberman, Joshua" w:date="2016-11-09T23:52:00Z">
        <w:r w:rsidR="0062341A">
          <w:t>Named Feature Package</w:t>
        </w:r>
      </w:ins>
      <w:bookmarkEnd w:id="3186"/>
    </w:p>
    <w:p w14:paraId="7707CB88" w14:textId="58A47519" w:rsidR="007C5290" w:rsidRDefault="007C5290" w:rsidP="007C5290">
      <w:pPr>
        <w:pStyle w:val="NormalWeb"/>
        <w:jc w:val="both"/>
        <w:rPr>
          <w:ins w:id="3188" w:author="Lieberman, Joshua" w:date="2016-11-18T10:04:00Z"/>
          <w:lang w:val="en-US"/>
        </w:rPr>
      </w:pPr>
      <w:r>
        <w:rPr>
          <w:lang w:val="en-US"/>
        </w:rPr>
        <w:t>The N</w:t>
      </w:r>
      <w:r w:rsidRPr="008E510D">
        <w:rPr>
          <w:lang w:val="en-US"/>
        </w:rPr>
        <w:t xml:space="preserve">amed Feature </w:t>
      </w:r>
      <w:del w:id="3189" w:author="Lieberman, Joshua" w:date="2016-11-09T23:52:00Z">
        <w:r w:rsidRPr="008E510D" w:rsidDel="0062341A">
          <w:rPr>
            <w:lang w:val="en-US"/>
          </w:rPr>
          <w:delText xml:space="preserve">model </w:delText>
        </w:r>
      </w:del>
      <w:ins w:id="3190" w:author="Lieberman, Joshua" w:date="2016-11-09T23:52:00Z">
        <w:r w:rsidR="0062341A">
          <w:rPr>
            <w:lang w:val="en-US"/>
          </w:rPr>
          <w:t>package</w:t>
        </w:r>
        <w:r w:rsidR="0062341A" w:rsidRPr="008E510D">
          <w:rPr>
            <w:lang w:val="en-US"/>
          </w:rPr>
          <w:t xml:space="preserve"> </w:t>
        </w:r>
      </w:ins>
      <w:r w:rsidRPr="008E510D">
        <w:rPr>
          <w:lang w:val="en-US"/>
        </w:rPr>
        <w:t>(</w:t>
      </w:r>
      <w:r w:rsidR="001B5AD0">
        <w:rPr>
          <w:lang w:val="en-US"/>
        </w:rPr>
        <w:fldChar w:fldCharType="begin"/>
      </w:r>
      <w:r w:rsidR="001B5AD0">
        <w:rPr>
          <w:lang w:val="en-US"/>
        </w:rPr>
        <w:instrText xml:space="preserve"> REF _Ref462910244 \h </w:instrText>
      </w:r>
      <w:r w:rsidR="001B5AD0">
        <w:rPr>
          <w:lang w:val="en-US"/>
        </w:rPr>
      </w:r>
      <w:r w:rsidR="001B5AD0">
        <w:rPr>
          <w:lang w:val="en-US"/>
        </w:rPr>
        <w:fldChar w:fldCharType="separate"/>
      </w:r>
      <w:r w:rsidR="00874BCD" w:rsidRPr="00B4245D">
        <w:t xml:space="preserve">Figure </w:t>
      </w:r>
      <w:r w:rsidR="00874BCD">
        <w:rPr>
          <w:noProof/>
        </w:rPr>
        <w:t>22</w:t>
      </w:r>
      <w:r w:rsidR="001B5AD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w:t>
      </w:r>
      <w:ins w:id="3191" w:author="Lieberman, Joshua" w:date="2016-11-10T00:11:00Z">
        <w:r w:rsidR="001D30AB">
          <w:rPr>
            <w:lang w:val="en-US"/>
          </w:rPr>
          <w:t xml:space="preserve">the </w:t>
        </w:r>
      </w:ins>
      <w:r w:rsidRPr="008E510D">
        <w:rPr>
          <w:lang w:val="en-US"/>
        </w:rPr>
        <w:t>overall properties hydrologic features have</w:t>
      </w:r>
      <w:ins w:id="3192" w:author="Lieberman, Joshua" w:date="2016-11-10T00:11:00Z">
        <w:r w:rsidR="001D30AB">
          <w:rPr>
            <w:lang w:val="en-US"/>
          </w:rPr>
          <w:t>,</w:t>
        </w:r>
      </w:ins>
      <w:r w:rsidRPr="008E510D">
        <w:rPr>
          <w:lang w:val="en-US"/>
        </w:rPr>
        <w:t xml:space="preser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Emphasis"/>
          <w:lang w:val="en-US"/>
        </w:rPr>
        <w:t>name</w:t>
      </w:r>
      <w:r w:rsidRPr="008E510D">
        <w:rPr>
          <w:lang w:val="en-US"/>
        </w:rPr>
        <w:t>.</w:t>
      </w:r>
    </w:p>
    <w:p w14:paraId="0709D524" w14:textId="77777777" w:rsidR="0085093F" w:rsidRDefault="0085093F" w:rsidP="007C5290">
      <w:pPr>
        <w:pStyle w:val="NormalWeb"/>
        <w:jc w:val="both"/>
        <w:rPr>
          <w:lang w:val="en-US"/>
        </w:rPr>
      </w:pPr>
    </w:p>
    <w:p w14:paraId="3BD413F8" w14:textId="47C9A4ED" w:rsidR="0085093F" w:rsidRDefault="0085093F" w:rsidP="0085093F">
      <w:pPr>
        <w:pStyle w:val="OGCtableheader"/>
        <w:jc w:val="both"/>
        <w:rPr>
          <w:ins w:id="3193" w:author="Lieberman, Joshua" w:date="2016-11-18T10:01:00Z"/>
        </w:rPr>
      </w:pPr>
      <w:bookmarkStart w:id="3194" w:name="_Toc467227280"/>
      <w:ins w:id="3195" w:author="Lieberman, Joshua" w:date="2016-11-18T10:01:00Z">
        <w:r>
          <w:t xml:space="preserve">Table </w:t>
        </w:r>
        <w:r>
          <w:fldChar w:fldCharType="begin"/>
        </w:r>
        <w:r>
          <w:instrText xml:space="preserve"> SEQ Table \* ARABIC </w:instrText>
        </w:r>
        <w:r>
          <w:fldChar w:fldCharType="separate"/>
        </w:r>
      </w:ins>
      <w:r>
        <w:rPr>
          <w:noProof/>
        </w:rPr>
        <w:t>4</w:t>
      </w:r>
      <w:ins w:id="3196" w:author="Lieberman, Joshua" w:date="2016-11-18T10:01:00Z">
        <w:r>
          <w:rPr>
            <w:noProof/>
          </w:rPr>
          <w:fldChar w:fldCharType="end"/>
        </w:r>
        <w:r>
          <w:t xml:space="preserve">: </w:t>
        </w:r>
      </w:ins>
      <w:ins w:id="3197" w:author="Lieberman, Joshua" w:date="2016-11-18T10:02:00Z">
        <w:r>
          <w:t>HY_HydroFeature</w:t>
        </w:r>
        <w:bookmarkEnd w:id="3194"/>
        <w:r>
          <w:t xml:space="preserve"> </w:t>
        </w:r>
      </w:ins>
    </w:p>
    <w:tbl>
      <w:tblPr>
        <w:tblStyle w:val="TableGrid"/>
        <w:tblW w:w="0" w:type="auto"/>
        <w:tblLook w:val="04A0" w:firstRow="1" w:lastRow="0" w:firstColumn="1" w:lastColumn="0" w:noHBand="0" w:noVBand="1"/>
      </w:tblPr>
      <w:tblGrid>
        <w:gridCol w:w="1136"/>
        <w:gridCol w:w="3473"/>
        <w:gridCol w:w="2634"/>
      </w:tblGrid>
      <w:tr w:rsidR="0085093F" w:rsidRPr="008E510D" w14:paraId="2A886695" w14:textId="77777777" w:rsidTr="009533F5">
        <w:trPr>
          <w:ins w:id="3198" w:author="Lieberman, Joshua" w:date="2016-11-18T10:01:00Z"/>
        </w:trPr>
        <w:tc>
          <w:tcPr>
            <w:tcW w:w="0" w:type="auto"/>
            <w:hideMark/>
          </w:tcPr>
          <w:p w14:paraId="520EDDBF" w14:textId="551AF559" w:rsidR="0085093F" w:rsidRPr="008E510D" w:rsidRDefault="0085093F" w:rsidP="009533F5">
            <w:pPr>
              <w:spacing w:after="0"/>
              <w:jc w:val="both"/>
              <w:rPr>
                <w:ins w:id="3199" w:author="Lieberman, Joshua" w:date="2016-11-18T10:01:00Z"/>
                <w:b/>
                <w:bCs/>
              </w:rPr>
            </w:pPr>
            <w:ins w:id="3200" w:author="Lieberman, Joshua" w:date="2016-11-18T10:02:00Z">
              <w:r>
                <w:rPr>
                  <w:b/>
                  <w:bCs/>
                </w:rPr>
                <w:t>Property</w:t>
              </w:r>
            </w:ins>
          </w:p>
        </w:tc>
        <w:tc>
          <w:tcPr>
            <w:tcW w:w="3473" w:type="dxa"/>
            <w:hideMark/>
          </w:tcPr>
          <w:p w14:paraId="1F5DBB42" w14:textId="0A6B7399" w:rsidR="0085093F" w:rsidRPr="008E510D" w:rsidRDefault="0085093F">
            <w:pPr>
              <w:spacing w:after="0"/>
              <w:jc w:val="both"/>
              <w:rPr>
                <w:ins w:id="3201" w:author="Lieberman, Joshua" w:date="2016-11-18T10:01:00Z"/>
                <w:b/>
                <w:bCs/>
              </w:rPr>
            </w:pPr>
            <w:ins w:id="3202" w:author="Lieberman, Joshua" w:date="2016-11-18T10:01:00Z">
              <w:r>
                <w:rPr>
                  <w:b/>
                  <w:bCs/>
                </w:rPr>
                <w:t>Concept</w:t>
              </w:r>
              <w:r w:rsidRPr="008E510D">
                <w:rPr>
                  <w:b/>
                  <w:bCs/>
                </w:rPr>
                <w:t xml:space="preserve"> </w:t>
              </w:r>
            </w:ins>
            <w:ins w:id="3203" w:author="Lieberman, Joshua" w:date="2016-11-18T10:04:00Z">
              <w:r>
                <w:rPr>
                  <w:b/>
                  <w:bCs/>
                </w:rPr>
                <w:t>or definition</w:t>
              </w:r>
            </w:ins>
          </w:p>
        </w:tc>
        <w:tc>
          <w:tcPr>
            <w:tcW w:w="2634" w:type="dxa"/>
            <w:hideMark/>
          </w:tcPr>
          <w:p w14:paraId="69E5A8C4" w14:textId="421F59ED" w:rsidR="0085093F" w:rsidRPr="008E510D" w:rsidRDefault="0085093F">
            <w:pPr>
              <w:spacing w:after="0"/>
              <w:jc w:val="both"/>
              <w:rPr>
                <w:ins w:id="3204" w:author="Lieberman, Joshua" w:date="2016-11-18T10:01:00Z"/>
                <w:b/>
                <w:bCs/>
              </w:rPr>
            </w:pPr>
            <w:ins w:id="3205" w:author="Lieberman, Joshua" w:date="2016-11-18T10:03:00Z">
              <w:r>
                <w:rPr>
                  <w:b/>
                  <w:bCs/>
                </w:rPr>
                <w:t>Relation</w:t>
              </w:r>
            </w:ins>
          </w:p>
        </w:tc>
      </w:tr>
      <w:tr w:rsidR="0085093F" w:rsidRPr="008E510D" w14:paraId="764D5FB3" w14:textId="77777777" w:rsidTr="009533F5">
        <w:trPr>
          <w:ins w:id="3206" w:author="Lieberman, Joshua" w:date="2016-11-18T10:01:00Z"/>
        </w:trPr>
        <w:tc>
          <w:tcPr>
            <w:tcW w:w="0" w:type="auto"/>
            <w:hideMark/>
          </w:tcPr>
          <w:p w14:paraId="4DD433E0" w14:textId="5E7024CC" w:rsidR="0085093F" w:rsidRPr="008E510D" w:rsidRDefault="0085093F" w:rsidP="009533F5">
            <w:pPr>
              <w:spacing w:after="0"/>
              <w:rPr>
                <w:ins w:id="3207" w:author="Lieberman, Joshua" w:date="2016-11-18T10:01:00Z"/>
              </w:rPr>
            </w:pPr>
            <w:ins w:id="3208" w:author="Lieberman, Joshua" w:date="2016-11-18T10:03:00Z">
              <w:r w:rsidRPr="008E510D">
                <w:rPr>
                  <w:rStyle w:val="Emphasis"/>
                </w:rPr>
                <w:t>name</w:t>
              </w:r>
            </w:ins>
          </w:p>
        </w:tc>
        <w:tc>
          <w:tcPr>
            <w:tcW w:w="3473" w:type="dxa"/>
            <w:hideMark/>
          </w:tcPr>
          <w:p w14:paraId="60D6F8BB" w14:textId="72115090" w:rsidR="0085093F" w:rsidRPr="008E510D" w:rsidRDefault="0085093F" w:rsidP="009533F5">
            <w:pPr>
              <w:spacing w:after="0"/>
              <w:rPr>
                <w:ins w:id="3209" w:author="Lieberman, Joshua" w:date="2016-11-18T10:01:00Z"/>
              </w:rPr>
            </w:pPr>
            <w:ins w:id="3210" w:author="Lieberman, Joshua" w:date="2016-11-18T10:04:00Z">
              <w:r w:rsidRPr="008E510D">
                <w:t>name given to the hydrologic feature in cultural, political or historical context</w:t>
              </w:r>
            </w:ins>
          </w:p>
        </w:tc>
        <w:tc>
          <w:tcPr>
            <w:tcW w:w="2634" w:type="dxa"/>
            <w:hideMark/>
          </w:tcPr>
          <w:p w14:paraId="7DDF3050" w14:textId="0130D698" w:rsidR="0085093F" w:rsidRPr="008E510D" w:rsidRDefault="0085093F">
            <w:pPr>
              <w:spacing w:after="0"/>
              <w:rPr>
                <w:ins w:id="3211" w:author="Lieberman, Joshua" w:date="2016-11-18T10:01:00Z"/>
              </w:rPr>
              <w:pPrChange w:id="3212" w:author="Lieberman, Joshua" w:date="2016-11-18T10:03:00Z">
                <w:pPr>
                  <w:pStyle w:val="ListParagraph"/>
                  <w:numPr>
                    <w:numId w:val="47"/>
                  </w:numPr>
                  <w:spacing w:after="0"/>
                  <w:ind w:hanging="360"/>
                </w:pPr>
              </w:pPrChange>
            </w:pPr>
            <w:ins w:id="3213" w:author="Lieberman, Joshua" w:date="2016-11-18T10:03:00Z">
              <w:r>
                <w:t>Association</w:t>
              </w:r>
            </w:ins>
          </w:p>
        </w:tc>
      </w:tr>
    </w:tbl>
    <w:p w14:paraId="4755146E" w14:textId="77777777" w:rsidR="0085093F" w:rsidRDefault="0085093F">
      <w:pPr>
        <w:spacing w:after="0"/>
        <w:rPr>
          <w:ins w:id="3214" w:author="Lieberman, Joshua" w:date="2016-11-18T10:07:00Z"/>
          <w:rStyle w:val="Strong"/>
        </w:rPr>
        <w:pPrChange w:id="3215" w:author="Lieberman, Joshua" w:date="2016-11-18T10:07:00Z">
          <w:pPr>
            <w:pStyle w:val="NormalWeb"/>
            <w:jc w:val="both"/>
          </w:pPr>
        </w:pPrChange>
      </w:pPr>
    </w:p>
    <w:p w14:paraId="4E1E68A8" w14:textId="77777777" w:rsidR="009B61A9" w:rsidDel="0085093F" w:rsidRDefault="009B61A9">
      <w:pPr>
        <w:spacing w:after="0"/>
        <w:rPr>
          <w:del w:id="3216" w:author="Lieberman, Joshua" w:date="2016-11-18T10:07:00Z"/>
          <w:rStyle w:val="Strong"/>
          <w:lang w:eastAsia="en-GB"/>
        </w:rPr>
      </w:pPr>
      <w:del w:id="3217" w:author="Lieberman, Joshua" w:date="2016-11-18T10:07:00Z">
        <w:r w:rsidDel="0085093F">
          <w:rPr>
            <w:rStyle w:val="Strong"/>
          </w:rPr>
          <w:br w:type="page"/>
        </w:r>
      </w:del>
    </w:p>
    <w:p w14:paraId="1AAD7647" w14:textId="6D1209F9" w:rsidR="00DC6FF6" w:rsidDel="0085093F" w:rsidRDefault="0085093F" w:rsidP="007C5290">
      <w:pPr>
        <w:pStyle w:val="NormalWeb"/>
        <w:jc w:val="both"/>
        <w:rPr>
          <w:del w:id="3218" w:author="Lieberman, Joshua" w:date="2016-11-18T10:05:00Z"/>
          <w:lang w:val="en-US"/>
        </w:rPr>
      </w:pPr>
      <w:ins w:id="3219" w:author="Lieberman, Joshua" w:date="2016-11-18T10:05:00Z">
        <w:r>
          <w:rPr>
            <w:rStyle w:val="Strong"/>
            <w:b w:val="0"/>
            <w:lang w:val="en-US"/>
          </w:rPr>
          <w:t xml:space="preserve">This </w:t>
        </w:r>
      </w:ins>
      <w:del w:id="3220" w:author="Lieberman, Joshua" w:date="2016-11-18T10:05:00Z">
        <w:r w:rsidR="007C5290" w:rsidRPr="008E510D" w:rsidDel="0085093F">
          <w:rPr>
            <w:rStyle w:val="Strong"/>
            <w:lang w:val="en-US"/>
          </w:rPr>
          <w:delText>name</w:delText>
        </w:r>
        <w:r w:rsidR="007C5290" w:rsidRPr="008E510D" w:rsidDel="0085093F">
          <w:rPr>
            <w:lang w:val="en-US"/>
          </w:rPr>
          <w:delText xml:space="preserve"> </w:delText>
        </w:r>
        <w:r w:rsidR="00DC6FF6" w:rsidDel="0085093F">
          <w:rPr>
            <w:lang w:val="en-US"/>
          </w:rPr>
          <w:delText>(</w:delText>
        </w:r>
        <w:r w:rsidR="007C5290" w:rsidRPr="008E510D" w:rsidDel="0085093F">
          <w:rPr>
            <w:lang w:val="en-US"/>
          </w:rPr>
          <w:delText>associat</w:delText>
        </w:r>
        <w:r w:rsidR="00DC6FF6" w:rsidDel="0085093F">
          <w:rPr>
            <w:lang w:val="en-US"/>
          </w:rPr>
          <w:delText>ion)</w:delText>
        </w:r>
        <w:r w:rsidR="007C5290" w:rsidRPr="008E510D" w:rsidDel="0085093F">
          <w:rPr>
            <w:lang w:val="en-US"/>
          </w:rPr>
          <w:delText xml:space="preserve"> </w:delText>
        </w:r>
      </w:del>
    </w:p>
    <w:p w14:paraId="06C0E9C3" w14:textId="77777777" w:rsidR="0085093F" w:rsidRDefault="007C5290" w:rsidP="0085093F">
      <w:pPr>
        <w:rPr>
          <w:ins w:id="3221" w:author="Lieberman, Joshua" w:date="2016-11-18T10:07:00Z"/>
        </w:rPr>
      </w:pPr>
      <w:del w:id="3222" w:author="Lieberman, Joshua" w:date="2016-11-18T10:05:00Z">
        <w:r w:rsidRPr="008E510D" w:rsidDel="0085093F">
          <w:delText xml:space="preserve">name given to the hydrologic feature in cultural, political or historical context. </w:delText>
        </w:r>
        <w:r w:rsidDel="0085093F">
          <w:delText xml:space="preserve">This supports to take into account </w:delText>
        </w:r>
        <w:r w:rsidRPr="008E510D" w:rsidDel="0085093F">
          <w:delText>multiple names and identifiers</w:delText>
        </w:r>
        <w:r w:rsidDel="0085093F">
          <w:delText xml:space="preserve"> by</w:delText>
        </w:r>
        <w:r w:rsidRPr="008E510D" w:rsidDel="0085093F">
          <w:delText xml:space="preserve"> considering the cultural, political and historical aspects of names assigned </w:delText>
        </w:r>
        <w:r w:rsidDel="0085093F">
          <w:delText>to an instance of the HY_HydroFeature type using the</w:delText>
        </w:r>
      </w:del>
      <w:proofErr w:type="gramStart"/>
      <w:ins w:id="3223" w:author="Lieberman, Joshua" w:date="2016-11-18T10:05:00Z">
        <w:r w:rsidR="0085093F">
          <w:t>links</w:t>
        </w:r>
        <w:proofErr w:type="gramEnd"/>
        <w:r w:rsidR="0085093F">
          <w:t xml:space="preserve"> </w:t>
        </w:r>
      </w:ins>
      <w:r>
        <w:t xml:space="preserve"> </w:t>
      </w:r>
      <w:ins w:id="3224" w:author="Lieberman, Joshua" w:date="2016-11-18T10:06:00Z">
        <w:r w:rsidR="0085093F">
          <w:t xml:space="preserve">a </w:t>
        </w:r>
        <w:r w:rsidR="0085093F" w:rsidRPr="008E510D">
          <w:t xml:space="preserve">HY_HydroFeature </w:t>
        </w:r>
        <w:r w:rsidR="0085093F">
          <w:t xml:space="preserve"> object to zero or more </w:t>
        </w:r>
      </w:ins>
      <w:r>
        <w:t>HY_HydroFeatureName</w:t>
      </w:r>
      <w:del w:id="3225" w:author="Lieberman, Joshua" w:date="2016-11-18T10:06:00Z">
        <w:r w:rsidDel="0085093F">
          <w:delText xml:space="preserve"> </w:delText>
        </w:r>
      </w:del>
      <w:ins w:id="3226" w:author="Lieberman, Joshua" w:date="2016-11-18T10:06:00Z">
        <w:r w:rsidR="0085093F">
          <w:t xml:space="preserve"> objects</w:t>
        </w:r>
      </w:ins>
      <w:del w:id="3227" w:author="Lieberman, Joshua" w:date="2016-11-18T10:06:00Z">
        <w:r w:rsidDel="0085093F">
          <w:delText>type</w:delText>
        </w:r>
      </w:del>
      <w:r w:rsidRPr="008E510D">
        <w:t>.</w:t>
      </w:r>
      <w:ins w:id="3228" w:author="Lieberman, Joshua" w:date="2016-11-18T10:07:00Z">
        <w:r w:rsidR="0085093F">
          <w:t xml:space="preserve"> </w:t>
        </w:r>
      </w:ins>
    </w:p>
    <w:p w14:paraId="13282931" w14:textId="31D490B8" w:rsidR="0085093F" w:rsidRPr="00B149B7" w:rsidRDefault="007C5290" w:rsidP="0085093F">
      <w:pPr>
        <w:rPr>
          <w:ins w:id="3229" w:author="Lieberman, Joshua" w:date="2016-11-18T10:07:00Z"/>
        </w:rPr>
      </w:pPr>
      <w:del w:id="3230" w:author="Lieberman, Joshua" w:date="2016-11-18T10:07:00Z">
        <w:r w:rsidRPr="008E510D" w:rsidDel="0085093F">
          <w:delText xml:space="preserve"> </w:delText>
        </w:r>
      </w:del>
      <w:ins w:id="3231" w:author="Lieberman, Joshua" w:date="2016-11-18T10:07:00Z">
        <w:r w:rsidR="0085093F" w:rsidRPr="00EB5A8C">
          <w:t xml:space="preserve">The HY_HydroFeatureName type provides </w:t>
        </w:r>
        <w:proofErr w:type="gramStart"/>
        <w:r w:rsidR="0085093F" w:rsidRPr="00EB5A8C">
          <w:t>an</w:t>
        </w:r>
        <w:proofErr w:type="gramEnd"/>
        <w:r w:rsidR="0085093F" w:rsidRPr="00EB5A8C">
          <w:t xml:space="preserve"> pattern to handle cultural, political and historical variability of names. This supports</w:t>
        </w:r>
        <w:r w:rsidR="0085093F" w:rsidRPr="00B149B7">
          <w:t xml:space="preserve"> the assignment of a referenceable name for all or parts of a hydrologic feature without necessarily having a formal model for the naming. </w:t>
        </w:r>
      </w:ins>
    </w:p>
    <w:p w14:paraId="1B303539" w14:textId="237679B7" w:rsidR="0085093F" w:rsidRDefault="0085093F">
      <w:pPr>
        <w:spacing w:after="0"/>
        <w:pPrChange w:id="3232" w:author="Lieberman, Joshua" w:date="2016-11-18T10:07:00Z">
          <w:pPr>
            <w:pStyle w:val="NormalWeb"/>
            <w:jc w:val="both"/>
          </w:pPr>
        </w:pPrChange>
      </w:pPr>
    </w:p>
    <w:p w14:paraId="305CD244" w14:textId="77777777" w:rsidR="00B4245D" w:rsidRPr="00B4245D" w:rsidRDefault="00B4245D" w:rsidP="00B4245D">
      <w:pPr>
        <w:pStyle w:val="OGCFigure"/>
      </w:pPr>
      <w:r w:rsidRPr="00B4245D">
        <w:rPr>
          <w:noProof/>
        </w:rPr>
        <w:drawing>
          <wp:inline distT="0" distB="0" distL="0" distR="0" wp14:anchorId="58816EAB" wp14:editId="5CFB93DE">
            <wp:extent cx="3619500" cy="2676525"/>
            <wp:effectExtent l="0" t="0" r="0" b="9525"/>
            <wp:docPr id="41" name="Grafik 41" descr="D:\Users\Dornblut\OGC_HYF_SWG\hlphtml\EARoot\EA1\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0" cy="2676525"/>
                    </a:xfrm>
                    <a:prstGeom prst="rect">
                      <a:avLst/>
                    </a:prstGeom>
                    <a:noFill/>
                    <a:ln>
                      <a:noFill/>
                    </a:ln>
                  </pic:spPr>
                </pic:pic>
              </a:graphicData>
            </a:graphic>
          </wp:inline>
        </w:drawing>
      </w:r>
    </w:p>
    <w:p w14:paraId="650BD0BC" w14:textId="4A4668C1" w:rsidR="00DC6FF6" w:rsidRDefault="00B4245D" w:rsidP="00834E29">
      <w:pPr>
        <w:pStyle w:val="OGCFigure"/>
        <w:outlineLvl w:val="0"/>
      </w:pPr>
      <w:bookmarkStart w:id="3233" w:name="_Ref462910244"/>
      <w:bookmarkStart w:id="3234" w:name="_Toc467163158"/>
      <w:r w:rsidRPr="00B4245D">
        <w:t xml:space="preserve">Figure </w:t>
      </w:r>
      <w:r w:rsidR="00C75574">
        <w:fldChar w:fldCharType="begin"/>
      </w:r>
      <w:r w:rsidR="00C75574">
        <w:instrText xml:space="preserve"> SEQ Figure \* ARABIC </w:instrText>
      </w:r>
      <w:r w:rsidR="00C75574">
        <w:fldChar w:fldCharType="separate"/>
      </w:r>
      <w:r w:rsidR="00F30A25">
        <w:rPr>
          <w:noProof/>
        </w:rPr>
        <w:t>22</w:t>
      </w:r>
      <w:r w:rsidR="00C75574">
        <w:rPr>
          <w:noProof/>
        </w:rPr>
        <w:fldChar w:fldCharType="end"/>
      </w:r>
      <w:bookmarkEnd w:id="3233"/>
      <w:r w:rsidRPr="00B4245D">
        <w:t>: Nam</w:t>
      </w:r>
      <w:r w:rsidRPr="007451BA">
        <w:t>ed Feature (UML class diagram)</w:t>
      </w:r>
      <w:bookmarkEnd w:id="3234"/>
    </w:p>
    <w:p w14:paraId="7D6D471A" w14:textId="77777777" w:rsidR="00E535D8" w:rsidRPr="007451BA" w:rsidRDefault="00E535D8" w:rsidP="00B4245D">
      <w:pPr>
        <w:pStyle w:val="OGCFigure"/>
      </w:pPr>
    </w:p>
    <w:p w14:paraId="52A411E3" w14:textId="5CE01270" w:rsidR="00882BF5" w:rsidRPr="00B149B7" w:rsidDel="0085093F" w:rsidRDefault="00882BF5" w:rsidP="004D58C8">
      <w:pPr>
        <w:rPr>
          <w:del w:id="3235" w:author="Lieberman, Joshua" w:date="2016-11-18T10:07:00Z"/>
        </w:rPr>
      </w:pPr>
      <w:del w:id="3236" w:author="Lieberman, Joshua" w:date="2016-11-18T10:07:00Z">
        <w:r w:rsidRPr="00EB5A8C" w:rsidDel="0085093F">
          <w:delText xml:space="preserve">The HY_HydroFeatureName type provides an </w:delText>
        </w:r>
      </w:del>
      <w:del w:id="3237" w:author="Lieberman, Joshua" w:date="2016-11-18T10:06:00Z">
        <w:r w:rsidRPr="00EB5A8C" w:rsidDel="0085093F">
          <w:delText xml:space="preserve">abstract </w:delText>
        </w:r>
      </w:del>
      <w:del w:id="3238" w:author="Lieberman, Joshua" w:date="2016-11-18T10:07:00Z">
        <w:r w:rsidRPr="00EB5A8C" w:rsidDel="0085093F">
          <w:delText>pattern to handle cultural, political and historical variability of names. This supports</w:delText>
        </w:r>
        <w:r w:rsidRPr="00B149B7" w:rsidDel="0085093F">
          <w:delText xml:space="preserve"> the assignment of a referenceable name for all or parts of a hydrologic feature without necessarily having a formal model for the naming. </w:delText>
        </w:r>
      </w:del>
    </w:p>
    <w:p w14:paraId="67A90705" w14:textId="77777777" w:rsidR="00EB5A8C" w:rsidRDefault="00882BF5" w:rsidP="00EB5A8C">
      <w:pPr>
        <w:rPr>
          <w:ins w:id="3239" w:author="Lieberman, Joshua" w:date="2016-11-18T10:06:00Z"/>
        </w:rPr>
      </w:pPr>
      <w:r w:rsidRPr="00EB5A8C">
        <w:t xml:space="preserve">HY_HydroFeatureName carries five attributes: </w:t>
      </w:r>
      <w:r w:rsidRPr="004D58C8">
        <w:rPr>
          <w:i/>
        </w:rPr>
        <w:t>name</w:t>
      </w:r>
      <w:r w:rsidRPr="00EB5A8C">
        <w:t xml:space="preserve">, </w:t>
      </w:r>
      <w:r w:rsidRPr="004D58C8">
        <w:rPr>
          <w:i/>
        </w:rPr>
        <w:t>namesPart</w:t>
      </w:r>
      <w:r w:rsidRPr="00EB5A8C">
        <w:t xml:space="preserve">, </w:t>
      </w:r>
      <w:r w:rsidRPr="004D58C8">
        <w:rPr>
          <w:i/>
        </w:rPr>
        <w:t>preferredBy</w:t>
      </w:r>
      <w:r w:rsidRPr="00EB5A8C">
        <w:t xml:space="preserve">, </w:t>
      </w:r>
      <w:r w:rsidRPr="004D58C8">
        <w:rPr>
          <w:i/>
        </w:rPr>
        <w:t>usage</w:t>
      </w:r>
      <w:r w:rsidRPr="00EB5A8C">
        <w:t xml:space="preserve"> and </w:t>
      </w:r>
      <w:r w:rsidRPr="004D58C8">
        <w:rPr>
          <w:i/>
        </w:rPr>
        <w:t>variantSpelling</w:t>
      </w:r>
      <w:r w:rsidRPr="00EB5A8C">
        <w:t xml:space="preserve">. </w:t>
      </w:r>
    </w:p>
    <w:p w14:paraId="08400004" w14:textId="7F4FED56" w:rsidR="0085093F" w:rsidRDefault="0085093F" w:rsidP="0085093F">
      <w:pPr>
        <w:pStyle w:val="OGCtableheader"/>
        <w:jc w:val="both"/>
        <w:rPr>
          <w:ins w:id="3240" w:author="Lieberman, Joshua" w:date="2016-11-18T10:08:00Z"/>
        </w:rPr>
      </w:pPr>
      <w:bookmarkStart w:id="3241" w:name="_Toc467227281"/>
      <w:ins w:id="3242" w:author="Lieberman, Joshua" w:date="2016-11-18T10:08:00Z">
        <w:r>
          <w:t xml:space="preserve">Table </w:t>
        </w:r>
        <w:r>
          <w:fldChar w:fldCharType="begin"/>
        </w:r>
        <w:r>
          <w:instrText xml:space="preserve"> SEQ Table \* ARABIC </w:instrText>
        </w:r>
        <w:r>
          <w:fldChar w:fldCharType="separate"/>
        </w:r>
      </w:ins>
      <w:r>
        <w:rPr>
          <w:noProof/>
        </w:rPr>
        <w:t>5</w:t>
      </w:r>
      <w:ins w:id="3243" w:author="Lieberman, Joshua" w:date="2016-11-18T10:08:00Z">
        <w:r>
          <w:rPr>
            <w:noProof/>
          </w:rPr>
          <w:fldChar w:fldCharType="end"/>
        </w:r>
        <w:r>
          <w:t>: HY_HydroFeature</w:t>
        </w:r>
      </w:ins>
      <w:ins w:id="3244" w:author="Lieberman, Joshua" w:date="2016-11-18T10:09:00Z">
        <w:r w:rsidR="00415CC7">
          <w:t>Name</w:t>
        </w:r>
      </w:ins>
      <w:bookmarkEnd w:id="3241"/>
      <w:ins w:id="3245" w:author="Lieberman, Joshua" w:date="2016-11-18T10:08:00Z">
        <w:r>
          <w:t xml:space="preserve"> </w:t>
        </w:r>
      </w:ins>
    </w:p>
    <w:tbl>
      <w:tblPr>
        <w:tblStyle w:val="TableGrid"/>
        <w:tblW w:w="0" w:type="auto"/>
        <w:tblLook w:val="04A0" w:firstRow="1" w:lastRow="0" w:firstColumn="1" w:lastColumn="0" w:noHBand="0" w:noVBand="1"/>
      </w:tblPr>
      <w:tblGrid>
        <w:gridCol w:w="1696"/>
        <w:gridCol w:w="4198"/>
        <w:gridCol w:w="1226"/>
        <w:gridCol w:w="1736"/>
      </w:tblGrid>
      <w:tr w:rsidR="00415CC7" w:rsidRPr="008E510D" w14:paraId="7BAB0FD7" w14:textId="4BFABA8E" w:rsidTr="00415CC7">
        <w:trPr>
          <w:ins w:id="3246" w:author="Lieberman, Joshua" w:date="2016-11-18T10:08:00Z"/>
        </w:trPr>
        <w:tc>
          <w:tcPr>
            <w:tcW w:w="1696" w:type="dxa"/>
            <w:hideMark/>
          </w:tcPr>
          <w:p w14:paraId="1A4D3C86" w14:textId="77777777" w:rsidR="0085093F" w:rsidRPr="008E510D" w:rsidRDefault="0085093F" w:rsidP="009533F5">
            <w:pPr>
              <w:spacing w:after="0"/>
              <w:jc w:val="both"/>
              <w:rPr>
                <w:ins w:id="3247" w:author="Lieberman, Joshua" w:date="2016-11-18T10:08:00Z"/>
                <w:b/>
                <w:bCs/>
              </w:rPr>
            </w:pPr>
            <w:ins w:id="3248" w:author="Lieberman, Joshua" w:date="2016-11-18T10:08:00Z">
              <w:r>
                <w:rPr>
                  <w:b/>
                  <w:bCs/>
                </w:rPr>
                <w:t>Property</w:t>
              </w:r>
            </w:ins>
          </w:p>
        </w:tc>
        <w:tc>
          <w:tcPr>
            <w:tcW w:w="4198" w:type="dxa"/>
            <w:hideMark/>
          </w:tcPr>
          <w:p w14:paraId="20179475" w14:textId="77777777" w:rsidR="0085093F" w:rsidRPr="008E510D" w:rsidRDefault="0085093F" w:rsidP="009533F5">
            <w:pPr>
              <w:spacing w:after="0"/>
              <w:jc w:val="both"/>
              <w:rPr>
                <w:ins w:id="3249" w:author="Lieberman, Joshua" w:date="2016-11-18T10:08:00Z"/>
                <w:b/>
                <w:bCs/>
              </w:rPr>
            </w:pPr>
            <w:ins w:id="3250" w:author="Lieberman, Joshua" w:date="2016-11-18T10:08:00Z">
              <w:r>
                <w:rPr>
                  <w:b/>
                  <w:bCs/>
                </w:rPr>
                <w:t>Concept</w:t>
              </w:r>
              <w:r w:rsidRPr="008E510D">
                <w:rPr>
                  <w:b/>
                  <w:bCs/>
                </w:rPr>
                <w:t xml:space="preserve"> </w:t>
              </w:r>
              <w:r>
                <w:rPr>
                  <w:b/>
                  <w:bCs/>
                </w:rPr>
                <w:t>or definition</w:t>
              </w:r>
            </w:ins>
          </w:p>
        </w:tc>
        <w:tc>
          <w:tcPr>
            <w:tcW w:w="1226" w:type="dxa"/>
            <w:hideMark/>
          </w:tcPr>
          <w:p w14:paraId="43A713B0" w14:textId="77777777" w:rsidR="0085093F" w:rsidRPr="008E510D" w:rsidRDefault="0085093F" w:rsidP="009533F5">
            <w:pPr>
              <w:spacing w:after="0"/>
              <w:jc w:val="both"/>
              <w:rPr>
                <w:ins w:id="3251" w:author="Lieberman, Joshua" w:date="2016-11-18T10:08:00Z"/>
                <w:b/>
                <w:bCs/>
              </w:rPr>
            </w:pPr>
            <w:ins w:id="3252" w:author="Lieberman, Joshua" w:date="2016-11-18T10:08:00Z">
              <w:r>
                <w:rPr>
                  <w:b/>
                  <w:bCs/>
                </w:rPr>
                <w:t>Relation</w:t>
              </w:r>
            </w:ins>
          </w:p>
        </w:tc>
        <w:tc>
          <w:tcPr>
            <w:tcW w:w="1736" w:type="dxa"/>
          </w:tcPr>
          <w:p w14:paraId="6CD3BAFE" w14:textId="26726915" w:rsidR="0085093F" w:rsidRDefault="0085093F" w:rsidP="009533F5">
            <w:pPr>
              <w:spacing w:after="0"/>
              <w:jc w:val="both"/>
              <w:rPr>
                <w:ins w:id="3253" w:author="Lieberman, Joshua" w:date="2016-11-18T10:08:00Z"/>
                <w:b/>
                <w:bCs/>
              </w:rPr>
            </w:pPr>
            <w:ins w:id="3254" w:author="Lieberman, Joshua" w:date="2016-11-18T10:08:00Z">
              <w:r>
                <w:rPr>
                  <w:b/>
                  <w:bCs/>
                </w:rPr>
                <w:t>Type</w:t>
              </w:r>
            </w:ins>
          </w:p>
        </w:tc>
      </w:tr>
      <w:tr w:rsidR="00415CC7" w:rsidRPr="008E510D" w14:paraId="3B9EE0A4" w14:textId="11B98136" w:rsidTr="00415CC7">
        <w:trPr>
          <w:ins w:id="3255" w:author="Lieberman, Joshua" w:date="2016-11-18T10:08:00Z"/>
        </w:trPr>
        <w:tc>
          <w:tcPr>
            <w:tcW w:w="1696" w:type="dxa"/>
            <w:hideMark/>
          </w:tcPr>
          <w:p w14:paraId="6C8BA131" w14:textId="77777777" w:rsidR="0085093F" w:rsidRPr="008E510D" w:rsidRDefault="0085093F" w:rsidP="009533F5">
            <w:pPr>
              <w:spacing w:after="0"/>
              <w:rPr>
                <w:ins w:id="3256" w:author="Lieberman, Joshua" w:date="2016-11-18T10:08:00Z"/>
              </w:rPr>
            </w:pPr>
            <w:ins w:id="3257" w:author="Lieberman, Joshua" w:date="2016-11-18T10:08:00Z">
              <w:r w:rsidRPr="008E510D">
                <w:rPr>
                  <w:rStyle w:val="Emphasis"/>
                </w:rPr>
                <w:t>name</w:t>
              </w:r>
            </w:ins>
          </w:p>
        </w:tc>
        <w:tc>
          <w:tcPr>
            <w:tcW w:w="4198" w:type="dxa"/>
            <w:hideMark/>
          </w:tcPr>
          <w:p w14:paraId="43B3B8D5" w14:textId="0141C195" w:rsidR="0085093F" w:rsidRPr="008E510D" w:rsidRDefault="0085093F" w:rsidP="009533F5">
            <w:pPr>
              <w:spacing w:after="0"/>
              <w:rPr>
                <w:ins w:id="3258" w:author="Lieberman, Joshua" w:date="2016-11-18T10:08:00Z"/>
              </w:rPr>
            </w:pPr>
            <w:ins w:id="3259" w:author="Lieberman, Joshua" w:date="2016-11-18T10:09:00Z">
              <w:r>
                <w:t>the</w:t>
              </w:r>
              <w:r w:rsidRPr="00EB5A8C">
                <w:t xml:space="preserve"> individual name used in a country or region under the conditions of</w:t>
              </w:r>
              <w:r>
                <w:t xml:space="preserve"> </w:t>
              </w:r>
              <w:r w:rsidRPr="00EB5A8C">
                <w:t>nation and language</w:t>
              </w:r>
            </w:ins>
          </w:p>
        </w:tc>
        <w:tc>
          <w:tcPr>
            <w:tcW w:w="1226" w:type="dxa"/>
            <w:hideMark/>
          </w:tcPr>
          <w:p w14:paraId="60C689BC" w14:textId="7F411858" w:rsidR="0085093F" w:rsidRPr="008E510D" w:rsidRDefault="00415CC7" w:rsidP="009533F5">
            <w:pPr>
              <w:spacing w:after="0"/>
              <w:rPr>
                <w:ins w:id="3260" w:author="Lieberman, Joshua" w:date="2016-11-18T10:08:00Z"/>
              </w:rPr>
            </w:pPr>
            <w:ins w:id="3261" w:author="Lieberman, Joshua" w:date="2016-11-18T10:09:00Z">
              <w:r>
                <w:t>Attribute</w:t>
              </w:r>
            </w:ins>
          </w:p>
        </w:tc>
        <w:tc>
          <w:tcPr>
            <w:tcW w:w="1736" w:type="dxa"/>
          </w:tcPr>
          <w:p w14:paraId="149EAD7E" w14:textId="52AC30BE" w:rsidR="0085093F" w:rsidRDefault="0085093F" w:rsidP="009533F5">
            <w:pPr>
              <w:spacing w:after="0"/>
              <w:rPr>
                <w:ins w:id="3262" w:author="Lieberman, Joshua" w:date="2016-11-18T10:08:00Z"/>
              </w:rPr>
            </w:pPr>
            <w:ins w:id="3263" w:author="Lieberman, Joshua" w:date="2016-11-18T10:09:00Z">
              <w:r>
                <w:t>CharacterString</w:t>
              </w:r>
            </w:ins>
          </w:p>
        </w:tc>
      </w:tr>
      <w:tr w:rsidR="00415CC7" w:rsidRPr="008E510D" w14:paraId="3678043C" w14:textId="77777777" w:rsidTr="00415CC7">
        <w:trPr>
          <w:ins w:id="3264" w:author="Lieberman, Joshua" w:date="2016-11-18T10:09:00Z"/>
        </w:trPr>
        <w:tc>
          <w:tcPr>
            <w:tcW w:w="1696" w:type="dxa"/>
          </w:tcPr>
          <w:p w14:paraId="4B6DC1B0" w14:textId="35473FA6" w:rsidR="00415CC7" w:rsidRPr="008E510D" w:rsidRDefault="00415CC7" w:rsidP="009533F5">
            <w:pPr>
              <w:spacing w:after="0"/>
              <w:rPr>
                <w:ins w:id="3265" w:author="Lieberman, Joshua" w:date="2016-11-18T10:09:00Z"/>
                <w:rStyle w:val="Emphasis"/>
              </w:rPr>
            </w:pPr>
            <w:ins w:id="3266" w:author="Lieberman, Joshua" w:date="2016-11-18T10:09:00Z">
              <w:r>
                <w:rPr>
                  <w:rStyle w:val="Emphasis"/>
                </w:rPr>
                <w:t>namesPart</w:t>
              </w:r>
            </w:ins>
          </w:p>
        </w:tc>
        <w:tc>
          <w:tcPr>
            <w:tcW w:w="4198" w:type="dxa"/>
          </w:tcPr>
          <w:p w14:paraId="4CAC4A7D" w14:textId="0372F3E4" w:rsidR="00415CC7" w:rsidRDefault="00415CC7" w:rsidP="009533F5">
            <w:pPr>
              <w:spacing w:after="0"/>
              <w:rPr>
                <w:ins w:id="3267" w:author="Lieberman, Joshua" w:date="2016-11-18T10:09:00Z"/>
              </w:rPr>
            </w:pPr>
            <w:ins w:id="3268" w:author="Lieberman, Joshua" w:date="2016-11-18T10:10:00Z">
              <w:r>
                <w:t>indicates</w:t>
              </w:r>
              <w:r w:rsidRPr="00EB5A8C">
                <w:t xml:space="preserve"> whether the name applies to a part of feature only or not, using the</w:t>
              </w:r>
              <w:r>
                <w:t xml:space="preserve"> </w:t>
              </w:r>
              <w:r w:rsidRPr="00EB5A8C">
                <w:t>Boolean value type</w:t>
              </w:r>
            </w:ins>
          </w:p>
        </w:tc>
        <w:tc>
          <w:tcPr>
            <w:tcW w:w="1226" w:type="dxa"/>
          </w:tcPr>
          <w:p w14:paraId="08B2772E" w14:textId="6C0312B8" w:rsidR="00415CC7" w:rsidRDefault="00415CC7" w:rsidP="009533F5">
            <w:pPr>
              <w:spacing w:after="0"/>
              <w:rPr>
                <w:ins w:id="3269" w:author="Lieberman, Joshua" w:date="2016-11-18T10:09:00Z"/>
              </w:rPr>
            </w:pPr>
            <w:ins w:id="3270" w:author="Lieberman, Joshua" w:date="2016-11-18T10:10:00Z">
              <w:r>
                <w:t>Attribute</w:t>
              </w:r>
            </w:ins>
          </w:p>
        </w:tc>
        <w:tc>
          <w:tcPr>
            <w:tcW w:w="1736" w:type="dxa"/>
          </w:tcPr>
          <w:p w14:paraId="4192C40D" w14:textId="026801C8" w:rsidR="00415CC7" w:rsidRDefault="00415CC7" w:rsidP="009533F5">
            <w:pPr>
              <w:spacing w:after="0"/>
              <w:rPr>
                <w:ins w:id="3271" w:author="Lieberman, Joshua" w:date="2016-11-18T10:09:00Z"/>
              </w:rPr>
            </w:pPr>
            <w:ins w:id="3272" w:author="Lieberman, Joshua" w:date="2016-11-18T10:11:00Z">
              <w:r>
                <w:t>CharacterString</w:t>
              </w:r>
            </w:ins>
          </w:p>
        </w:tc>
      </w:tr>
      <w:tr w:rsidR="00415CC7" w:rsidRPr="008E510D" w14:paraId="262E9BE3" w14:textId="77777777" w:rsidTr="00415CC7">
        <w:trPr>
          <w:ins w:id="3273" w:author="Lieberman, Joshua" w:date="2016-11-18T10:09:00Z"/>
        </w:trPr>
        <w:tc>
          <w:tcPr>
            <w:tcW w:w="1696" w:type="dxa"/>
          </w:tcPr>
          <w:p w14:paraId="699A8E7C" w14:textId="651F2C1B" w:rsidR="00415CC7" w:rsidRDefault="00415CC7" w:rsidP="009533F5">
            <w:pPr>
              <w:spacing w:after="0"/>
              <w:rPr>
                <w:ins w:id="3274" w:author="Lieberman, Joshua" w:date="2016-11-18T10:09:00Z"/>
                <w:rStyle w:val="Emphasis"/>
              </w:rPr>
            </w:pPr>
            <w:ins w:id="3275" w:author="Lieberman, Joshua" w:date="2016-11-18T10:09:00Z">
              <w:r>
                <w:rPr>
                  <w:rStyle w:val="Emphasis"/>
                </w:rPr>
                <w:t>preferredBy</w:t>
              </w:r>
            </w:ins>
          </w:p>
        </w:tc>
        <w:tc>
          <w:tcPr>
            <w:tcW w:w="4198" w:type="dxa"/>
          </w:tcPr>
          <w:p w14:paraId="69591691" w14:textId="1CC3F395" w:rsidR="00415CC7" w:rsidRDefault="00415CC7" w:rsidP="009533F5">
            <w:pPr>
              <w:spacing w:after="0"/>
              <w:rPr>
                <w:ins w:id="3276" w:author="Lieberman, Joshua" w:date="2016-11-18T10:09:00Z"/>
              </w:rPr>
            </w:pPr>
            <w:ins w:id="3277" w:author="Lieberman, Joshua" w:date="2016-11-18T10:10:00Z">
              <w:r w:rsidRPr="00EB5A8C">
                <w:t>specifies that the name is the preferred name according to the named entity</w:t>
              </w:r>
              <w:r>
                <w:t xml:space="preserve">. The </w:t>
              </w:r>
              <w:r w:rsidRPr="00EB5A8C">
                <w:t>CI_Responsib</w:t>
              </w:r>
              <w:r>
                <w:t>ility</w:t>
              </w:r>
              <w:r w:rsidRPr="00EB5A8C">
                <w:t xml:space="preserve"> type</w:t>
              </w:r>
              <w:r>
                <w:t xml:space="preserve"> may be used to further structure the information about the responsible party and their role</w:t>
              </w:r>
            </w:ins>
          </w:p>
        </w:tc>
        <w:tc>
          <w:tcPr>
            <w:tcW w:w="1226" w:type="dxa"/>
          </w:tcPr>
          <w:p w14:paraId="19C3AB9E" w14:textId="022D8318" w:rsidR="00415CC7" w:rsidRDefault="00415CC7" w:rsidP="009533F5">
            <w:pPr>
              <w:spacing w:after="0"/>
              <w:rPr>
                <w:ins w:id="3278" w:author="Lieberman, Joshua" w:date="2016-11-18T10:09:00Z"/>
              </w:rPr>
            </w:pPr>
            <w:ins w:id="3279" w:author="Lieberman, Joshua" w:date="2016-11-18T10:11:00Z">
              <w:r w:rsidRPr="00AD2BC2">
                <w:t>Attribute</w:t>
              </w:r>
            </w:ins>
          </w:p>
        </w:tc>
        <w:tc>
          <w:tcPr>
            <w:tcW w:w="1736" w:type="dxa"/>
          </w:tcPr>
          <w:p w14:paraId="029B984E" w14:textId="6B190081" w:rsidR="00415CC7" w:rsidRDefault="00415CC7" w:rsidP="009533F5">
            <w:pPr>
              <w:spacing w:after="0"/>
              <w:rPr>
                <w:ins w:id="3280" w:author="Lieberman, Joshua" w:date="2016-11-18T10:09:00Z"/>
              </w:rPr>
            </w:pPr>
            <w:ins w:id="3281" w:author="Lieberman, Joshua" w:date="2016-11-18T10:11:00Z">
              <w:r>
                <w:t>CharacterString</w:t>
              </w:r>
            </w:ins>
          </w:p>
        </w:tc>
      </w:tr>
      <w:tr w:rsidR="00415CC7" w:rsidRPr="008E510D" w14:paraId="55C29016" w14:textId="77777777" w:rsidTr="00415CC7">
        <w:trPr>
          <w:ins w:id="3282" w:author="Lieberman, Joshua" w:date="2016-11-18T10:09:00Z"/>
        </w:trPr>
        <w:tc>
          <w:tcPr>
            <w:tcW w:w="1696" w:type="dxa"/>
          </w:tcPr>
          <w:p w14:paraId="660045FE" w14:textId="241E8FAF" w:rsidR="00415CC7" w:rsidRDefault="00415CC7" w:rsidP="009533F5">
            <w:pPr>
              <w:spacing w:after="0"/>
              <w:rPr>
                <w:ins w:id="3283" w:author="Lieberman, Joshua" w:date="2016-11-18T10:09:00Z"/>
                <w:rStyle w:val="Emphasis"/>
              </w:rPr>
            </w:pPr>
            <w:ins w:id="3284" w:author="Lieberman, Joshua" w:date="2016-11-18T10:09:00Z">
              <w:r>
                <w:rPr>
                  <w:rStyle w:val="Emphasis"/>
                </w:rPr>
                <w:t>usage</w:t>
              </w:r>
            </w:ins>
          </w:p>
        </w:tc>
        <w:tc>
          <w:tcPr>
            <w:tcW w:w="4198" w:type="dxa"/>
          </w:tcPr>
          <w:p w14:paraId="338A0EAB" w14:textId="7DAB6913" w:rsidR="00415CC7" w:rsidRDefault="00415CC7" w:rsidP="009533F5">
            <w:pPr>
              <w:spacing w:after="0"/>
              <w:rPr>
                <w:ins w:id="3285" w:author="Lieberman, Joshua" w:date="2016-11-18T10:09:00Z"/>
              </w:rPr>
            </w:pPr>
            <w:ins w:id="3286" w:author="Lieberman, Joshua" w:date="2016-11-18T10:10:00Z">
              <w:r w:rsidRPr="00EB5A8C">
                <w:t xml:space="preserve">expresses the </w:t>
              </w:r>
              <w:r>
                <w:t>kind</w:t>
              </w:r>
              <w:r w:rsidRPr="00EB5A8C">
                <w:t xml:space="preserve"> of name usage in a specific community, using a term from the HY_NameUsage code list, or a controlled vocabulary</w:t>
              </w:r>
              <w:r>
                <w:t>. A</w:t>
              </w:r>
              <w:r w:rsidRPr="008E510D">
                <w:t>lternative code lists may be used but should be</w:t>
              </w:r>
              <w:r>
                <w:t xml:space="preserve"> related to the terms in Annex B</w:t>
              </w:r>
              <w:r w:rsidRPr="008E510D">
                <w:t>.</w:t>
              </w:r>
              <w:r>
                <w:t>4</w:t>
              </w:r>
              <w:r w:rsidRPr="008E510D">
                <w:t xml:space="preserve"> using an appropriate formalism</w:t>
              </w:r>
            </w:ins>
          </w:p>
        </w:tc>
        <w:tc>
          <w:tcPr>
            <w:tcW w:w="1226" w:type="dxa"/>
          </w:tcPr>
          <w:p w14:paraId="52619774" w14:textId="270ADD0D" w:rsidR="00415CC7" w:rsidRDefault="00415CC7" w:rsidP="009533F5">
            <w:pPr>
              <w:spacing w:after="0"/>
              <w:rPr>
                <w:ins w:id="3287" w:author="Lieberman, Joshua" w:date="2016-11-18T10:09:00Z"/>
              </w:rPr>
            </w:pPr>
            <w:ins w:id="3288" w:author="Lieberman, Joshua" w:date="2016-11-18T10:11:00Z">
              <w:r w:rsidRPr="00AD2BC2">
                <w:t>Attribute</w:t>
              </w:r>
            </w:ins>
          </w:p>
        </w:tc>
        <w:tc>
          <w:tcPr>
            <w:tcW w:w="1736" w:type="dxa"/>
          </w:tcPr>
          <w:p w14:paraId="04FC151C" w14:textId="393541EA" w:rsidR="00415CC7" w:rsidRDefault="00415CC7" w:rsidP="009533F5">
            <w:pPr>
              <w:spacing w:after="0"/>
              <w:rPr>
                <w:ins w:id="3289" w:author="Lieberman, Joshua" w:date="2016-11-18T10:09:00Z"/>
              </w:rPr>
            </w:pPr>
            <w:ins w:id="3290" w:author="Lieberman, Joshua" w:date="2016-11-18T10:11:00Z">
              <w:r>
                <w:t>CharacterString</w:t>
              </w:r>
            </w:ins>
          </w:p>
        </w:tc>
      </w:tr>
      <w:tr w:rsidR="00415CC7" w:rsidRPr="008E510D" w14:paraId="1711E5B3" w14:textId="77777777" w:rsidTr="00415CC7">
        <w:trPr>
          <w:ins w:id="3291" w:author="Lieberman, Joshua" w:date="2016-11-18T10:09:00Z"/>
        </w:trPr>
        <w:tc>
          <w:tcPr>
            <w:tcW w:w="1696" w:type="dxa"/>
          </w:tcPr>
          <w:p w14:paraId="69ADA1EA" w14:textId="24A5C165" w:rsidR="00415CC7" w:rsidRDefault="00415CC7" w:rsidP="009533F5">
            <w:pPr>
              <w:spacing w:after="0"/>
              <w:rPr>
                <w:ins w:id="3292" w:author="Lieberman, Joshua" w:date="2016-11-18T10:09:00Z"/>
                <w:rStyle w:val="Emphasis"/>
              </w:rPr>
            </w:pPr>
            <w:ins w:id="3293" w:author="Lieberman, Joshua" w:date="2016-11-18T10:09:00Z">
              <w:r>
                <w:rPr>
                  <w:rStyle w:val="Emphasis"/>
                </w:rPr>
                <w:t>variantSpelling</w:t>
              </w:r>
            </w:ins>
          </w:p>
        </w:tc>
        <w:tc>
          <w:tcPr>
            <w:tcW w:w="4198" w:type="dxa"/>
          </w:tcPr>
          <w:p w14:paraId="45298F56" w14:textId="26A5A585" w:rsidR="00415CC7" w:rsidRDefault="00415CC7" w:rsidP="009533F5">
            <w:pPr>
              <w:spacing w:after="0"/>
              <w:rPr>
                <w:ins w:id="3294" w:author="Lieberman, Joshua" w:date="2016-11-18T10:09:00Z"/>
              </w:rPr>
            </w:pPr>
            <w:ins w:id="3295" w:author="Lieberman, Joshua" w:date="2016-11-18T10:11:00Z">
              <w:r w:rsidRPr="00AB3658">
                <w:t>i</w:t>
              </w:r>
              <w:r>
                <w:t>ndicates</w:t>
              </w:r>
              <w:r w:rsidRPr="00AB3658">
                <w:t xml:space="preserve"> whether the name is a variant spelling or not using the Boolean</w:t>
              </w:r>
              <w:r w:rsidRPr="00162765">
                <w:t xml:space="preserve"> value type</w:t>
              </w:r>
            </w:ins>
          </w:p>
        </w:tc>
        <w:tc>
          <w:tcPr>
            <w:tcW w:w="1226" w:type="dxa"/>
          </w:tcPr>
          <w:p w14:paraId="666C9D59" w14:textId="66CF1171" w:rsidR="00415CC7" w:rsidRDefault="00415CC7" w:rsidP="009533F5">
            <w:pPr>
              <w:spacing w:after="0"/>
              <w:rPr>
                <w:ins w:id="3296" w:author="Lieberman, Joshua" w:date="2016-11-18T10:09:00Z"/>
              </w:rPr>
            </w:pPr>
            <w:ins w:id="3297" w:author="Lieberman, Joshua" w:date="2016-11-18T10:11:00Z">
              <w:r w:rsidRPr="00AD2BC2">
                <w:t>Attribute</w:t>
              </w:r>
            </w:ins>
          </w:p>
        </w:tc>
        <w:tc>
          <w:tcPr>
            <w:tcW w:w="1736" w:type="dxa"/>
          </w:tcPr>
          <w:p w14:paraId="6FDD47A1" w14:textId="4B2E8AFE" w:rsidR="00415CC7" w:rsidRDefault="00415CC7" w:rsidP="009533F5">
            <w:pPr>
              <w:spacing w:after="0"/>
              <w:rPr>
                <w:ins w:id="3298" w:author="Lieberman, Joshua" w:date="2016-11-18T10:09:00Z"/>
              </w:rPr>
            </w:pPr>
            <w:ins w:id="3299" w:author="Lieberman, Joshua" w:date="2016-11-18T10:11:00Z">
              <w:r>
                <w:t>CharacterString</w:t>
              </w:r>
            </w:ins>
          </w:p>
        </w:tc>
      </w:tr>
    </w:tbl>
    <w:p w14:paraId="05C6D332" w14:textId="77777777" w:rsidR="0085093F" w:rsidRDefault="0085093F" w:rsidP="00EB5A8C"/>
    <w:p w14:paraId="387E7554" w14:textId="72780EF8" w:rsidR="003E594B" w:rsidRPr="00DC6FF6" w:rsidDel="00415CC7" w:rsidRDefault="00DC6FF6" w:rsidP="00EB5A8C">
      <w:pPr>
        <w:rPr>
          <w:del w:id="3300" w:author="Lieberman, Joshua" w:date="2016-11-18T10:11:00Z"/>
        </w:rPr>
      </w:pPr>
      <w:del w:id="3301" w:author="Lieberman, Joshua" w:date="2016-11-18T10:11:00Z">
        <w:r w:rsidDel="00415CC7">
          <w:rPr>
            <w:b/>
          </w:rPr>
          <w:delText>n</w:delText>
        </w:r>
        <w:r w:rsidR="00882BF5" w:rsidRPr="004D58C8" w:rsidDel="00415CC7">
          <w:rPr>
            <w:b/>
          </w:rPr>
          <w:delText>ame</w:delText>
        </w:r>
        <w:r w:rsidRPr="00DC6FF6" w:rsidDel="00415CC7">
          <w:delText xml:space="preserve"> (attribute)</w:delText>
        </w:r>
        <w:r w:rsidR="00882BF5" w:rsidRPr="00DC6FF6" w:rsidDel="00415CC7">
          <w:delText xml:space="preserve">: </w:delText>
        </w:r>
      </w:del>
    </w:p>
    <w:p w14:paraId="25BBBB1E" w14:textId="373414A4" w:rsidR="00882BF5" w:rsidRPr="00EB5A8C" w:rsidDel="00415CC7" w:rsidRDefault="00497558" w:rsidP="00EB5A8C">
      <w:pPr>
        <w:rPr>
          <w:del w:id="3302" w:author="Lieberman, Joshua" w:date="2016-11-18T10:11:00Z"/>
        </w:rPr>
      </w:pPr>
      <w:del w:id="3303" w:author="Lieberman, Joshua" w:date="2016-11-18T10:11:00Z">
        <w:r w:rsidRPr="00EB5A8C" w:rsidDel="00415CC7">
          <w:delText>provid</w:delText>
        </w:r>
        <w:r w:rsidR="008C473D" w:rsidDel="00415CC7">
          <w:delText>e</w:delText>
        </w:r>
        <w:r w:rsidRPr="00EB5A8C" w:rsidDel="00415CC7">
          <w:delText xml:space="preserve">s </w:delText>
        </w:r>
        <w:r w:rsidR="00AB2AC7" w:rsidDel="00415CC7">
          <w:delText>the</w:delText>
        </w:r>
        <w:r w:rsidR="00AB2AC7" w:rsidRPr="00EB5A8C" w:rsidDel="00415CC7">
          <w:delText xml:space="preserve"> </w:delText>
        </w:r>
        <w:r w:rsidRPr="00EB5A8C" w:rsidDel="00415CC7">
          <w:delText>individual name used in a country or region under the conditions of</w:delText>
        </w:r>
        <w:r w:rsidR="00376FAC" w:rsidDel="00415CC7">
          <w:delText xml:space="preserve"> </w:delText>
        </w:r>
        <w:r w:rsidRPr="00EB5A8C" w:rsidDel="00415CC7">
          <w:delText>nation and language, using the basic CharacterString type.</w:delText>
        </w:r>
        <w:r w:rsidR="00882BF5" w:rsidRPr="00EB5A8C" w:rsidDel="00415CC7">
          <w:delText xml:space="preserve"> </w:delText>
        </w:r>
      </w:del>
    </w:p>
    <w:p w14:paraId="129AA638" w14:textId="09595477" w:rsidR="003E594B" w:rsidRPr="004D58C8" w:rsidDel="00415CC7" w:rsidRDefault="00882BF5" w:rsidP="00EB5A8C">
      <w:pPr>
        <w:rPr>
          <w:del w:id="3304" w:author="Lieberman, Joshua" w:date="2016-11-18T10:11:00Z"/>
          <w:b/>
        </w:rPr>
      </w:pPr>
      <w:del w:id="3305" w:author="Lieberman, Joshua" w:date="2016-11-18T10:11:00Z">
        <w:r w:rsidRPr="004D58C8" w:rsidDel="00415CC7">
          <w:rPr>
            <w:b/>
          </w:rPr>
          <w:delText>namesPart</w:delText>
        </w:r>
        <w:r w:rsidR="00DC6FF6" w:rsidDel="00415CC7">
          <w:rPr>
            <w:b/>
          </w:rPr>
          <w:delText xml:space="preserve"> </w:delText>
        </w:r>
        <w:r w:rsidR="00DC6FF6" w:rsidRPr="00DC6FF6" w:rsidDel="00415CC7">
          <w:delText>(attribute):</w:delText>
        </w:r>
        <w:r w:rsidR="00497558" w:rsidRPr="004D58C8" w:rsidDel="00415CC7">
          <w:rPr>
            <w:b/>
          </w:rPr>
          <w:delText xml:space="preserve"> </w:delText>
        </w:r>
      </w:del>
    </w:p>
    <w:p w14:paraId="2E063528" w14:textId="30D5C1D5" w:rsidR="00882BF5" w:rsidRPr="00EB5A8C" w:rsidDel="00415CC7" w:rsidRDefault="00AB2AC7" w:rsidP="00EB5A8C">
      <w:pPr>
        <w:rPr>
          <w:del w:id="3306" w:author="Lieberman, Joshua" w:date="2016-11-18T10:11:00Z"/>
        </w:rPr>
      </w:pPr>
      <w:del w:id="3307" w:author="Lieberman, Joshua" w:date="2016-11-18T10:11:00Z">
        <w:r w:rsidDel="00415CC7">
          <w:delText>indicates</w:delText>
        </w:r>
        <w:r w:rsidRPr="00EB5A8C" w:rsidDel="00415CC7">
          <w:delText xml:space="preserve"> </w:delText>
        </w:r>
        <w:r w:rsidR="00497558" w:rsidRPr="00EB5A8C" w:rsidDel="00415CC7">
          <w:delText>whether the name applies to a part of feature only or not</w:delText>
        </w:r>
        <w:r w:rsidR="00AB3658" w:rsidRPr="00EB5A8C" w:rsidDel="00415CC7">
          <w:delText>, using the</w:delText>
        </w:r>
        <w:r w:rsidR="00376FAC" w:rsidDel="00415CC7">
          <w:delText xml:space="preserve"> </w:delText>
        </w:r>
        <w:r w:rsidR="00AB3658" w:rsidRPr="00EB5A8C" w:rsidDel="00415CC7">
          <w:delText>Boolean</w:delText>
        </w:r>
        <w:r w:rsidR="00497558" w:rsidRPr="00EB5A8C" w:rsidDel="00415CC7">
          <w:delText xml:space="preserve"> </w:delText>
        </w:r>
        <w:r w:rsidR="00AB3658" w:rsidRPr="00EB5A8C" w:rsidDel="00415CC7">
          <w:delText xml:space="preserve">value </w:delText>
        </w:r>
        <w:r w:rsidR="00497558" w:rsidRPr="00EB5A8C" w:rsidDel="00415CC7">
          <w:delText>type</w:delText>
        </w:r>
        <w:r w:rsidR="00AB3658" w:rsidRPr="00EB5A8C" w:rsidDel="00415CC7">
          <w:delText>.</w:delText>
        </w:r>
      </w:del>
    </w:p>
    <w:p w14:paraId="0A44A21D" w14:textId="3BC64E6B" w:rsidR="003E594B" w:rsidRPr="004D58C8" w:rsidDel="00415CC7" w:rsidRDefault="00882BF5" w:rsidP="00EB5A8C">
      <w:pPr>
        <w:rPr>
          <w:del w:id="3308" w:author="Lieberman, Joshua" w:date="2016-11-18T10:11:00Z"/>
          <w:b/>
        </w:rPr>
      </w:pPr>
      <w:del w:id="3309" w:author="Lieberman, Joshua" w:date="2016-11-18T10:11:00Z">
        <w:r w:rsidRPr="004D58C8" w:rsidDel="00415CC7">
          <w:rPr>
            <w:b/>
          </w:rPr>
          <w:delText>preferredBy</w:delText>
        </w:r>
        <w:r w:rsidR="00DC6FF6" w:rsidDel="00415CC7">
          <w:rPr>
            <w:b/>
          </w:rPr>
          <w:delText xml:space="preserve"> </w:delText>
        </w:r>
        <w:r w:rsidR="00DC6FF6" w:rsidRPr="00DC6FF6" w:rsidDel="00415CC7">
          <w:delText>(attribute):</w:delText>
        </w:r>
        <w:r w:rsidR="00497558" w:rsidRPr="004D58C8" w:rsidDel="00415CC7">
          <w:rPr>
            <w:b/>
          </w:rPr>
          <w:delText xml:space="preserve"> </w:delText>
        </w:r>
      </w:del>
    </w:p>
    <w:p w14:paraId="340DEE1C" w14:textId="584DA77E" w:rsidR="00882BF5" w:rsidRPr="00EB5A8C" w:rsidDel="00415CC7" w:rsidRDefault="00497558" w:rsidP="00EB5A8C">
      <w:pPr>
        <w:rPr>
          <w:del w:id="3310" w:author="Lieberman, Joshua" w:date="2016-11-18T10:11:00Z"/>
        </w:rPr>
      </w:pPr>
      <w:del w:id="3311" w:author="Lieberman, Joshua" w:date="2016-11-18T10:11:00Z">
        <w:r w:rsidRPr="00EB5A8C" w:rsidDel="00415CC7">
          <w:delText>specifies that the name is the preferred name according to the named entity</w:delText>
        </w:r>
        <w:r w:rsidR="0072653B" w:rsidDel="00415CC7">
          <w:delText>. The</w:delText>
        </w:r>
        <w:r w:rsidR="00DC6FF6" w:rsidDel="00415CC7">
          <w:delText xml:space="preserve"> </w:delText>
        </w:r>
        <w:r w:rsidRPr="00EB5A8C" w:rsidDel="00415CC7">
          <w:delText>CI_Responsib</w:delText>
        </w:r>
        <w:r w:rsidR="00376FAC" w:rsidDel="00415CC7">
          <w:delText>ility</w:delText>
        </w:r>
        <w:r w:rsidRPr="00EB5A8C" w:rsidDel="00415CC7">
          <w:delText xml:space="preserve"> type</w:delText>
        </w:r>
        <w:r w:rsidR="0072653B" w:rsidDel="00415CC7">
          <w:delText xml:space="preserve"> may be used to further structure the information about the responsible party and their role.</w:delText>
        </w:r>
        <w:r w:rsidR="00AB2AC7" w:rsidDel="00415CC7">
          <w:delText xml:space="preserve"> </w:delText>
        </w:r>
      </w:del>
    </w:p>
    <w:p w14:paraId="2C0094B7" w14:textId="668309C3" w:rsidR="003E594B" w:rsidRPr="004D58C8" w:rsidDel="00415CC7" w:rsidRDefault="00DC6FF6" w:rsidP="00EB5A8C">
      <w:pPr>
        <w:rPr>
          <w:del w:id="3312" w:author="Lieberman, Joshua" w:date="2016-11-18T10:11:00Z"/>
          <w:b/>
        </w:rPr>
      </w:pPr>
      <w:del w:id="3313" w:author="Lieberman, Joshua" w:date="2016-11-18T10:11:00Z">
        <w:r w:rsidDel="00415CC7">
          <w:rPr>
            <w:b/>
          </w:rPr>
          <w:delText>u</w:delText>
        </w:r>
        <w:r w:rsidR="00882BF5" w:rsidRPr="004D58C8" w:rsidDel="00415CC7">
          <w:rPr>
            <w:b/>
          </w:rPr>
          <w:delText>sage</w:delText>
        </w:r>
        <w:r w:rsidDel="00415CC7">
          <w:rPr>
            <w:b/>
          </w:rPr>
          <w:delText xml:space="preserve"> </w:delText>
        </w:r>
        <w:r w:rsidRPr="00DC6FF6" w:rsidDel="00415CC7">
          <w:delText xml:space="preserve">(attribute): </w:delText>
        </w:r>
        <w:r w:rsidR="00497558" w:rsidRPr="004D58C8" w:rsidDel="00415CC7">
          <w:rPr>
            <w:b/>
          </w:rPr>
          <w:delText xml:space="preserve"> </w:delText>
        </w:r>
      </w:del>
    </w:p>
    <w:p w14:paraId="7176FD75" w14:textId="6EEA1EE1" w:rsidR="00882BF5" w:rsidDel="00415CC7" w:rsidRDefault="00497558" w:rsidP="00EB5A8C">
      <w:pPr>
        <w:rPr>
          <w:del w:id="3314" w:author="Lieberman, Joshua" w:date="2016-11-18T10:11:00Z"/>
        </w:rPr>
      </w:pPr>
      <w:del w:id="3315" w:author="Lieberman, Joshua" w:date="2016-11-18T10:11:00Z">
        <w:r w:rsidRPr="00EB5A8C" w:rsidDel="00415CC7">
          <w:delText xml:space="preserve">expresses the </w:delText>
        </w:r>
        <w:r w:rsidR="00AB2AC7" w:rsidDel="00415CC7">
          <w:delText>kind</w:delText>
        </w:r>
        <w:r w:rsidRPr="00EB5A8C" w:rsidDel="00415CC7">
          <w:delText xml:space="preserve"> of name usage in a specific community, using a term from the HY_NameUsage code list, or a controlled vocabulary</w:delText>
        </w:r>
        <w:r w:rsidR="004A53E8" w:rsidDel="00415CC7">
          <w:delText>.</w:delText>
        </w:r>
        <w:r w:rsidR="00DC6FF6" w:rsidDel="00415CC7">
          <w:delText xml:space="preserve"> </w:delText>
        </w:r>
        <w:r w:rsidR="004A53E8" w:rsidDel="00415CC7">
          <w:delText>A</w:delText>
        </w:r>
        <w:r w:rsidR="00DC6FF6" w:rsidRPr="008E510D" w:rsidDel="00415CC7">
          <w:delText>lternative code lists may be used but should be</w:delText>
        </w:r>
        <w:r w:rsidR="00DC6FF6" w:rsidDel="00415CC7">
          <w:delText xml:space="preserve"> related to the terms in Annex B</w:delText>
        </w:r>
        <w:r w:rsidR="00DC6FF6" w:rsidRPr="008E510D" w:rsidDel="00415CC7">
          <w:delText>.</w:delText>
        </w:r>
        <w:r w:rsidR="005142E4" w:rsidDel="00415CC7">
          <w:delText>4</w:delText>
        </w:r>
        <w:r w:rsidR="00DC6FF6" w:rsidRPr="008E510D" w:rsidDel="00415CC7">
          <w:delText xml:space="preserve"> using an appropriate formalism.</w:delText>
        </w:r>
      </w:del>
    </w:p>
    <w:p w14:paraId="6D146223" w14:textId="0323B65C" w:rsidR="00882BF5" w:rsidRPr="00AB3658" w:rsidDel="00415CC7" w:rsidRDefault="00882BF5" w:rsidP="00EB5A8C">
      <w:pPr>
        <w:rPr>
          <w:del w:id="3316" w:author="Lieberman, Joshua" w:date="2016-11-18T10:11:00Z"/>
        </w:rPr>
      </w:pPr>
      <w:del w:id="3317" w:author="Lieberman, Joshua" w:date="2016-11-18T10:11:00Z">
        <w:r w:rsidRPr="004D58C8" w:rsidDel="00415CC7">
          <w:rPr>
            <w:b/>
          </w:rPr>
          <w:delText>varianteSpelling</w:delText>
        </w:r>
        <w:r w:rsidR="00DC6FF6" w:rsidDel="00415CC7">
          <w:rPr>
            <w:b/>
          </w:rPr>
          <w:delText xml:space="preserve"> </w:delText>
        </w:r>
        <w:r w:rsidR="00DC6FF6" w:rsidRPr="00DC6FF6" w:rsidDel="00415CC7">
          <w:delText>(attribute):</w:delText>
        </w:r>
        <w:r w:rsidR="00497558" w:rsidRPr="004D58C8" w:rsidDel="00415CC7">
          <w:rPr>
            <w:b/>
          </w:rPr>
          <w:delText xml:space="preserve"> </w:delText>
        </w:r>
        <w:r w:rsidR="00AB2AC7" w:rsidRPr="00AB3658" w:rsidDel="00415CC7">
          <w:delText>i</w:delText>
        </w:r>
        <w:r w:rsidR="00AB2AC7" w:rsidDel="00415CC7">
          <w:delText>ndicates</w:delText>
        </w:r>
        <w:r w:rsidR="00AB2AC7" w:rsidRPr="00AB3658" w:rsidDel="00415CC7">
          <w:delText xml:space="preserve"> </w:delText>
        </w:r>
        <w:r w:rsidR="00497558" w:rsidRPr="00AB3658" w:rsidDel="00415CC7">
          <w:delText>whether the name is a variant spelling or not</w:delText>
        </w:r>
        <w:r w:rsidR="00AB3658" w:rsidRPr="00AB3658" w:rsidDel="00415CC7">
          <w:delText xml:space="preserve"> using the Boolean</w:delText>
        </w:r>
        <w:r w:rsidR="00AB3658" w:rsidRPr="00162765" w:rsidDel="00415CC7">
          <w:delText xml:space="preserve"> value type.</w:delText>
        </w:r>
      </w:del>
    </w:p>
    <w:p w14:paraId="1EAC4BAA" w14:textId="520C8448" w:rsidR="00334360" w:rsidRPr="003E594B" w:rsidRDefault="00334360" w:rsidP="00834E29">
      <w:pPr>
        <w:pStyle w:val="Heading3"/>
        <w:jc w:val="both"/>
      </w:pPr>
      <w:bookmarkStart w:id="3318" w:name="_Toc458775750"/>
      <w:bookmarkStart w:id="3319" w:name="_Toc467226191"/>
      <w:r w:rsidRPr="003E594B">
        <w:t>The Hydro</w:t>
      </w:r>
      <w:del w:id="3320" w:author="Lieberman, Joshua" w:date="2016-11-09T23:51:00Z">
        <w:r w:rsidRPr="003E594B" w:rsidDel="0062341A">
          <w:delText xml:space="preserve"> </w:delText>
        </w:r>
      </w:del>
      <w:r w:rsidRPr="003E594B">
        <w:t xml:space="preserve">Complex </w:t>
      </w:r>
      <w:del w:id="3321" w:author="Lieberman, Joshua" w:date="2016-11-09T23:51:00Z">
        <w:r w:rsidRPr="003E594B" w:rsidDel="0062341A">
          <w:delText>model</w:delText>
        </w:r>
      </w:del>
      <w:bookmarkEnd w:id="3318"/>
      <w:ins w:id="3322" w:author="Lieberman, Joshua" w:date="2016-11-09T23:51:00Z">
        <w:r w:rsidR="0062341A">
          <w:t>package</w:t>
        </w:r>
      </w:ins>
      <w:bookmarkEnd w:id="3319"/>
    </w:p>
    <w:p w14:paraId="10EA657D" w14:textId="7153F0D6" w:rsidR="00CF0CE0" w:rsidRDefault="00334360" w:rsidP="00450C77">
      <w:pPr>
        <w:pStyle w:val="NormalWeb"/>
        <w:jc w:val="both"/>
        <w:rPr>
          <w:lang w:val="en-US"/>
        </w:rPr>
      </w:pPr>
      <w:r w:rsidRPr="008E510D">
        <w:rPr>
          <w:lang w:val="en-US"/>
        </w:rPr>
        <w:t xml:space="preserve">The Hydro Complex </w:t>
      </w:r>
      <w:del w:id="3323" w:author="Lieberman, Joshua" w:date="2016-11-10T00:11:00Z">
        <w:r w:rsidRPr="008E510D" w:rsidDel="001D30AB">
          <w:rPr>
            <w:lang w:val="en-US"/>
          </w:rPr>
          <w:delText xml:space="preserve">model </w:delText>
        </w:r>
      </w:del>
      <w:ins w:id="3324" w:author="Lieberman, Joshua" w:date="2016-11-10T00:11:00Z">
        <w:r w:rsidR="001D30AB">
          <w:rPr>
            <w:lang w:val="en-US"/>
          </w:rPr>
          <w:t>package</w:t>
        </w:r>
        <w:r w:rsidR="001D30AB" w:rsidRPr="008E510D">
          <w:rPr>
            <w:lang w:val="en-US"/>
          </w:rPr>
          <w:t xml:space="preserve"> </w:t>
        </w:r>
      </w:ins>
      <w:del w:id="3325" w:author="Lieberman, Joshua" w:date="2016-11-10T00:11:00Z">
        <w:r w:rsidRPr="008E510D" w:rsidDel="001D30AB">
          <w:rPr>
            <w:lang w:val="en-US"/>
          </w:rPr>
          <w:delText xml:space="preserve">implies </w:delText>
        </w:r>
      </w:del>
      <w:ins w:id="3326" w:author="Lieberman, Joshua" w:date="2016-11-10T00:11:00Z">
        <w:r w:rsidR="001D30AB">
          <w:rPr>
            <w:lang w:val="en-US"/>
          </w:rPr>
          <w:t>is</w:t>
        </w:r>
        <w:r w:rsidR="001D30AB" w:rsidRPr="008E510D">
          <w:rPr>
            <w:lang w:val="en-US"/>
          </w:rPr>
          <w:t xml:space="preserve"> </w:t>
        </w:r>
      </w:ins>
      <w:r w:rsidRPr="008E510D">
        <w:rPr>
          <w:lang w:val="en-US"/>
        </w:rPr>
        <w:t xml:space="preserve">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Normal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834E29">
      <w:pPr>
        <w:pStyle w:val="Heading4"/>
        <w:jc w:val="both"/>
      </w:pPr>
      <w:r w:rsidRPr="008E510D">
        <w:t>Catchment</w:t>
      </w:r>
    </w:p>
    <w:p w14:paraId="29C9AF89" w14:textId="0D730636" w:rsidR="00AB3658" w:rsidRPr="008E510D" w:rsidRDefault="00AB3658" w:rsidP="00AB3658">
      <w:pPr>
        <w:pStyle w:val="Normal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w:t>
      </w:r>
      <w:proofErr w:type="gramStart"/>
      <w:r w:rsidRPr="008E510D">
        <w:rPr>
          <w:lang w:val="en-US"/>
        </w:rPr>
        <w:t>an 'outfall'</w:t>
      </w:r>
      <w:proofErr w:type="gramEnd"/>
      <w:r w:rsidRPr="008E510D">
        <w:rPr>
          <w:lang w:val="en-US"/>
        </w:rPr>
        <w:t xml:space="preserve">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874BCD">
        <w:t xml:space="preserve">Figure </w:t>
      </w:r>
      <w:r w:rsidR="00874BCD">
        <w:rPr>
          <w:noProof/>
        </w:rPr>
        <w:t>23</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874BCD">
        <w:t xml:space="preserve">Figure </w:t>
      </w:r>
      <w:r w:rsidR="00874BCD">
        <w:rPr>
          <w:noProof/>
        </w:rPr>
        <w:t>24</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drawing>
          <wp:inline distT="0" distB="0" distL="0" distR="0" wp14:anchorId="2FF8AF1D" wp14:editId="5C59FB8E">
            <wp:extent cx="5486400" cy="3711639"/>
            <wp:effectExtent l="0" t="0" r="0" b="3175"/>
            <wp:docPr id="44" name="Grafik 44" descr="D:\Users\Dornblut\OGC_HYF_SWG\hlphtml\EARoot\EA2\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711639"/>
                    </a:xfrm>
                    <a:prstGeom prst="rect">
                      <a:avLst/>
                    </a:prstGeom>
                    <a:noFill/>
                    <a:ln>
                      <a:noFill/>
                    </a:ln>
                  </pic:spPr>
                </pic:pic>
              </a:graphicData>
            </a:graphic>
          </wp:inline>
        </w:drawing>
      </w:r>
    </w:p>
    <w:p w14:paraId="03145E24" w14:textId="66B03ADB" w:rsidR="007451BA" w:rsidRDefault="007451BA" w:rsidP="00834E29">
      <w:pPr>
        <w:pStyle w:val="OGCFigure"/>
        <w:outlineLvl w:val="0"/>
      </w:pPr>
      <w:bookmarkStart w:id="3327" w:name="_Ref462910280"/>
      <w:bookmarkStart w:id="3328" w:name="_Toc467163159"/>
      <w:r>
        <w:t xml:space="preserve">Figure </w:t>
      </w:r>
      <w:r w:rsidR="00C75574">
        <w:fldChar w:fldCharType="begin"/>
      </w:r>
      <w:r w:rsidR="00C75574">
        <w:instrText xml:space="preserve"> SEQ Figure \* ARABIC </w:instrText>
      </w:r>
      <w:r w:rsidR="00C75574">
        <w:fldChar w:fldCharType="separate"/>
      </w:r>
      <w:r w:rsidR="00F30A25">
        <w:rPr>
          <w:noProof/>
        </w:rPr>
        <w:t>23</w:t>
      </w:r>
      <w:r w:rsidR="00C75574">
        <w:rPr>
          <w:noProof/>
        </w:rPr>
        <w:fldChar w:fldCharType="end"/>
      </w:r>
      <w:bookmarkEnd w:id="3327"/>
      <w:r>
        <w:t>: Catchment model (UML class diagram)</w:t>
      </w:r>
      <w:bookmarkEnd w:id="3328"/>
    </w:p>
    <w:p w14:paraId="69919ED6" w14:textId="3F6C3F9A" w:rsidR="00992987" w:rsidRDefault="00992987" w:rsidP="00992987">
      <w:pPr>
        <w:pStyle w:val="Normal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0C2022A" w:rsidR="00D03383" w:rsidRDefault="0004665B" w:rsidP="0004665B">
      <w:pPr>
        <w:pStyle w:val="NormalWeb"/>
        <w:jc w:val="both"/>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874BCD">
        <w:t xml:space="preserve">Figure </w:t>
      </w:r>
      <w:r w:rsidR="00874BCD">
        <w:rPr>
          <w:noProof/>
        </w:rPr>
        <w:t>24</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Emphasis"/>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w:t>
      </w:r>
      <w:r>
        <w:rPr>
          <w:rStyle w:val="Emphasis"/>
          <w:lang w:val="en-US"/>
        </w:rPr>
        <w:t>realization</w:t>
      </w:r>
      <w:r w:rsidRPr="008E510D">
        <w:rPr>
          <w:lang w:val="en-US"/>
        </w:rPr>
        <w:t>.</w:t>
      </w:r>
    </w:p>
    <w:p w14:paraId="1C5B7B9B" w14:textId="4D16F263" w:rsidR="003E594B" w:rsidRPr="00D44A9D" w:rsidRDefault="00320041" w:rsidP="008C473D">
      <w:r w:rsidRPr="008C473D">
        <w:rPr>
          <w:rStyle w:val="Strong"/>
          <w:bCs w:val="0"/>
        </w:rPr>
        <w:t>c</w:t>
      </w:r>
      <w:r w:rsidR="00D11AB2" w:rsidRPr="008C473D">
        <w:rPr>
          <w:rStyle w:val="Strong"/>
          <w:bCs w:val="0"/>
        </w:rPr>
        <w:t>ode</w:t>
      </w:r>
      <w:r w:rsidRPr="00D44A9D">
        <w:rPr>
          <w:rStyle w:val="Strong"/>
          <w:b w:val="0"/>
          <w:bCs w:val="0"/>
        </w:rPr>
        <w:t xml:space="preserve"> (attribute):</w:t>
      </w:r>
    </w:p>
    <w:p w14:paraId="0E1FE3D3" w14:textId="4274225A" w:rsidR="00D11AB2" w:rsidRPr="00040D04" w:rsidRDefault="00D11AB2" w:rsidP="008C473D">
      <w:r w:rsidRPr="00040D04">
        <w:t xml:space="preserve">unique identifier to the catchment in given context. </w:t>
      </w:r>
      <w:r w:rsidR="007D57FE" w:rsidRPr="00040D04">
        <w:t>T</w:t>
      </w:r>
      <w:r w:rsidRPr="00040D04" w:rsidDel="0074022F">
        <w:t xml:space="preserve">he code attribute </w:t>
      </w:r>
      <w:r w:rsidR="007D57FE" w:rsidRPr="00040D04" w:rsidDel="0074022F">
        <w:t>sh</w:t>
      </w:r>
      <w:r w:rsidR="007D57FE" w:rsidRPr="00040D04">
        <w:t>ould</w:t>
      </w:r>
      <w:r w:rsidR="007D57FE" w:rsidRPr="00040D04" w:rsidDel="0074022F">
        <w:t xml:space="preserve"> </w:t>
      </w:r>
      <w:r w:rsidRPr="00040D04" w:rsidDel="0074022F">
        <w:t xml:space="preserve">be implemented using a controlled classification or coding system. </w:t>
      </w:r>
      <w:r w:rsidRPr="00040D04">
        <w:t xml:space="preserve">Example: WMO Basin Codes. </w:t>
      </w:r>
    </w:p>
    <w:p w14:paraId="0BB83C96" w14:textId="587BB219" w:rsidR="003E594B" w:rsidRPr="008C473D" w:rsidRDefault="00D11AB2" w:rsidP="008C473D">
      <w:r w:rsidRPr="008C473D">
        <w:rPr>
          <w:rStyle w:val="Strong"/>
          <w:bCs w:val="0"/>
        </w:rPr>
        <w:t>outflow</w:t>
      </w:r>
      <w:r w:rsidRPr="008C473D">
        <w:t xml:space="preserve"> and </w:t>
      </w:r>
      <w:r w:rsidRPr="008C473D">
        <w:rPr>
          <w:rStyle w:val="Strong"/>
          <w:bCs w:val="0"/>
        </w:rPr>
        <w:t>inflow</w:t>
      </w:r>
      <w:r w:rsidR="00320041" w:rsidRPr="00A91E03">
        <w:rPr>
          <w:rStyle w:val="Strong"/>
          <w:b w:val="0"/>
          <w:bCs w:val="0"/>
        </w:rPr>
        <w:t xml:space="preserve"> (associations)</w:t>
      </w:r>
      <w:r w:rsidR="00093A75" w:rsidRPr="00A91E03">
        <w:rPr>
          <w:rStyle w:val="Strong"/>
          <w:b w:val="0"/>
          <w:bCs w:val="0"/>
        </w:rPr>
        <w:t>:</w:t>
      </w:r>
      <w:r w:rsidR="00093A75" w:rsidRPr="008C473D">
        <w:t xml:space="preserve"> </w:t>
      </w:r>
    </w:p>
    <w:p w14:paraId="7873CDB2" w14:textId="0B9AC5E8" w:rsidR="00D11AB2" w:rsidRPr="00040D04" w:rsidRDefault="00D11AB2" w:rsidP="008C473D">
      <w:r w:rsidRPr="0037077B">
        <w:t xml:space="preserve">outfall in terms of </w:t>
      </w:r>
      <w:r w:rsidR="00093A75" w:rsidRPr="0037077B">
        <w:t xml:space="preserve">an </w:t>
      </w:r>
      <w:r w:rsidRPr="0037077B">
        <w:t xml:space="preserve">outflow </w:t>
      </w:r>
      <w:r w:rsidR="00093A75" w:rsidRPr="0037077B">
        <w:t xml:space="preserve">of the contributing catchment, </w:t>
      </w:r>
      <w:r w:rsidRPr="00040D04">
        <w:t xml:space="preserve">or inflow </w:t>
      </w:r>
      <w:r w:rsidR="00093A75" w:rsidRPr="00040D04">
        <w:t>to</w:t>
      </w:r>
      <w:r w:rsidRPr="00040D04">
        <w:t xml:space="preserve"> the </w:t>
      </w:r>
      <w:r w:rsidR="00093A75" w:rsidRPr="00040D04">
        <w:t xml:space="preserve">receiving </w:t>
      </w:r>
      <w:r w:rsidRPr="00040D04">
        <w:t xml:space="preserve">catchment. </w:t>
      </w:r>
      <w:r w:rsidR="009434AC" w:rsidRPr="00040D04">
        <w:t xml:space="preserve">For a </w:t>
      </w:r>
      <w:r w:rsidRPr="00040D04">
        <w:t xml:space="preserve">dendritic network of catchments, the outflow of a contributing catchment coincides with the inflow to a receiving catchment. This </w:t>
      </w:r>
      <w:r w:rsidR="009434AC" w:rsidRPr="00040D04">
        <w:t>support</w:t>
      </w:r>
      <w:r w:rsidRPr="00040D04">
        <w:t>s description of upstream-downstream relations</w:t>
      </w:r>
      <w:r w:rsidR="00093A75" w:rsidRPr="00040D04">
        <w:t>hips between catchments</w:t>
      </w:r>
      <w:r w:rsidRPr="00040D04">
        <w:t xml:space="preserve">. </w:t>
      </w:r>
    </w:p>
    <w:p w14:paraId="5E675CE3" w14:textId="77777777" w:rsidR="007451BA" w:rsidRDefault="007451BA" w:rsidP="007451BA">
      <w:pPr>
        <w:pStyle w:val="OGCFigure"/>
      </w:pPr>
      <w:r>
        <w:rPr>
          <w:noProof/>
        </w:rPr>
        <w:drawing>
          <wp:inline distT="0" distB="0" distL="0" distR="0" wp14:anchorId="6ED3BF38" wp14:editId="7F8262DE">
            <wp:extent cx="2943225" cy="3105150"/>
            <wp:effectExtent l="0" t="0" r="9525" b="0"/>
            <wp:docPr id="48" name="Grafik 48" descr="D:\Users\Dornblut\OGC_HYF_SWG\hlphtml\EARoot\EA2\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3225" cy="3105150"/>
                    </a:xfrm>
                    <a:prstGeom prst="rect">
                      <a:avLst/>
                    </a:prstGeom>
                    <a:noFill/>
                    <a:ln>
                      <a:noFill/>
                    </a:ln>
                  </pic:spPr>
                </pic:pic>
              </a:graphicData>
            </a:graphic>
          </wp:inline>
        </w:drawing>
      </w:r>
    </w:p>
    <w:p w14:paraId="73DC2AE7" w14:textId="35ECBECA" w:rsidR="00002E89" w:rsidRDefault="007451BA" w:rsidP="00834E29">
      <w:pPr>
        <w:pStyle w:val="OGCFigure"/>
        <w:outlineLvl w:val="0"/>
      </w:pPr>
      <w:bookmarkStart w:id="3329" w:name="_Ref462910290"/>
      <w:bookmarkStart w:id="3330" w:name="_Toc467163160"/>
      <w:r>
        <w:t xml:space="preserve">Figure </w:t>
      </w:r>
      <w:r w:rsidR="00C75574">
        <w:fldChar w:fldCharType="begin"/>
      </w:r>
      <w:r w:rsidR="00C75574">
        <w:instrText xml:space="preserve"> SEQ Figure \* ARABIC </w:instrText>
      </w:r>
      <w:r w:rsidR="00C75574">
        <w:fldChar w:fldCharType="separate"/>
      </w:r>
      <w:r w:rsidR="00F30A25">
        <w:rPr>
          <w:noProof/>
        </w:rPr>
        <w:t>24</w:t>
      </w:r>
      <w:r w:rsidR="00C75574">
        <w:rPr>
          <w:noProof/>
        </w:rPr>
        <w:fldChar w:fldCharType="end"/>
      </w:r>
      <w:bookmarkEnd w:id="3329"/>
      <w:r>
        <w:t>: Catchment and outfall (UML class diagram)</w:t>
      </w:r>
      <w:bookmarkEnd w:id="3330"/>
    </w:p>
    <w:p w14:paraId="311FCB73" w14:textId="77777777" w:rsidR="007451BA" w:rsidRPr="008E510D" w:rsidRDefault="007451BA" w:rsidP="007451BA">
      <w:pPr>
        <w:pStyle w:val="OGCFigure"/>
      </w:pPr>
    </w:p>
    <w:p w14:paraId="36E48158" w14:textId="322BB8AD" w:rsidR="003E594B" w:rsidRPr="008C473D" w:rsidRDefault="00D11AB2" w:rsidP="008C473D">
      <w:pPr>
        <w:rPr>
          <w:rStyle w:val="Strong"/>
          <w:b w:val="0"/>
          <w:bCs w:val="0"/>
        </w:rPr>
      </w:pPr>
      <w:r w:rsidRPr="008C473D">
        <w:rPr>
          <w:rStyle w:val="Strong"/>
          <w:bCs w:val="0"/>
        </w:rPr>
        <w:t>containingCatchment</w:t>
      </w:r>
      <w:r w:rsidRPr="008C473D">
        <w:rPr>
          <w:rStyle w:val="Strong"/>
          <w:b w:val="0"/>
          <w:bCs w:val="0"/>
        </w:rPr>
        <w:t xml:space="preserve"> and </w:t>
      </w:r>
      <w:r w:rsidRPr="008C473D">
        <w:rPr>
          <w:rStyle w:val="Strong"/>
          <w:bCs w:val="0"/>
        </w:rPr>
        <w:t>containedCatchment</w:t>
      </w:r>
      <w:r w:rsidR="00320041" w:rsidRPr="008C473D">
        <w:rPr>
          <w:rStyle w:val="Strong"/>
          <w:b w:val="0"/>
          <w:bCs w:val="0"/>
        </w:rPr>
        <w:t xml:space="preserve"> (associations</w:t>
      </w:r>
      <w:r w:rsidR="00320041" w:rsidRPr="00040D04">
        <w:rPr>
          <w:rStyle w:val="Strong"/>
          <w:b w:val="0"/>
          <w:bCs w:val="0"/>
        </w:rPr>
        <w:t>)</w:t>
      </w:r>
      <w:r w:rsidR="002159A7" w:rsidRPr="00040D04">
        <w:rPr>
          <w:rStyle w:val="Strong"/>
          <w:b w:val="0"/>
          <w:bCs w:val="0"/>
        </w:rPr>
        <w:t>:</w:t>
      </w:r>
      <w:r w:rsidRPr="008C473D">
        <w:rPr>
          <w:rStyle w:val="Strong"/>
          <w:b w:val="0"/>
          <w:bCs w:val="0"/>
        </w:rPr>
        <w:t xml:space="preserve"> </w:t>
      </w:r>
    </w:p>
    <w:p w14:paraId="33B2FA3E" w14:textId="6E3EF288" w:rsidR="007451BA" w:rsidRDefault="00D11AB2" w:rsidP="007451BA">
      <w:r w:rsidRPr="008E510D">
        <w:t xml:space="preserve">nesting of catchments in a simple “is-in” containment hierarchy as typically used for high-order organization of management and reporting units. </w:t>
      </w:r>
    </w:p>
    <w:p w14:paraId="71D43F16" w14:textId="77777777" w:rsidR="007451BA" w:rsidRDefault="007451BA" w:rsidP="007451BA">
      <w:pPr>
        <w:pStyle w:val="OGCFigure"/>
      </w:pPr>
      <w:r>
        <w:rPr>
          <w:noProof/>
        </w:rPr>
        <w:drawing>
          <wp:inline distT="0" distB="0" distL="0" distR="0" wp14:anchorId="6982D88D" wp14:editId="63D85E50">
            <wp:extent cx="2914650" cy="1343025"/>
            <wp:effectExtent l="0" t="0" r="0" b="9525"/>
            <wp:docPr id="56" name="Grafik 56" descr="D:\Users\Dornblut\OGC_HYF_SWG\hlphtml\EARoot\EA2\E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p>
    <w:p w14:paraId="7436E799" w14:textId="19FDFD09" w:rsidR="007451BA" w:rsidRPr="008E510D" w:rsidRDefault="007451BA" w:rsidP="00834E29">
      <w:pPr>
        <w:pStyle w:val="OGCFigure"/>
        <w:outlineLvl w:val="0"/>
      </w:pPr>
      <w:bookmarkStart w:id="3331" w:name="_Toc467163161"/>
      <w:r>
        <w:t xml:space="preserve">Figure </w:t>
      </w:r>
      <w:r w:rsidR="00C75574">
        <w:fldChar w:fldCharType="begin"/>
      </w:r>
      <w:r w:rsidR="00C75574">
        <w:instrText xml:space="preserve"> SEQ Figure \* ARABIC </w:instrText>
      </w:r>
      <w:r w:rsidR="00C75574">
        <w:fldChar w:fldCharType="separate"/>
      </w:r>
      <w:r w:rsidR="00F30A25">
        <w:rPr>
          <w:noProof/>
        </w:rPr>
        <w:t>25</w:t>
      </w:r>
      <w:r w:rsidR="00C75574">
        <w:rPr>
          <w:noProof/>
        </w:rPr>
        <w:fldChar w:fldCharType="end"/>
      </w:r>
      <w:r>
        <w:t xml:space="preserve">: </w:t>
      </w:r>
      <w:r w:rsidRPr="008E510D">
        <w:t>Containing / contained catchment (UML class diagram</w:t>
      </w:r>
      <w:r>
        <w:t>)</w:t>
      </w:r>
      <w:bookmarkEnd w:id="3331"/>
    </w:p>
    <w:p w14:paraId="670E0F72" w14:textId="77777777" w:rsidR="001214AF" w:rsidRPr="008E510D" w:rsidRDefault="001214AF" w:rsidP="006D2CB5">
      <w:pPr>
        <w:pStyle w:val="OGCFigure"/>
      </w:pPr>
    </w:p>
    <w:p w14:paraId="6AAB4376" w14:textId="4E687494" w:rsidR="003E594B" w:rsidRPr="008C473D" w:rsidRDefault="00D11AB2" w:rsidP="008C473D">
      <w:pPr>
        <w:rPr>
          <w:rStyle w:val="Strong"/>
          <w:b w:val="0"/>
          <w:bCs w:val="0"/>
        </w:rPr>
      </w:pPr>
      <w:r w:rsidRPr="008C473D">
        <w:rPr>
          <w:rStyle w:val="Strong"/>
          <w:bCs w:val="0"/>
        </w:rPr>
        <w:t>conjointCatchment</w:t>
      </w:r>
      <w:r w:rsidR="00320041" w:rsidRPr="00040D04">
        <w:rPr>
          <w:rStyle w:val="Strong"/>
          <w:b w:val="0"/>
          <w:bCs w:val="0"/>
        </w:rPr>
        <w:t xml:space="preserve"> (association)</w:t>
      </w:r>
      <w:r w:rsidR="002159A7" w:rsidRPr="00040D04">
        <w:rPr>
          <w:rStyle w:val="Strong"/>
          <w:b w:val="0"/>
          <w:bCs w:val="0"/>
        </w:rPr>
        <w:t>:</w:t>
      </w:r>
      <w:r w:rsidRPr="008C473D">
        <w:rPr>
          <w:rStyle w:val="Strong"/>
          <w:b w:val="0"/>
          <w:bCs w:val="0"/>
        </w:rPr>
        <w:t xml:space="preserve"> </w:t>
      </w:r>
    </w:p>
    <w:p w14:paraId="7DE04B0F" w14:textId="335B5DFE" w:rsidR="00D11AB2" w:rsidRPr="008E510D" w:rsidRDefault="00D11AB2" w:rsidP="008C473D">
      <w:proofErr w:type="gramStart"/>
      <w:r w:rsidRPr="008E510D">
        <w:t>catchment</w:t>
      </w:r>
      <w:proofErr w:type="gramEnd"/>
      <w:r w:rsidRPr="008E510D">
        <w:t xml:space="preserve"> </w:t>
      </w:r>
      <w:r w:rsidR="002159A7">
        <w:t xml:space="preserve">interacting </w:t>
      </w:r>
      <w:r w:rsidRPr="008E510D">
        <w:t xml:space="preserve">with another catchment </w:t>
      </w:r>
      <w:r w:rsidR="002159A7">
        <w:t xml:space="preserve">across </w:t>
      </w:r>
      <w:r w:rsidRPr="008E510D">
        <w:t>an internal boundary</w:t>
      </w:r>
      <w:r w:rsidR="00000055">
        <w:t xml:space="preserve">, and </w:t>
      </w:r>
      <w:r w:rsidRPr="008E510D">
        <w:t xml:space="preserve"> </w:t>
      </w:r>
      <w:r w:rsidR="002159A7">
        <w:t>contrib</w:t>
      </w:r>
      <w:r w:rsidR="00000055">
        <w:t xml:space="preserve">uting </w:t>
      </w:r>
      <w:r w:rsidR="000D365E">
        <w:t xml:space="preserve">together </w:t>
      </w:r>
      <w:r w:rsidR="00000055">
        <w:t>with these</w:t>
      </w:r>
      <w:r w:rsidR="00A4249C" w:rsidRPr="008E510D" w:rsidDel="003D0498">
        <w:t xml:space="preserve"> to a</w:t>
      </w:r>
      <w:r w:rsidR="009434AC">
        <w:t xml:space="preserve"> </w:t>
      </w:r>
      <w:r w:rsidR="000D365E">
        <w:t>single, common outfall</w:t>
      </w:r>
      <w:r w:rsidR="00A4249C" w:rsidRPr="008E510D" w:rsidDel="003D0498">
        <w:t>.</w:t>
      </w:r>
      <w:r w:rsidRPr="008E510D">
        <w:t xml:space="preserve">. This </w:t>
      </w:r>
      <w:r w:rsidR="002159A7">
        <w:t xml:space="preserve">internal boundary </w:t>
      </w:r>
      <w:r w:rsidRPr="008E510D">
        <w:t xml:space="preserve">may be a divide separating adjacent catchments, or a diffuse divide between non-delineated sub-catchments within an encompassing catchment, or a fictive </w:t>
      </w:r>
      <w:r w:rsidR="002159A7">
        <w:t>boundary</w:t>
      </w:r>
      <w:r w:rsidRPr="008E510D">
        <w:t xml:space="preserve"> between distant catchments. </w:t>
      </w:r>
      <w:r w:rsidRPr="008E510D" w:rsidDel="003D0498">
        <w:t>A</w:t>
      </w:r>
      <w:r w:rsidR="00C1502B">
        <w:t xml:space="preserve"> </w:t>
      </w:r>
      <w:r w:rsidRPr="008E510D" w:rsidDel="003D0498">
        <w:t>dendritic network of catchments</w:t>
      </w:r>
      <w:r w:rsidR="00C1502B">
        <w:t xml:space="preserve"> provided</w:t>
      </w:r>
      <w:r w:rsidRPr="008E510D" w:rsidDel="003D0498">
        <w:t xml:space="preserve">, where each catchment is determined by its single outflow, this association </w:t>
      </w:r>
      <w:r w:rsidR="00A4249C">
        <w:t>can</w:t>
      </w:r>
      <w:r w:rsidRPr="008E510D" w:rsidDel="003D0498">
        <w:t xml:space="preserve"> be used to summarize </w:t>
      </w:r>
      <w:r w:rsidRPr="008E510D">
        <w:t xml:space="preserve">diffuse </w:t>
      </w:r>
      <w:r w:rsidRPr="008E510D" w:rsidDel="003D0498">
        <w:t xml:space="preserve">inflow into </w:t>
      </w:r>
      <w:r w:rsidR="00C1502B">
        <w:t>a</w:t>
      </w:r>
      <w:r w:rsidRPr="008E510D" w:rsidDel="003D0498">
        <w:t xml:space="preserve"> catchment, as </w:t>
      </w:r>
      <w:r w:rsidR="002159A7">
        <w:t xml:space="preserve">typical for </w:t>
      </w:r>
      <w:r w:rsidRPr="008E510D" w:rsidDel="003D0498">
        <w:t>headwater catchments</w:t>
      </w:r>
      <w:r w:rsidR="008733BB">
        <w:t>, or spread outflow occurring for example in estuary catchments.</w:t>
      </w:r>
    </w:p>
    <w:p w14:paraId="087FF23D" w14:textId="292DD02F" w:rsidR="00B817B2" w:rsidRDefault="00B817B2" w:rsidP="00B817B2">
      <w:pPr>
        <w:pStyle w:val="OGCFigure"/>
      </w:pPr>
      <w:r>
        <w:rPr>
          <w:noProof/>
        </w:rPr>
        <w:drawing>
          <wp:inline distT="0" distB="0" distL="0" distR="0" wp14:anchorId="40079C89" wp14:editId="1C7132CD">
            <wp:extent cx="2771775" cy="1019175"/>
            <wp:effectExtent l="0" t="0" r="9525" b="9525"/>
            <wp:docPr id="65" name="Grafik 65" descr="D:\Users\Dornblut\OGC_HYF_SWG\hlphtml\EARoot\EA2\E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1775" cy="1019175"/>
                    </a:xfrm>
                    <a:prstGeom prst="rect">
                      <a:avLst/>
                    </a:prstGeom>
                    <a:noFill/>
                    <a:ln>
                      <a:noFill/>
                    </a:ln>
                  </pic:spPr>
                </pic:pic>
              </a:graphicData>
            </a:graphic>
          </wp:inline>
        </w:drawing>
      </w:r>
    </w:p>
    <w:p w14:paraId="217BE564" w14:textId="7DD9AFBD" w:rsidR="00B817B2" w:rsidRDefault="00B817B2" w:rsidP="00834E29">
      <w:pPr>
        <w:pStyle w:val="OGCFigure"/>
        <w:outlineLvl w:val="0"/>
      </w:pPr>
      <w:bookmarkStart w:id="3332" w:name="_Toc467163162"/>
      <w:r>
        <w:t xml:space="preserve">Figure </w:t>
      </w:r>
      <w:r w:rsidR="00C75574">
        <w:fldChar w:fldCharType="begin"/>
      </w:r>
      <w:r w:rsidR="00C75574">
        <w:instrText xml:space="preserve"> SEQ Figure \* ARABIC </w:instrText>
      </w:r>
      <w:r w:rsidR="00C75574">
        <w:fldChar w:fldCharType="separate"/>
      </w:r>
      <w:r w:rsidR="00F30A25">
        <w:rPr>
          <w:noProof/>
        </w:rPr>
        <w:t>26</w:t>
      </w:r>
      <w:r w:rsidR="00C75574">
        <w:rPr>
          <w:noProof/>
        </w:rPr>
        <w:fldChar w:fldCharType="end"/>
      </w:r>
      <w:r>
        <w:t xml:space="preserve">: </w:t>
      </w:r>
      <w:r w:rsidRPr="008E510D">
        <w:t>Conjoint catchment (UML class diagram</w:t>
      </w:r>
      <w:r>
        <w:t>)</w:t>
      </w:r>
      <w:bookmarkEnd w:id="3332"/>
    </w:p>
    <w:p w14:paraId="0B44E26C" w14:textId="77777777" w:rsidR="00DC6FF6" w:rsidRPr="008E510D" w:rsidRDefault="00DC6FF6" w:rsidP="006D2CB5">
      <w:pPr>
        <w:pStyle w:val="OGCFigure"/>
      </w:pPr>
    </w:p>
    <w:p w14:paraId="2C358ABA" w14:textId="5D5FC3CA" w:rsidR="003E594B" w:rsidRDefault="00D11AB2" w:rsidP="008C473D">
      <w:r w:rsidRPr="008E510D">
        <w:rPr>
          <w:rStyle w:val="Strong"/>
        </w:rPr>
        <w:t>upperCatchment</w:t>
      </w:r>
      <w:r w:rsidRPr="008E510D">
        <w:t xml:space="preserve"> and </w:t>
      </w:r>
      <w:r w:rsidRPr="008E510D">
        <w:rPr>
          <w:rStyle w:val="Strong"/>
        </w:rPr>
        <w:t>lowerCatchment</w:t>
      </w:r>
      <w:r w:rsidR="00320041">
        <w:rPr>
          <w:rStyle w:val="Strong"/>
        </w:rPr>
        <w:t xml:space="preserve"> </w:t>
      </w:r>
      <w:r w:rsidR="00320041" w:rsidRPr="00320041">
        <w:rPr>
          <w:rStyle w:val="Strong"/>
          <w:b w:val="0"/>
        </w:rPr>
        <w:t>(</w:t>
      </w:r>
      <w:r w:rsidR="00320041">
        <w:rPr>
          <w:rStyle w:val="Strong"/>
          <w:b w:val="0"/>
        </w:rPr>
        <w:t>association)</w:t>
      </w:r>
      <w:r w:rsidR="002159A7">
        <w:t xml:space="preserve">: </w:t>
      </w:r>
    </w:p>
    <w:p w14:paraId="0C8EC702" w14:textId="6B992125" w:rsidR="00D11AB2" w:rsidRPr="008E510D" w:rsidRDefault="0037077B" w:rsidP="008C473D">
      <w:r>
        <w:t xml:space="preserve">neighboring </w:t>
      </w:r>
      <w:r w:rsidR="00D11AB2" w:rsidRPr="008E510D">
        <w:t xml:space="preserve">catchment </w:t>
      </w:r>
      <w:r w:rsidR="002159A7">
        <w:t xml:space="preserve">immediately </w:t>
      </w:r>
      <w:r w:rsidR="00D11AB2" w:rsidRPr="008E510D">
        <w:t>above or below</w:t>
      </w:r>
      <w:r w:rsidR="002159A7">
        <w:t xml:space="preserve"> of the catchment</w:t>
      </w:r>
      <w:r w:rsidR="00D11AB2" w:rsidRPr="008E510D">
        <w:t xml:space="preserve">. This allows </w:t>
      </w:r>
      <w:r w:rsidR="001D3AD6" w:rsidRPr="008E510D">
        <w:t xml:space="preserve">to trace the catchment network in </w:t>
      </w:r>
      <w:r w:rsidR="001D3AD6">
        <w:t xml:space="preserve">an </w:t>
      </w:r>
      <w:r w:rsidR="001D3AD6" w:rsidRPr="008E510D">
        <w:t>upstream direction from mouth to source, or downstream from source to mouth.</w:t>
      </w:r>
    </w:p>
    <w:p w14:paraId="08564122" w14:textId="7AB0A705" w:rsidR="00B817B2" w:rsidRDefault="00B817B2" w:rsidP="00B817B2">
      <w:pPr>
        <w:pStyle w:val="OGCFigure"/>
      </w:pPr>
      <w:r>
        <w:rPr>
          <w:noProof/>
        </w:rPr>
        <w:drawing>
          <wp:inline distT="0" distB="0" distL="0" distR="0" wp14:anchorId="161E0FE5" wp14:editId="3B0C40F5">
            <wp:extent cx="2667000" cy="1447800"/>
            <wp:effectExtent l="0" t="0" r="0" b="0"/>
            <wp:docPr id="67" name="Grafik 67" descr="D:\Users\Dornblut\OGC_HYF_SWG\hlphtml\EARoot\EA2\E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14:paraId="3B3798C9" w14:textId="2337E57D" w:rsidR="00B817B2" w:rsidRDefault="00B817B2" w:rsidP="00834E29">
      <w:pPr>
        <w:pStyle w:val="OGCFigure"/>
        <w:outlineLvl w:val="0"/>
      </w:pPr>
      <w:bookmarkStart w:id="3333" w:name="_Toc467163163"/>
      <w:r>
        <w:t xml:space="preserve">Figure </w:t>
      </w:r>
      <w:r w:rsidR="00C75574">
        <w:fldChar w:fldCharType="begin"/>
      </w:r>
      <w:r w:rsidR="00C75574">
        <w:instrText xml:space="preserve"> SEQ Figure \* ARABIC </w:instrText>
      </w:r>
      <w:r w:rsidR="00C75574">
        <w:fldChar w:fldCharType="separate"/>
      </w:r>
      <w:r w:rsidR="00F30A25">
        <w:rPr>
          <w:noProof/>
        </w:rPr>
        <w:t>27</w:t>
      </w:r>
      <w:r w:rsidR="00C75574">
        <w:rPr>
          <w:noProof/>
        </w:rPr>
        <w:fldChar w:fldCharType="end"/>
      </w:r>
      <w:r>
        <w:t xml:space="preserve">: </w:t>
      </w:r>
      <w:r w:rsidRPr="008E510D">
        <w:t>Upper / lower catchment (UML class diagram</w:t>
      </w:r>
      <w:r>
        <w:t>)</w:t>
      </w:r>
      <w:bookmarkEnd w:id="3333"/>
    </w:p>
    <w:p w14:paraId="00D2AFC4" w14:textId="77777777" w:rsidR="00002E89" w:rsidRPr="008E510D" w:rsidRDefault="00002E89" w:rsidP="006D2CB5">
      <w:pPr>
        <w:pStyle w:val="OGCFigure"/>
      </w:pPr>
    </w:p>
    <w:p w14:paraId="4F4266E8" w14:textId="6C99681F" w:rsidR="00127449" w:rsidRPr="008C473D" w:rsidRDefault="001D437D" w:rsidP="008C473D">
      <w:pPr>
        <w:rPr>
          <w:rStyle w:val="Strong"/>
        </w:rPr>
      </w:pPr>
      <w:r w:rsidRPr="00127449">
        <w:rPr>
          <w:rStyle w:val="Strong"/>
        </w:rPr>
        <w:t>realization</w:t>
      </w:r>
      <w:r w:rsidR="00320041">
        <w:rPr>
          <w:rStyle w:val="Strong"/>
        </w:rPr>
        <w:t xml:space="preserve"> </w:t>
      </w:r>
      <w:r w:rsidR="00320041" w:rsidRPr="008C473D">
        <w:rPr>
          <w:rStyle w:val="Strong"/>
          <w:b w:val="0"/>
        </w:rPr>
        <w:t>(association):</w:t>
      </w:r>
    </w:p>
    <w:p w14:paraId="317EDCD0" w14:textId="4DC51485" w:rsidR="00D11AB2" w:rsidRPr="008C473D" w:rsidRDefault="00F776C0" w:rsidP="008C473D">
      <w:proofErr w:type="gramStart"/>
      <w:r>
        <w:t>topological</w:t>
      </w:r>
      <w:proofErr w:type="gramEnd"/>
      <w:r>
        <w:t xml:space="preserve"> or geographic </w:t>
      </w:r>
      <w:r w:rsidR="00127449">
        <w:t xml:space="preserve">feature which </w:t>
      </w:r>
      <w:r w:rsidR="00D11AB2" w:rsidRPr="00127449">
        <w:t>realizes the logical catchment</w:t>
      </w:r>
      <w:r>
        <w:t xml:space="preserve"> </w:t>
      </w:r>
      <w:r w:rsidR="00EE319C">
        <w:t>.</w:t>
      </w:r>
    </w:p>
    <w:p w14:paraId="21A39CE4" w14:textId="05FAA99C" w:rsidR="00D11AB2" w:rsidRPr="008C473D" w:rsidRDefault="00D11AB2" w:rsidP="00834E29">
      <w:pPr>
        <w:pStyle w:val="Heading4"/>
        <w:jc w:val="both"/>
      </w:pPr>
      <w:r w:rsidRPr="008C473D">
        <w:t>Catchment Aggregate</w:t>
      </w:r>
    </w:p>
    <w:p w14:paraId="3096FD2C" w14:textId="326BC19B" w:rsidR="00320041" w:rsidRDefault="00D11AB2" w:rsidP="00450C77">
      <w:pPr>
        <w:pStyle w:val="NormalWeb"/>
        <w:jc w:val="both"/>
        <w:rPr>
          <w:lang w:val="en-US"/>
        </w:rPr>
      </w:pPr>
      <w:r w:rsidRPr="008E510D">
        <w:rPr>
          <w:lang w:val="en-US"/>
        </w:rPr>
        <w:t>The HY_CatchmentAggregate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874BCD">
        <w:t xml:space="preserve">Figure </w:t>
      </w:r>
      <w:r w:rsidR="00874BCD">
        <w:rPr>
          <w:noProof/>
        </w:rPr>
        <w:t>28</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'nillable' outflow of interior catchments. Nillable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NormalWeb"/>
        <w:jc w:val="both"/>
        <w:rPr>
          <w:lang w:val="en-US"/>
        </w:rPr>
      </w:pPr>
      <w:r>
        <w:rPr>
          <w:lang w:val="en-US"/>
        </w:rPr>
        <w:t>Being a special type of the HY_Catchment, t</w:t>
      </w:r>
      <w:r w:rsidR="00D11AB2" w:rsidRPr="008E510D">
        <w:rPr>
          <w:lang w:val="en-US"/>
        </w:rPr>
        <w: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drawing>
          <wp:inline distT="0" distB="0" distL="0" distR="0" wp14:anchorId="315A6071" wp14:editId="46CDAF8D">
            <wp:extent cx="3962400" cy="4371975"/>
            <wp:effectExtent l="0" t="0" r="0" b="9525"/>
            <wp:docPr id="68" name="Grafik 68" descr="D:\Users\Dornblut\OGC_HYF_SWG\hlphtml\EARoot\EA2\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4371975"/>
                    </a:xfrm>
                    <a:prstGeom prst="rect">
                      <a:avLst/>
                    </a:prstGeom>
                    <a:noFill/>
                    <a:ln>
                      <a:noFill/>
                    </a:ln>
                  </pic:spPr>
                </pic:pic>
              </a:graphicData>
            </a:graphic>
          </wp:inline>
        </w:drawing>
      </w:r>
    </w:p>
    <w:p w14:paraId="4F5B8530" w14:textId="6AEF1EF0" w:rsidR="00B817B2" w:rsidRDefault="00B817B2" w:rsidP="00834E29">
      <w:pPr>
        <w:pStyle w:val="OGCFigure"/>
        <w:outlineLvl w:val="0"/>
      </w:pPr>
      <w:bookmarkStart w:id="3334" w:name="_Ref462910330"/>
      <w:bookmarkStart w:id="3335" w:name="_Toc467163164"/>
      <w:r>
        <w:t xml:space="preserve">Figure </w:t>
      </w:r>
      <w:r w:rsidR="00C75574">
        <w:fldChar w:fldCharType="begin"/>
      </w:r>
      <w:r w:rsidR="00C75574">
        <w:instrText xml:space="preserve"> SEQ Figure \* ARABIC </w:instrText>
      </w:r>
      <w:r w:rsidR="00C75574">
        <w:fldChar w:fldCharType="separate"/>
      </w:r>
      <w:r w:rsidR="00F30A25">
        <w:rPr>
          <w:noProof/>
        </w:rPr>
        <w:t>28</w:t>
      </w:r>
      <w:r w:rsidR="00C75574">
        <w:rPr>
          <w:noProof/>
        </w:rPr>
        <w:fldChar w:fldCharType="end"/>
      </w:r>
      <w:bookmarkEnd w:id="3334"/>
      <w:r>
        <w:t xml:space="preserve">: </w:t>
      </w:r>
      <w:r w:rsidRPr="008E510D">
        <w:t>Catchment aggregate (UML class diagram</w:t>
      </w:r>
      <w:r>
        <w:t>)</w:t>
      </w:r>
      <w:bookmarkEnd w:id="3335"/>
    </w:p>
    <w:p w14:paraId="051170BC" w14:textId="768AEE2F" w:rsidR="00B817B2" w:rsidRPr="008E510D" w:rsidRDefault="00B817B2" w:rsidP="006D2CB5">
      <w:pPr>
        <w:pStyle w:val="OGCFigure"/>
      </w:pPr>
    </w:p>
    <w:p w14:paraId="1B8DA702" w14:textId="2B02C4A8" w:rsidR="00D11AB2" w:rsidRPr="008E510D" w:rsidRDefault="00D11AB2" w:rsidP="00450C77">
      <w:pPr>
        <w:pStyle w:val="NormalWeb"/>
        <w:jc w:val="both"/>
        <w:rPr>
          <w:lang w:val="en-US"/>
        </w:rPr>
      </w:pPr>
      <w:r w:rsidRPr="008E510D">
        <w:rPr>
          <w:lang w:val="en-US"/>
        </w:rPr>
        <w:t xml:space="preserve">HY_CatchmentAggregate inherits </w:t>
      </w:r>
      <w:r w:rsidR="00320041">
        <w:rPr>
          <w:lang w:val="en-US"/>
        </w:rPr>
        <w:t xml:space="preserve">through </w:t>
      </w:r>
      <w:r w:rsidRPr="008E510D">
        <w:rPr>
          <w:lang w:val="en-US"/>
        </w:rPr>
        <w:t xml:space="preserve">generalization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002C3C8A">
        <w:rPr>
          <w:rStyle w:val="Emphasis"/>
          <w:lang w:val="en-US"/>
        </w:rPr>
        <w:t>realization</w:t>
      </w:r>
      <w:r w:rsidRPr="008E510D">
        <w:rPr>
          <w:lang w:val="en-US"/>
        </w:rPr>
        <w:t xml:space="preserve"> properties, and associates </w:t>
      </w:r>
      <w:r w:rsidR="00014ECC">
        <w:rPr>
          <w:lang w:val="en-US"/>
        </w:rPr>
        <w:t>an</w:t>
      </w:r>
      <w:r w:rsidRPr="008E510D">
        <w:rPr>
          <w:lang w:val="en-US"/>
        </w:rPr>
        <w:t xml:space="preserve"> </w:t>
      </w:r>
      <w:r w:rsidRPr="008E510D">
        <w:rPr>
          <w:rStyle w:val="Emphasis"/>
          <w:lang w:val="en-US"/>
        </w:rPr>
        <w:t>exorheicDrainage</w:t>
      </w:r>
      <w:r w:rsidRPr="008E510D">
        <w:rPr>
          <w:lang w:val="en-US"/>
        </w:rPr>
        <w:t xml:space="preserve"> and </w:t>
      </w:r>
      <w:r w:rsidRPr="008E510D">
        <w:rPr>
          <w:rStyle w:val="Emphasis"/>
          <w:lang w:val="en-US"/>
        </w:rPr>
        <w:t>endorheicDrainage</w:t>
      </w:r>
      <w:r w:rsidRPr="008E510D">
        <w:rPr>
          <w:lang w:val="en-US"/>
        </w:rPr>
        <w:t xml:space="preserve">. </w:t>
      </w:r>
    </w:p>
    <w:p w14:paraId="6934EE80" w14:textId="344FCEC2" w:rsidR="00320041" w:rsidRDefault="00D11AB2" w:rsidP="00EA08EB">
      <w:r w:rsidRPr="008E510D">
        <w:rPr>
          <w:rStyle w:val="Strong"/>
        </w:rPr>
        <w:t>exorheicDrainage</w:t>
      </w:r>
      <w:r w:rsidRPr="008E510D">
        <w:t xml:space="preserve"> </w:t>
      </w:r>
      <w:r w:rsidR="00320041">
        <w:t>(</w:t>
      </w:r>
      <w:r w:rsidRPr="008E510D">
        <w:t>association</w:t>
      </w:r>
      <w:r w:rsidR="00014ECC">
        <w:t>)</w:t>
      </w:r>
      <w:r w:rsidR="00320041">
        <w:t>:</w:t>
      </w:r>
    </w:p>
    <w:p w14:paraId="6F0DB57C" w14:textId="23336EF5" w:rsidR="00320041" w:rsidRDefault="00014ECC" w:rsidP="00EA08EB">
      <w:r>
        <w:t xml:space="preserve">should be used to identify an </w:t>
      </w:r>
      <w:r w:rsidR="00D11AB2" w:rsidRPr="008E510D">
        <w:t>exorheic drained catchment</w:t>
      </w:r>
      <w:r>
        <w:t xml:space="preserve"> which is not, but may be temporarily </w:t>
      </w:r>
      <w:r w:rsidR="00D11AB2" w:rsidRPr="008E510D">
        <w:t xml:space="preserve">connected to </w:t>
      </w:r>
      <w:r>
        <w:t>enveloping catchments</w:t>
      </w:r>
      <w:r w:rsidR="00D11AB2" w:rsidRPr="008E510D">
        <w:t xml:space="preserve">. </w:t>
      </w:r>
    </w:p>
    <w:p w14:paraId="6877ACED" w14:textId="5105D2DB" w:rsidR="00320041" w:rsidRPr="00A81F60" w:rsidRDefault="00D11AB2" w:rsidP="00EA08EB">
      <w:pPr>
        <w:rPr>
          <w:rStyle w:val="Strong"/>
          <w:b w:val="0"/>
          <w:lang w:val="en-GB" w:eastAsia="en-GB"/>
        </w:rPr>
      </w:pPr>
      <w:r w:rsidRPr="00A81F60">
        <w:rPr>
          <w:rStyle w:val="Strong"/>
        </w:rPr>
        <w:t>endorheicDrainage</w:t>
      </w:r>
      <w:r w:rsidRPr="00A81F60">
        <w:rPr>
          <w:rStyle w:val="Strong"/>
          <w:b w:val="0"/>
        </w:rPr>
        <w:t xml:space="preserve"> </w:t>
      </w:r>
      <w:r w:rsidR="00320041" w:rsidRPr="00A81F60">
        <w:rPr>
          <w:rStyle w:val="Strong"/>
          <w:b w:val="0"/>
        </w:rPr>
        <w:t>(</w:t>
      </w:r>
      <w:r w:rsidRPr="00A81F60">
        <w:rPr>
          <w:rStyle w:val="Strong"/>
          <w:b w:val="0"/>
        </w:rPr>
        <w:t>association</w:t>
      </w:r>
      <w:r w:rsidR="00320041" w:rsidRPr="00A81F60">
        <w:rPr>
          <w:rStyle w:val="Strong"/>
          <w:b w:val="0"/>
        </w:rPr>
        <w:t>)</w:t>
      </w:r>
    </w:p>
    <w:p w14:paraId="244CC91A" w14:textId="1CC273AB" w:rsidR="00D11AB2" w:rsidRPr="008E510D" w:rsidRDefault="00014ECC" w:rsidP="00EA08EB">
      <w:proofErr w:type="gramStart"/>
      <w:r w:rsidRPr="00A81F60">
        <w:rPr>
          <w:lang w:eastAsia="en-GB"/>
        </w:rPr>
        <w:t>should</w:t>
      </w:r>
      <w:proofErr w:type="gramEnd"/>
      <w:r w:rsidRPr="00A81F60">
        <w:rPr>
          <w:lang w:eastAsia="en-GB"/>
        </w:rPr>
        <w:t xml:space="preserve"> be used to identify an </w:t>
      </w:r>
      <w:r w:rsidR="00D11AB2" w:rsidRPr="00A81F60">
        <w:rPr>
          <w:lang w:eastAsia="en-GB"/>
        </w:rPr>
        <w:t>endorheic drained catchment</w:t>
      </w:r>
      <w:r w:rsidRPr="00A81F60">
        <w:rPr>
          <w:lang w:eastAsia="en-GB"/>
        </w:rPr>
        <w:t>s</w:t>
      </w:r>
      <w:r w:rsidR="00D11AB2" w:rsidRPr="00A81F60">
        <w:rPr>
          <w:lang w:eastAsia="en-GB"/>
        </w:rPr>
        <w:t xml:space="preserve">, </w:t>
      </w:r>
      <w:r w:rsidRPr="00A81F60">
        <w:rPr>
          <w:lang w:eastAsia="en-GB"/>
        </w:rPr>
        <w:t xml:space="preserve">which is  permanently </w:t>
      </w:r>
      <w:r w:rsidR="00D11AB2" w:rsidRPr="00A81F60">
        <w:rPr>
          <w:lang w:eastAsia="en-GB"/>
        </w:rPr>
        <w:t>connected</w:t>
      </w:r>
      <w:r w:rsidR="00D11AB2" w:rsidRPr="00A81F60">
        <w:rPr>
          <w:rStyle w:val="Strong"/>
          <w:b w:val="0"/>
        </w:rPr>
        <w:t xml:space="preserve"> to the enveloping aggregate</w:t>
      </w:r>
      <w:r w:rsidR="00D11AB2" w:rsidRPr="00014ECC">
        <w:t xml:space="preserve">. </w:t>
      </w:r>
    </w:p>
    <w:p w14:paraId="10F55612" w14:textId="37244C49" w:rsidR="00D11AB2" w:rsidRPr="008E510D" w:rsidRDefault="00D11AB2" w:rsidP="00834E29">
      <w:pPr>
        <w:pStyle w:val="Heading4"/>
        <w:jc w:val="both"/>
      </w:pPr>
      <w:r w:rsidRPr="008E510D">
        <w:t>Dendritic Catchment</w:t>
      </w:r>
    </w:p>
    <w:p w14:paraId="2EA1BDE6" w14:textId="7282CFE6" w:rsidR="00A81F60" w:rsidRDefault="00D11AB2" w:rsidP="00450C77">
      <w:pPr>
        <w:pStyle w:val="NormalWeb"/>
        <w:jc w:val="both"/>
        <w:rPr>
          <w:lang w:val="en-US"/>
        </w:rPr>
      </w:pPr>
      <w:r w:rsidRPr="008E510D">
        <w:rPr>
          <w:lang w:val="en-US"/>
        </w:rPr>
        <w:t>The HY_DendriticCatchment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874BCD">
        <w:t xml:space="preserve">Figure </w:t>
      </w:r>
      <w:r w:rsidR="00874BCD">
        <w:rPr>
          <w:noProof/>
        </w:rPr>
        <w:t>29</w:t>
      </w:r>
      <w:r w:rsidR="00874BCD">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2FAE6DE1">
            <wp:extent cx="4133850" cy="2838450"/>
            <wp:effectExtent l="0" t="0" r="0" b="0"/>
            <wp:docPr id="70" name="Grafik 70" descr="D:\Users\Dornblut\OGC_HYF_SWG\hlphtml\EARoot\EA2\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3850" cy="2838450"/>
                    </a:xfrm>
                    <a:prstGeom prst="rect">
                      <a:avLst/>
                    </a:prstGeom>
                    <a:noFill/>
                    <a:ln>
                      <a:noFill/>
                    </a:ln>
                  </pic:spPr>
                </pic:pic>
              </a:graphicData>
            </a:graphic>
          </wp:inline>
        </w:drawing>
      </w:r>
    </w:p>
    <w:p w14:paraId="42EFF606" w14:textId="1F6EAE5B" w:rsidR="00B817B2" w:rsidRPr="008E510D" w:rsidRDefault="00B817B2" w:rsidP="00834E29">
      <w:pPr>
        <w:pStyle w:val="OGCFigure"/>
        <w:outlineLvl w:val="0"/>
      </w:pPr>
      <w:bookmarkStart w:id="3336" w:name="_Ref462910340"/>
      <w:bookmarkStart w:id="3337" w:name="_Toc467163165"/>
      <w:r>
        <w:t xml:space="preserve">Figure </w:t>
      </w:r>
      <w:r w:rsidR="00C75574">
        <w:fldChar w:fldCharType="begin"/>
      </w:r>
      <w:r w:rsidR="00C75574">
        <w:instrText xml:space="preserve"> SEQ Figure \* ARABIC </w:instrText>
      </w:r>
      <w:r w:rsidR="00C75574">
        <w:fldChar w:fldCharType="separate"/>
      </w:r>
      <w:r w:rsidR="00F30A25">
        <w:rPr>
          <w:noProof/>
        </w:rPr>
        <w:t>29</w:t>
      </w:r>
      <w:r w:rsidR="00C75574">
        <w:rPr>
          <w:noProof/>
        </w:rPr>
        <w:fldChar w:fldCharType="end"/>
      </w:r>
      <w:bookmarkEnd w:id="3336"/>
      <w:r>
        <w:t xml:space="preserve">: </w:t>
      </w:r>
      <w:r w:rsidRPr="008E510D">
        <w:t>Dendritic catchment (UML class diagram</w:t>
      </w:r>
      <w:r>
        <w:t>)</w:t>
      </w:r>
      <w:bookmarkEnd w:id="3337"/>
    </w:p>
    <w:p w14:paraId="44E35E5B" w14:textId="4D119C62" w:rsidR="00B817B2" w:rsidRPr="00FF37ED" w:rsidRDefault="00B817B2" w:rsidP="00B817B2">
      <w:pPr>
        <w:pStyle w:val="Caption"/>
        <w:jc w:val="both"/>
        <w:rPr>
          <w:highlight w:val="yellow"/>
          <w:lang w:val="en-US"/>
        </w:rPr>
      </w:pPr>
    </w:p>
    <w:p w14:paraId="05CDB643" w14:textId="3DE70AC1" w:rsidR="00D11AB2" w:rsidRPr="008E510D" w:rsidRDefault="00D11AB2" w:rsidP="00450C77">
      <w:pPr>
        <w:pStyle w:val="NormalWeb"/>
        <w:jc w:val="both"/>
        <w:rPr>
          <w:lang w:val="en-US"/>
        </w:rPr>
      </w:pPr>
      <w:r w:rsidRPr="008E510D">
        <w:rPr>
          <w:lang w:val="en-US"/>
        </w:rPr>
        <w:t xml:space="preserve">HY_DendriticCatchment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005B0252">
        <w:rPr>
          <w:rStyle w:val="Emphasis"/>
          <w:lang w:val="en-US"/>
        </w:rPr>
        <w:t>containing</w:t>
      </w:r>
      <w:r w:rsidRPr="008E510D">
        <w:rPr>
          <w:rStyle w:val="Emphasis"/>
          <w:lang w:val="en-US"/>
        </w:rPr>
        <w:t>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002C3C8A">
        <w:rPr>
          <w:rStyle w:val="Emphasis"/>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r w:rsidRPr="008E510D">
        <w:rPr>
          <w:rStyle w:val="Emphasis"/>
          <w:lang w:val="en-US"/>
        </w:rPr>
        <w:t>encompassingCatchment</w:t>
      </w:r>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r w:rsidR="00B86035" w:rsidRPr="00FF37ED">
        <w:rPr>
          <w:i/>
          <w:lang w:val="en-US"/>
        </w:rPr>
        <w:t xml:space="preserve">singleOutflow, receivingCatchment </w:t>
      </w:r>
      <w:proofErr w:type="gramStart"/>
      <w:r w:rsidR="00B86035" w:rsidRPr="00FF37ED">
        <w:rPr>
          <w:lang w:val="en-US"/>
        </w:rPr>
        <w:t xml:space="preserve">and </w:t>
      </w:r>
      <w:r w:rsidR="00B86035" w:rsidRPr="00FF37ED">
        <w:rPr>
          <w:i/>
          <w:lang w:val="en-US"/>
        </w:rPr>
        <w:t xml:space="preserve"> lower</w:t>
      </w:r>
      <w:proofErr w:type="gramEnd"/>
      <w:r w:rsidR="00B86035" w:rsidRPr="00FF37ED">
        <w:rPr>
          <w:i/>
          <w:lang w:val="en-US"/>
        </w:rPr>
        <w:t xml:space="preserve"> catchment</w:t>
      </w:r>
      <w:r w:rsidR="00B86035" w:rsidRPr="00FF37ED">
        <w:rPr>
          <w:lang w:val="en-US"/>
        </w:rPr>
        <w:t xml:space="preserve"> constraints.</w:t>
      </w:r>
    </w:p>
    <w:p w14:paraId="218C9AE4" w14:textId="082EFDBA" w:rsidR="00FF37ED" w:rsidRDefault="00D11AB2" w:rsidP="00450C77">
      <w:pPr>
        <w:pStyle w:val="NormalWeb"/>
        <w:jc w:val="both"/>
        <w:rPr>
          <w:lang w:val="en-US"/>
        </w:rPr>
      </w:pPr>
      <w:r w:rsidRPr="008E510D">
        <w:rPr>
          <w:rStyle w:val="Strong"/>
          <w:lang w:val="en-US"/>
        </w:rPr>
        <w:t>encompassingCatchment</w:t>
      </w:r>
      <w:r w:rsidRPr="008E510D">
        <w:rPr>
          <w:lang w:val="en-US"/>
        </w:rPr>
        <w:t xml:space="preserve"> </w:t>
      </w:r>
      <w:r w:rsidR="00FF37ED">
        <w:rPr>
          <w:lang w:val="en-US"/>
        </w:rPr>
        <w:t>(</w:t>
      </w:r>
      <w:r w:rsidRPr="008E510D">
        <w:rPr>
          <w:lang w:val="en-US"/>
        </w:rPr>
        <w:t>association</w:t>
      </w:r>
      <w:r w:rsidR="00FF37ED">
        <w:rPr>
          <w:lang w:val="en-US"/>
        </w:rPr>
        <w:t>)</w:t>
      </w:r>
    </w:p>
    <w:p w14:paraId="3FD5D1C7" w14:textId="729FF29D" w:rsidR="00D11AB2" w:rsidRDefault="00EA08EB" w:rsidP="00EA08EB">
      <w:pPr>
        <w:pStyle w:val="NormalWeb"/>
        <w:jc w:val="both"/>
        <w:rPr>
          <w:lang w:val="en-US"/>
        </w:rPr>
      </w:pPr>
      <w:r w:rsidRPr="008E510D">
        <w:rPr>
          <w:lang w:val="en-US"/>
        </w:rPr>
        <w:t>identif</w:t>
      </w:r>
      <w:r>
        <w:rPr>
          <w:lang w:val="en-US"/>
        </w:rPr>
        <w:t>ies</w:t>
      </w:r>
      <w:r w:rsidRPr="008E510D">
        <w:rPr>
          <w:lang w:val="en-US"/>
        </w:rPr>
        <w:t xml:space="preserve"> </w:t>
      </w:r>
      <w:r w:rsidR="00D11AB2" w:rsidRPr="008E510D">
        <w:rPr>
          <w:lang w:val="en-US"/>
        </w:rPr>
        <w:t xml:space="preserve">the catchment encompassing one or more </w:t>
      </w:r>
      <w:r>
        <w:rPr>
          <w:lang w:val="en-US"/>
        </w:rPr>
        <w:t xml:space="preserve">dendritic </w:t>
      </w:r>
      <w:r w:rsidR="00D11AB2" w:rsidRPr="008E510D">
        <w:rPr>
          <w:lang w:val="en-US"/>
        </w:rPr>
        <w:t xml:space="preserve">catchments contributing </w:t>
      </w:r>
      <w:r>
        <w:rPr>
          <w:lang w:val="en-US"/>
        </w:rPr>
        <w:t xml:space="preserve">together </w:t>
      </w:r>
      <w:r w:rsidR="00D11AB2" w:rsidRPr="008E510D">
        <w:rPr>
          <w:lang w:val="en-US"/>
        </w:rPr>
        <w:t>flow to the common outlet.</w:t>
      </w:r>
    </w:p>
    <w:p w14:paraId="179C524B" w14:textId="5AFD60E3" w:rsidR="00A81F60" w:rsidRDefault="00423F3C" w:rsidP="00450C77">
      <w:pPr>
        <w:pStyle w:val="NormalWeb"/>
        <w:jc w:val="both"/>
        <w:rPr>
          <w:lang w:val="en-US"/>
        </w:rPr>
      </w:pPr>
      <w:proofErr w:type="gramStart"/>
      <w:r>
        <w:rPr>
          <w:b/>
          <w:lang w:val="en-US"/>
        </w:rPr>
        <w:t>s</w:t>
      </w:r>
      <w:r w:rsidR="00A81F60">
        <w:rPr>
          <w:b/>
          <w:lang w:val="en-US"/>
        </w:rPr>
        <w:t>ingle</w:t>
      </w:r>
      <w:proofErr w:type="gramEnd"/>
      <w:r>
        <w:rPr>
          <w:b/>
          <w:lang w:val="en-US"/>
        </w:rPr>
        <w:t>-</w:t>
      </w:r>
      <w:r w:rsidR="00A81F60">
        <w:rPr>
          <w:b/>
          <w:lang w:val="en-US"/>
        </w:rPr>
        <w:t xml:space="preserve">Outflow </w:t>
      </w:r>
      <w:r w:rsidR="00A81F60">
        <w:rPr>
          <w:lang w:val="en-US"/>
        </w:rPr>
        <w:t>(constraint)</w:t>
      </w:r>
    </w:p>
    <w:p w14:paraId="0BA1F0E1" w14:textId="7B027373" w:rsidR="00FF37ED" w:rsidRPr="008E510D" w:rsidRDefault="00BB71B1" w:rsidP="00FF37ED">
      <w:pPr>
        <w:pStyle w:val="NormalWeb"/>
        <w:jc w:val="both"/>
        <w:rPr>
          <w:lang w:val="en-US"/>
        </w:rPr>
      </w:pPr>
      <w:r>
        <w:rPr>
          <w:lang w:val="en-US"/>
        </w:rPr>
        <w:t xml:space="preserve">defines </w:t>
      </w:r>
      <w:r w:rsidR="00A55976">
        <w:rPr>
          <w:lang w:val="en-US"/>
        </w:rPr>
        <w:t xml:space="preserve">a cardinality of ‘1’ indicating that the dendritic </w:t>
      </w:r>
      <w:r w:rsidR="0012269F">
        <w:rPr>
          <w:lang w:val="en-US"/>
        </w:rPr>
        <w:t>catchment</w:t>
      </w:r>
      <w:r>
        <w:rPr>
          <w:lang w:val="en-US"/>
        </w:rPr>
        <w:t xml:space="preserve"> </w:t>
      </w:r>
      <w:r w:rsidR="00C85133">
        <w:rPr>
          <w:lang w:val="en-US"/>
        </w:rPr>
        <w:t>contributes to</w:t>
      </w:r>
      <w:r>
        <w:rPr>
          <w:lang w:val="en-US"/>
        </w:rPr>
        <w:t xml:space="preserve"> </w:t>
      </w:r>
      <w:r w:rsidR="00C85133">
        <w:rPr>
          <w:lang w:val="en-US"/>
        </w:rPr>
        <w:t xml:space="preserve">one </w:t>
      </w:r>
      <w:r w:rsidR="00FF37ED">
        <w:rPr>
          <w:lang w:val="en-US"/>
        </w:rPr>
        <w:t>and only one</w:t>
      </w:r>
      <w:r w:rsidR="00C85133">
        <w:rPr>
          <w:lang w:val="en-US"/>
        </w:rPr>
        <w:t xml:space="preserve"> single</w:t>
      </w:r>
      <w:r w:rsidR="0012269F">
        <w:rPr>
          <w:lang w:val="en-US"/>
        </w:rPr>
        <w:t xml:space="preserve"> outflow</w:t>
      </w:r>
      <w:r w:rsidR="00633A72">
        <w:rPr>
          <w:lang w:val="en-US"/>
        </w:rPr>
        <w:t xml:space="preserve">. A </w:t>
      </w:r>
      <w:r w:rsidR="000062C0">
        <w:rPr>
          <w:lang w:val="en-US"/>
        </w:rPr>
        <w:t xml:space="preserve">single </w:t>
      </w:r>
      <w:r w:rsidR="00633A72">
        <w:rPr>
          <w:lang w:val="en-US"/>
        </w:rPr>
        <w:t>outflow</w:t>
      </w:r>
      <w:r w:rsidR="00FF37ED" w:rsidRPr="008E510D">
        <w:rPr>
          <w:lang w:val="en-US"/>
        </w:rPr>
        <w:t xml:space="preserve"> can be unknown</w:t>
      </w:r>
      <w:r w:rsidR="00FF37ED">
        <w:rPr>
          <w:lang w:val="en-US"/>
        </w:rPr>
        <w:t xml:space="preserve"> (nillable</w:t>
      </w:r>
      <w:r w:rsidR="00FF37ED" w:rsidRPr="008E510D">
        <w:rPr>
          <w:lang w:val="en-US"/>
        </w:rPr>
        <w:t>)</w:t>
      </w:r>
      <w:r w:rsidR="008C10C5">
        <w:rPr>
          <w:lang w:val="en-US"/>
        </w:rPr>
        <w:t xml:space="preserve"> in a particular application</w:t>
      </w:r>
      <w:r w:rsidR="000062C0">
        <w:rPr>
          <w:lang w:val="en-US"/>
        </w:rPr>
        <w:t xml:space="preserve">, for example in case of a delta </w:t>
      </w:r>
      <w:r w:rsidR="001C565D">
        <w:rPr>
          <w:lang w:val="en-US"/>
        </w:rPr>
        <w:t xml:space="preserve">to which </w:t>
      </w:r>
      <w:r w:rsidR="000062C0">
        <w:rPr>
          <w:lang w:val="en-US"/>
        </w:rPr>
        <w:t xml:space="preserve">a virtual outflow is </w:t>
      </w:r>
      <w:r w:rsidR="001C565D">
        <w:rPr>
          <w:lang w:val="en-US"/>
        </w:rPr>
        <w:t>assigned</w:t>
      </w:r>
      <w:r w:rsidR="008C10C5">
        <w:rPr>
          <w:lang w:val="en-US"/>
        </w:rPr>
        <w:t xml:space="preserve">. An implementation </w:t>
      </w:r>
      <w:r w:rsidR="00C85133">
        <w:rPr>
          <w:lang w:val="en-US"/>
        </w:rPr>
        <w:t>SHOULD</w:t>
      </w:r>
      <w:r w:rsidR="008C10C5">
        <w:rPr>
          <w:lang w:val="en-US"/>
        </w:rPr>
        <w:t xml:space="preserve"> unambiguo</w:t>
      </w:r>
      <w:r w:rsidR="00C85133">
        <w:rPr>
          <w:lang w:val="en-US"/>
        </w:rPr>
        <w:t>usly speci</w:t>
      </w:r>
      <w:r w:rsidR="008C10C5">
        <w:rPr>
          <w:lang w:val="en-US"/>
        </w:rPr>
        <w:t xml:space="preserve">fy whether the </w:t>
      </w:r>
      <w:r w:rsidR="001C565D">
        <w:rPr>
          <w:lang w:val="en-US"/>
        </w:rPr>
        <w:t xml:space="preserve">logical </w:t>
      </w:r>
      <w:r w:rsidR="00B86035">
        <w:rPr>
          <w:lang w:val="en-US"/>
        </w:rPr>
        <w:t xml:space="preserve">outflow </w:t>
      </w:r>
      <w:r w:rsidR="008C10C5">
        <w:rPr>
          <w:lang w:val="en-US"/>
        </w:rPr>
        <w:t xml:space="preserve">exists, or </w:t>
      </w:r>
      <w:r w:rsidR="00C85133">
        <w:rPr>
          <w:lang w:val="en-US"/>
        </w:rPr>
        <w:t>is nillable</w:t>
      </w:r>
      <w:r w:rsidR="008C10C5">
        <w:rPr>
          <w:lang w:val="en-US"/>
        </w:rPr>
        <w:t>.</w:t>
      </w:r>
      <w:r w:rsidR="00FF37ED" w:rsidRPr="008E510D">
        <w:rPr>
          <w:lang w:val="en-US"/>
        </w:rPr>
        <w:t xml:space="preserve"> </w:t>
      </w:r>
    </w:p>
    <w:p w14:paraId="1E5AAD57" w14:textId="457AC7D2" w:rsidR="00A81F60" w:rsidRDefault="00423F3C" w:rsidP="00450C77">
      <w:pPr>
        <w:pStyle w:val="NormalWeb"/>
        <w:jc w:val="both"/>
        <w:rPr>
          <w:lang w:val="en-US"/>
        </w:rPr>
      </w:pPr>
      <w:proofErr w:type="gramStart"/>
      <w:r>
        <w:rPr>
          <w:b/>
          <w:lang w:val="en-US"/>
        </w:rPr>
        <w:t>single</w:t>
      </w:r>
      <w:proofErr w:type="gramEnd"/>
      <w:r>
        <w:rPr>
          <w:b/>
          <w:lang w:val="en-US"/>
        </w:rPr>
        <w:t>-R</w:t>
      </w:r>
      <w:r w:rsidR="00A81F60">
        <w:rPr>
          <w:b/>
          <w:lang w:val="en-US"/>
        </w:rPr>
        <w:t>eceiving</w:t>
      </w:r>
      <w:r>
        <w:rPr>
          <w:b/>
          <w:lang w:val="en-US"/>
        </w:rPr>
        <w:t>-</w:t>
      </w:r>
      <w:r w:rsidR="00A81F60">
        <w:rPr>
          <w:b/>
          <w:lang w:val="en-US"/>
        </w:rPr>
        <w:t xml:space="preserve">Catchment </w:t>
      </w:r>
      <w:r w:rsidR="00A81F60">
        <w:rPr>
          <w:lang w:val="en-US"/>
        </w:rPr>
        <w:t>(</w:t>
      </w:r>
      <w:r w:rsidR="00FF37ED">
        <w:rPr>
          <w:lang w:val="en-US"/>
        </w:rPr>
        <w:t>constraint)</w:t>
      </w:r>
    </w:p>
    <w:p w14:paraId="4FFEE854" w14:textId="07B9C823" w:rsidR="00FF37ED" w:rsidRPr="008E510D" w:rsidRDefault="0012269F" w:rsidP="00FF37ED">
      <w:pPr>
        <w:pStyle w:val="NormalWeb"/>
        <w:jc w:val="both"/>
        <w:rPr>
          <w:lang w:val="en-US"/>
        </w:rPr>
      </w:pPr>
      <w:r w:rsidRPr="00B86035">
        <w:rPr>
          <w:lang w:val="en-US"/>
        </w:rPr>
        <w:t xml:space="preserve">defines </w:t>
      </w:r>
      <w:r w:rsidR="00A55976">
        <w:rPr>
          <w:lang w:val="en-US"/>
        </w:rPr>
        <w:t xml:space="preserve">a cardinality of ‘1’ indicating that </w:t>
      </w:r>
      <w:r w:rsidRPr="00B86035">
        <w:rPr>
          <w:lang w:val="en-US"/>
        </w:rPr>
        <w:t xml:space="preserve">one and only one </w:t>
      </w:r>
      <w:r w:rsidR="00633A72" w:rsidRPr="00B86035">
        <w:rPr>
          <w:lang w:val="en-US"/>
        </w:rPr>
        <w:t xml:space="preserve">single </w:t>
      </w:r>
      <w:r w:rsidRPr="00B86035">
        <w:rPr>
          <w:lang w:val="en-US"/>
        </w:rPr>
        <w:t>catchment</w:t>
      </w:r>
      <w:r w:rsidR="00C85133">
        <w:rPr>
          <w:lang w:val="en-US"/>
        </w:rPr>
        <w:t xml:space="preserve"> receives flow via the outflow of </w:t>
      </w:r>
      <w:r w:rsidR="00A55976">
        <w:rPr>
          <w:lang w:val="en-US"/>
        </w:rPr>
        <w:t xml:space="preserve">the </w:t>
      </w:r>
      <w:r w:rsidR="00C85133">
        <w:rPr>
          <w:lang w:val="en-US"/>
        </w:rPr>
        <w:t>catchment</w:t>
      </w:r>
      <w:r w:rsidR="00633A72">
        <w:rPr>
          <w:lang w:val="en-US"/>
        </w:rPr>
        <w:t xml:space="preserve">. A receiving catchment </w:t>
      </w:r>
      <w:r w:rsidR="00C85133" w:rsidRPr="008E510D">
        <w:rPr>
          <w:lang w:val="en-US"/>
        </w:rPr>
        <w:t>can be unknown</w:t>
      </w:r>
      <w:r w:rsidR="00C85133">
        <w:rPr>
          <w:lang w:val="en-US"/>
        </w:rPr>
        <w:t xml:space="preserve"> (nillable</w:t>
      </w:r>
      <w:r w:rsidR="00C85133" w:rsidRPr="008E510D">
        <w:rPr>
          <w:lang w:val="en-US"/>
        </w:rPr>
        <w:t>)</w:t>
      </w:r>
      <w:r w:rsidR="00C85133">
        <w:rPr>
          <w:lang w:val="en-US"/>
        </w:rPr>
        <w:t xml:space="preserve"> in a particular application</w:t>
      </w:r>
      <w:r w:rsidR="00633A72">
        <w:rPr>
          <w:lang w:val="en-US"/>
        </w:rPr>
        <w:t xml:space="preserve">, for example </w:t>
      </w:r>
      <w:r w:rsidR="000062C0">
        <w:rPr>
          <w:lang w:val="en-US"/>
        </w:rPr>
        <w:t xml:space="preserve">in case of </w:t>
      </w:r>
      <w:r w:rsidR="00633A72">
        <w:rPr>
          <w:lang w:val="en-US"/>
        </w:rPr>
        <w:t xml:space="preserve">the latest catchment contributing flow to the ocean or an internal sink. An implementation SHOULD unambiguously specify whether the </w:t>
      </w:r>
      <w:r w:rsidR="001C565D">
        <w:rPr>
          <w:lang w:val="en-US"/>
        </w:rPr>
        <w:t xml:space="preserve">logical </w:t>
      </w:r>
      <w:r w:rsidR="00B86035">
        <w:rPr>
          <w:lang w:val="en-US"/>
        </w:rPr>
        <w:t xml:space="preserve">receiving catchment </w:t>
      </w:r>
      <w:r w:rsidR="00633A72">
        <w:rPr>
          <w:lang w:val="en-US"/>
        </w:rPr>
        <w:t>exists, or is nillable.</w:t>
      </w:r>
    </w:p>
    <w:p w14:paraId="3B4A04E6" w14:textId="12509796" w:rsidR="00FF37ED" w:rsidRDefault="00423F3C" w:rsidP="00450C77">
      <w:pPr>
        <w:pStyle w:val="NormalWeb"/>
        <w:jc w:val="both"/>
        <w:rPr>
          <w:lang w:val="en-US"/>
        </w:rPr>
      </w:pPr>
      <w:proofErr w:type="gramStart"/>
      <w:r>
        <w:rPr>
          <w:b/>
          <w:lang w:val="en-US"/>
        </w:rPr>
        <w:t>single</w:t>
      </w:r>
      <w:proofErr w:type="gramEnd"/>
      <w:r>
        <w:rPr>
          <w:b/>
          <w:lang w:val="en-US"/>
        </w:rPr>
        <w:t>-L</w:t>
      </w:r>
      <w:r w:rsidR="00FF37ED">
        <w:rPr>
          <w:b/>
          <w:lang w:val="en-US"/>
        </w:rPr>
        <w:t>ower</w:t>
      </w:r>
      <w:r>
        <w:rPr>
          <w:b/>
          <w:lang w:val="en-US"/>
        </w:rPr>
        <w:t>-</w:t>
      </w:r>
      <w:r w:rsidR="00FF37ED">
        <w:rPr>
          <w:b/>
          <w:lang w:val="en-US"/>
        </w:rPr>
        <w:t xml:space="preserve">Catchment </w:t>
      </w:r>
      <w:r w:rsidR="00FF37ED">
        <w:rPr>
          <w:lang w:val="en-US"/>
        </w:rPr>
        <w:t>(constraint)</w:t>
      </w:r>
    </w:p>
    <w:p w14:paraId="51B7D47D" w14:textId="478B9DE1" w:rsidR="00FF37ED" w:rsidRPr="008E510D" w:rsidRDefault="00A55976" w:rsidP="00633A72">
      <w:pPr>
        <w:pStyle w:val="NormalWeb"/>
        <w:jc w:val="both"/>
        <w:rPr>
          <w:lang w:val="en-US"/>
        </w:rPr>
      </w:pPr>
      <w:r w:rsidRPr="00B86035">
        <w:rPr>
          <w:lang w:val="en-US"/>
        </w:rPr>
        <w:t xml:space="preserve">defines </w:t>
      </w:r>
      <w:r>
        <w:rPr>
          <w:lang w:val="en-US"/>
        </w:rPr>
        <w:t xml:space="preserve">a cardinality of ‘1’ indicating that </w:t>
      </w:r>
      <w:r w:rsidR="00633A72" w:rsidRPr="00B86035">
        <w:rPr>
          <w:lang w:val="en-US"/>
        </w:rPr>
        <w:t>one and only one lower catchment</w:t>
      </w:r>
      <w:r w:rsidR="00633A72">
        <w:rPr>
          <w:lang w:val="en-US"/>
        </w:rPr>
        <w:t xml:space="preserve"> exists </w:t>
      </w:r>
      <w:r w:rsidR="001C565D">
        <w:rPr>
          <w:lang w:val="en-US"/>
        </w:rPr>
        <w:t xml:space="preserve">neighboring the </w:t>
      </w:r>
      <w:r w:rsidR="00633A72">
        <w:rPr>
          <w:lang w:val="en-US"/>
        </w:rPr>
        <w:t xml:space="preserve">catchment. A lower catchment </w:t>
      </w:r>
      <w:r w:rsidR="00633A72" w:rsidRPr="008E510D">
        <w:rPr>
          <w:lang w:val="en-US"/>
        </w:rPr>
        <w:t>can be unknown</w:t>
      </w:r>
      <w:r w:rsidR="00633A72">
        <w:rPr>
          <w:lang w:val="en-US"/>
        </w:rPr>
        <w:t xml:space="preserve"> (nillable</w:t>
      </w:r>
      <w:r w:rsidR="00633A72" w:rsidRPr="008E510D">
        <w:rPr>
          <w:lang w:val="en-US"/>
        </w:rPr>
        <w:t>)</w:t>
      </w:r>
      <w:r w:rsidR="00633A72">
        <w:rPr>
          <w:lang w:val="en-US"/>
        </w:rPr>
        <w:t xml:space="preserve"> in a particular application, for example in case of the latest catchment contributing flow to the ocean or an internal sink. An implementation SHOULD unambiguously specify whether the </w:t>
      </w:r>
      <w:r w:rsidR="001C565D">
        <w:rPr>
          <w:lang w:val="en-US"/>
        </w:rPr>
        <w:t xml:space="preserve">logical </w:t>
      </w:r>
      <w:r w:rsidR="00B86035">
        <w:rPr>
          <w:lang w:val="en-US"/>
        </w:rPr>
        <w:t xml:space="preserve">lower catchment </w:t>
      </w:r>
      <w:r w:rsidR="00633A72">
        <w:rPr>
          <w:lang w:val="en-US"/>
        </w:rPr>
        <w:t>exists, or is nillable.</w:t>
      </w:r>
    </w:p>
    <w:p w14:paraId="7946751D" w14:textId="0797E486" w:rsidR="00D11AB2" w:rsidRPr="008E510D" w:rsidRDefault="00D11AB2" w:rsidP="00834E29">
      <w:pPr>
        <w:pStyle w:val="Heading4"/>
        <w:jc w:val="both"/>
      </w:pPr>
      <w:r w:rsidRPr="008E510D">
        <w:t>Interior Catchment</w:t>
      </w:r>
    </w:p>
    <w:p w14:paraId="1F07D864" w14:textId="7423A003" w:rsidR="00D11AB2" w:rsidRDefault="00D11AB2" w:rsidP="00450C77">
      <w:pPr>
        <w:pStyle w:val="NormalWeb"/>
        <w:jc w:val="both"/>
        <w:rPr>
          <w:lang w:val="en-US"/>
        </w:rPr>
      </w:pPr>
      <w:r w:rsidRPr="008E510D">
        <w:rPr>
          <w:lang w:val="en-US"/>
        </w:rPr>
        <w:t>The HY_InteriorCatchment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874BCD">
        <w:t xml:space="preserve">Figure </w:t>
      </w:r>
      <w:r w:rsidR="00874BCD">
        <w:rPr>
          <w:noProof/>
        </w:rPr>
        <w:t>30</w:t>
      </w:r>
      <w:r w:rsidR="00874BCD">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5F7E342D">
            <wp:extent cx="4019550" cy="2600325"/>
            <wp:effectExtent l="0" t="0" r="0" b="9525"/>
            <wp:docPr id="71" name="Grafik 71" descr="D:\Users\Dornblut\OGC_HYF_SWG\hlphtml\EARoot\EA2\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14:paraId="525C6AB3" w14:textId="15BE93D2" w:rsidR="00B817B2" w:rsidRPr="008E510D" w:rsidRDefault="00B817B2" w:rsidP="00834E29">
      <w:pPr>
        <w:pStyle w:val="OGCFigure"/>
        <w:outlineLvl w:val="0"/>
      </w:pPr>
      <w:bookmarkStart w:id="3338" w:name="_Ref462910349"/>
      <w:bookmarkStart w:id="3339" w:name="_Toc467163166"/>
      <w:r>
        <w:t xml:space="preserve">Figure </w:t>
      </w:r>
      <w:r w:rsidR="00C75574">
        <w:fldChar w:fldCharType="begin"/>
      </w:r>
      <w:r w:rsidR="00C75574">
        <w:instrText xml:space="preserve"> SEQ Fig</w:instrText>
      </w:r>
      <w:r w:rsidR="00C75574">
        <w:instrText xml:space="preserve">ure \* ARABIC </w:instrText>
      </w:r>
      <w:r w:rsidR="00C75574">
        <w:fldChar w:fldCharType="separate"/>
      </w:r>
      <w:r w:rsidR="00F30A25">
        <w:rPr>
          <w:noProof/>
        </w:rPr>
        <w:t>30</w:t>
      </w:r>
      <w:r w:rsidR="00C75574">
        <w:rPr>
          <w:noProof/>
        </w:rPr>
        <w:fldChar w:fldCharType="end"/>
      </w:r>
      <w:bookmarkEnd w:id="3338"/>
      <w:r>
        <w:t xml:space="preserve">: </w:t>
      </w:r>
      <w:r w:rsidRPr="008E510D">
        <w:t>Interior catchment (UML class diagram)</w:t>
      </w:r>
      <w:bookmarkEnd w:id="3339"/>
    </w:p>
    <w:p w14:paraId="72D29311" w14:textId="179CB7D5" w:rsidR="00D11AB2" w:rsidRPr="008E510D" w:rsidRDefault="00D11AB2" w:rsidP="00450C77">
      <w:pPr>
        <w:pStyle w:val="NormalWeb"/>
        <w:jc w:val="both"/>
        <w:rPr>
          <w:lang w:val="en-US"/>
        </w:rPr>
      </w:pPr>
      <w:r w:rsidRPr="008E510D">
        <w:rPr>
          <w:lang w:val="en-US"/>
        </w:rPr>
        <w:t xml:space="preserve">HY_InteriorCatchment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002C3C8A">
        <w:rPr>
          <w:rStyle w:val="Emphasis"/>
          <w:lang w:val="en-US"/>
        </w:rPr>
        <w:t>realization</w:t>
      </w:r>
      <w:r w:rsidRPr="008E510D">
        <w:rPr>
          <w:lang w:val="en-US"/>
        </w:rPr>
        <w:t xml:space="preserve"> properties, and associates the </w:t>
      </w:r>
      <w:r w:rsidRPr="008E510D">
        <w:rPr>
          <w:rStyle w:val="Emphasis"/>
          <w:lang w:val="en-US"/>
        </w:rPr>
        <w:t>envelopingCatchment</w:t>
      </w:r>
      <w:r w:rsidRPr="008E510D">
        <w:rPr>
          <w:lang w:val="en-US"/>
        </w:rPr>
        <w:t>.</w:t>
      </w:r>
      <w:r w:rsidR="00147024">
        <w:rPr>
          <w:lang w:val="en-US"/>
        </w:rPr>
        <w:t xml:space="preserve"> A </w:t>
      </w:r>
      <w:r w:rsidR="00147024" w:rsidRPr="00147024">
        <w:rPr>
          <w:i/>
          <w:lang w:val="en-US"/>
        </w:rPr>
        <w:t>nillable-outflow</w:t>
      </w:r>
      <w:r w:rsidR="00147024">
        <w:rPr>
          <w:lang w:val="en-US"/>
        </w:rPr>
        <w:t xml:space="preserve"> constraint emphasizes the non-existing outflow. </w:t>
      </w:r>
    </w:p>
    <w:p w14:paraId="71C8DC97" w14:textId="1F5B3DF3" w:rsidR="00B86035" w:rsidRDefault="00D11AB2" w:rsidP="00450C77">
      <w:pPr>
        <w:pStyle w:val="NormalWeb"/>
        <w:jc w:val="both"/>
        <w:rPr>
          <w:lang w:val="en-US"/>
        </w:rPr>
      </w:pPr>
      <w:r w:rsidRPr="008E510D">
        <w:rPr>
          <w:rStyle w:val="Strong"/>
          <w:lang w:val="en-US"/>
        </w:rPr>
        <w:t>envelopingCatchment</w:t>
      </w:r>
      <w:r w:rsidRPr="008E510D">
        <w:rPr>
          <w:lang w:val="en-US"/>
        </w:rPr>
        <w:t xml:space="preserve"> </w:t>
      </w:r>
      <w:r w:rsidR="00B86035">
        <w:rPr>
          <w:lang w:val="en-US"/>
        </w:rPr>
        <w:t>(</w:t>
      </w:r>
      <w:r w:rsidRPr="008E510D">
        <w:rPr>
          <w:lang w:val="en-US"/>
        </w:rPr>
        <w:t>association</w:t>
      </w:r>
      <w:r w:rsidR="00B86035">
        <w:rPr>
          <w:lang w:val="en-US"/>
        </w:rPr>
        <w:t>)</w:t>
      </w:r>
      <w:r w:rsidR="00A55976">
        <w:rPr>
          <w:lang w:val="en-US"/>
        </w:rPr>
        <w:t>:</w:t>
      </w:r>
      <w:r w:rsidRPr="008E510D">
        <w:rPr>
          <w:lang w:val="en-US"/>
        </w:rPr>
        <w:t xml:space="preserve"> </w:t>
      </w:r>
    </w:p>
    <w:p w14:paraId="1360E1C6" w14:textId="4C7849D3" w:rsidR="00033C57" w:rsidRDefault="00B86035" w:rsidP="00450C77">
      <w:pPr>
        <w:pStyle w:val="NormalWeb"/>
        <w:jc w:val="both"/>
        <w:rPr>
          <w:lang w:val="en-US"/>
        </w:rPr>
      </w:pPr>
      <w:r>
        <w:rPr>
          <w:lang w:val="en-US"/>
        </w:rPr>
        <w:t xml:space="preserve">identifies </w:t>
      </w:r>
      <w:r w:rsidR="00147024">
        <w:rPr>
          <w:lang w:val="en-US"/>
        </w:rPr>
        <w:t>a</w:t>
      </w:r>
      <w:r w:rsidR="00147024" w:rsidRPr="008E510D">
        <w:rPr>
          <w:lang w:val="en-US"/>
        </w:rPr>
        <w:t xml:space="preserve"> </w:t>
      </w:r>
      <w:r w:rsidR="00D11AB2" w:rsidRPr="008E510D">
        <w:rPr>
          <w:lang w:val="en-US"/>
        </w:rPr>
        <w:t>catchment</w:t>
      </w:r>
      <w:r>
        <w:rPr>
          <w:lang w:val="en-US"/>
        </w:rPr>
        <w:t xml:space="preserve"> surrounding </w:t>
      </w:r>
      <w:r w:rsidR="00147024">
        <w:rPr>
          <w:lang w:val="en-US"/>
        </w:rPr>
        <w:t>the</w:t>
      </w:r>
      <w:r>
        <w:rPr>
          <w:lang w:val="en-US"/>
        </w:rPr>
        <w:t xml:space="preserve"> interior</w:t>
      </w:r>
      <w:r w:rsidR="00C9749D">
        <w:rPr>
          <w:lang w:val="en-US"/>
        </w:rPr>
        <w:t xml:space="preserve"> catchment</w:t>
      </w:r>
      <w:r w:rsidR="00147024">
        <w:rPr>
          <w:lang w:val="en-US"/>
        </w:rPr>
        <w:t xml:space="preserve">. </w:t>
      </w:r>
    </w:p>
    <w:p w14:paraId="77FF5AD2" w14:textId="7F37EBBA" w:rsidR="00147024" w:rsidRDefault="00147024" w:rsidP="00147024">
      <w:pPr>
        <w:pStyle w:val="NormalWeb"/>
        <w:jc w:val="both"/>
        <w:rPr>
          <w:lang w:val="en-US"/>
        </w:rPr>
      </w:pPr>
      <w:r>
        <w:rPr>
          <w:rStyle w:val="Strong"/>
          <w:lang w:val="en-US"/>
        </w:rPr>
        <w:t xml:space="preserve">nillable-outflow </w:t>
      </w:r>
      <w:r>
        <w:rPr>
          <w:lang w:val="en-US"/>
        </w:rPr>
        <w:t>(constraint)</w:t>
      </w:r>
      <w:r w:rsidR="00A55976">
        <w:rPr>
          <w:lang w:val="en-US"/>
        </w:rPr>
        <w:t>:</w:t>
      </w:r>
      <w:r w:rsidRPr="008E510D">
        <w:rPr>
          <w:lang w:val="en-US"/>
        </w:rPr>
        <w:t xml:space="preserve"> </w:t>
      </w:r>
    </w:p>
    <w:p w14:paraId="1A4C2EFD" w14:textId="7F494457" w:rsidR="00147024" w:rsidRDefault="00A55976" w:rsidP="00147024">
      <w:pPr>
        <w:pStyle w:val="NormalWeb"/>
        <w:jc w:val="both"/>
        <w:rPr>
          <w:lang w:val="en-US"/>
        </w:rPr>
      </w:pPr>
      <w:r w:rsidRPr="00B86035">
        <w:rPr>
          <w:lang w:val="en-US"/>
        </w:rPr>
        <w:t xml:space="preserve">defines </w:t>
      </w:r>
      <w:r>
        <w:rPr>
          <w:lang w:val="en-US"/>
        </w:rPr>
        <w:t xml:space="preserve">a cardinality of ‘0’ indicating the </w:t>
      </w:r>
      <w:r w:rsidR="000410A3">
        <w:rPr>
          <w:lang w:val="en-US"/>
        </w:rPr>
        <w:t>not existing</w:t>
      </w:r>
      <w:r>
        <w:rPr>
          <w:lang w:val="en-US"/>
        </w:rPr>
        <w:t xml:space="preserve"> outflow.</w:t>
      </w:r>
      <w:r w:rsidR="00147024" w:rsidRPr="008E510D" w:rsidDel="003A7274">
        <w:rPr>
          <w:lang w:val="en-US"/>
        </w:rPr>
        <w:t xml:space="preserve"> </w:t>
      </w:r>
    </w:p>
    <w:p w14:paraId="504A8578" w14:textId="0DABFBC7" w:rsidR="00D11AB2" w:rsidRPr="008E510D" w:rsidRDefault="00D11AB2" w:rsidP="00834E29">
      <w:pPr>
        <w:pStyle w:val="Heading4"/>
        <w:jc w:val="both"/>
      </w:pPr>
      <w:r w:rsidRPr="008E510D">
        <w:t>Outfall</w:t>
      </w:r>
    </w:p>
    <w:p w14:paraId="4FA8BEAC" w14:textId="7B1676FE" w:rsidR="00056156" w:rsidRDefault="00D11AB2" w:rsidP="00450C77">
      <w:pPr>
        <w:pStyle w:val="NormalWeb"/>
        <w:jc w:val="both"/>
        <w:rPr>
          <w:lang w:val="en-US"/>
        </w:rPr>
      </w:pPr>
      <w:r w:rsidRPr="008E510D">
        <w:rPr>
          <w:lang w:val="en-US"/>
        </w:rPr>
        <w:t>The HY_Outfall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874BCD">
        <w:t xml:space="preserve">Figure </w:t>
      </w:r>
      <w:r w:rsidR="00874BCD">
        <w:rPr>
          <w:noProof/>
        </w:rPr>
        <w:t>31</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874BCD">
        <w:t xml:space="preserve">Figure </w:t>
      </w:r>
      <w:r w:rsidR="00874BCD">
        <w:rPr>
          <w:noProof/>
        </w:rPr>
        <w:t>24</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w:t>
      </w:r>
      <w:proofErr w:type="gramStart"/>
      <w:r w:rsidRPr="008E510D">
        <w:rPr>
          <w:lang w:val="en-US"/>
        </w:rPr>
        <w:t>an</w:t>
      </w:r>
      <w:proofErr w:type="gramEnd"/>
      <w:r w:rsidRPr="008E510D">
        <w:rPr>
          <w:lang w:val="en-US"/>
        </w:rPr>
        <w:t xml:space="preserve">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Normal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drawing>
          <wp:inline distT="0" distB="0" distL="0" distR="0" wp14:anchorId="476E7BF3" wp14:editId="75586455">
            <wp:extent cx="5486400" cy="3639180"/>
            <wp:effectExtent l="0" t="0" r="0" b="0"/>
            <wp:docPr id="72" name="Grafik 72" descr="D:\Users\Dornblut\OGC_HYF_SWG\hlphtml\EARoot\EA2\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639180"/>
                    </a:xfrm>
                    <a:prstGeom prst="rect">
                      <a:avLst/>
                    </a:prstGeom>
                    <a:noFill/>
                    <a:ln>
                      <a:noFill/>
                    </a:ln>
                  </pic:spPr>
                </pic:pic>
              </a:graphicData>
            </a:graphic>
          </wp:inline>
        </w:drawing>
      </w:r>
    </w:p>
    <w:p w14:paraId="11AFA0AF" w14:textId="27DFE57C" w:rsidR="00B817B2" w:rsidRDefault="00B817B2" w:rsidP="00834E29">
      <w:pPr>
        <w:pStyle w:val="OGCFigure"/>
        <w:outlineLvl w:val="0"/>
      </w:pPr>
      <w:bookmarkStart w:id="3340" w:name="_Ref462910358"/>
      <w:bookmarkStart w:id="3341" w:name="_Toc467163167"/>
      <w:r>
        <w:t xml:space="preserve">Figure </w:t>
      </w:r>
      <w:r w:rsidR="00C75574">
        <w:fldChar w:fldCharType="begin"/>
      </w:r>
      <w:r w:rsidR="00C75574">
        <w:instrText xml:space="preserve"> SEQ Figure \* ARABIC </w:instrText>
      </w:r>
      <w:r w:rsidR="00C75574">
        <w:fldChar w:fldCharType="separate"/>
      </w:r>
      <w:r w:rsidR="00F30A25">
        <w:rPr>
          <w:noProof/>
        </w:rPr>
        <w:t>31</w:t>
      </w:r>
      <w:r w:rsidR="00C75574">
        <w:rPr>
          <w:noProof/>
        </w:rPr>
        <w:fldChar w:fldCharType="end"/>
      </w:r>
      <w:bookmarkEnd w:id="3340"/>
      <w:r>
        <w:t xml:space="preserve">: </w:t>
      </w:r>
      <w:r w:rsidRPr="00C96558">
        <w:t>Outfall (UML class diagram)</w:t>
      </w:r>
      <w:bookmarkEnd w:id="3341"/>
    </w:p>
    <w:p w14:paraId="151C2741" w14:textId="59ED5F57" w:rsidR="00033C57" w:rsidRPr="008E510D" w:rsidRDefault="00372327" w:rsidP="00505D54">
      <w:pPr>
        <w:pStyle w:val="NormalWeb"/>
        <w:jc w:val="both"/>
      </w:pPr>
      <w:r>
        <w:t xml:space="preserve">HY_Outfall </w:t>
      </w:r>
      <w:r w:rsidR="00033C57" w:rsidRPr="008E510D">
        <w:t xml:space="preserve">carries the associations: </w:t>
      </w:r>
      <w:r w:rsidR="00033C57" w:rsidRPr="008E510D">
        <w:rPr>
          <w:rStyle w:val="Emphasis"/>
        </w:rPr>
        <w:t>contributingCatchment</w:t>
      </w:r>
      <w:r w:rsidR="00033C57" w:rsidRPr="008E510D">
        <w:t xml:space="preserve">, </w:t>
      </w:r>
      <w:r w:rsidR="00033C57" w:rsidRPr="008E510D">
        <w:rPr>
          <w:rStyle w:val="Emphasis"/>
        </w:rPr>
        <w:t>receivingCatchment</w:t>
      </w:r>
      <w:r w:rsidR="00033C57" w:rsidRPr="008E510D">
        <w:t xml:space="preserve">, </w:t>
      </w:r>
      <w:r w:rsidR="00033C57" w:rsidRPr="008E510D">
        <w:rPr>
          <w:rStyle w:val="Emphasis"/>
        </w:rPr>
        <w:t>relativePosition</w:t>
      </w:r>
      <w:r w:rsidR="00033C57" w:rsidRPr="008E510D">
        <w:t xml:space="preserve"> and </w:t>
      </w:r>
      <w:r w:rsidR="00033C57" w:rsidRPr="008E510D">
        <w:rPr>
          <w:rStyle w:val="Emphasis"/>
        </w:rPr>
        <w:t>outfall</w:t>
      </w:r>
      <w:r w:rsidR="002C3C8A">
        <w:rPr>
          <w:rStyle w:val="Emphasis"/>
        </w:rPr>
        <w:t>Realization</w:t>
      </w:r>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Emphasis"/>
        </w:rPr>
        <w:t>outflow-</w:t>
      </w:r>
      <w:r w:rsidR="00E11FC0">
        <w:rPr>
          <w:rStyle w:val="Emphasis"/>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5B4FB47E" w14:textId="6008AE91" w:rsidR="00601FA8" w:rsidRDefault="00033C57" w:rsidP="00450C77">
      <w:pPr>
        <w:pStyle w:val="NormalWeb"/>
        <w:jc w:val="both"/>
        <w:rPr>
          <w:lang w:val="en-US"/>
        </w:rPr>
      </w:pPr>
      <w:r w:rsidRPr="008E510D">
        <w:rPr>
          <w:rStyle w:val="Strong"/>
          <w:lang w:val="en-US"/>
        </w:rPr>
        <w:t>contributingCatchment</w:t>
      </w:r>
      <w:r w:rsidRPr="008E510D">
        <w:rPr>
          <w:lang w:val="en-US"/>
        </w:rPr>
        <w:t xml:space="preserve"> </w:t>
      </w:r>
      <w:r w:rsidR="00601FA8">
        <w:rPr>
          <w:lang w:val="en-US"/>
        </w:rPr>
        <w:t>(</w:t>
      </w:r>
      <w:r w:rsidRPr="008E510D">
        <w:rPr>
          <w:lang w:val="en-US"/>
        </w:rPr>
        <w:t>association</w:t>
      </w:r>
      <w:r w:rsidR="00601FA8">
        <w:rPr>
          <w:lang w:val="en-US"/>
        </w:rPr>
        <w:t>)</w:t>
      </w:r>
      <w:r w:rsidRPr="008E510D">
        <w:rPr>
          <w:lang w:val="en-US"/>
        </w:rPr>
        <w:t xml:space="preserve"> </w:t>
      </w:r>
    </w:p>
    <w:p w14:paraId="741A99D7" w14:textId="774EDF3C" w:rsidR="00033C57" w:rsidRPr="008E510D" w:rsidRDefault="00CA7567" w:rsidP="00450C77">
      <w:pPr>
        <w:pStyle w:val="NormalWeb"/>
        <w:jc w:val="both"/>
        <w:rPr>
          <w:lang w:val="en-US"/>
        </w:rPr>
      </w:pPr>
      <w:r>
        <w:rPr>
          <w:lang w:val="en-US"/>
        </w:rPr>
        <w:t xml:space="preserve">identifies the </w:t>
      </w:r>
      <w:r w:rsidR="00033C57" w:rsidRPr="008E510D">
        <w:rPr>
          <w:lang w:val="en-US"/>
        </w:rPr>
        <w:t xml:space="preserve">catchment that contributes flow to </w:t>
      </w:r>
      <w:r>
        <w:rPr>
          <w:lang w:val="en-US"/>
        </w:rPr>
        <w:t>th</w:t>
      </w:r>
      <w:r w:rsidR="004D27AF">
        <w:rPr>
          <w:lang w:val="en-US"/>
        </w:rPr>
        <w:t>is</w:t>
      </w:r>
      <w:r>
        <w:rPr>
          <w:lang w:val="en-US"/>
        </w:rPr>
        <w:t xml:space="preserve"> outfall</w:t>
      </w:r>
      <w:r w:rsidR="00033C57" w:rsidRPr="008E510D">
        <w:rPr>
          <w:lang w:val="en-US"/>
        </w:rPr>
        <w:t xml:space="preserve">. This allows </w:t>
      </w:r>
      <w:r>
        <w:rPr>
          <w:lang w:val="en-US"/>
        </w:rPr>
        <w:t>to connect</w:t>
      </w:r>
      <w:r w:rsidRPr="008E510D">
        <w:rPr>
          <w:lang w:val="en-US"/>
        </w:rPr>
        <w:t xml:space="preserve"> </w:t>
      </w:r>
      <w:r w:rsidR="00033C57" w:rsidRPr="008E510D">
        <w:rPr>
          <w:lang w:val="en-US"/>
        </w:rPr>
        <w:t xml:space="preserve">a catchment's outflow to an identified inflow and to determine its position through referencing </w:t>
      </w:r>
      <w:r>
        <w:rPr>
          <w:lang w:val="en-US"/>
        </w:rPr>
        <w:t>the inflow</w:t>
      </w:r>
      <w:r w:rsidR="00033C57" w:rsidRPr="008E510D">
        <w:rPr>
          <w:lang w:val="en-US"/>
        </w:rPr>
        <w:t xml:space="preserve">. </w:t>
      </w:r>
    </w:p>
    <w:p w14:paraId="229C5DCC" w14:textId="44251CA5" w:rsidR="004D27AF" w:rsidRDefault="00033C57" w:rsidP="00450C77">
      <w:pPr>
        <w:pStyle w:val="NormalWeb"/>
        <w:jc w:val="both"/>
        <w:rPr>
          <w:lang w:val="en-US"/>
        </w:rPr>
      </w:pPr>
      <w:r w:rsidRPr="008E510D">
        <w:rPr>
          <w:rStyle w:val="Strong"/>
          <w:lang w:val="en-US"/>
        </w:rPr>
        <w:t>receivingCatchment</w:t>
      </w:r>
      <w:r w:rsidRPr="008E510D">
        <w:rPr>
          <w:lang w:val="en-US"/>
        </w:rPr>
        <w:t xml:space="preserve"> </w:t>
      </w:r>
      <w:r w:rsidR="004D27AF">
        <w:rPr>
          <w:lang w:val="en-US"/>
        </w:rPr>
        <w:t>(</w:t>
      </w:r>
      <w:r w:rsidRPr="008E510D">
        <w:rPr>
          <w:lang w:val="en-US"/>
        </w:rPr>
        <w:t>association</w:t>
      </w:r>
      <w:r w:rsidR="004D27AF">
        <w:rPr>
          <w:lang w:val="en-US"/>
        </w:rPr>
        <w:t>)</w:t>
      </w:r>
      <w:r w:rsidR="000C6BB2">
        <w:rPr>
          <w:lang w:val="en-US"/>
        </w:rPr>
        <w:t>:</w:t>
      </w:r>
    </w:p>
    <w:p w14:paraId="3B8CB3E8" w14:textId="39ADBB11" w:rsidR="00033C57" w:rsidRPr="008E510D" w:rsidRDefault="004D27AF" w:rsidP="00450C77">
      <w:pPr>
        <w:pStyle w:val="NormalWeb"/>
        <w:jc w:val="both"/>
        <w:rPr>
          <w:lang w:val="en-US"/>
        </w:rPr>
      </w:pPr>
      <w:r>
        <w:rPr>
          <w:lang w:val="en-US"/>
        </w:rPr>
        <w:t>identifies the</w:t>
      </w:r>
      <w:r w:rsidR="00033C57" w:rsidRPr="008E510D">
        <w:rPr>
          <w:lang w:val="en-US"/>
        </w:rPr>
        <w:t xml:space="preserve"> catchment that receives flow from </w:t>
      </w:r>
      <w:r>
        <w:rPr>
          <w:lang w:val="en-US"/>
        </w:rPr>
        <w:t>this outfall</w:t>
      </w:r>
      <w:r w:rsidR="00033C57" w:rsidRPr="008E510D">
        <w:rPr>
          <w:lang w:val="en-US"/>
        </w:rPr>
        <w:t xml:space="preserve">. This allows </w:t>
      </w:r>
      <w:r>
        <w:rPr>
          <w:lang w:val="en-US"/>
        </w:rPr>
        <w:t>to connect</w:t>
      </w:r>
      <w:r w:rsidR="00033C57" w:rsidRPr="008E510D">
        <w:rPr>
          <w:lang w:val="en-US"/>
        </w:rPr>
        <w:t xml:space="preserve"> a catchment's inflow to an identified outflow and to determine its position through referencing </w:t>
      </w:r>
      <w:r>
        <w:rPr>
          <w:lang w:val="en-US"/>
        </w:rPr>
        <w:t>the outflow.</w:t>
      </w:r>
      <w:r w:rsidR="00033C57" w:rsidRPr="008E510D">
        <w:rPr>
          <w:lang w:val="en-US"/>
        </w:rPr>
        <w:t xml:space="preserve"> </w:t>
      </w:r>
    </w:p>
    <w:p w14:paraId="3DA62320" w14:textId="5EC8C639" w:rsidR="0034166A" w:rsidRDefault="00033C57" w:rsidP="00450C77">
      <w:pPr>
        <w:pStyle w:val="NormalWeb"/>
        <w:jc w:val="both"/>
        <w:rPr>
          <w:lang w:val="en-US"/>
        </w:rPr>
      </w:pPr>
      <w:r w:rsidRPr="008E510D">
        <w:rPr>
          <w:rStyle w:val="Strong"/>
          <w:lang w:val="en-US"/>
        </w:rPr>
        <w:t>relativePosition</w:t>
      </w:r>
      <w:r w:rsidRPr="008E510D">
        <w:rPr>
          <w:lang w:val="en-US"/>
        </w:rPr>
        <w:t xml:space="preserve"> </w:t>
      </w:r>
      <w:r w:rsidR="0034166A">
        <w:rPr>
          <w:lang w:val="en-US"/>
        </w:rPr>
        <w:t>(</w:t>
      </w:r>
      <w:r w:rsidRPr="008E510D">
        <w:rPr>
          <w:lang w:val="en-US"/>
        </w:rPr>
        <w:t>association</w:t>
      </w:r>
      <w:r w:rsidR="0034166A">
        <w:rPr>
          <w:lang w:val="en-US"/>
        </w:rPr>
        <w:t>)</w:t>
      </w:r>
      <w:r w:rsidR="000C6BB2">
        <w:rPr>
          <w:lang w:val="en-US"/>
        </w:rPr>
        <w:t>:</w:t>
      </w:r>
    </w:p>
    <w:p w14:paraId="1FDEAD37" w14:textId="5E5B6A05" w:rsidR="00033C57" w:rsidRPr="008E510D" w:rsidRDefault="00033C57" w:rsidP="00450C77">
      <w:pPr>
        <w:pStyle w:val="NormalWeb"/>
        <w:jc w:val="both"/>
        <w:rPr>
          <w:lang w:val="en-US"/>
        </w:rPr>
      </w:pPr>
      <w:r w:rsidRPr="008E510D">
        <w:rPr>
          <w:lang w:val="en-US"/>
        </w:rPr>
        <w:t>assigns a position to the outfall relative to a reference location fixed in the logical network of catchments</w:t>
      </w:r>
      <w:r w:rsidR="00441825">
        <w:rPr>
          <w:lang w:val="en-US"/>
        </w:rPr>
        <w:t xml:space="preserve">, i.e. </w:t>
      </w:r>
      <w:r w:rsidRPr="008E510D">
        <w:rPr>
          <w:lang w:val="en-US"/>
        </w:rPr>
        <w:t>to another</w:t>
      </w:r>
      <w:r w:rsidR="00441825">
        <w:rPr>
          <w:lang w:val="en-US"/>
        </w:rPr>
        <w:t>,</w:t>
      </w:r>
      <w:r w:rsidRPr="008E510D">
        <w:rPr>
          <w:lang w:val="en-US"/>
        </w:rPr>
        <w:t xml:space="preserve"> </w:t>
      </w:r>
      <w:r w:rsidR="00441825">
        <w:rPr>
          <w:lang w:val="en-US"/>
        </w:rPr>
        <w:t xml:space="preserve">already </w:t>
      </w:r>
      <w:r w:rsidR="0034166A">
        <w:rPr>
          <w:lang w:val="en-US"/>
        </w:rPr>
        <w:t>existing (</w:t>
      </w:r>
      <w:r w:rsidRPr="008E510D">
        <w:rPr>
          <w:lang w:val="en-US"/>
        </w:rPr>
        <w:t>realized</w:t>
      </w:r>
      <w:r w:rsidR="0034166A">
        <w:rPr>
          <w:lang w:val="en-US"/>
        </w:rPr>
        <w:t>)</w:t>
      </w:r>
      <w:r w:rsidRPr="008E510D">
        <w:rPr>
          <w:lang w:val="en-US"/>
        </w:rPr>
        <w:t xml:space="preserve"> outfall</w:t>
      </w:r>
      <w:r w:rsidR="0034166A">
        <w:rPr>
          <w:lang w:val="en-US"/>
        </w:rPr>
        <w:t xml:space="preserve">. </w:t>
      </w:r>
      <w:r w:rsidRPr="008E510D">
        <w:rPr>
          <w:lang w:val="en-US"/>
        </w:rPr>
        <w:t>Commonly, this is used to locate an outfall such as at a hydrometric station, to a reference outfall such as a confluence but it can be used to locate any outfall relative to another.</w:t>
      </w:r>
    </w:p>
    <w:p w14:paraId="7DDB4385" w14:textId="57696234" w:rsidR="00441825" w:rsidRDefault="00033C57" w:rsidP="00450C77">
      <w:pPr>
        <w:pStyle w:val="NormalWeb"/>
        <w:jc w:val="both"/>
        <w:rPr>
          <w:lang w:val="en-US"/>
        </w:rPr>
      </w:pPr>
      <w:r w:rsidRPr="008E510D">
        <w:rPr>
          <w:rStyle w:val="Strong"/>
          <w:lang w:val="en-US"/>
        </w:rPr>
        <w:t>outfall</w:t>
      </w:r>
      <w:r w:rsidR="002C3C8A">
        <w:rPr>
          <w:rStyle w:val="Strong"/>
          <w:lang w:val="en-US"/>
        </w:rPr>
        <w:t>Realization</w:t>
      </w:r>
      <w:r w:rsidRPr="008E510D">
        <w:rPr>
          <w:lang w:val="en-US"/>
        </w:rPr>
        <w:t xml:space="preserve"> </w:t>
      </w:r>
      <w:r w:rsidR="00441825">
        <w:rPr>
          <w:lang w:val="en-US"/>
        </w:rPr>
        <w:t>(</w:t>
      </w:r>
      <w:r w:rsidRPr="008E510D">
        <w:rPr>
          <w:lang w:val="en-US"/>
        </w:rPr>
        <w:t>association</w:t>
      </w:r>
      <w:r w:rsidR="00441825">
        <w:rPr>
          <w:lang w:val="en-US"/>
        </w:rPr>
        <w:t>)</w:t>
      </w:r>
      <w:r w:rsidR="000C6BB2">
        <w:rPr>
          <w:lang w:val="en-US"/>
        </w:rPr>
        <w:t>:</w:t>
      </w:r>
      <w:r w:rsidRPr="008E510D">
        <w:rPr>
          <w:lang w:val="en-US"/>
        </w:rPr>
        <w:t xml:space="preserve"> </w:t>
      </w:r>
    </w:p>
    <w:p w14:paraId="3CA7D9F8" w14:textId="0AD605C2" w:rsidR="00033C57" w:rsidRDefault="00441825" w:rsidP="00450C77">
      <w:pPr>
        <w:pStyle w:val="NormalWeb"/>
        <w:jc w:val="both"/>
        <w:rPr>
          <w:lang w:val="en-US"/>
        </w:rPr>
      </w:pPr>
      <w:r>
        <w:rPr>
          <w:lang w:val="en-US"/>
        </w:rPr>
        <w:t>identifies</w:t>
      </w:r>
      <w:r w:rsidR="00033C57" w:rsidRPr="008E510D">
        <w:rPr>
          <w:lang w:val="en-US"/>
        </w:rPr>
        <w:t xml:space="preserve"> a </w:t>
      </w:r>
      <w:r>
        <w:rPr>
          <w:lang w:val="en-US"/>
        </w:rPr>
        <w:t>hydrologic feature</w:t>
      </w:r>
      <w:r w:rsidRPr="008E510D">
        <w:rPr>
          <w:lang w:val="en-US"/>
        </w:rPr>
        <w:t xml:space="preserve"> </w:t>
      </w:r>
      <w:r w:rsidR="00033C57" w:rsidRPr="008E510D">
        <w:rPr>
          <w:lang w:val="en-US"/>
        </w:rPr>
        <w:t>which realizes the logical outfall</w:t>
      </w:r>
      <w:r>
        <w:rPr>
          <w:lang w:val="en-US"/>
        </w:rPr>
        <w:t xml:space="preserve">. </w:t>
      </w:r>
      <w:r w:rsidR="00033C57" w:rsidRPr="008E510D">
        <w:rPr>
          <w:lang w:val="en-US"/>
        </w:rPr>
        <w:t xml:space="preserve">In case of a topological realization, the realization of the outfall </w:t>
      </w:r>
      <w:r>
        <w:rPr>
          <w:lang w:val="en-US"/>
        </w:rPr>
        <w:t>is</w:t>
      </w:r>
      <w:r w:rsidR="00033C57"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p w14:paraId="19BFA5E6" w14:textId="00E95B82" w:rsidR="000D6819" w:rsidRDefault="000D6819" w:rsidP="000D6819">
      <w:pPr>
        <w:pStyle w:val="NormalWeb"/>
        <w:jc w:val="both"/>
        <w:rPr>
          <w:lang w:val="en-US"/>
        </w:rPr>
      </w:pPr>
      <w:r>
        <w:rPr>
          <w:rStyle w:val="Strong"/>
          <w:lang w:val="en-US"/>
        </w:rPr>
        <w:t>inflow-on-flowpath</w:t>
      </w:r>
      <w:r w:rsidRPr="008E510D">
        <w:rPr>
          <w:lang w:val="en-US"/>
        </w:rPr>
        <w:t xml:space="preserve"> </w:t>
      </w:r>
      <w:r>
        <w:rPr>
          <w:lang w:val="en-US"/>
        </w:rPr>
        <w:t>(constraint)</w:t>
      </w:r>
      <w:r w:rsidR="000C6BB2">
        <w:rPr>
          <w:lang w:val="en-US"/>
        </w:rPr>
        <w:t>:</w:t>
      </w:r>
      <w:r w:rsidRPr="008E510D">
        <w:rPr>
          <w:lang w:val="en-US"/>
        </w:rPr>
        <w:t xml:space="preserve"> </w:t>
      </w:r>
    </w:p>
    <w:p w14:paraId="684C1D01" w14:textId="69740D08" w:rsidR="000D6819" w:rsidRDefault="000D6819" w:rsidP="000D6819">
      <w:pPr>
        <w:pStyle w:val="NormalWeb"/>
        <w:jc w:val="both"/>
        <w:rPr>
          <w:lang w:val="en-US"/>
        </w:rPr>
      </w:pPr>
      <w:r>
        <w:rPr>
          <w:lang w:val="en-US"/>
        </w:rPr>
        <w:t xml:space="preserve">defines that whenever a relative position is assigned to an inflow using the river reference system, the </w:t>
      </w:r>
      <w:r w:rsidR="000B013A">
        <w:rPr>
          <w:lang w:val="en-US"/>
        </w:rPr>
        <w:t>receiving</w:t>
      </w:r>
      <w:r>
        <w:rPr>
          <w:lang w:val="en-US"/>
        </w:rPr>
        <w:t xml:space="preserve"> catchment is realized as linear flowpath. </w:t>
      </w:r>
    </w:p>
    <w:p w14:paraId="4B018EE6" w14:textId="13682BF3" w:rsidR="000D6819" w:rsidRDefault="000D6819" w:rsidP="000D6819">
      <w:pPr>
        <w:pStyle w:val="NormalWeb"/>
        <w:jc w:val="both"/>
        <w:rPr>
          <w:lang w:val="en-US"/>
        </w:rPr>
      </w:pPr>
      <w:r>
        <w:rPr>
          <w:rStyle w:val="Strong"/>
          <w:lang w:val="en-US"/>
        </w:rPr>
        <w:t>o</w:t>
      </w:r>
      <w:r w:rsidRPr="008E510D">
        <w:rPr>
          <w:rStyle w:val="Strong"/>
          <w:lang w:val="en-US"/>
        </w:rPr>
        <w:t>ut</w:t>
      </w:r>
      <w:r>
        <w:rPr>
          <w:rStyle w:val="Strong"/>
          <w:lang w:val="en-US"/>
        </w:rPr>
        <w:t>flow-on-flowpath</w:t>
      </w:r>
      <w:r w:rsidRPr="008E510D">
        <w:rPr>
          <w:lang w:val="en-US"/>
        </w:rPr>
        <w:t xml:space="preserve"> </w:t>
      </w:r>
      <w:r>
        <w:rPr>
          <w:lang w:val="en-US"/>
        </w:rPr>
        <w:t>(constraint)</w:t>
      </w:r>
      <w:r w:rsidR="000C6BB2">
        <w:rPr>
          <w:lang w:val="en-US"/>
        </w:rPr>
        <w:t>:</w:t>
      </w:r>
      <w:r w:rsidRPr="008E510D">
        <w:rPr>
          <w:lang w:val="en-US"/>
        </w:rPr>
        <w:t xml:space="preserve"> </w:t>
      </w:r>
    </w:p>
    <w:p w14:paraId="4BE86F83" w14:textId="3410478C" w:rsidR="000B013A" w:rsidRDefault="000B013A" w:rsidP="000B013A">
      <w:pPr>
        <w:pStyle w:val="NormalWeb"/>
        <w:jc w:val="both"/>
        <w:rPr>
          <w:lang w:val="en-US"/>
        </w:rPr>
      </w:pPr>
      <w:r>
        <w:rPr>
          <w:lang w:val="en-US"/>
        </w:rPr>
        <w:t xml:space="preserve">defines that whenever a relative position is assigned to an outflow using the river reference system, the contributing catchment is realized as linear flowpath. </w:t>
      </w:r>
    </w:p>
    <w:p w14:paraId="4A95B82A" w14:textId="67F8D819" w:rsidR="00033C57" w:rsidRPr="008E510D" w:rsidRDefault="00033C57" w:rsidP="00834E29">
      <w:pPr>
        <w:pStyle w:val="Heading4"/>
        <w:jc w:val="both"/>
      </w:pPr>
      <w:r w:rsidRPr="008E510D">
        <w:t>Catchment Realization</w:t>
      </w:r>
    </w:p>
    <w:p w14:paraId="5482B059" w14:textId="53739F96" w:rsidR="00D11D52" w:rsidRDefault="00033C57" w:rsidP="00450C77">
      <w:pPr>
        <w:pStyle w:val="NormalWeb"/>
        <w:jc w:val="both"/>
        <w:rPr>
          <w:lang w:val="en-US"/>
        </w:rPr>
      </w:pPr>
      <w:r w:rsidRPr="008E510D">
        <w:rPr>
          <w:lang w:val="en-US"/>
        </w:rPr>
        <w:t>The HY_Catchment</w:t>
      </w:r>
      <w:r w:rsidR="002C3C8A">
        <w:rPr>
          <w:lang w:val="en-US"/>
        </w:rPr>
        <w:t>Realization</w:t>
      </w:r>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874BCD">
        <w:t xml:space="preserve">Figure </w:t>
      </w:r>
      <w:r w:rsidR="00874BCD">
        <w:rPr>
          <w:noProof/>
        </w:rPr>
        <w:t>32</w:t>
      </w:r>
      <w:r w:rsidR="00874BCD">
        <w:rPr>
          <w:lang w:val="en-US"/>
        </w:rPr>
        <w:fldChar w:fldCharType="end"/>
      </w:r>
      <w:r w:rsidRPr="008E510D">
        <w:rPr>
          <w:lang w:val="en-US"/>
        </w:rPr>
        <w:t xml:space="preserve">) conceptualizes the multiple realization of </w:t>
      </w:r>
      <w:proofErr w:type="gramStart"/>
      <w:r w:rsidRPr="008E510D">
        <w:rPr>
          <w:lang w:val="en-US"/>
        </w:rPr>
        <w:t>an 'un</w:t>
      </w:r>
      <w:proofErr w:type="gramEnd"/>
      <w:r w:rsidRPr="008E510D">
        <w:rPr>
          <w:lang w:val="en-US"/>
        </w:rPr>
        <w:t xml:space="preserve">-realized', logical catchment, by typical features used to describe a catchment as a unit of study shared across sub-domains and studies. </w:t>
      </w:r>
    </w:p>
    <w:p w14:paraId="05880982" w14:textId="70753FE8" w:rsidR="00D11D52" w:rsidRPr="008E510D" w:rsidRDefault="00033C57" w:rsidP="00D11D52">
      <w:pPr>
        <w:pStyle w:val="Normal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drawing>
          <wp:inline distT="0" distB="0" distL="0" distR="0" wp14:anchorId="4E3DE095" wp14:editId="37B6DD71">
            <wp:extent cx="5486400" cy="3343064"/>
            <wp:effectExtent l="0" t="0" r="0" b="0"/>
            <wp:docPr id="73" name="Grafik 73" descr="D:\Users\Dornblut\OGC_HYF_SWG\hlphtml\EARoot\EA2\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343064"/>
                    </a:xfrm>
                    <a:prstGeom prst="rect">
                      <a:avLst/>
                    </a:prstGeom>
                    <a:noFill/>
                    <a:ln>
                      <a:noFill/>
                    </a:ln>
                  </pic:spPr>
                </pic:pic>
              </a:graphicData>
            </a:graphic>
          </wp:inline>
        </w:drawing>
      </w:r>
    </w:p>
    <w:p w14:paraId="2813C353" w14:textId="15BE19A8" w:rsidR="00033C57" w:rsidRPr="008E510D" w:rsidRDefault="00B817B2" w:rsidP="00834E29">
      <w:pPr>
        <w:pStyle w:val="OGCFigure"/>
        <w:outlineLvl w:val="0"/>
      </w:pPr>
      <w:bookmarkStart w:id="3342" w:name="_Ref462910384"/>
      <w:bookmarkStart w:id="3343" w:name="_Toc467163168"/>
      <w:r>
        <w:t xml:space="preserve">Figure </w:t>
      </w:r>
      <w:r w:rsidR="00C75574">
        <w:fldChar w:fldCharType="begin"/>
      </w:r>
      <w:r w:rsidR="00C75574">
        <w:instrText xml:space="preserve"> SEQ Figure \* ARABIC </w:instrText>
      </w:r>
      <w:r w:rsidR="00C75574">
        <w:fldChar w:fldCharType="separate"/>
      </w:r>
      <w:r w:rsidR="00F30A25">
        <w:rPr>
          <w:noProof/>
        </w:rPr>
        <w:t>32</w:t>
      </w:r>
      <w:r w:rsidR="00C75574">
        <w:rPr>
          <w:noProof/>
        </w:rPr>
        <w:fldChar w:fldCharType="end"/>
      </w:r>
      <w:bookmarkEnd w:id="3342"/>
      <w:r>
        <w:t xml:space="preserve">: </w:t>
      </w:r>
      <w:r w:rsidRPr="008E510D">
        <w:t>Catchment realization and its specialization (UML class diagram</w:t>
      </w:r>
      <w:r w:rsidRPr="00571B2C">
        <w:rPr>
          <w:rStyle w:val="Hyperlink"/>
          <w:color w:val="auto"/>
          <w:u w:val="none"/>
        </w:rPr>
        <w:t>)</w:t>
      </w:r>
      <w:bookmarkEnd w:id="3343"/>
    </w:p>
    <w:p w14:paraId="29825AE1" w14:textId="3918916F" w:rsidR="000C7924" w:rsidRDefault="00033C57" w:rsidP="00450C77">
      <w:pPr>
        <w:pStyle w:val="Normal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w:t>
      </w:r>
      <w:r w:rsidR="000C6BB2">
        <w:rPr>
          <w:lang w:val="en-US"/>
        </w:rPr>
        <w:t xml:space="preserve">be implemented using </w:t>
      </w:r>
      <w:r w:rsidRPr="008E510D">
        <w:rPr>
          <w:lang w:val="en-US"/>
        </w:rPr>
        <w:t>the general HY_Catchment</w:t>
      </w:r>
      <w:r w:rsidR="002C3C8A">
        <w:rPr>
          <w:lang w:val="en-US"/>
        </w:rPr>
        <w:t>Realization</w:t>
      </w:r>
      <w:r w:rsidRPr="008E510D">
        <w:rPr>
          <w:lang w:val="en-US"/>
        </w:rPr>
        <w:t xml:space="preserve"> type. </w:t>
      </w:r>
      <w:r w:rsidR="000C7924" w:rsidRPr="008E510D">
        <w:rPr>
          <w:lang w:val="en-US"/>
        </w:rPr>
        <w:t>HY_Catchment</w:t>
      </w:r>
      <w:r w:rsidR="002C3C8A">
        <w:rPr>
          <w:lang w:val="en-US"/>
        </w:rPr>
        <w:t>Realization</w:t>
      </w:r>
      <w:r w:rsidR="000C7924" w:rsidRPr="008E510D">
        <w:rPr>
          <w:lang w:val="en-US"/>
        </w:rPr>
        <w:t xml:space="preserve"> carries the </w:t>
      </w:r>
      <w:r w:rsidR="002C3C8A">
        <w:rPr>
          <w:rStyle w:val="Emphasis"/>
          <w:lang w:val="en-US"/>
        </w:rPr>
        <w:t>realized</w:t>
      </w:r>
      <w:r w:rsidR="000C7924" w:rsidRPr="008E510D">
        <w:rPr>
          <w:rStyle w:val="Emphasis"/>
          <w:lang w:val="en-US"/>
        </w:rPr>
        <w:t>Catchment</w:t>
      </w:r>
      <w:r w:rsidR="000C7924" w:rsidRPr="008E510D">
        <w:rPr>
          <w:lang w:val="en-US"/>
        </w:rPr>
        <w:t xml:space="preserve"> association</w:t>
      </w:r>
      <w:r w:rsidR="00D11D52">
        <w:rPr>
          <w:lang w:val="en-US"/>
        </w:rPr>
        <w:t>.</w:t>
      </w:r>
      <w:r w:rsidR="000C7924" w:rsidRPr="008E510D">
        <w:rPr>
          <w:lang w:val="en-US"/>
        </w:rPr>
        <w:t xml:space="preserve"> </w:t>
      </w:r>
    </w:p>
    <w:p w14:paraId="32A7502F" w14:textId="7E9020EB" w:rsidR="00D11D52" w:rsidRDefault="002C3C8A" w:rsidP="00450C77">
      <w:pPr>
        <w:pStyle w:val="NormalWeb"/>
        <w:jc w:val="both"/>
        <w:rPr>
          <w:lang w:val="en-US"/>
        </w:rPr>
      </w:pPr>
      <w:r>
        <w:rPr>
          <w:rStyle w:val="Strong"/>
          <w:lang w:val="en-US"/>
        </w:rPr>
        <w:t>realized</w:t>
      </w:r>
      <w:r w:rsidR="00033C57" w:rsidRPr="008E510D">
        <w:rPr>
          <w:rStyle w:val="Strong"/>
          <w:lang w:val="en-US"/>
        </w:rPr>
        <w:t>Catchment</w:t>
      </w:r>
      <w:r w:rsidR="00033C57" w:rsidRPr="008E510D">
        <w:rPr>
          <w:lang w:val="en-US"/>
        </w:rPr>
        <w:t xml:space="preserve"> </w:t>
      </w:r>
      <w:r w:rsidR="00D11D52">
        <w:rPr>
          <w:lang w:val="en-US"/>
        </w:rPr>
        <w:t>(</w:t>
      </w:r>
      <w:r w:rsidR="00033C57" w:rsidRPr="008E510D">
        <w:rPr>
          <w:lang w:val="en-US"/>
        </w:rPr>
        <w:t>association</w:t>
      </w:r>
      <w:r w:rsidR="00D11D52">
        <w:rPr>
          <w:lang w:val="en-US"/>
        </w:rPr>
        <w:t>)</w:t>
      </w:r>
      <w:r w:rsidR="000C6BB2">
        <w:rPr>
          <w:lang w:val="en-US"/>
        </w:rPr>
        <w:t>:</w:t>
      </w:r>
    </w:p>
    <w:p w14:paraId="01737CEA" w14:textId="76EB51D2" w:rsidR="002B2109" w:rsidRDefault="002B2109" w:rsidP="00450C77">
      <w:pPr>
        <w:pStyle w:val="NormalWeb"/>
        <w:jc w:val="both"/>
        <w:rPr>
          <w:lang w:val="en-US"/>
        </w:rPr>
      </w:pPr>
      <w:r>
        <w:rPr>
          <w:lang w:val="en-US"/>
        </w:rPr>
        <w:t xml:space="preserve">identifies </w:t>
      </w:r>
      <w:r w:rsidR="00033C57" w:rsidRPr="008E510D">
        <w:rPr>
          <w:lang w:val="en-US"/>
        </w:rPr>
        <w:t xml:space="preserve">the </w:t>
      </w:r>
      <w:r>
        <w:rPr>
          <w:lang w:val="en-US"/>
        </w:rPr>
        <w:t xml:space="preserve">one and only one </w:t>
      </w:r>
      <w:r w:rsidR="00033C57" w:rsidRPr="008E510D">
        <w:rPr>
          <w:lang w:val="en-US"/>
        </w:rPr>
        <w:t>catchment</w:t>
      </w:r>
      <w:del w:id="3344" w:author="Lieberman, Joshua" w:date="2016-11-17T15:34:00Z">
        <w:r w:rsidR="00033C57" w:rsidRPr="008E510D" w:rsidDel="005203A7">
          <w:rPr>
            <w:lang w:val="en-US"/>
          </w:rPr>
          <w:delText xml:space="preserve"> </w:delText>
        </w:r>
      </w:del>
      <w:r>
        <w:rPr>
          <w:lang w:val="en-US"/>
        </w:rPr>
        <w:t xml:space="preserve"> that is realized by a particular feature</w:t>
      </w:r>
      <w:r w:rsidR="00033C57" w:rsidRPr="008E510D">
        <w:rPr>
          <w:lang w:val="en-US"/>
        </w:rPr>
        <w:t xml:space="preserve">. Referencing the hydrologic complex </w:t>
      </w:r>
      <w:r>
        <w:rPr>
          <w:lang w:val="en-US"/>
        </w:rPr>
        <w:t>containing</w:t>
      </w:r>
      <w:r w:rsidRPr="008E510D">
        <w:rPr>
          <w:lang w:val="en-US"/>
        </w:rPr>
        <w:t xml:space="preserve"> </w:t>
      </w:r>
      <w:r w:rsidR="00033C57" w:rsidRPr="008E510D">
        <w:rPr>
          <w:lang w:val="en-US"/>
        </w:rPr>
        <w:t xml:space="preserve">the catchment and </w:t>
      </w:r>
      <w:r>
        <w:rPr>
          <w:lang w:val="en-US"/>
        </w:rPr>
        <w:t xml:space="preserve">all of </w:t>
      </w:r>
      <w:r w:rsidR="00033C57" w:rsidRPr="008E510D">
        <w:rPr>
          <w:lang w:val="en-US"/>
        </w:rPr>
        <w:t xml:space="preserve">its realizations, </w:t>
      </w:r>
      <w:r>
        <w:rPr>
          <w:lang w:val="en-US"/>
        </w:rPr>
        <w:t>supports</w:t>
      </w:r>
      <w:r w:rsidRPr="008E510D">
        <w:rPr>
          <w:lang w:val="en-US"/>
        </w:rPr>
        <w:t xml:space="preserve"> </w:t>
      </w:r>
      <w:r w:rsidR="00033C57" w:rsidRPr="008E510D">
        <w:rPr>
          <w:lang w:val="en-US"/>
        </w:rPr>
        <w:t xml:space="preserve">a catchment's existence to be recognized and linked to multiple realizations without the complexity and full detail of a scientific model. By referencing </w:t>
      </w:r>
      <w:r>
        <w:rPr>
          <w:lang w:val="en-US"/>
        </w:rPr>
        <w:t>the catchment topology</w:t>
      </w:r>
      <w:r w:rsidR="00033C57" w:rsidRPr="008E510D">
        <w:rPr>
          <w:lang w:val="en-US"/>
        </w:rPr>
        <w:t xml:space="preserve">, topological relationships can be established and common identifiers assigned. </w:t>
      </w:r>
    </w:p>
    <w:p w14:paraId="0142FCAF" w14:textId="59EB89E5" w:rsidR="00033C57" w:rsidRPr="008E510D" w:rsidRDefault="002B2109" w:rsidP="00450C77">
      <w:pPr>
        <w:pStyle w:val="NormalWeb"/>
        <w:jc w:val="both"/>
        <w:rPr>
          <w:lang w:val="en-US"/>
        </w:rPr>
      </w:pPr>
      <w:r>
        <w:rPr>
          <w:lang w:val="en-US"/>
        </w:rPr>
        <w:t xml:space="preserve">The </w:t>
      </w:r>
      <w:r w:rsidR="00033C57" w:rsidRPr="002B2109">
        <w:rPr>
          <w:b/>
          <w:lang w:val="en-US"/>
        </w:rPr>
        <w:t>HY_Flowpath</w:t>
      </w:r>
      <w:r w:rsidR="00033C57" w:rsidRPr="008E510D">
        <w:rPr>
          <w:lang w:val="en-US"/>
        </w:rPr>
        <w:t xml:space="preserve"> feature type </w:t>
      </w:r>
      <w:r w:rsidR="00C62790">
        <w:t>realizes an 'un-realized' catchment specifically as a path connecting the inflow and outflow of the logical catchment it realizes. HY_Flowpath specializes HY_</w:t>
      </w:r>
      <w:r w:rsidR="0049222C">
        <w:t xml:space="preserve">CatchmentRealization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HY_Flowpath inherits the </w:t>
      </w:r>
      <w:r w:rsidR="002C3C8A">
        <w:rPr>
          <w:rStyle w:val="Emphasis"/>
          <w:lang w:val="en-US"/>
        </w:rPr>
        <w:t>realized</w:t>
      </w:r>
      <w:r w:rsidR="00033C57" w:rsidRPr="008E510D">
        <w:rPr>
          <w:rStyle w:val="Emphasis"/>
          <w:lang w:val="en-US"/>
        </w:rPr>
        <w:t>Catchment</w:t>
      </w:r>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Emphasis"/>
          <w:lang w:val="en-US"/>
        </w:rPr>
        <w:t>shape</w:t>
      </w:r>
      <w:r w:rsidR="00033C57" w:rsidRPr="008E510D">
        <w:rPr>
          <w:lang w:val="en-US"/>
        </w:rPr>
        <w:t xml:space="preserve">, and </w:t>
      </w:r>
      <w:r w:rsidR="00033C57" w:rsidRPr="008E510D">
        <w:rPr>
          <w:rStyle w:val="Emphasis"/>
          <w:lang w:val="en-US"/>
        </w:rPr>
        <w:t>flowpathNetwork</w:t>
      </w:r>
      <w:r w:rsidR="00033C57" w:rsidRPr="008E510D">
        <w:rPr>
          <w:lang w:val="en-US"/>
        </w:rPr>
        <w:t xml:space="preserve">. </w:t>
      </w:r>
    </w:p>
    <w:p w14:paraId="006A37AB" w14:textId="7A4BD027" w:rsidR="00074DA9" w:rsidRDefault="00033C57" w:rsidP="00450C77">
      <w:pPr>
        <w:pStyle w:val="NormalWeb"/>
        <w:jc w:val="both"/>
        <w:rPr>
          <w:lang w:val="en-US"/>
        </w:rPr>
      </w:pPr>
      <w:r w:rsidRPr="008E510D">
        <w:rPr>
          <w:rStyle w:val="Strong"/>
          <w:lang w:val="en-US"/>
        </w:rPr>
        <w:t>shape</w:t>
      </w:r>
      <w:r w:rsidRPr="008E510D">
        <w:rPr>
          <w:lang w:val="en-US"/>
        </w:rPr>
        <w:t xml:space="preserve"> </w:t>
      </w:r>
      <w:r w:rsidR="00074DA9">
        <w:rPr>
          <w:lang w:val="en-US"/>
        </w:rPr>
        <w:t>(</w:t>
      </w:r>
      <w:r w:rsidRPr="008E510D">
        <w:rPr>
          <w:lang w:val="en-US"/>
        </w:rPr>
        <w:t>attribute</w:t>
      </w:r>
      <w:r w:rsidR="00074DA9">
        <w:rPr>
          <w:lang w:val="en-US"/>
        </w:rPr>
        <w:t>)</w:t>
      </w:r>
      <w:r w:rsidR="000C6BB2">
        <w:rPr>
          <w:lang w:val="en-US"/>
        </w:rPr>
        <w:t>:</w:t>
      </w:r>
    </w:p>
    <w:p w14:paraId="01E48352" w14:textId="2552747B" w:rsidR="00033C57" w:rsidRPr="008E510D" w:rsidRDefault="00033C57" w:rsidP="00467904">
      <w:pPr>
        <w:jc w:val="both"/>
      </w:pPr>
      <w:proofErr w:type="gramStart"/>
      <w:r w:rsidRPr="00467904">
        <w:t>linear</w:t>
      </w:r>
      <w:proofErr w:type="gramEnd"/>
      <w:r w:rsidRPr="00467904">
        <w:t xml:space="preserve"> geometric representation</w:t>
      </w:r>
      <w:r w:rsidR="00895E54" w:rsidRPr="00467904">
        <w:t xml:space="preserve"> of the one-dimensional flowpath, usually </w:t>
      </w:r>
      <w:r w:rsidR="00467904">
        <w:t>a</w:t>
      </w:r>
      <w:ins w:id="3345" w:author="Lieberman, Joshua" w:date="2016-11-17T15:54:00Z">
        <w:r w:rsidR="00B655C9">
          <w:t>s a</w:t>
        </w:r>
      </w:ins>
      <w:r w:rsidR="00467904">
        <w:t xml:space="preserve"> curve</w:t>
      </w:r>
      <w:r w:rsidRPr="00467904">
        <w:t>.</w:t>
      </w:r>
      <w:del w:id="3346" w:author="Lieberman, Joshua" w:date="2016-11-17T15:54:00Z">
        <w:r w:rsidRPr="00467904" w:rsidDel="00B655C9">
          <w:delText xml:space="preserve"> </w:delText>
        </w:r>
        <w:r w:rsidR="00467904" w:rsidRPr="00467904" w:rsidDel="00B655C9">
          <w:delText>T</w:delText>
        </w:r>
        <w:r w:rsidR="00467904" w:rsidDel="00B655C9">
          <w:delText>he GM_Curve type SHOULD be implemented t</w:delText>
        </w:r>
        <w:r w:rsidR="00467904" w:rsidRPr="00467904" w:rsidDel="00B655C9">
          <w:delText xml:space="preserve">o meet the </w:delText>
        </w:r>
        <w:r w:rsidR="00467904" w:rsidDel="00B655C9">
          <w:delText xml:space="preserve">overall </w:delText>
        </w:r>
        <w:r w:rsidR="00467904" w:rsidRPr="00467904" w:rsidDel="00B655C9">
          <w:delText>requirement</w:delText>
        </w:r>
        <w:r w:rsidR="00467904" w:rsidDel="00B655C9">
          <w:delText xml:space="preserve"> </w:delText>
        </w:r>
        <w:r w:rsidR="00467904" w:rsidDel="00B655C9">
          <w:fldChar w:fldCharType="begin"/>
        </w:r>
        <w:r w:rsidR="00467904" w:rsidDel="00B655C9">
          <w:delInstrText xml:space="preserve"> REF ASTOP1 \h </w:delInstrText>
        </w:r>
        <w:r w:rsidR="00467904" w:rsidDel="00B655C9">
          <w:fldChar w:fldCharType="separate"/>
        </w:r>
        <w:r w:rsidR="00091F5D" w:rsidRPr="00893C90" w:rsidDel="00B655C9">
          <w:rPr>
            <w:color w:val="0000FF"/>
            <w:u w:val="single"/>
          </w:rPr>
          <w:delText>/req/hy_hydrofeature/topic1</w:delText>
        </w:r>
        <w:r w:rsidR="00467904" w:rsidDel="00B655C9">
          <w:fldChar w:fldCharType="end"/>
        </w:r>
        <w:r w:rsidR="00467904" w:rsidDel="00B655C9">
          <w:delText xml:space="preserve"> defined in </w:delText>
        </w:r>
        <w:r w:rsidR="00787BAC" w:rsidDel="00B655C9">
          <w:delText xml:space="preserve">section7.4.1 of </w:delText>
        </w:r>
        <w:r w:rsidR="00467904" w:rsidDel="00B655C9">
          <w:delText>this standard.</w:delText>
        </w:r>
      </w:del>
    </w:p>
    <w:p w14:paraId="1F302935" w14:textId="497D60E1" w:rsidR="00467904" w:rsidRDefault="00033C57" w:rsidP="00450C77">
      <w:pPr>
        <w:pStyle w:val="NormalWeb"/>
        <w:jc w:val="both"/>
        <w:rPr>
          <w:lang w:val="en-US"/>
        </w:rPr>
      </w:pPr>
      <w:r w:rsidRPr="008E510D">
        <w:rPr>
          <w:rStyle w:val="Strong"/>
          <w:lang w:val="en-US"/>
        </w:rPr>
        <w:t>flowpathNetwork</w:t>
      </w:r>
      <w:r w:rsidRPr="008E510D">
        <w:rPr>
          <w:lang w:val="en-US"/>
        </w:rPr>
        <w:t xml:space="preserve"> </w:t>
      </w:r>
      <w:r w:rsidR="00467904">
        <w:rPr>
          <w:lang w:val="en-US"/>
        </w:rPr>
        <w:t>(</w:t>
      </w:r>
      <w:r w:rsidRPr="008E510D">
        <w:rPr>
          <w:lang w:val="en-US"/>
        </w:rPr>
        <w:t>association</w:t>
      </w:r>
      <w:r w:rsidR="00467904">
        <w:rPr>
          <w:lang w:val="en-US"/>
        </w:rPr>
        <w:t>)</w:t>
      </w:r>
      <w:r w:rsidR="000C6BB2">
        <w:rPr>
          <w:lang w:val="en-US"/>
        </w:rPr>
        <w:t>:</w:t>
      </w:r>
      <w:r w:rsidRPr="008E510D">
        <w:rPr>
          <w:lang w:val="en-US"/>
        </w:rPr>
        <w:t xml:space="preserve"> </w:t>
      </w:r>
    </w:p>
    <w:p w14:paraId="368E87AE" w14:textId="0B55BBDB" w:rsidR="00033C57" w:rsidRPr="008E510D" w:rsidRDefault="00033C57" w:rsidP="00450C77">
      <w:pPr>
        <w:pStyle w:val="NormalWeb"/>
        <w:jc w:val="both"/>
        <w:rPr>
          <w:lang w:val="en-US"/>
        </w:rPr>
      </w:pPr>
      <w:r w:rsidRPr="008E510D">
        <w:rPr>
          <w:lang w:val="en-US"/>
        </w:rPr>
        <w:t>sequence of flowpaths</w:t>
      </w:r>
      <w:r w:rsidR="00104C4A">
        <w:rPr>
          <w:lang w:val="en-US"/>
        </w:rPr>
        <w:t xml:space="preserve"> forming a connected network</w:t>
      </w:r>
      <w:r w:rsidR="00B3484B">
        <w:rPr>
          <w:lang w:val="en-US"/>
        </w:rPr>
        <w:t xml:space="preserve">, </w:t>
      </w:r>
      <w:r w:rsidR="00B3484B" w:rsidRPr="008E510D">
        <w:rPr>
          <w:lang w:val="en-US"/>
        </w:rPr>
        <w:t xml:space="preserve">which realizes as a whole the catchment that contains the catchment realized by the single </w:t>
      </w:r>
      <w:r w:rsidR="00B3484B">
        <w:rPr>
          <w:lang w:val="en-US"/>
        </w:rPr>
        <w:t>flowpath.</w:t>
      </w:r>
      <w:r w:rsidRPr="008E510D">
        <w:rPr>
          <w:lang w:val="en-US"/>
        </w:rPr>
        <w:t xml:space="preserve"> This concept requires a non-branching 'main</w:t>
      </w:r>
      <w:r w:rsidR="006157DD">
        <w:rPr>
          <w:lang w:val="en-US"/>
        </w:rPr>
        <w:t>-</w:t>
      </w:r>
      <w:r w:rsidRPr="008E510D">
        <w:rPr>
          <w:lang w:val="en-US"/>
        </w:rPr>
        <w:t xml:space="preserve">stem' of watercourses, and a single linear representation of each of these </w:t>
      </w:r>
    </w:p>
    <w:p w14:paraId="007E7074" w14:textId="2261B1DA" w:rsidR="00033C57" w:rsidRPr="008E510D" w:rsidRDefault="00033C57" w:rsidP="0049222C">
      <w:pPr>
        <w:pStyle w:val="NormalWeb"/>
        <w:jc w:val="both"/>
        <w:rPr>
          <w:lang w:val="en-US"/>
        </w:rPr>
      </w:pPr>
      <w:r w:rsidRPr="008E510D">
        <w:rPr>
          <w:lang w:val="en-US"/>
        </w:rPr>
        <w:t xml:space="preserve">The </w:t>
      </w:r>
      <w:r w:rsidRPr="0049222C">
        <w:rPr>
          <w:b/>
          <w:lang w:val="en-US"/>
        </w:rPr>
        <w:t>HY_WaterEdge</w:t>
      </w:r>
      <w:r w:rsidRPr="008E510D">
        <w:rPr>
          <w:lang w:val="en-US"/>
        </w:rPr>
        <w:t xml:space="preserve"> feature type </w:t>
      </w:r>
      <w:r w:rsidR="0049222C" w:rsidRPr="0049222C">
        <w:rPr>
          <w:lang w:val="en-US"/>
        </w:rPr>
        <w:t>realizes an 'un-realized'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r w:rsidR="0049222C" w:rsidRPr="0049222C">
        <w:t>HY_WaterEdge feature type specializes HY_CatchmentReali</w:t>
      </w:r>
      <w:r w:rsidR="0049222C">
        <w:t>z</w:t>
      </w:r>
      <w:r w:rsidR="0049222C" w:rsidRPr="0049222C">
        <w:t>ation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HY_WaterEdge inherits the </w:t>
      </w:r>
      <w:r w:rsidR="002C3C8A">
        <w:rPr>
          <w:rStyle w:val="Emphasis"/>
          <w:lang w:val="en-US"/>
        </w:rPr>
        <w:t>realized</w:t>
      </w:r>
      <w:r w:rsidRPr="008E510D">
        <w:rPr>
          <w:rStyle w:val="Emphasis"/>
          <w:lang w:val="en-US"/>
        </w:rPr>
        <w:t>Catchment</w:t>
      </w:r>
      <w:r w:rsidRPr="008E510D">
        <w:rPr>
          <w:lang w:val="en-US"/>
        </w:rPr>
        <w:t xml:space="preserve"> association, and carries the properties: </w:t>
      </w:r>
      <w:r w:rsidRPr="008E510D">
        <w:rPr>
          <w:rStyle w:val="Emphasis"/>
          <w:lang w:val="en-US"/>
        </w:rPr>
        <w:t>shape</w:t>
      </w:r>
      <w:r w:rsidRPr="008E510D">
        <w:rPr>
          <w:lang w:val="en-US"/>
        </w:rPr>
        <w:t xml:space="preserve">, </w:t>
      </w:r>
      <w:r w:rsidR="0049222C" w:rsidRPr="0049222C">
        <w:rPr>
          <w:i/>
          <w:lang w:val="en-US"/>
        </w:rPr>
        <w:t>correspondingWaterEdge</w:t>
      </w:r>
      <w:r w:rsidR="0049222C">
        <w:rPr>
          <w:lang w:val="en-US"/>
        </w:rPr>
        <w:t xml:space="preserve">, and </w:t>
      </w:r>
      <w:r w:rsidRPr="008E510D">
        <w:rPr>
          <w:rStyle w:val="Emphasis"/>
          <w:lang w:val="en-US"/>
        </w:rPr>
        <w:t>waterEdgeNetwork</w:t>
      </w:r>
      <w:r w:rsidRPr="008E510D">
        <w:rPr>
          <w:lang w:val="en-US"/>
        </w:rPr>
        <w:t xml:space="preserve">. </w:t>
      </w:r>
    </w:p>
    <w:p w14:paraId="6A25BD4A" w14:textId="4859F691" w:rsidR="0049222C" w:rsidRDefault="00033C57" w:rsidP="00450C77">
      <w:pPr>
        <w:pStyle w:val="NormalWeb"/>
        <w:jc w:val="both"/>
        <w:rPr>
          <w:lang w:val="en-US"/>
        </w:rPr>
      </w:pPr>
      <w:r w:rsidRPr="008E510D">
        <w:rPr>
          <w:rStyle w:val="Strong"/>
          <w:lang w:val="en-US"/>
        </w:rPr>
        <w:t>shape</w:t>
      </w:r>
      <w:r w:rsidRPr="008E510D">
        <w:rPr>
          <w:lang w:val="en-US"/>
        </w:rPr>
        <w:t xml:space="preserve"> </w:t>
      </w:r>
      <w:r w:rsidR="0049222C">
        <w:rPr>
          <w:lang w:val="en-US"/>
        </w:rPr>
        <w:t>(</w:t>
      </w:r>
      <w:r w:rsidRPr="008E510D">
        <w:rPr>
          <w:lang w:val="en-US"/>
        </w:rPr>
        <w:t>attribute</w:t>
      </w:r>
      <w:r w:rsidR="0049222C">
        <w:rPr>
          <w:lang w:val="en-US"/>
        </w:rPr>
        <w:t>)</w:t>
      </w:r>
      <w:r w:rsidR="00851D0E">
        <w:rPr>
          <w:lang w:val="en-US"/>
        </w:rPr>
        <w:t>:</w:t>
      </w:r>
      <w:r w:rsidRPr="008E510D">
        <w:rPr>
          <w:lang w:val="en-US"/>
        </w:rPr>
        <w:t xml:space="preserve"> </w:t>
      </w:r>
    </w:p>
    <w:p w14:paraId="1A070633" w14:textId="54F4F6A3" w:rsidR="00104C4A" w:rsidRPr="008E510D" w:rsidRDefault="00033C57" w:rsidP="00104C4A">
      <w:pPr>
        <w:jc w:val="both"/>
      </w:pPr>
      <w:proofErr w:type="gramStart"/>
      <w:r w:rsidRPr="008E510D">
        <w:t>linear</w:t>
      </w:r>
      <w:proofErr w:type="gramEnd"/>
      <w:r w:rsidRPr="008E510D">
        <w:t xml:space="preserve"> geometric representation</w:t>
      </w:r>
      <w:r w:rsidR="00104C4A">
        <w:t xml:space="preserve"> </w:t>
      </w:r>
      <w:r w:rsidR="00104C4A" w:rsidRPr="00467904">
        <w:t xml:space="preserve">of the one-dimensional </w:t>
      </w:r>
      <w:r w:rsidR="00104C4A">
        <w:t>water edge</w:t>
      </w:r>
      <w:r w:rsidR="00104C4A" w:rsidRPr="00467904">
        <w:t xml:space="preserve">, usually </w:t>
      </w:r>
      <w:r w:rsidR="00104C4A">
        <w:t>an aggregate of curves</w:t>
      </w:r>
      <w:del w:id="3347" w:author="Lieberman, Joshua" w:date="2016-11-17T15:35:00Z">
        <w:r w:rsidR="00104C4A" w:rsidDel="005203A7">
          <w:delText xml:space="preserve"> </w:delText>
        </w:r>
      </w:del>
      <w:r w:rsidRPr="008E510D">
        <w:t>.</w:t>
      </w:r>
      <w:del w:id="3348" w:author="Lieberman, Joshua" w:date="2016-11-17T15:35:00Z">
        <w:r w:rsidRPr="008E510D" w:rsidDel="005203A7">
          <w:delText xml:space="preserve"> </w:delText>
        </w:r>
      </w:del>
      <w:del w:id="3349" w:author="Lieberman, Joshua" w:date="2016-11-17T15:34:00Z">
        <w:r w:rsidR="00104C4A" w:rsidRPr="00467904" w:rsidDel="005203A7">
          <w:delText>T</w:delText>
        </w:r>
        <w:r w:rsidR="00104C4A" w:rsidDel="005203A7">
          <w:delText>he GM_MultiCurve type SHOULD be implemented t</w:delText>
        </w:r>
        <w:r w:rsidR="00104C4A" w:rsidRPr="00467904" w:rsidDel="005203A7">
          <w:delText xml:space="preserve">o meet the </w:delText>
        </w:r>
        <w:r w:rsidR="00104C4A" w:rsidDel="005203A7">
          <w:delText xml:space="preserve">overall </w:delText>
        </w:r>
        <w:r w:rsidR="00104C4A" w:rsidRPr="00467904" w:rsidDel="005203A7">
          <w:delText>requirement</w:delText>
        </w:r>
        <w:r w:rsidR="00104C4A" w:rsidDel="005203A7">
          <w:delText xml:space="preserve"> </w:delText>
        </w:r>
        <w:r w:rsidR="00104C4A" w:rsidDel="005203A7">
          <w:fldChar w:fldCharType="begin"/>
        </w:r>
        <w:r w:rsidR="00104C4A" w:rsidDel="005203A7">
          <w:delInstrText xml:space="preserve"> REF ASTOP1 \h </w:delInstrText>
        </w:r>
        <w:r w:rsidR="00104C4A" w:rsidDel="005203A7">
          <w:fldChar w:fldCharType="separate"/>
        </w:r>
        <w:r w:rsidR="00091F5D" w:rsidRPr="00893C90" w:rsidDel="005203A7">
          <w:rPr>
            <w:color w:val="0000FF"/>
            <w:u w:val="single"/>
          </w:rPr>
          <w:delText>/req/hy_hydrofeature/topic1</w:delText>
        </w:r>
        <w:r w:rsidR="00104C4A" w:rsidDel="005203A7">
          <w:fldChar w:fldCharType="end"/>
        </w:r>
        <w:r w:rsidR="00104C4A" w:rsidDel="005203A7">
          <w:delText xml:space="preserve"> defined in </w:delText>
        </w:r>
        <w:r w:rsidR="00787BAC" w:rsidDel="005203A7">
          <w:delText xml:space="preserve">section7.4.1 of </w:delText>
        </w:r>
        <w:r w:rsidR="00104C4A" w:rsidDel="005203A7">
          <w:delText>this standard.</w:delText>
        </w:r>
      </w:del>
    </w:p>
    <w:p w14:paraId="397F818B" w14:textId="3E54F80F" w:rsidR="0049222C" w:rsidRPr="00104C4A" w:rsidRDefault="0049222C" w:rsidP="00450C77">
      <w:pPr>
        <w:pStyle w:val="NormalWeb"/>
        <w:jc w:val="both"/>
        <w:rPr>
          <w:lang w:val="en-US"/>
        </w:rPr>
      </w:pPr>
      <w:r w:rsidRPr="00104C4A">
        <w:rPr>
          <w:b/>
          <w:lang w:val="en-US"/>
        </w:rPr>
        <w:t xml:space="preserve">corresponding water edge </w:t>
      </w:r>
      <w:r w:rsidR="00104C4A">
        <w:rPr>
          <w:lang w:val="en-US"/>
        </w:rPr>
        <w:t>(association)</w:t>
      </w:r>
      <w:r w:rsidR="00851D0E">
        <w:rPr>
          <w:lang w:val="en-US"/>
        </w:rPr>
        <w:t>:</w:t>
      </w:r>
    </w:p>
    <w:p w14:paraId="600604C5" w14:textId="08DB03E2" w:rsidR="0049222C" w:rsidRDefault="00104C4A" w:rsidP="00450C77">
      <w:pPr>
        <w:pStyle w:val="NormalWeb"/>
        <w:jc w:val="both"/>
        <w:rPr>
          <w:lang w:val="en-US"/>
        </w:rPr>
      </w:pPr>
      <w:r>
        <w:rPr>
          <w:lang w:val="en-US"/>
        </w:rPr>
        <w:t xml:space="preserve">water edge </w:t>
      </w:r>
      <w:r w:rsidR="0049222C" w:rsidRPr="0049222C">
        <w:rPr>
          <w:lang w:val="en-US"/>
        </w:rPr>
        <w:t>fixed at the inflow node and the outflow node of the water edg</w:t>
      </w:r>
      <w:r>
        <w:rPr>
          <w:lang w:val="en-US"/>
        </w:rPr>
        <w:t xml:space="preserve">e. By </w:t>
      </w:r>
      <w:r w:rsidR="0049222C" w:rsidRPr="0049222C">
        <w:rPr>
          <w:lang w:val="en-US"/>
        </w:rPr>
        <w:t xml:space="preserve">'snapping' the </w:t>
      </w:r>
      <w:r>
        <w:rPr>
          <w:lang w:val="en-US"/>
        </w:rPr>
        <w:t xml:space="preserve">inflow nodes into one node on </w:t>
      </w:r>
      <w:r w:rsidR="0049222C" w:rsidRPr="0049222C">
        <w:rPr>
          <w:lang w:val="en-US"/>
        </w:rPr>
        <w:t>and outflow nodes into one node, the representing curves may be closed.</w:t>
      </w:r>
    </w:p>
    <w:p w14:paraId="3B89DD3D" w14:textId="5CBD3A0E" w:rsidR="00104C4A" w:rsidRDefault="00033C57" w:rsidP="00450C77">
      <w:pPr>
        <w:pStyle w:val="NormalWeb"/>
        <w:jc w:val="both"/>
        <w:rPr>
          <w:lang w:val="en-US"/>
        </w:rPr>
      </w:pPr>
      <w:r w:rsidRPr="008E510D">
        <w:rPr>
          <w:rStyle w:val="Strong"/>
          <w:lang w:val="en-US"/>
        </w:rPr>
        <w:t>waterEdgeNetwork</w:t>
      </w:r>
      <w:r w:rsidRPr="008E510D">
        <w:rPr>
          <w:lang w:val="en-US"/>
        </w:rPr>
        <w:t xml:space="preserve"> </w:t>
      </w:r>
      <w:r w:rsidR="00104C4A">
        <w:rPr>
          <w:lang w:val="en-US"/>
        </w:rPr>
        <w:t>(</w:t>
      </w:r>
      <w:r w:rsidRPr="008E510D">
        <w:rPr>
          <w:lang w:val="en-US"/>
        </w:rPr>
        <w:t>association</w:t>
      </w:r>
      <w:r w:rsidR="00104C4A">
        <w:rPr>
          <w:lang w:val="en-US"/>
        </w:rPr>
        <w:t>)</w:t>
      </w:r>
      <w:r w:rsidR="00851D0E">
        <w:rPr>
          <w:lang w:val="en-US"/>
        </w:rPr>
        <w:t>:</w:t>
      </w:r>
      <w:r w:rsidRPr="008E510D">
        <w:rPr>
          <w:lang w:val="en-US"/>
        </w:rPr>
        <w:t xml:space="preserve"> </w:t>
      </w:r>
    </w:p>
    <w:p w14:paraId="38512E22" w14:textId="4485B867" w:rsidR="00033C57" w:rsidRPr="008E510D" w:rsidRDefault="00033C57" w:rsidP="00450C77">
      <w:pPr>
        <w:pStyle w:val="NormalWeb"/>
        <w:jc w:val="both"/>
        <w:rPr>
          <w:lang w:val="en-US"/>
        </w:rPr>
      </w:pPr>
      <w:r w:rsidRPr="008E510D">
        <w:rPr>
          <w:lang w:val="en-US"/>
        </w:rPr>
        <w:t>aggregate of water edges forming a connected network</w:t>
      </w:r>
      <w:r w:rsidR="00104C4A">
        <w:rPr>
          <w:lang w:val="en-US"/>
        </w:rPr>
        <w:t xml:space="preserve">, </w:t>
      </w:r>
      <w:r w:rsidR="00104C4A" w:rsidRPr="008E510D">
        <w:rPr>
          <w:lang w:val="en-US"/>
        </w:rPr>
        <w:t xml:space="preserve">which realizes as a whole the catchment that contains the catchment realized by the single </w:t>
      </w:r>
      <w:r w:rsidR="00F20882">
        <w:rPr>
          <w:lang w:val="en-US"/>
        </w:rPr>
        <w:t>water edge</w:t>
      </w:r>
      <w:r w:rsidR="00104C4A">
        <w:rPr>
          <w:lang w:val="en-US"/>
        </w:rPr>
        <w:t>.</w:t>
      </w:r>
      <w:r w:rsidRPr="008E510D">
        <w:rPr>
          <w:lang w:val="en-US"/>
        </w:rPr>
        <w:t xml:space="preserve"> This concept requires an aggregate of non-overlaying </w:t>
      </w:r>
      <w:r w:rsidR="00C75B19">
        <w:rPr>
          <w:lang w:val="en-US"/>
        </w:rPr>
        <w:t>water edges</w:t>
      </w:r>
      <w:r w:rsidRPr="008E510D">
        <w:rPr>
          <w:lang w:val="en-US"/>
        </w:rPr>
        <w:t xml:space="preserve">, and a single linear representation of each of these. </w:t>
      </w:r>
    </w:p>
    <w:p w14:paraId="75B32E23" w14:textId="1C8A0785" w:rsidR="00033C57" w:rsidRPr="008E510D" w:rsidRDefault="00033C57" w:rsidP="00F20882">
      <w:pPr>
        <w:pStyle w:val="NormalWeb"/>
        <w:jc w:val="both"/>
        <w:rPr>
          <w:lang w:val="en-US"/>
        </w:rPr>
      </w:pPr>
      <w:r w:rsidRPr="008E510D">
        <w:rPr>
          <w:lang w:val="en-US"/>
        </w:rPr>
        <w:t xml:space="preserve">The </w:t>
      </w:r>
      <w:r w:rsidRPr="00F20882">
        <w:rPr>
          <w:b/>
          <w:lang w:val="en-US"/>
        </w:rPr>
        <w:t>HY_CatchmentBoundary</w:t>
      </w:r>
      <w:r w:rsidRPr="008E510D">
        <w:rPr>
          <w:lang w:val="en-US"/>
        </w:rPr>
        <w:t xml:space="preserve"> feature type </w:t>
      </w:r>
      <w:r w:rsidR="00E80059">
        <w:t xml:space="preserve">realizes </w:t>
      </w:r>
      <w:r w:rsidR="00B67EBE">
        <w:t>an 'un-realized' catchment specifically as catchment boundary connecting the inflow and outflow of th</w:t>
      </w:r>
      <w:r w:rsidR="00E80059">
        <w:t xml:space="preserve">e logical catchment it realizes, whereby inflow and outflow may overlay. </w:t>
      </w:r>
      <w:r w:rsidR="00F20882">
        <w:t xml:space="preserve">Implying a linear 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r w:rsidRPr="008E510D">
        <w:rPr>
          <w:lang w:val="en-US"/>
        </w:rPr>
        <w:t xml:space="preserve">HY_CatchmentBoundary inherits from generalization the </w:t>
      </w:r>
      <w:r w:rsidR="002C3C8A">
        <w:rPr>
          <w:rStyle w:val="Emphasis"/>
          <w:lang w:val="en-US"/>
        </w:rPr>
        <w:t>realized</w:t>
      </w:r>
      <w:r w:rsidRPr="008E510D">
        <w:rPr>
          <w:rStyle w:val="Emphasis"/>
          <w:lang w:val="en-US"/>
        </w:rPr>
        <w:t>Catchment</w:t>
      </w:r>
      <w:r w:rsidRPr="008E510D">
        <w:rPr>
          <w:lang w:val="en-US"/>
        </w:rPr>
        <w:t xml:space="preserve"> association, and carries the properties: </w:t>
      </w:r>
      <w:r w:rsidRPr="008E510D">
        <w:rPr>
          <w:rStyle w:val="Emphasis"/>
          <w:lang w:val="en-US"/>
        </w:rPr>
        <w:t>shape</w:t>
      </w:r>
      <w:r w:rsidRPr="008E510D">
        <w:rPr>
          <w:lang w:val="en-US"/>
        </w:rPr>
        <w:t xml:space="preserve">, and </w:t>
      </w:r>
      <w:r w:rsidRPr="008E510D">
        <w:rPr>
          <w:rStyle w:val="Emphasis"/>
          <w:lang w:val="en-US"/>
        </w:rPr>
        <w:t>boundaryNetwork</w:t>
      </w:r>
      <w:r w:rsidRPr="008E510D">
        <w:rPr>
          <w:lang w:val="en-US"/>
        </w:rPr>
        <w:t xml:space="preserve">. </w:t>
      </w:r>
    </w:p>
    <w:p w14:paraId="64889EB8" w14:textId="6269066C" w:rsidR="00F20882" w:rsidRDefault="00033C57" w:rsidP="00450C77">
      <w:pPr>
        <w:pStyle w:val="NormalWeb"/>
        <w:jc w:val="both"/>
        <w:rPr>
          <w:lang w:val="en-US"/>
        </w:rPr>
      </w:pPr>
      <w:r w:rsidRPr="008E510D">
        <w:rPr>
          <w:rStyle w:val="Strong"/>
          <w:lang w:val="en-US"/>
        </w:rPr>
        <w:t>shape</w:t>
      </w:r>
      <w:r w:rsidRPr="008E510D">
        <w:rPr>
          <w:lang w:val="en-US"/>
        </w:rPr>
        <w:t xml:space="preserve"> </w:t>
      </w:r>
      <w:r w:rsidR="00F20882">
        <w:rPr>
          <w:lang w:val="en-US"/>
        </w:rPr>
        <w:t>(</w:t>
      </w:r>
      <w:r w:rsidRPr="008E510D">
        <w:rPr>
          <w:lang w:val="en-US"/>
        </w:rPr>
        <w:t>attribute</w:t>
      </w:r>
      <w:r w:rsidR="00F20882">
        <w:rPr>
          <w:lang w:val="en-US"/>
        </w:rPr>
        <w:t>)</w:t>
      </w:r>
      <w:r w:rsidR="00851D0E">
        <w:rPr>
          <w:lang w:val="en-US"/>
        </w:rPr>
        <w:t>:</w:t>
      </w:r>
    </w:p>
    <w:p w14:paraId="67EA0E50" w14:textId="3E72F89C" w:rsidR="00F20882" w:rsidRPr="008E510D" w:rsidRDefault="00F20882" w:rsidP="00F20882">
      <w:pPr>
        <w:jc w:val="both"/>
      </w:pPr>
      <w:proofErr w:type="gramStart"/>
      <w:r w:rsidRPr="008E510D">
        <w:t>linear</w:t>
      </w:r>
      <w:proofErr w:type="gramEnd"/>
      <w:r w:rsidRPr="008E510D">
        <w:t xml:space="preserve"> geometric representation</w:t>
      </w:r>
      <w:r>
        <w:t xml:space="preserve"> </w:t>
      </w:r>
      <w:r w:rsidRPr="00467904">
        <w:t xml:space="preserve">of the one-dimensional </w:t>
      </w:r>
      <w:r>
        <w:t>catchment boundary</w:t>
      </w:r>
      <w:r w:rsidRPr="00467904">
        <w:t xml:space="preserve">, </w:t>
      </w:r>
      <w:del w:id="3350" w:author="Lieberman, Joshua" w:date="2016-11-17T15:54:00Z">
        <w:r w:rsidRPr="00467904" w:rsidDel="00B655C9">
          <w:delText xml:space="preserve">usually </w:delText>
        </w:r>
      </w:del>
      <w:ins w:id="3351" w:author="Lieberman, Joshua" w:date="2016-11-17T15:54:00Z">
        <w:r w:rsidR="00B655C9">
          <w:t xml:space="preserve">as </w:t>
        </w:r>
      </w:ins>
      <w:r>
        <w:t>an composition of succeeding curves</w:t>
      </w:r>
      <w:ins w:id="3352" w:author="Lieberman, Joshua" w:date="2016-11-17T15:54:00Z">
        <w:r w:rsidR="00B655C9">
          <w:t xml:space="preserve"> or a polygon ring</w:t>
        </w:r>
      </w:ins>
      <w:r w:rsidRPr="008E510D">
        <w:t>.</w:t>
      </w:r>
      <w:del w:id="3353" w:author="Lieberman, Joshua" w:date="2016-11-17T15:54:00Z">
        <w:r w:rsidRPr="008E510D" w:rsidDel="00B655C9">
          <w:delText xml:space="preserve"> </w:delText>
        </w:r>
        <w:r w:rsidRPr="00467904" w:rsidDel="00B655C9">
          <w:delText>T</w:delText>
        </w:r>
        <w:r w:rsidDel="00B655C9">
          <w:delText>he GM_CompositeCurve type SHOULD be implemented t</w:delText>
        </w:r>
        <w:r w:rsidRPr="00467904" w:rsidDel="00B655C9">
          <w:delText xml:space="preserve">o meet the </w:delText>
        </w:r>
        <w:r w:rsidDel="00B655C9">
          <w:delText xml:space="preserve">overall </w:delText>
        </w:r>
        <w:r w:rsidRPr="00467904" w:rsidDel="00B655C9">
          <w:delText>requirement</w:delText>
        </w:r>
        <w:r w:rsidDel="00B655C9">
          <w:delText xml:space="preserve"> </w:delText>
        </w:r>
        <w:r w:rsidDel="00B655C9">
          <w:fldChar w:fldCharType="begin"/>
        </w:r>
        <w:r w:rsidDel="00B655C9">
          <w:delInstrText xml:space="preserve"> REF ASTOP1 \h </w:delInstrText>
        </w:r>
        <w:r w:rsidDel="00B655C9">
          <w:fldChar w:fldCharType="separate"/>
        </w:r>
        <w:r w:rsidR="00091F5D" w:rsidRPr="00893C90" w:rsidDel="00B655C9">
          <w:rPr>
            <w:color w:val="0000FF"/>
            <w:u w:val="single"/>
          </w:rPr>
          <w:delText>/req/hy_hydrofeature/topic1</w:delText>
        </w:r>
        <w:r w:rsidDel="00B655C9">
          <w:fldChar w:fldCharType="end"/>
        </w:r>
        <w:r w:rsidDel="00B655C9">
          <w:delText xml:space="preserve"> defined in </w:delText>
        </w:r>
        <w:r w:rsidR="00787BAC" w:rsidDel="00B655C9">
          <w:delText xml:space="preserve">section7.4.1 of </w:delText>
        </w:r>
        <w:r w:rsidDel="00B655C9">
          <w:delText>this standard.</w:delText>
        </w:r>
      </w:del>
    </w:p>
    <w:p w14:paraId="55554413" w14:textId="7228472E" w:rsidR="00F20882" w:rsidRDefault="00033C57" w:rsidP="00450C77">
      <w:pPr>
        <w:pStyle w:val="NormalWeb"/>
        <w:jc w:val="both"/>
        <w:rPr>
          <w:lang w:val="en-US"/>
        </w:rPr>
      </w:pPr>
      <w:r w:rsidRPr="008E510D">
        <w:rPr>
          <w:rStyle w:val="Strong"/>
          <w:lang w:val="en-US"/>
        </w:rPr>
        <w:t>boundaryNetwork</w:t>
      </w:r>
      <w:r w:rsidRPr="008E510D">
        <w:rPr>
          <w:lang w:val="en-US"/>
        </w:rPr>
        <w:t xml:space="preserve"> </w:t>
      </w:r>
      <w:r w:rsidR="00F20882">
        <w:rPr>
          <w:lang w:val="en-US"/>
        </w:rPr>
        <w:t>(</w:t>
      </w:r>
      <w:r w:rsidRPr="008E510D">
        <w:rPr>
          <w:lang w:val="en-US"/>
        </w:rPr>
        <w:t>association</w:t>
      </w:r>
      <w:r w:rsidR="00F20882">
        <w:rPr>
          <w:lang w:val="en-US"/>
        </w:rPr>
        <w:t>)</w:t>
      </w:r>
      <w:r w:rsidR="00851D0E">
        <w:rPr>
          <w:lang w:val="en-US"/>
        </w:rPr>
        <w:t>:</w:t>
      </w:r>
      <w:r w:rsidRPr="008E510D">
        <w:rPr>
          <w:lang w:val="en-US"/>
        </w:rPr>
        <w:t xml:space="preserve"> </w:t>
      </w:r>
    </w:p>
    <w:p w14:paraId="0D396FCB" w14:textId="77777777" w:rsidR="00F20882" w:rsidRDefault="00F20882" w:rsidP="00450C77">
      <w:pPr>
        <w:pStyle w:val="NormalWeb"/>
        <w:jc w:val="both"/>
      </w:pPr>
      <w:r>
        <w:rPr>
          <w:lang w:val="en-US"/>
        </w:rPr>
        <w:t>mesh of boundary lines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a</w:t>
      </w:r>
      <w:r w:rsidRPr="008E510D">
        <w:rPr>
          <w:lang w:val="en-US"/>
        </w:rPr>
        <w:t xml:space="preserve"> </w:t>
      </w:r>
      <w:r>
        <w:rPr>
          <w:lang w:val="en-US"/>
        </w:rPr>
        <w:t>single boundary.</w:t>
      </w:r>
      <w:r w:rsidRPr="008E510D">
        <w:rPr>
          <w:lang w:val="en-US"/>
        </w:rPr>
        <w:t xml:space="preserve"> This concept requires </w:t>
      </w:r>
      <w:proofErr w:type="gramStart"/>
      <w:r w:rsidRPr="008E510D">
        <w:rPr>
          <w:lang w:val="en-US"/>
        </w:rPr>
        <w:t>an</w:t>
      </w:r>
      <w:proofErr w:type="gramEnd"/>
      <w:r w:rsidRPr="008E510D">
        <w:rPr>
          <w:lang w:val="en-US"/>
        </w:rPr>
        <w:t xml:space="preserve"> </w:t>
      </w:r>
      <w:r>
        <w:t>mesh of non-overlapping boundary lines, and a single linear representation of each of these.</w:t>
      </w:r>
    </w:p>
    <w:p w14:paraId="40D76872" w14:textId="662DF784" w:rsidR="00033C57" w:rsidRPr="008E510D" w:rsidRDefault="00033C57" w:rsidP="00B41C54">
      <w:r w:rsidRPr="008E510D">
        <w:t xml:space="preserve">The </w:t>
      </w:r>
      <w:r w:rsidRPr="00B41C54">
        <w:rPr>
          <w:b/>
        </w:rPr>
        <w:t>HY_CatchmentArea</w:t>
      </w:r>
      <w:r w:rsidRPr="008E510D">
        <w:t xml:space="preserve"> feature type </w:t>
      </w:r>
      <w:r w:rsidR="00F20882">
        <w:t>realizes an 'un-realized' catchment specifically as a catchment area connecting the inflow and outflow of the logical catchment it realizes</w:t>
      </w:r>
      <w:proofErr w:type="gramStart"/>
      <w:r w:rsidR="00B41C54">
        <w:t xml:space="preserve">, </w:t>
      </w:r>
      <w:r w:rsidR="00B41C54" w:rsidRPr="00B41C54">
        <w:t xml:space="preserve"> </w:t>
      </w:r>
      <w:r w:rsidR="00B41C54">
        <w:t>including</w:t>
      </w:r>
      <w:proofErr w:type="gramEnd"/>
      <w:r w:rsidR="00B41C54">
        <w:t xml:space="preserve"> a plane surface.</w:t>
      </w:r>
      <w:r w:rsidR="00F20882">
        <w:t xml:space="preserve"> HY_CatchmentArea specializes HY_CatchmentRealization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r w:rsidRPr="008E510D">
        <w:t xml:space="preserve">HY_CatchmentArea inherits from generalization the </w:t>
      </w:r>
      <w:r w:rsidR="002C3C8A">
        <w:rPr>
          <w:rStyle w:val="Emphasis"/>
        </w:rPr>
        <w:t>realized</w:t>
      </w:r>
      <w:r w:rsidRPr="008E510D">
        <w:rPr>
          <w:rStyle w:val="Emphasis"/>
        </w:rPr>
        <w:t>Catchment</w:t>
      </w:r>
      <w:r w:rsidRPr="008E510D">
        <w:t xml:space="preserve">, and carries the properties: </w:t>
      </w:r>
      <w:r w:rsidRPr="008E510D">
        <w:rPr>
          <w:rStyle w:val="Emphasis"/>
        </w:rPr>
        <w:t>shape</w:t>
      </w:r>
      <w:r w:rsidRPr="008E510D">
        <w:t xml:space="preserve">, and </w:t>
      </w:r>
      <w:r w:rsidRPr="008E510D">
        <w:rPr>
          <w:rStyle w:val="Emphasis"/>
        </w:rPr>
        <w:t>areaNetwork</w:t>
      </w:r>
      <w:r w:rsidRPr="008E510D">
        <w:t xml:space="preserve">. </w:t>
      </w:r>
    </w:p>
    <w:p w14:paraId="2DEE25EF" w14:textId="0E3FA9C6" w:rsidR="00B41C54" w:rsidRDefault="00033C57" w:rsidP="00450C77">
      <w:pPr>
        <w:pStyle w:val="NormalWeb"/>
        <w:jc w:val="both"/>
        <w:rPr>
          <w:lang w:val="en-US"/>
        </w:rPr>
      </w:pPr>
      <w:r w:rsidRPr="008E510D">
        <w:rPr>
          <w:rStyle w:val="Strong"/>
          <w:lang w:val="en-US"/>
        </w:rPr>
        <w:t>shape</w:t>
      </w:r>
      <w:r w:rsidRPr="008E510D">
        <w:rPr>
          <w:lang w:val="en-US"/>
        </w:rPr>
        <w:t xml:space="preserve"> </w:t>
      </w:r>
      <w:r w:rsidR="00B41C54">
        <w:rPr>
          <w:lang w:val="en-US"/>
        </w:rPr>
        <w:t>(</w:t>
      </w:r>
      <w:r w:rsidRPr="008E510D">
        <w:rPr>
          <w:lang w:val="en-US"/>
        </w:rPr>
        <w:t>attribute</w:t>
      </w:r>
      <w:r w:rsidR="00B41C54">
        <w:rPr>
          <w:lang w:val="en-US"/>
        </w:rPr>
        <w:t>)</w:t>
      </w:r>
      <w:r w:rsidR="00851D0E">
        <w:rPr>
          <w:lang w:val="en-US"/>
        </w:rPr>
        <w:t>:</w:t>
      </w:r>
    </w:p>
    <w:p w14:paraId="3B233D5E" w14:textId="54E4E888" w:rsidR="00C75B19" w:rsidRPr="008E510D" w:rsidRDefault="00C75B19" w:rsidP="00C75B19">
      <w:pPr>
        <w:jc w:val="both"/>
      </w:pPr>
      <w:proofErr w:type="gramStart"/>
      <w:r>
        <w:t>areal</w:t>
      </w:r>
      <w:proofErr w:type="gramEnd"/>
      <w:r w:rsidRPr="008E510D">
        <w:t xml:space="preserve"> geometric representation</w:t>
      </w:r>
      <w:r>
        <w:t xml:space="preserve"> </w:t>
      </w:r>
      <w:r w:rsidRPr="00467904">
        <w:t xml:space="preserve">of the </w:t>
      </w:r>
      <w:r>
        <w:t>two</w:t>
      </w:r>
      <w:r w:rsidRPr="00467904">
        <w:t xml:space="preserve">-dimensional </w:t>
      </w:r>
      <w:r>
        <w:t>catchment area</w:t>
      </w:r>
      <w:r w:rsidRPr="00467904">
        <w:t xml:space="preserve">, usually </w:t>
      </w:r>
      <w:r>
        <w:t>as a surface</w:t>
      </w:r>
      <w:del w:id="3354" w:author="Lieberman, Joshua" w:date="2016-11-17T15:53:00Z">
        <w:r w:rsidRPr="008E510D" w:rsidDel="00B655C9">
          <w:delText xml:space="preserve">. </w:delText>
        </w:r>
        <w:r w:rsidRPr="00467904" w:rsidDel="00B655C9">
          <w:delText>T</w:delText>
        </w:r>
        <w:r w:rsidDel="00B655C9">
          <w:delText>he GM_Surface type SHOULD be implemented t</w:delText>
        </w:r>
        <w:r w:rsidRPr="00467904" w:rsidDel="00B655C9">
          <w:delText xml:space="preserve">o meet the </w:delText>
        </w:r>
        <w:r w:rsidDel="00B655C9">
          <w:delText xml:space="preserve">overall </w:delText>
        </w:r>
        <w:r w:rsidRPr="00467904" w:rsidDel="00B655C9">
          <w:delText>requirement</w:delText>
        </w:r>
        <w:r w:rsidDel="00B655C9">
          <w:delText xml:space="preserve"> </w:delText>
        </w:r>
        <w:r w:rsidDel="00B655C9">
          <w:fldChar w:fldCharType="begin"/>
        </w:r>
        <w:r w:rsidDel="00B655C9">
          <w:delInstrText xml:space="preserve"> REF ASTOP1 \h </w:delInstrText>
        </w:r>
        <w:r w:rsidDel="00B655C9">
          <w:fldChar w:fldCharType="separate"/>
        </w:r>
        <w:r w:rsidR="00091F5D" w:rsidRPr="00893C90" w:rsidDel="00B655C9">
          <w:rPr>
            <w:color w:val="0000FF"/>
            <w:u w:val="single"/>
          </w:rPr>
          <w:delText>/req/hy_hydrofeature/topic1</w:delText>
        </w:r>
        <w:r w:rsidDel="00B655C9">
          <w:fldChar w:fldCharType="end"/>
        </w:r>
        <w:r w:rsidDel="00B655C9">
          <w:delText xml:space="preserve"> defined in </w:delText>
        </w:r>
        <w:r w:rsidR="00787BAC" w:rsidDel="00B655C9">
          <w:delText xml:space="preserve">section7.4.1 of </w:delText>
        </w:r>
        <w:r w:rsidDel="00B655C9">
          <w:delText>this standard</w:delText>
        </w:r>
      </w:del>
      <w:r>
        <w:t>.</w:t>
      </w:r>
    </w:p>
    <w:p w14:paraId="3FBF1E07" w14:textId="3B60C05C" w:rsidR="00C75B19" w:rsidRDefault="00033C57" w:rsidP="00450C77">
      <w:pPr>
        <w:pStyle w:val="NormalWeb"/>
        <w:jc w:val="both"/>
        <w:rPr>
          <w:lang w:val="en-US"/>
        </w:rPr>
      </w:pPr>
      <w:r w:rsidRPr="008E510D">
        <w:rPr>
          <w:rStyle w:val="Strong"/>
          <w:lang w:val="en-US"/>
        </w:rPr>
        <w:t>areaNetwork</w:t>
      </w:r>
      <w:r w:rsidRPr="008E510D">
        <w:rPr>
          <w:lang w:val="en-US"/>
        </w:rPr>
        <w:t xml:space="preserve"> </w:t>
      </w:r>
      <w:r w:rsidR="00C75B19">
        <w:rPr>
          <w:lang w:val="en-US"/>
        </w:rPr>
        <w:t>(</w:t>
      </w:r>
      <w:r w:rsidRPr="008E510D">
        <w:rPr>
          <w:lang w:val="en-US"/>
        </w:rPr>
        <w:t>association</w:t>
      </w:r>
      <w:r w:rsidR="00C75B19">
        <w:rPr>
          <w:lang w:val="en-US"/>
        </w:rPr>
        <w:t>)</w:t>
      </w:r>
      <w:r w:rsidR="00851D0E">
        <w:rPr>
          <w:lang w:val="en-US"/>
        </w:rPr>
        <w:t>:</w:t>
      </w:r>
      <w:r w:rsidRPr="008E510D">
        <w:rPr>
          <w:lang w:val="en-US"/>
        </w:rPr>
        <w:t xml:space="preserve"> </w:t>
      </w:r>
    </w:p>
    <w:p w14:paraId="0D2C2D67" w14:textId="2418A344" w:rsidR="00C75B19" w:rsidRDefault="00C75B19" w:rsidP="00C75B19">
      <w:pPr>
        <w:pStyle w:val="NormalWeb"/>
        <w:jc w:val="both"/>
      </w:pPr>
      <w:r>
        <w:rPr>
          <w:lang w:val="en-US"/>
        </w:rPr>
        <w:t>aggregate of catchment areas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the</w:t>
      </w:r>
      <w:r w:rsidRPr="008E510D">
        <w:rPr>
          <w:lang w:val="en-US"/>
        </w:rPr>
        <w:t xml:space="preserve"> </w:t>
      </w:r>
      <w:r>
        <w:rPr>
          <w:lang w:val="en-US"/>
        </w:rPr>
        <w:t>single catchment area.</w:t>
      </w:r>
      <w:r w:rsidRPr="008E510D">
        <w:rPr>
          <w:lang w:val="en-US"/>
        </w:rPr>
        <w:t xml:space="preserve"> This concept requires an </w:t>
      </w:r>
      <w:r>
        <w:t>aggregate of non-overlapping catchment areas, and a single areal representation of each of these.</w:t>
      </w:r>
    </w:p>
    <w:p w14:paraId="049284E8" w14:textId="69D34861" w:rsidR="00033C57" w:rsidRDefault="00033C57" w:rsidP="005A2A63">
      <w:r w:rsidRPr="008E510D">
        <w:t xml:space="preserve">The </w:t>
      </w:r>
      <w:r w:rsidRPr="005A2A63">
        <w:rPr>
          <w:b/>
        </w:rPr>
        <w:t>HY_HydroNetwork</w:t>
      </w:r>
      <w:r w:rsidRPr="008E510D">
        <w:t xml:space="preserve"> </w:t>
      </w:r>
      <w:r w:rsidRPr="005A2A63">
        <w:t xml:space="preserve">feature type </w:t>
      </w:r>
      <w:r w:rsidR="00C75B19" w:rsidRPr="004E2941">
        <w:rPr>
          <w:lang w:val="en-GB"/>
        </w:rPr>
        <w:t xml:space="preserve">realizes an 'un-realized' catchment as a network of connected hydrologic features. </w:t>
      </w:r>
      <w:r w:rsidR="005A2A63" w:rsidRPr="005A2A63">
        <w:t xml:space="preserve">Such a network realizes in the hierarchical network of logically connected catchments contained in a higher-order catchment. It may be a sequence of flowpaths, an aggregate of water edges, an aggregate of catchment areas or a mesh of catchment boundaries. </w:t>
      </w:r>
      <w:r w:rsidR="00C75B19" w:rsidRPr="004E2941">
        <w:rPr>
          <w:lang w:val="en-GB"/>
        </w:rPr>
        <w:t>HY_HydroNetwork feature type specializes HY_CatchmentRealization</w:t>
      </w:r>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r w:rsidR="002C3C8A" w:rsidRPr="005A2A63">
        <w:rPr>
          <w:rStyle w:val="Emphasis"/>
        </w:rPr>
        <w:t>realized</w:t>
      </w:r>
      <w:r w:rsidRPr="005A2A63">
        <w:rPr>
          <w:rStyle w:val="Emphasis"/>
        </w:rPr>
        <w:t>Catchment</w:t>
      </w:r>
      <w:r w:rsidRPr="005A2A63">
        <w:t xml:space="preserve"> association, and carries the associations </w:t>
      </w:r>
      <w:r w:rsidRPr="005A2A63">
        <w:rPr>
          <w:rStyle w:val="Emphasis"/>
        </w:rPr>
        <w:t>flowpath</w:t>
      </w:r>
      <w:r w:rsidRPr="005A2A63">
        <w:t xml:space="preserve">, </w:t>
      </w:r>
      <w:r w:rsidRPr="005A2A63">
        <w:rPr>
          <w:rStyle w:val="Emphasis"/>
        </w:rPr>
        <w:t>waterEdge</w:t>
      </w:r>
      <w:r w:rsidRPr="005A2A63">
        <w:t xml:space="preserve">, </w:t>
      </w:r>
      <w:r w:rsidRPr="005A2A63">
        <w:rPr>
          <w:rStyle w:val="Emphasis"/>
        </w:rPr>
        <w:t>catchmentBoundary</w:t>
      </w:r>
      <w:r w:rsidRPr="005A2A63">
        <w:t xml:space="preserve"> and </w:t>
      </w:r>
      <w:r w:rsidRPr="005A2A63">
        <w:rPr>
          <w:rStyle w:val="Emphasis"/>
        </w:rPr>
        <w:t>catchmentArea</w:t>
      </w:r>
      <w:r w:rsidRPr="008E510D">
        <w:t xml:space="preserve">. </w:t>
      </w:r>
    </w:p>
    <w:p w14:paraId="2592209D" w14:textId="7E5A624D" w:rsidR="005A2A63" w:rsidRDefault="005A2A63" w:rsidP="005A2A63">
      <w:r w:rsidRPr="004E2941">
        <w:rPr>
          <w:b/>
        </w:rPr>
        <w:t>flowpath</w:t>
      </w:r>
      <w:r>
        <w:t xml:space="preserve"> (</w:t>
      </w:r>
      <w:r w:rsidRPr="008E510D">
        <w:t>association</w:t>
      </w:r>
      <w:r>
        <w:t>)</w:t>
      </w:r>
      <w:r w:rsidR="00851D0E">
        <w:t xml:space="preserve">: </w:t>
      </w:r>
      <w:r w:rsidRPr="005A2A63">
        <w:t xml:space="preserve">flowpath </w:t>
      </w:r>
      <w:r w:rsidR="008523D2">
        <w:t xml:space="preserve">that participates in the </w:t>
      </w:r>
      <w:r w:rsidRPr="005A2A63">
        <w:t>network.</w:t>
      </w:r>
    </w:p>
    <w:p w14:paraId="4B304437" w14:textId="6A1745DC" w:rsidR="005A2A63" w:rsidRDefault="005A2A63" w:rsidP="005A2A63">
      <w:r w:rsidRPr="004E2941">
        <w:rPr>
          <w:b/>
        </w:rPr>
        <w:t>waterEdge</w:t>
      </w:r>
      <w:r>
        <w:t xml:space="preserve"> (</w:t>
      </w:r>
      <w:r w:rsidRPr="008E510D">
        <w:t>association</w:t>
      </w:r>
      <w:r>
        <w:t>)</w:t>
      </w:r>
      <w:r w:rsidR="00851D0E">
        <w:t xml:space="preserve">: </w:t>
      </w:r>
      <w:r w:rsidR="008523D2">
        <w:t>water edge</w:t>
      </w:r>
      <w:r w:rsidR="008523D2" w:rsidRPr="005A2A63">
        <w:t xml:space="preserve"> </w:t>
      </w:r>
      <w:r w:rsidR="008523D2">
        <w:t xml:space="preserve">that participates in the </w:t>
      </w:r>
      <w:r w:rsidR="008523D2" w:rsidRPr="005A2A63">
        <w:t>network</w:t>
      </w:r>
      <w:r w:rsidRPr="005A2A63">
        <w:t>.</w:t>
      </w:r>
    </w:p>
    <w:p w14:paraId="2EAF2D9D" w14:textId="2A39B922" w:rsidR="004E2941" w:rsidRDefault="005A2A63" w:rsidP="004E2941">
      <w:r w:rsidRPr="004E2941">
        <w:rPr>
          <w:b/>
        </w:rPr>
        <w:t>catchmentBoundary</w:t>
      </w:r>
      <w:r>
        <w:t xml:space="preserve"> (</w:t>
      </w:r>
      <w:r w:rsidRPr="008E510D">
        <w:t>association</w:t>
      </w:r>
      <w:r>
        <w:t>)</w:t>
      </w:r>
      <w:r w:rsidR="00851D0E">
        <w:t xml:space="preserve">: </w:t>
      </w:r>
      <w:r w:rsidR="004E2941">
        <w:t xml:space="preserve">catchment boundary </w:t>
      </w:r>
      <w:r w:rsidR="008523D2">
        <w:t xml:space="preserve">that participates in the </w:t>
      </w:r>
      <w:r w:rsidR="008523D2" w:rsidRPr="005A2A63">
        <w:t>network</w:t>
      </w:r>
      <w:r w:rsidR="008523D2">
        <w:t>.</w:t>
      </w:r>
      <w:r w:rsidR="008523D2" w:rsidRPr="005A2A63" w:rsidDel="008523D2">
        <w:t xml:space="preserve"> </w:t>
      </w:r>
    </w:p>
    <w:p w14:paraId="6AF9A6A6" w14:textId="59BC9A06" w:rsidR="004E2941" w:rsidRDefault="005A2A63" w:rsidP="004E2941">
      <w:r w:rsidRPr="004E2941">
        <w:rPr>
          <w:b/>
        </w:rPr>
        <w:t>catchmentArea</w:t>
      </w:r>
      <w:r>
        <w:t xml:space="preserve"> (</w:t>
      </w:r>
      <w:r w:rsidRPr="008E510D">
        <w:t>association</w:t>
      </w:r>
      <w:r>
        <w:t>)</w:t>
      </w:r>
      <w:r w:rsidR="00851D0E">
        <w:t xml:space="preserve">: </w:t>
      </w:r>
      <w:r w:rsidR="004E2941">
        <w:t xml:space="preserve">catchment area </w:t>
      </w:r>
      <w:r w:rsidR="008523D2">
        <w:t xml:space="preserve">that participates in the </w:t>
      </w:r>
      <w:r w:rsidR="004E2941" w:rsidRPr="005A2A63">
        <w:t>network.</w:t>
      </w:r>
    </w:p>
    <w:p w14:paraId="04017C05" w14:textId="1E3B811D" w:rsidR="00033C57" w:rsidRDefault="00033C57" w:rsidP="004E2941">
      <w:pPr>
        <w:pStyle w:val="NormalWeb"/>
        <w:jc w:val="both"/>
        <w:rPr>
          <w:lang w:val="en-US"/>
        </w:rPr>
      </w:pPr>
      <w:r w:rsidRPr="008E510D">
        <w:rPr>
          <w:lang w:val="en-US"/>
        </w:rPr>
        <w:t>The HY_Cartographic</w:t>
      </w:r>
      <w:r w:rsidR="002C3C8A">
        <w:rPr>
          <w:lang w:val="en-US"/>
        </w:rPr>
        <w:t>Realization</w:t>
      </w:r>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HY_CatchmentRealization, it </w:t>
      </w:r>
      <w:r w:rsidRPr="004E2941">
        <w:rPr>
          <w:lang w:val="en-US"/>
        </w:rPr>
        <w:t xml:space="preserve">inherits from generalization the </w:t>
      </w:r>
      <w:r w:rsidR="002C3C8A" w:rsidRPr="004E2941">
        <w:rPr>
          <w:rStyle w:val="Emphasis"/>
          <w:lang w:val="en-US"/>
        </w:rPr>
        <w:t>realized</w:t>
      </w:r>
      <w:r w:rsidRPr="004E2941">
        <w:rPr>
          <w:rStyle w:val="Emphasis"/>
          <w:lang w:val="en-US"/>
        </w:rPr>
        <w:t>Catchment</w:t>
      </w:r>
      <w:r w:rsidRPr="004E2941">
        <w:rPr>
          <w:lang w:val="en-US"/>
        </w:rPr>
        <w:t xml:space="preserve"> association including </w:t>
      </w:r>
      <w:r w:rsidRPr="004E2941">
        <w:rPr>
          <w:rStyle w:val="Emphasis"/>
          <w:lang w:val="en-US"/>
        </w:rPr>
        <w:t>hydroComplex</w:t>
      </w:r>
      <w:r w:rsidRPr="008E510D">
        <w:rPr>
          <w:lang w:val="en-US"/>
        </w:rPr>
        <w:t>.</w:t>
      </w:r>
    </w:p>
    <w:p w14:paraId="47FF8716" w14:textId="22AAE4BA" w:rsidR="00033C57" w:rsidRPr="008E510D" w:rsidRDefault="00033C57" w:rsidP="00834E29">
      <w:pPr>
        <w:pStyle w:val="Heading4"/>
        <w:jc w:val="both"/>
      </w:pPr>
      <w:r w:rsidRPr="008E510D">
        <w:t>Outfall Realization</w:t>
      </w:r>
    </w:p>
    <w:p w14:paraId="30EE2478" w14:textId="267FF375" w:rsidR="00033C57" w:rsidRPr="008E510D" w:rsidRDefault="00033C57" w:rsidP="00450C77">
      <w:pPr>
        <w:pStyle w:val="NormalWeb"/>
        <w:jc w:val="both"/>
        <w:rPr>
          <w:lang w:val="en-US"/>
        </w:rPr>
      </w:pPr>
      <w:r w:rsidRPr="008E510D">
        <w:rPr>
          <w:lang w:val="en-US"/>
        </w:rPr>
        <w:t>The HY_Outfall</w:t>
      </w:r>
      <w:r w:rsidR="002C3C8A">
        <w:rPr>
          <w:lang w:val="en-US"/>
        </w:rPr>
        <w:t>Realization</w:t>
      </w:r>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874BCD">
        <w:t xml:space="preserve">Figure </w:t>
      </w:r>
      <w:r w:rsidR="00874BCD">
        <w:rPr>
          <w:noProof/>
        </w:rPr>
        <w:t>33</w:t>
      </w:r>
      <w:r w:rsidR="00874BCD">
        <w:rPr>
          <w:lang w:val="en-US"/>
        </w:rPr>
        <w:fldChar w:fldCharType="end"/>
      </w:r>
      <w:r w:rsidRPr="008E510D">
        <w:rPr>
          <w:lang w:val="en-US"/>
        </w:rPr>
        <w:t xml:space="preserve">) conceptualizes the idea that </w:t>
      </w:r>
      <w:del w:id="3355" w:author="Lieberman, Joshua" w:date="2016-11-17T15:53:00Z">
        <w:r w:rsidRPr="008E510D" w:rsidDel="00B655C9">
          <w:rPr>
            <w:lang w:val="en-US"/>
          </w:rPr>
          <w:delText xml:space="preserve">the </w:delText>
        </w:r>
      </w:del>
      <w:proofErr w:type="gramStart"/>
      <w:r w:rsidRPr="008E510D">
        <w:rPr>
          <w:lang w:val="en-US"/>
        </w:rPr>
        <w:t>an outfall can be realized by practically any feature of interest</w:t>
      </w:r>
      <w:proofErr w:type="gramEnd"/>
      <w:r w:rsidRPr="008E510D">
        <w:rPr>
          <w:lang w:val="en-US"/>
        </w:rPr>
        <w:t xml:space="preserve">.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Normal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097FBDBC" w:rsidR="00033C57" w:rsidRDefault="00033C57" w:rsidP="00450C77">
      <w:pPr>
        <w:pStyle w:val="Normal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drawing>
          <wp:inline distT="0" distB="0" distL="0" distR="0" wp14:anchorId="181F747C" wp14:editId="5BCF14C2">
            <wp:extent cx="5486400" cy="3399692"/>
            <wp:effectExtent l="0" t="0" r="0" b="0"/>
            <wp:docPr id="74" name="Grafik 74" descr="D:\Users\Dornblut\OGC_HYF_SWG\hlphtml\EARoot\EA2\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399692"/>
                    </a:xfrm>
                    <a:prstGeom prst="rect">
                      <a:avLst/>
                    </a:prstGeom>
                    <a:noFill/>
                    <a:ln>
                      <a:noFill/>
                    </a:ln>
                  </pic:spPr>
                </pic:pic>
              </a:graphicData>
            </a:graphic>
          </wp:inline>
        </w:drawing>
      </w:r>
    </w:p>
    <w:p w14:paraId="3A0CDC5A" w14:textId="2B407239" w:rsidR="00C20518" w:rsidRDefault="00C20518" w:rsidP="00834E29">
      <w:pPr>
        <w:pStyle w:val="OGCFigure"/>
        <w:outlineLvl w:val="0"/>
      </w:pPr>
      <w:bookmarkStart w:id="3356" w:name="_Ref462910459"/>
      <w:bookmarkStart w:id="3357" w:name="_Toc467163169"/>
      <w:r>
        <w:t xml:space="preserve">Figure </w:t>
      </w:r>
      <w:r w:rsidR="00C75574">
        <w:fldChar w:fldCharType="begin"/>
      </w:r>
      <w:r w:rsidR="00C75574">
        <w:instrText xml:space="preserve"> SEQ Figure \* ARABIC </w:instrText>
      </w:r>
      <w:r w:rsidR="00C75574">
        <w:fldChar w:fldCharType="separate"/>
      </w:r>
      <w:r w:rsidR="00F30A25">
        <w:rPr>
          <w:noProof/>
        </w:rPr>
        <w:t>33</w:t>
      </w:r>
      <w:r w:rsidR="00C75574">
        <w:rPr>
          <w:noProof/>
        </w:rPr>
        <w:fldChar w:fldCharType="end"/>
      </w:r>
      <w:bookmarkEnd w:id="3356"/>
      <w:r>
        <w:t xml:space="preserve">: </w:t>
      </w:r>
      <w:r w:rsidRPr="008E510D">
        <w:t>Outfall Realization (UML class diagram)</w:t>
      </w:r>
      <w:bookmarkEnd w:id="3357"/>
    </w:p>
    <w:p w14:paraId="2C3B27B7" w14:textId="0A8A7557" w:rsidR="00033C57" w:rsidRPr="008E510D" w:rsidRDefault="00033C57" w:rsidP="00450C77">
      <w:pPr>
        <w:pStyle w:val="NormalWeb"/>
        <w:jc w:val="both"/>
        <w:rPr>
          <w:lang w:val="en-US"/>
        </w:rPr>
      </w:pPr>
      <w:r w:rsidRPr="008E510D">
        <w:rPr>
          <w:lang w:val="en-US"/>
        </w:rPr>
        <w:t>HY_Outfall</w:t>
      </w:r>
      <w:r w:rsidR="002C3C8A">
        <w:rPr>
          <w:lang w:val="en-US"/>
        </w:rPr>
        <w:t>Realization</w:t>
      </w:r>
      <w:r w:rsidRPr="008E510D">
        <w:rPr>
          <w:lang w:val="en-US"/>
        </w:rPr>
        <w:t xml:space="preserve"> carries the </w:t>
      </w:r>
      <w:r w:rsidR="002C3C8A">
        <w:rPr>
          <w:rStyle w:val="Emphasis"/>
          <w:lang w:val="en-US"/>
        </w:rPr>
        <w:t>realized</w:t>
      </w:r>
      <w:r w:rsidRPr="008E510D">
        <w:rPr>
          <w:rStyle w:val="Emphasis"/>
          <w:lang w:val="en-US"/>
        </w:rPr>
        <w:t>Outfall</w:t>
      </w:r>
      <w:r w:rsidRPr="008E510D">
        <w:rPr>
          <w:lang w:val="en-US"/>
        </w:rPr>
        <w:t xml:space="preserve"> association implying the </w:t>
      </w:r>
      <w:r w:rsidRPr="008E510D">
        <w:rPr>
          <w:rStyle w:val="Emphasis"/>
          <w:lang w:val="en-US"/>
        </w:rPr>
        <w:t>hydroComplex</w:t>
      </w:r>
      <w:r w:rsidRPr="008E510D">
        <w:rPr>
          <w:lang w:val="en-US"/>
        </w:rPr>
        <w:t xml:space="preserve"> feature collection, and carries two attributes: </w:t>
      </w:r>
      <w:r w:rsidRPr="008E510D">
        <w:rPr>
          <w:rStyle w:val="Emphasis"/>
          <w:lang w:val="en-US"/>
        </w:rPr>
        <w:t>shape</w:t>
      </w:r>
      <w:r w:rsidRPr="008E510D">
        <w:rPr>
          <w:lang w:val="en-US"/>
        </w:rPr>
        <w:t xml:space="preserve"> and </w:t>
      </w:r>
      <w:r w:rsidR="002C3C8A">
        <w:rPr>
          <w:rStyle w:val="Emphasis"/>
          <w:lang w:val="en-US"/>
        </w:rPr>
        <w:t>realized</w:t>
      </w:r>
      <w:r w:rsidRPr="008E510D">
        <w:rPr>
          <w:rStyle w:val="Emphasis"/>
          <w:lang w:val="en-US"/>
        </w:rPr>
        <w:t>OutfallType</w:t>
      </w:r>
      <w:r w:rsidRPr="008E510D">
        <w:rPr>
          <w:lang w:val="en-US"/>
        </w:rPr>
        <w:t xml:space="preserve">. </w:t>
      </w:r>
    </w:p>
    <w:p w14:paraId="2FD19D00" w14:textId="3696C0C1" w:rsidR="00F24DA9" w:rsidRDefault="00033C57" w:rsidP="00450C77">
      <w:pPr>
        <w:pStyle w:val="NormalWeb"/>
        <w:jc w:val="both"/>
        <w:rPr>
          <w:lang w:val="en-US"/>
        </w:rPr>
      </w:pPr>
      <w:r w:rsidRPr="008E510D">
        <w:rPr>
          <w:rStyle w:val="Strong"/>
          <w:lang w:val="en-US"/>
        </w:rPr>
        <w:t>shape</w:t>
      </w:r>
      <w:r w:rsidRPr="008E510D">
        <w:rPr>
          <w:lang w:val="en-US"/>
        </w:rPr>
        <w:t xml:space="preserve"> </w:t>
      </w:r>
      <w:r w:rsidR="00F24DA9">
        <w:rPr>
          <w:lang w:val="en-US"/>
        </w:rPr>
        <w:t>(</w:t>
      </w:r>
      <w:r w:rsidRPr="008E510D">
        <w:rPr>
          <w:lang w:val="en-US"/>
        </w:rPr>
        <w:t>attribute</w:t>
      </w:r>
      <w:r w:rsidR="00F24DA9">
        <w:rPr>
          <w:lang w:val="en-US"/>
        </w:rPr>
        <w:t>):</w:t>
      </w:r>
    </w:p>
    <w:p w14:paraId="05A3C443" w14:textId="1CCAADF3" w:rsidR="005142E4" w:rsidRPr="005142E4" w:rsidRDefault="00033C57" w:rsidP="005142E4">
      <w:pPr>
        <w:jc w:val="both"/>
      </w:pPr>
      <w:proofErr w:type="gramStart"/>
      <w:r w:rsidRPr="008E510D">
        <w:t>geometric</w:t>
      </w:r>
      <w:proofErr w:type="gramEnd"/>
      <w:r w:rsidRPr="008E510D">
        <w:t xml:space="preserve"> representation of the realized outfall</w:t>
      </w:r>
      <w:del w:id="3358" w:author="Lieberman, Joshua" w:date="2016-11-17T15:52:00Z">
        <w:r w:rsidRPr="008E510D" w:rsidDel="00B655C9">
          <w:delText xml:space="preserve"> with the option to use a geometry type </w:delText>
        </w:r>
        <w:r w:rsidR="005142E4" w:rsidDel="00B655C9">
          <w:delText xml:space="preserve">defined in the </w:delText>
        </w:r>
        <w:r w:rsidR="005142E4" w:rsidRPr="00B21FB6" w:rsidDel="00B655C9">
          <w:rPr>
            <w:rFonts w:eastAsia="MS Mincho"/>
            <w:lang w:val="en-AU"/>
          </w:rPr>
          <w:delText>OGC Abstract Specification Topic 1, Feature geometry</w:delText>
        </w:r>
        <w:r w:rsidR="005142E4" w:rsidDel="00B655C9">
          <w:delText xml:space="preserve"> t</w:delText>
        </w:r>
        <w:r w:rsidR="005142E4" w:rsidRPr="00467904" w:rsidDel="00B655C9">
          <w:delText xml:space="preserve">o meet the </w:delText>
        </w:r>
        <w:r w:rsidR="005142E4" w:rsidDel="00B655C9">
          <w:delText xml:space="preserve">overall </w:delText>
        </w:r>
        <w:r w:rsidR="005142E4" w:rsidRPr="00467904" w:rsidDel="00B655C9">
          <w:delText>requirement</w:delText>
        </w:r>
        <w:r w:rsidR="005142E4" w:rsidDel="00B655C9">
          <w:delText xml:space="preserve"> </w:delText>
        </w:r>
        <w:r w:rsidR="005142E4" w:rsidDel="00B655C9">
          <w:fldChar w:fldCharType="begin"/>
        </w:r>
        <w:r w:rsidR="005142E4" w:rsidDel="00B655C9">
          <w:delInstrText xml:space="preserve"> REF ASTOP1 \h </w:delInstrText>
        </w:r>
        <w:r w:rsidR="005142E4" w:rsidDel="00B655C9">
          <w:fldChar w:fldCharType="separate"/>
        </w:r>
        <w:r w:rsidR="00091F5D" w:rsidRPr="00893C90" w:rsidDel="00B655C9">
          <w:rPr>
            <w:color w:val="0000FF"/>
            <w:u w:val="single"/>
          </w:rPr>
          <w:delText>/req/hy_hydrofeature/topic1</w:delText>
        </w:r>
        <w:r w:rsidR="005142E4" w:rsidDel="00B655C9">
          <w:fldChar w:fldCharType="end"/>
        </w:r>
        <w:r w:rsidR="005142E4" w:rsidDel="00B655C9">
          <w:delText xml:space="preserve"> defined in </w:delText>
        </w:r>
        <w:r w:rsidR="00787BAC" w:rsidDel="00B655C9">
          <w:delText xml:space="preserve">section7.4.1 of </w:delText>
        </w:r>
        <w:r w:rsidR="005142E4" w:rsidDel="00B655C9">
          <w:delText>this standard</w:delText>
        </w:r>
      </w:del>
      <w:r w:rsidR="005142E4">
        <w:t>.</w:t>
      </w:r>
    </w:p>
    <w:p w14:paraId="05728982" w14:textId="362387B9" w:rsidR="00F24DA9" w:rsidRDefault="002C3C8A" w:rsidP="00450C77">
      <w:pPr>
        <w:pStyle w:val="NormalWeb"/>
        <w:jc w:val="both"/>
        <w:rPr>
          <w:lang w:val="en-US"/>
        </w:rPr>
      </w:pPr>
      <w:r>
        <w:rPr>
          <w:rStyle w:val="Strong"/>
          <w:lang w:val="en-US"/>
        </w:rPr>
        <w:t>realized</w:t>
      </w:r>
      <w:r w:rsidR="00033C57" w:rsidRPr="008E510D">
        <w:rPr>
          <w:rStyle w:val="Strong"/>
          <w:lang w:val="en-US"/>
        </w:rPr>
        <w:t>OutfallType</w:t>
      </w:r>
      <w:r w:rsidR="00033C57" w:rsidRPr="008E510D">
        <w:rPr>
          <w:lang w:val="en-US"/>
        </w:rPr>
        <w:t xml:space="preserve"> </w:t>
      </w:r>
      <w:r w:rsidR="00F24DA9">
        <w:rPr>
          <w:lang w:val="en-US"/>
        </w:rPr>
        <w:t>(</w:t>
      </w:r>
      <w:r w:rsidR="00033C57" w:rsidRPr="008E510D">
        <w:rPr>
          <w:lang w:val="en-US"/>
        </w:rPr>
        <w:t>attribute</w:t>
      </w:r>
      <w:r w:rsidR="00F24DA9">
        <w:rPr>
          <w:lang w:val="en-US"/>
        </w:rPr>
        <w:t>)</w:t>
      </w:r>
      <w:r w:rsidR="005142E4">
        <w:rPr>
          <w:lang w:val="en-US"/>
        </w:rPr>
        <w:t>:</w:t>
      </w:r>
    </w:p>
    <w:p w14:paraId="3A6152F6" w14:textId="5D102934" w:rsidR="005142E4" w:rsidRDefault="005142E4" w:rsidP="005142E4">
      <w:r w:rsidRPr="00EB5A8C">
        <w:t xml:space="preserve">expresses the </w:t>
      </w:r>
      <w:r>
        <w:t>type of the realized outfall</w:t>
      </w:r>
      <w:r w:rsidRPr="00EB5A8C">
        <w:t>, using a term from the HY_</w:t>
      </w:r>
      <w:r w:rsidRPr="005142E4">
        <w:t xml:space="preserve"> </w:t>
      </w:r>
      <w:r>
        <w:t>Realized</w:t>
      </w:r>
      <w:r w:rsidRPr="008E510D">
        <w:t>OutfallType code</w:t>
      </w:r>
      <w:r>
        <w:t xml:space="preserve"> </w:t>
      </w:r>
      <w:r w:rsidRPr="008E510D">
        <w:t>list</w:t>
      </w:r>
      <w:r w:rsidRPr="00EB5A8C">
        <w:t xml:space="preserve">, or a controlled </w:t>
      </w:r>
      <w:r w:rsidR="004A53E8" w:rsidRPr="00EB5A8C">
        <w:t>vocabulary</w:t>
      </w:r>
      <w:r w:rsidR="004A53E8">
        <w:t xml:space="preserve">. </w:t>
      </w:r>
      <w:r w:rsidR="004A53E8" w:rsidRPr="008E510D">
        <w:t>Alternative</w:t>
      </w:r>
      <w:r w:rsidRPr="008E510D">
        <w:t xml:space="preserve"> code lists may be used but should be</w:t>
      </w:r>
      <w:r>
        <w:t xml:space="preserve"> related to the terms in Annex B</w:t>
      </w:r>
      <w:r w:rsidRPr="008E510D">
        <w:t>.1 using an appropriate formalism.</w:t>
      </w:r>
    </w:p>
    <w:p w14:paraId="3F6E5879" w14:textId="77777777" w:rsidR="00F24DA9" w:rsidRDefault="00F24DA9" w:rsidP="00F24DA9">
      <w:pPr>
        <w:pStyle w:val="NormalWeb"/>
        <w:jc w:val="both"/>
        <w:rPr>
          <w:lang w:val="en-US"/>
        </w:rPr>
      </w:pPr>
      <w:r>
        <w:rPr>
          <w:rStyle w:val="Strong"/>
          <w:lang w:val="en-US"/>
        </w:rPr>
        <w:t>realized</w:t>
      </w:r>
      <w:r w:rsidRPr="008E510D">
        <w:rPr>
          <w:rStyle w:val="Strong"/>
          <w:lang w:val="en-US"/>
        </w:rPr>
        <w:t>Outfall</w:t>
      </w:r>
      <w:r w:rsidRPr="008E510D">
        <w:rPr>
          <w:lang w:val="en-US"/>
        </w:rPr>
        <w:t xml:space="preserve"> </w:t>
      </w:r>
      <w:r>
        <w:rPr>
          <w:lang w:val="en-US"/>
        </w:rPr>
        <w:t>(</w:t>
      </w:r>
      <w:r w:rsidRPr="008E510D">
        <w:rPr>
          <w:lang w:val="en-US"/>
        </w:rPr>
        <w:t>association</w:t>
      </w:r>
      <w:r>
        <w:rPr>
          <w:lang w:val="en-US"/>
        </w:rPr>
        <w:t>):</w:t>
      </w:r>
    </w:p>
    <w:p w14:paraId="22EA0B4B" w14:textId="2ACF1C25" w:rsidR="005142E4" w:rsidRPr="008E510D" w:rsidRDefault="005142E4" w:rsidP="00450C77">
      <w:pPr>
        <w:pStyle w:val="NormalWeb"/>
        <w:jc w:val="both"/>
        <w:rPr>
          <w:lang w:val="en-US"/>
        </w:rPr>
      </w:pPr>
      <w:r>
        <w:rPr>
          <w:lang w:val="en-US"/>
        </w:rPr>
        <w:t xml:space="preserve">identifies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9C55CD">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sidR="009C55CD">
        <w:rPr>
          <w:lang w:val="en-US"/>
        </w:rPr>
        <w:t xml:space="preserve">an arbitrary feature of interest </w:t>
      </w:r>
      <w:r w:rsidRPr="008E510D">
        <w:rPr>
          <w:lang w:val="en-US"/>
        </w:rPr>
        <w:t xml:space="preserve">to be recognized </w:t>
      </w:r>
      <w:r w:rsidR="009C55CD">
        <w:rPr>
          <w:lang w:val="en-US"/>
        </w:rPr>
        <w:t>as outfall</w:t>
      </w:r>
      <w:r w:rsidR="004B4373">
        <w:rPr>
          <w:lang w:val="en-US"/>
        </w:rPr>
        <w:t xml:space="preserve"> of a catchment</w:t>
      </w:r>
      <w:r w:rsidR="009C55CD">
        <w:rPr>
          <w:lang w:val="en-US"/>
        </w:rPr>
        <w:t xml:space="preserve">, </w:t>
      </w:r>
      <w:r w:rsidRPr="008E510D">
        <w:rPr>
          <w:lang w:val="en-US"/>
        </w:rPr>
        <w:t xml:space="preserve">and </w:t>
      </w:r>
      <w:r w:rsidR="004B4373">
        <w:rPr>
          <w:lang w:val="en-US"/>
        </w:rPr>
        <w:t xml:space="preserve">to be </w:t>
      </w:r>
      <w:r w:rsidR="009C55CD">
        <w:rPr>
          <w:lang w:val="en-US"/>
        </w:rPr>
        <w:t>placed using the river positioning system defined in this standard.</w:t>
      </w:r>
      <w:r w:rsidRPr="008E510D">
        <w:rPr>
          <w:lang w:val="en-US"/>
        </w:rPr>
        <w:t xml:space="preserve"> </w:t>
      </w:r>
    </w:p>
    <w:p w14:paraId="2D1E9DB1" w14:textId="3D88D067" w:rsidR="00033C57" w:rsidRPr="008E510D" w:rsidRDefault="00033C57" w:rsidP="00834E29">
      <w:pPr>
        <w:pStyle w:val="Heading3"/>
        <w:jc w:val="both"/>
      </w:pPr>
      <w:r w:rsidRPr="008E510D">
        <w:t xml:space="preserve"> </w:t>
      </w:r>
      <w:bookmarkStart w:id="3359" w:name="_Toc467226192"/>
      <w:bookmarkStart w:id="3360" w:name="_Toc458775751"/>
      <w:r w:rsidRPr="008E510D">
        <w:t>The River Positioning System</w:t>
      </w:r>
      <w:bookmarkEnd w:id="3359"/>
      <w:r w:rsidRPr="008E510D">
        <w:t xml:space="preserve"> </w:t>
      </w:r>
      <w:bookmarkEnd w:id="3360"/>
    </w:p>
    <w:p w14:paraId="0A944DCB" w14:textId="626ACE8B" w:rsidR="00033C57" w:rsidRPr="008E510D" w:rsidRDefault="00033C57" w:rsidP="00450C77">
      <w:pPr>
        <w:pStyle w:val="Normal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874BCD">
        <w:t xml:space="preserve">Figure </w:t>
      </w:r>
      <w:r w:rsidR="00874BCD">
        <w:rPr>
          <w:noProof/>
        </w:rPr>
        <w:t>34</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2AFC5447" w:rsidR="00033C57" w:rsidRDefault="00033C57" w:rsidP="00450C77">
      <w:pPr>
        <w:pStyle w:val="NormalWeb"/>
        <w:jc w:val="both"/>
        <w:rPr>
          <w:lang w:val="en-US"/>
        </w:rPr>
      </w:pPr>
      <w:r w:rsidRPr="008E510D">
        <w:rPr>
          <w:lang w:val="en-US"/>
        </w:rPr>
        <w:t xml:space="preserve">The River Positioning System references the </w:t>
      </w:r>
      <w:r w:rsidR="008D3FA4">
        <w:rPr>
          <w:lang w:val="en-US"/>
        </w:rPr>
        <w:t xml:space="preserve">one-dimensional </w:t>
      </w:r>
      <w:r w:rsidRPr="008E510D">
        <w:rPr>
          <w:lang w:val="en-US"/>
        </w:rPr>
        <w:t xml:space="preserve">topological realization of catchment and outfall within </w:t>
      </w:r>
      <w:r w:rsidR="008D3FA4">
        <w:rPr>
          <w:lang w:val="en-US"/>
        </w:rPr>
        <w:t>the</w:t>
      </w:r>
      <w:r w:rsidR="008D3FA4" w:rsidRPr="008E510D">
        <w:rPr>
          <w:lang w:val="en-US"/>
        </w:rPr>
        <w:t xml:space="preserve"> </w:t>
      </w:r>
      <w:r w:rsidRPr="008E510D">
        <w:rPr>
          <w:lang w:val="en-US"/>
        </w:rPr>
        <w:t xml:space="preserve">implied hydrologic complex in such that the origin and referent of the reference system are nodes on the boundary of the flowpath shape. Given that a flowpath realizes a logical catchment between inflow and outflow nodes, the feature of interest being referenced realizes </w:t>
      </w:r>
      <w:r w:rsidR="008D3FA4">
        <w:rPr>
          <w:lang w:val="en-US"/>
        </w:rPr>
        <w:t>either the</w:t>
      </w:r>
      <w:r w:rsidR="008D3FA4" w:rsidRPr="008E510D">
        <w:rPr>
          <w:lang w:val="en-US"/>
        </w:rPr>
        <w:t xml:space="preserve"> </w:t>
      </w:r>
      <w:r w:rsidRPr="008E510D">
        <w:rPr>
          <w:lang w:val="en-US"/>
        </w:rPr>
        <w:t xml:space="preserve">inflow or </w:t>
      </w:r>
      <w:r w:rsidR="008D3FA4">
        <w:rPr>
          <w:lang w:val="en-US"/>
        </w:rPr>
        <w:t xml:space="preserve">the </w:t>
      </w:r>
      <w:r w:rsidRPr="008E510D">
        <w:rPr>
          <w:lang w:val="en-US"/>
        </w:rPr>
        <w:t xml:space="preserve">outflow node of </w:t>
      </w:r>
      <w:r w:rsidR="008D3FA4">
        <w:rPr>
          <w:lang w:val="en-US"/>
        </w:rPr>
        <w:t>the</w:t>
      </w:r>
      <w:r w:rsidR="008D3FA4" w:rsidRPr="008E510D">
        <w:rPr>
          <w:lang w:val="en-US"/>
        </w:rPr>
        <w:t xml:space="preserve"> </w:t>
      </w:r>
      <w:r w:rsidRPr="008E510D">
        <w:rPr>
          <w:lang w:val="en-US"/>
        </w:rPr>
        <w:t xml:space="preserve">catchment that is determined by the corresponding reference location upstream or downstream of </w:t>
      </w:r>
      <w:r w:rsidR="008D3FA4">
        <w:rPr>
          <w:lang w:val="en-US"/>
        </w:rPr>
        <w:t>the</w:t>
      </w:r>
      <w:r w:rsidRPr="008E510D">
        <w:rPr>
          <w:lang w:val="en-US"/>
        </w:rPr>
        <w:t xml:space="preserve"> </w:t>
      </w:r>
      <w:r w:rsidR="008D3FA4">
        <w:rPr>
          <w:lang w:val="en-US"/>
        </w:rPr>
        <w:t>feature to be placed</w:t>
      </w:r>
      <w:r w:rsidRPr="008E510D">
        <w:rPr>
          <w:lang w:val="en-US"/>
        </w:rPr>
        <w:t xml:space="preserve">. Using reference locations in both directions allows placement of a feature of interest </w:t>
      </w:r>
      <w:r w:rsidR="008D3FA4">
        <w:rPr>
          <w:lang w:val="en-US"/>
        </w:rPr>
        <w:t xml:space="preserve">interpolative </w:t>
      </w:r>
      <w:r w:rsidRPr="008E510D">
        <w:rPr>
          <w:lang w:val="en-US"/>
        </w:rPr>
        <w:t xml:space="preserve">between inflow and outflow nodes on a flowpath even if the realized catchment is not explicitly delineated. </w:t>
      </w:r>
    </w:p>
    <w:p w14:paraId="4B13F707" w14:textId="1920DF39" w:rsidR="007C46AD" w:rsidDel="00BB23DB" w:rsidRDefault="007C46AD" w:rsidP="00787BAC">
      <w:pPr>
        <w:jc w:val="both"/>
        <w:rPr>
          <w:del w:id="3361" w:author="Lieberman, Joshua" w:date="2016-11-17T15:52:00Z"/>
        </w:rPr>
      </w:pPr>
      <w:del w:id="3362" w:author="Lieberman, Joshua" w:date="2016-11-17T15:52:00Z">
        <w:r w:rsidDel="00BB23DB">
          <w:delText xml:space="preserve">To meet the </w:delText>
        </w:r>
        <w:r w:rsidDel="00BB23DB">
          <w:fldChar w:fldCharType="begin"/>
        </w:r>
        <w:r w:rsidDel="00BB23DB">
          <w:delInstrText xml:space="preserve"> REF ASTOP19 \h </w:delInstrText>
        </w:r>
        <w:r w:rsidDel="00BB23DB">
          <w:fldChar w:fldCharType="separate"/>
        </w:r>
        <w:r w:rsidR="00787BAC" w:rsidRPr="00893C90" w:rsidDel="00BB23DB">
          <w:rPr>
            <w:color w:val="0000FF"/>
            <w:u w:val="single"/>
          </w:rPr>
          <w:delText>/req/hy_hydrofeature/topic19</w:delText>
        </w:r>
        <w:r w:rsidDel="00BB23DB">
          <w:fldChar w:fldCharType="end"/>
        </w:r>
        <w:r w:rsidR="00787BAC" w:rsidDel="00BB23DB">
          <w:delText xml:space="preserve"> </w:delText>
        </w:r>
        <w:r w:rsidDel="00BB23DB">
          <w:delText xml:space="preserve">defined </w:delText>
        </w:r>
        <w:r w:rsidR="00787BAC" w:rsidDel="00BB23DB">
          <w:delText>in section 7.4.1 of</w:delText>
        </w:r>
        <w:r w:rsidDel="00BB23DB">
          <w:delText xml:space="preserve"> this standard, an implementation SHOUL</w:delText>
        </w:r>
        <w:r w:rsidR="00787BAC" w:rsidDel="00BB23DB">
          <w:delText>D</w:delText>
        </w:r>
        <w:r w:rsidDel="00BB23DB">
          <w:delText xml:space="preserve"> express </w:delText>
        </w:r>
        <w:r w:rsidR="00787BAC" w:rsidDel="00BB23DB">
          <w:delText xml:space="preserve">the semantic </w:delText>
        </w:r>
        <w:r w:rsidDel="00BB23DB">
          <w:delText xml:space="preserve">equivalence </w:delText>
        </w:r>
        <w:r w:rsidR="00787BAC" w:rsidDel="00BB23DB">
          <w:delText>of features (see also section 6.4) defined in this standard with relevant types defined in the OGC Linear Referencing standard.</w:delText>
        </w:r>
        <w:r w:rsidDel="00BB23DB">
          <w:delText xml:space="preserve"> </w:delText>
        </w:r>
      </w:del>
    </w:p>
    <w:p w14:paraId="36EA858C" w14:textId="77777777" w:rsidR="00C20518" w:rsidRDefault="00C20518" w:rsidP="00C20518">
      <w:pPr>
        <w:pStyle w:val="OGCFigure"/>
      </w:pPr>
      <w:r>
        <w:rPr>
          <w:noProof/>
        </w:rPr>
        <w:drawing>
          <wp:inline distT="0" distB="0" distL="0" distR="0" wp14:anchorId="5815AFFA" wp14:editId="3817BA32">
            <wp:extent cx="5486400" cy="5707164"/>
            <wp:effectExtent l="0" t="0" r="0" b="8255"/>
            <wp:docPr id="75" name="Grafik 75" descr="D:\Users\Dornblut\OGC_HYF_SWG\hlphtml\EARoot\EA3\EA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07164"/>
                    </a:xfrm>
                    <a:prstGeom prst="rect">
                      <a:avLst/>
                    </a:prstGeom>
                    <a:noFill/>
                    <a:ln>
                      <a:noFill/>
                    </a:ln>
                  </pic:spPr>
                </pic:pic>
              </a:graphicData>
            </a:graphic>
          </wp:inline>
        </w:drawing>
      </w:r>
    </w:p>
    <w:p w14:paraId="199F743B" w14:textId="3682A288" w:rsidR="00C20518" w:rsidRPr="008E510D" w:rsidRDefault="00C20518" w:rsidP="00834E29">
      <w:pPr>
        <w:pStyle w:val="OGCFigure"/>
        <w:outlineLvl w:val="0"/>
      </w:pPr>
      <w:bookmarkStart w:id="3363" w:name="_Ref462910474"/>
      <w:bookmarkStart w:id="3364" w:name="_Toc467163170"/>
      <w:r>
        <w:t xml:space="preserve">Figure </w:t>
      </w:r>
      <w:r w:rsidR="00C75574">
        <w:fldChar w:fldCharType="begin"/>
      </w:r>
      <w:r w:rsidR="00C75574">
        <w:instrText xml:space="preserve"> SEQ Figure \* ARABIC </w:instrText>
      </w:r>
      <w:r w:rsidR="00C75574">
        <w:fldChar w:fldCharType="separate"/>
      </w:r>
      <w:r w:rsidR="00F30A25">
        <w:rPr>
          <w:noProof/>
        </w:rPr>
        <w:t>34</w:t>
      </w:r>
      <w:r w:rsidR="00C75574">
        <w:rPr>
          <w:noProof/>
        </w:rPr>
        <w:fldChar w:fldCharType="end"/>
      </w:r>
      <w:bookmarkEnd w:id="3363"/>
      <w:r>
        <w:t xml:space="preserve">: </w:t>
      </w:r>
      <w:r w:rsidRPr="0029760E">
        <w:t>River Positioning System (UML class diagram</w:t>
      </w:r>
      <w:r>
        <w:t>)</w:t>
      </w:r>
      <w:bookmarkEnd w:id="3364"/>
    </w:p>
    <w:p w14:paraId="0D2A7055" w14:textId="10BA42B5" w:rsidR="00C20518" w:rsidRDefault="00C20518" w:rsidP="009E4992">
      <w:pPr>
        <w:pStyle w:val="OGCFigure"/>
      </w:pPr>
    </w:p>
    <w:p w14:paraId="1C05BA83" w14:textId="0DE98F1F" w:rsidR="008D3FA4" w:rsidRDefault="008D3FA4" w:rsidP="00834E29">
      <w:pPr>
        <w:pStyle w:val="Heading4"/>
      </w:pPr>
      <w:r w:rsidRPr="008E510D">
        <w:t>Indirect</w:t>
      </w:r>
      <w:r>
        <w:t xml:space="preserve"> </w:t>
      </w:r>
      <w:r w:rsidRPr="008E510D">
        <w:t>Position</w:t>
      </w:r>
    </w:p>
    <w:p w14:paraId="6801209A" w14:textId="2521CDB4" w:rsidR="00033C57" w:rsidRDefault="00033C57" w:rsidP="00450C77">
      <w:pPr>
        <w:pStyle w:val="NormalWeb"/>
        <w:jc w:val="both"/>
        <w:rPr>
          <w:lang w:val="en-US"/>
        </w:rPr>
      </w:pPr>
      <w:r w:rsidRPr="008E510D">
        <w:rPr>
          <w:lang w:val="en-US"/>
        </w:rPr>
        <w:t xml:space="preserve">The HY_IndirectPosition feature type defines the indirect position, expressed either as the absolute distance </w:t>
      </w:r>
      <w:r w:rsidR="008D3FA4">
        <w:rPr>
          <w:lang w:val="en-US"/>
        </w:rPr>
        <w:t>from origin</w:t>
      </w:r>
      <w:r w:rsidRPr="008E510D">
        <w:rPr>
          <w:lang w:val="en-US"/>
        </w:rPr>
        <w:t xml:space="preserve"> to a reference </w:t>
      </w:r>
      <w:r w:rsidR="002002CB">
        <w:rPr>
          <w:lang w:val="en-US"/>
        </w:rPr>
        <w:t>location,</w:t>
      </w:r>
      <w:r w:rsidR="002002CB" w:rsidRPr="008E510D">
        <w:rPr>
          <w:lang w:val="en-US"/>
        </w:rPr>
        <w:t xml:space="preserve"> </w:t>
      </w:r>
      <w:r w:rsidRPr="008E510D">
        <w:rPr>
          <w:lang w:val="en-US"/>
        </w:rPr>
        <w:t xml:space="preserve">or </w:t>
      </w:r>
      <w:r w:rsidR="002002CB">
        <w:rPr>
          <w:lang w:val="en-US"/>
        </w:rPr>
        <w:t xml:space="preserve">relative to the this. </w:t>
      </w:r>
      <w:r w:rsidRPr="008E510D">
        <w:rPr>
          <w:lang w:val="en-US"/>
        </w:rPr>
        <w:t xml:space="preserve">Indirect position assigns a position to an outfall in reference to an </w:t>
      </w:r>
      <w:r w:rsidR="002002CB">
        <w:rPr>
          <w:lang w:val="en-US"/>
        </w:rPr>
        <w:t xml:space="preserve">already </w:t>
      </w:r>
      <w:r w:rsidRPr="008E510D">
        <w:rPr>
          <w:lang w:val="en-US"/>
        </w:rPr>
        <w:t>existing</w:t>
      </w:r>
      <w:r w:rsidR="002002CB">
        <w:rPr>
          <w:lang w:val="en-US"/>
        </w:rPr>
        <w:t>,</w:t>
      </w:r>
      <w:r w:rsidRPr="008E510D">
        <w:rPr>
          <w:lang w:val="en-US"/>
        </w:rPr>
        <w:t xml:space="preserve"> </w:t>
      </w:r>
      <w:r w:rsidR="002002CB">
        <w:rPr>
          <w:lang w:val="en-US"/>
        </w:rPr>
        <w:t>’realized’ outfall</w:t>
      </w:r>
      <w:r w:rsidRPr="008E510D">
        <w:rPr>
          <w:lang w:val="en-US"/>
        </w:rPr>
        <w:t xml:space="preserve"> using a linear river reference system. HY_IndirectPosition </w:t>
      </w:r>
      <w:r w:rsidR="008420BD" w:rsidRPr="008E510D">
        <w:rPr>
          <w:lang w:val="en-US"/>
        </w:rPr>
        <w:t>carries the</w:t>
      </w:r>
      <w:r w:rsidR="008420BD">
        <w:rPr>
          <w:lang w:val="en-US"/>
        </w:rPr>
        <w:t xml:space="preserve"> </w:t>
      </w:r>
      <w:r w:rsidRPr="008E510D">
        <w:rPr>
          <w:rStyle w:val="Emphasis"/>
          <w:lang w:val="en-US"/>
        </w:rPr>
        <w:t>absolute</w:t>
      </w:r>
      <w:r w:rsidRPr="008E510D">
        <w:rPr>
          <w:lang w:val="en-US"/>
        </w:rPr>
        <w:t xml:space="preserve">, </w:t>
      </w:r>
      <w:r w:rsidR="008420BD">
        <w:rPr>
          <w:lang w:val="en-US"/>
        </w:rPr>
        <w:t xml:space="preserve">and </w:t>
      </w:r>
      <w:r w:rsidRPr="008E510D">
        <w:rPr>
          <w:rStyle w:val="Emphasis"/>
          <w:lang w:val="en-US"/>
        </w:rPr>
        <w:t>relative</w:t>
      </w:r>
      <w:r w:rsidR="00B71767">
        <w:rPr>
          <w:rStyle w:val="Emphasis"/>
          <w:i w:val="0"/>
          <w:lang w:val="en-US"/>
        </w:rPr>
        <w:t xml:space="preserve"> attributes</w:t>
      </w:r>
      <w:r w:rsidRPr="008E510D">
        <w:rPr>
          <w:lang w:val="en-US"/>
        </w:rPr>
        <w:t>,</w:t>
      </w:r>
      <w:r w:rsidR="008420BD">
        <w:rPr>
          <w:lang w:val="en-US"/>
        </w:rPr>
        <w:t xml:space="preserve"> and associates a</w:t>
      </w:r>
      <w:r w:rsidRPr="008E510D">
        <w:rPr>
          <w:lang w:val="en-US"/>
        </w:rPr>
        <w:t xml:space="preserve"> </w:t>
      </w:r>
      <w:r w:rsidRPr="008E510D">
        <w:rPr>
          <w:rStyle w:val="Emphasis"/>
          <w:lang w:val="en-US"/>
        </w:rPr>
        <w:t>referenceLocation</w:t>
      </w:r>
      <w:r w:rsidR="008420BD">
        <w:rPr>
          <w:lang w:val="en-US"/>
        </w:rPr>
        <w:t xml:space="preserve"> and </w:t>
      </w:r>
      <w:proofErr w:type="gramStart"/>
      <w:r w:rsidR="008420BD">
        <w:rPr>
          <w:lang w:val="en-US"/>
        </w:rPr>
        <w:t xml:space="preserve">a </w:t>
      </w:r>
      <w:r w:rsidRPr="008E510D">
        <w:rPr>
          <w:lang w:val="en-US"/>
        </w:rPr>
        <w:t xml:space="preserve"> </w:t>
      </w:r>
      <w:r w:rsidRPr="008E510D">
        <w:rPr>
          <w:rStyle w:val="Emphasis"/>
          <w:lang w:val="en-US"/>
        </w:rPr>
        <w:t>riverReferenceSystem</w:t>
      </w:r>
      <w:proofErr w:type="gramEnd"/>
      <w:r w:rsidRPr="008E510D">
        <w:rPr>
          <w:lang w:val="en-US"/>
        </w:rPr>
        <w:t xml:space="preserve">. </w:t>
      </w:r>
    </w:p>
    <w:p w14:paraId="181743F3" w14:textId="77777777" w:rsidR="00C20518" w:rsidRDefault="00C20518">
      <w:pPr>
        <w:spacing w:after="0"/>
        <w:rPr>
          <w:lang w:eastAsia="en-GB"/>
        </w:rPr>
      </w:pPr>
      <w:r>
        <w:br w:type="page"/>
      </w:r>
    </w:p>
    <w:p w14:paraId="4FED7DE1" w14:textId="3385338C" w:rsidR="0014512F" w:rsidRDefault="00033C57" w:rsidP="00450C77">
      <w:pPr>
        <w:pStyle w:val="NormalWeb"/>
        <w:jc w:val="both"/>
        <w:rPr>
          <w:lang w:val="en-US"/>
        </w:rPr>
      </w:pPr>
      <w:r w:rsidRPr="008E510D">
        <w:rPr>
          <w:rStyle w:val="Strong"/>
          <w:lang w:val="en-US"/>
        </w:rPr>
        <w:t>absolute</w:t>
      </w:r>
      <w:r w:rsidRPr="008E510D">
        <w:rPr>
          <w:lang w:val="en-US"/>
        </w:rPr>
        <w:t xml:space="preserve"> </w:t>
      </w:r>
      <w:r w:rsidR="0014512F">
        <w:rPr>
          <w:lang w:val="en-US"/>
        </w:rPr>
        <w:t>(</w:t>
      </w:r>
      <w:r w:rsidRPr="008E510D">
        <w:rPr>
          <w:lang w:val="en-US"/>
        </w:rPr>
        <w:t>attribute</w:t>
      </w:r>
      <w:r w:rsidR="0014512F">
        <w:rPr>
          <w:lang w:val="en-US"/>
        </w:rPr>
        <w:t>):</w:t>
      </w:r>
      <w:r w:rsidRPr="008E510D">
        <w:rPr>
          <w:lang w:val="en-US"/>
        </w:rPr>
        <w:t xml:space="preserve"> </w:t>
      </w:r>
    </w:p>
    <w:p w14:paraId="5CA989D4" w14:textId="53F17388" w:rsidR="00C40224" w:rsidRDefault="00033C57" w:rsidP="00450C77">
      <w:pPr>
        <w:pStyle w:val="NormalWeb"/>
        <w:jc w:val="both"/>
        <w:rPr>
          <w:lang w:val="en-US"/>
        </w:rPr>
      </w:pPr>
      <w:r w:rsidRPr="008E510D">
        <w:rPr>
          <w:lang w:val="en-US"/>
        </w:rPr>
        <w:t>distance expressed as an absolute value, including an indication of accuracy and precision of the absolute value</w:t>
      </w:r>
      <w:r w:rsidR="00C40224">
        <w:rPr>
          <w:lang w:val="en-US"/>
        </w:rPr>
        <w:t xml:space="preserve">. An implementation </w:t>
      </w:r>
      <w:r w:rsidR="00603338">
        <w:rPr>
          <w:lang w:val="en-US"/>
        </w:rPr>
        <w:t xml:space="preserve">may </w:t>
      </w:r>
      <w:r w:rsidR="00C40224">
        <w:rPr>
          <w:lang w:val="en-US"/>
        </w:rPr>
        <w:t xml:space="preserve">use the </w:t>
      </w:r>
      <w:r w:rsidR="00C40224" w:rsidRPr="008E510D">
        <w:rPr>
          <w:lang w:val="en-US"/>
        </w:rPr>
        <w:t>HY_DistanceToRefPoint</w:t>
      </w:r>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del w:id="3365" w:author="Lieberman, Joshua" w:date="2016-11-17T15:51:00Z">
        <w:r w:rsidR="00974BF6" w:rsidDel="00BB23DB">
          <w:rPr>
            <w:lang w:val="en-US"/>
          </w:rPr>
          <w:delText xml:space="preserve"> </w:delText>
        </w:r>
        <w:r w:rsidR="00C40224" w:rsidDel="00BB23DB">
          <w:rPr>
            <w:lang w:val="en-US"/>
          </w:rPr>
          <w:delText xml:space="preserve">to meet the </w:delText>
        </w:r>
        <w:r w:rsidR="00C40224" w:rsidDel="00BB23DB">
          <w:rPr>
            <w:lang w:val="en-US"/>
          </w:rPr>
          <w:fldChar w:fldCharType="begin"/>
        </w:r>
        <w:r w:rsidR="00C40224" w:rsidDel="00BB23DB">
          <w:rPr>
            <w:lang w:val="en-US"/>
          </w:rPr>
          <w:delInstrText xml:space="preserve"> REF ISO19103 \h </w:delInstrText>
        </w:r>
        <w:r w:rsidR="00C40224" w:rsidDel="00BB23DB">
          <w:rPr>
            <w:lang w:val="en-US"/>
          </w:rPr>
        </w:r>
        <w:r w:rsidR="00C40224" w:rsidDel="00BB23DB">
          <w:rPr>
            <w:lang w:val="en-US"/>
          </w:rPr>
          <w:fldChar w:fldCharType="separate"/>
        </w:r>
        <w:r w:rsidR="001B5AD0" w:rsidRPr="00E30BF1" w:rsidDel="00BB23DB">
          <w:rPr>
            <w:color w:val="0000FF"/>
            <w:u w:val="single"/>
          </w:rPr>
          <w:delText>req/hy_hydrofeature/19103</w:delText>
        </w:r>
        <w:r w:rsidR="00C40224" w:rsidDel="00BB23DB">
          <w:rPr>
            <w:lang w:val="en-US"/>
          </w:rPr>
          <w:fldChar w:fldCharType="end"/>
        </w:r>
        <w:r w:rsidR="00C40224" w:rsidDel="00BB23DB">
          <w:rPr>
            <w:lang w:val="en-US"/>
          </w:rPr>
          <w:delText xml:space="preserve"> requirement defined </w:delText>
        </w:r>
        <w:r w:rsidR="00C40224" w:rsidDel="00BB23DB">
          <w:delText>in section 7.4.1 of</w:delText>
        </w:r>
        <w:r w:rsidR="00C40224" w:rsidDel="00BB23DB">
          <w:rPr>
            <w:lang w:val="en-US"/>
          </w:rPr>
          <w:delText xml:space="preserve"> this standard</w:delText>
        </w:r>
      </w:del>
      <w:r w:rsidR="00C40224">
        <w:rPr>
          <w:lang w:val="en-US"/>
        </w:rPr>
        <w:t>.</w:t>
      </w:r>
      <w:r w:rsidR="00712778">
        <w:rPr>
          <w:lang w:val="en-US"/>
        </w:rPr>
        <w:t xml:space="preserve"> </w:t>
      </w:r>
    </w:p>
    <w:p w14:paraId="7BB6AC97" w14:textId="4CA214CC" w:rsidR="00C40224" w:rsidRDefault="00033C57" w:rsidP="00450C77">
      <w:pPr>
        <w:pStyle w:val="NormalWeb"/>
        <w:jc w:val="both"/>
        <w:rPr>
          <w:lang w:val="en-US"/>
        </w:rPr>
      </w:pPr>
      <w:r w:rsidRPr="008E510D">
        <w:rPr>
          <w:rStyle w:val="Strong"/>
          <w:lang w:val="en-US"/>
        </w:rPr>
        <w:t>relative</w:t>
      </w:r>
      <w:r w:rsidRPr="008E510D">
        <w:rPr>
          <w:lang w:val="en-US"/>
        </w:rPr>
        <w:t xml:space="preserve"> </w:t>
      </w:r>
      <w:r w:rsidR="00C40224">
        <w:rPr>
          <w:lang w:val="en-US"/>
        </w:rPr>
        <w:t>(</w:t>
      </w:r>
      <w:r w:rsidRPr="008E510D">
        <w:rPr>
          <w:lang w:val="en-US"/>
        </w:rPr>
        <w:t>attribute</w:t>
      </w:r>
      <w:r w:rsidR="00C40224">
        <w:rPr>
          <w:lang w:val="en-US"/>
        </w:rPr>
        <w:t>)</w:t>
      </w:r>
      <w:r w:rsidR="00874BCD">
        <w:rPr>
          <w:lang w:val="en-US"/>
        </w:rPr>
        <w:t>:</w:t>
      </w:r>
    </w:p>
    <w:p w14:paraId="44F20292" w14:textId="149DD656" w:rsidR="00C40224" w:rsidRDefault="00033C57" w:rsidP="00C40224">
      <w:pPr>
        <w:pStyle w:val="NormalWeb"/>
        <w:jc w:val="both"/>
        <w:rPr>
          <w:lang w:val="en-US"/>
        </w:rPr>
      </w:pPr>
      <w:r w:rsidRPr="008E510D">
        <w:rPr>
          <w:lang w:val="en-US"/>
        </w:rPr>
        <w:t>expression for the relative interpolative distance value</w:t>
      </w:r>
      <w:r w:rsidR="00C40224">
        <w:rPr>
          <w:lang w:val="en-US"/>
        </w:rPr>
        <w:t xml:space="preserve">. </w:t>
      </w:r>
      <w:del w:id="3366" w:author="Lieberman, Joshua" w:date="2016-11-17T15:51:00Z">
        <w:r w:rsidR="004A53E8" w:rsidDel="00BB23DB">
          <w:rPr>
            <w:lang w:val="en-US"/>
          </w:rPr>
          <w:delText xml:space="preserve">To meet the </w:delText>
        </w:r>
        <w:r w:rsidR="004A53E8" w:rsidDel="00BB23DB">
          <w:rPr>
            <w:lang w:val="en-US"/>
          </w:rPr>
          <w:fldChar w:fldCharType="begin"/>
        </w:r>
        <w:r w:rsidR="004A53E8" w:rsidDel="00BB23DB">
          <w:rPr>
            <w:lang w:val="en-US"/>
          </w:rPr>
          <w:delInstrText xml:space="preserve"> REF ISO19103 \h </w:delInstrText>
        </w:r>
        <w:r w:rsidR="004A53E8" w:rsidDel="00BB23DB">
          <w:rPr>
            <w:lang w:val="en-US"/>
          </w:rPr>
        </w:r>
        <w:r w:rsidR="004A53E8" w:rsidDel="00BB23DB">
          <w:rPr>
            <w:lang w:val="en-US"/>
          </w:rPr>
          <w:fldChar w:fldCharType="separate"/>
        </w:r>
        <w:r w:rsidR="001B5AD0" w:rsidRPr="00E30BF1" w:rsidDel="00BB23DB">
          <w:rPr>
            <w:color w:val="0000FF"/>
            <w:u w:val="single"/>
          </w:rPr>
          <w:delText>req/hy_hydrofeature/19103</w:delText>
        </w:r>
        <w:r w:rsidR="004A53E8" w:rsidDel="00BB23DB">
          <w:rPr>
            <w:lang w:val="en-US"/>
          </w:rPr>
          <w:fldChar w:fldCharType="end"/>
        </w:r>
        <w:r w:rsidR="004A53E8" w:rsidDel="00BB23DB">
          <w:rPr>
            <w:lang w:val="en-US"/>
          </w:rPr>
          <w:delText xml:space="preserve"> requirement defined </w:delText>
        </w:r>
        <w:r w:rsidR="004A53E8" w:rsidDel="00BB23DB">
          <w:delText>in section 7.4.1 of</w:delText>
        </w:r>
        <w:r w:rsidR="004A53E8" w:rsidDel="00BB23DB">
          <w:rPr>
            <w:lang w:val="en-US"/>
          </w:rPr>
          <w:delText xml:space="preserve"> this standard, </w:delText>
        </w:r>
      </w:del>
      <w:proofErr w:type="gramStart"/>
      <w:ins w:id="3367" w:author="Lieberman, Joshua" w:date="2016-11-17T15:51:00Z">
        <w:r w:rsidR="00BB23DB">
          <w:rPr>
            <w:lang w:val="en-US"/>
          </w:rPr>
          <w:t>A</w:t>
        </w:r>
      </w:ins>
      <w:proofErr w:type="gramEnd"/>
      <w:del w:id="3368" w:author="Lieberman, Joshua" w:date="2016-11-17T15:51:00Z">
        <w:r w:rsidR="004A53E8" w:rsidDel="00BB23DB">
          <w:rPr>
            <w:lang w:val="en-US"/>
          </w:rPr>
          <w:delText>a</w:delText>
        </w:r>
      </w:del>
      <w:r w:rsidR="00C40224">
        <w:rPr>
          <w:lang w:val="en-US"/>
        </w:rPr>
        <w:t xml:space="preserve">n implementation </w:t>
      </w:r>
      <w:r w:rsidR="00603338">
        <w:rPr>
          <w:lang w:val="en-US"/>
        </w:rPr>
        <w:t xml:space="preserve">may </w:t>
      </w:r>
      <w:r w:rsidR="00C40224">
        <w:rPr>
          <w:lang w:val="en-US"/>
        </w:rPr>
        <w:t xml:space="preserve">use the </w:t>
      </w:r>
      <w:r w:rsidR="00C40224" w:rsidRPr="008E510D">
        <w:rPr>
          <w:lang w:val="en-US"/>
        </w:rPr>
        <w:t>HY_RelativePosition</w:t>
      </w:r>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4A53E8">
        <w:rPr>
          <w:lang w:val="en-US"/>
        </w:rPr>
        <w:t xml:space="preserve"> </w:t>
      </w:r>
      <w:r w:rsidR="00C40224">
        <w:rPr>
          <w:lang w:val="en-US"/>
        </w:rPr>
        <w:t xml:space="preserve">and the </w:t>
      </w:r>
      <w:r w:rsidR="00C40224" w:rsidRPr="008E510D">
        <w:rPr>
          <w:lang w:val="en-US"/>
        </w:rPr>
        <w:t>HY_RelativePosition</w:t>
      </w:r>
      <w:r w:rsidR="00C40224">
        <w:rPr>
          <w:lang w:val="en-US"/>
        </w:rPr>
        <w:t>Description code</w:t>
      </w:r>
      <w:r w:rsidR="004A53E8">
        <w:rPr>
          <w:lang w:val="en-US"/>
        </w:rPr>
        <w:t xml:space="preserve"> </w:t>
      </w:r>
      <w:r w:rsidR="00C40224">
        <w:rPr>
          <w:lang w:val="en-US"/>
        </w:rPr>
        <w:t>list</w:t>
      </w:r>
      <w:r w:rsidR="00974BF6">
        <w:rPr>
          <w:lang w:val="en-US"/>
        </w:rPr>
        <w:t>. Alternatively, the</w:t>
      </w:r>
      <w:del w:id="3369" w:author="Lieberman, Joshua" w:date="2016-11-17T15:38:00Z">
        <w:r w:rsidR="00974BF6" w:rsidDel="003400F3">
          <w:rPr>
            <w:lang w:val="en-US"/>
          </w:rPr>
          <w:delText xml:space="preserve"> </w:delText>
        </w:r>
      </w:del>
      <w:r w:rsidR="00974BF6">
        <w:rPr>
          <w:lang w:val="en-US"/>
        </w:rPr>
        <w:t xml:space="preserve"> types</w:t>
      </w:r>
      <w:del w:id="3370" w:author="Lieberman, Joshua" w:date="2016-11-17T15:38:00Z">
        <w:r w:rsidR="00974BF6" w:rsidDel="003400F3">
          <w:rPr>
            <w:lang w:val="en-US"/>
          </w:rPr>
          <w:delText>,</w:delText>
        </w:r>
      </w:del>
      <w:r w:rsidR="00974BF6">
        <w:rPr>
          <w:lang w:val="en-US"/>
        </w:rPr>
        <w:t xml:space="preserve"> described in ISO 19103: </w:t>
      </w:r>
      <w:r w:rsidR="00974BF6" w:rsidRPr="00B74E4E">
        <w:t>Conceptual Schema</w:t>
      </w:r>
      <w:r w:rsidR="00974BF6">
        <w:t xml:space="preserve"> may be used. </w:t>
      </w:r>
      <w:r w:rsidR="004A53E8">
        <w:t>A</w:t>
      </w:r>
      <w:r w:rsidR="00C40224" w:rsidRPr="008E510D">
        <w:t>lternative code lists may be used but should be</w:t>
      </w:r>
      <w:r w:rsidR="00C40224">
        <w:t xml:space="preserve"> related to the terms in Annex B</w:t>
      </w:r>
      <w:r w:rsidR="004A53E8">
        <w:t>.2</w:t>
      </w:r>
      <w:r w:rsidR="00C40224" w:rsidRPr="008E510D">
        <w:t xml:space="preserve"> using an appropriate formalism.</w:t>
      </w:r>
    </w:p>
    <w:p w14:paraId="6CDAA3A8" w14:textId="350331B4" w:rsidR="004A53E8" w:rsidRDefault="00033C57" w:rsidP="00450C77">
      <w:pPr>
        <w:pStyle w:val="NormalWeb"/>
        <w:jc w:val="both"/>
        <w:rPr>
          <w:lang w:val="en-US"/>
        </w:rPr>
      </w:pPr>
      <w:r w:rsidRPr="008E510D">
        <w:rPr>
          <w:rStyle w:val="Strong"/>
          <w:lang w:val="en-US"/>
        </w:rPr>
        <w:t>referenceLocation</w:t>
      </w:r>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2EF5AF7F" w14:textId="10EFC803" w:rsidR="00033C57" w:rsidRPr="008E510D" w:rsidRDefault="00FF247D" w:rsidP="00450C77">
      <w:pPr>
        <w:pStyle w:val="NormalWeb"/>
        <w:jc w:val="both"/>
        <w:rPr>
          <w:lang w:val="en-US"/>
        </w:rPr>
      </w:pPr>
      <w:r>
        <w:rPr>
          <w:lang w:val="en-US"/>
        </w:rPr>
        <w:t>identifies</w:t>
      </w:r>
      <w:r w:rsidRPr="008E510D">
        <w:rPr>
          <w:lang w:val="en-US"/>
        </w:rPr>
        <w:t xml:space="preserve"> </w:t>
      </w:r>
      <w:r w:rsidR="00033C57" w:rsidRPr="008E510D">
        <w:rPr>
          <w:lang w:val="en-US"/>
        </w:rPr>
        <w:t xml:space="preserve">an existing </w:t>
      </w:r>
      <w:r>
        <w:rPr>
          <w:lang w:val="en-US"/>
        </w:rPr>
        <w:t xml:space="preserve">‘realized’ </w:t>
      </w:r>
      <w:r w:rsidR="00033C57" w:rsidRPr="008E510D">
        <w:rPr>
          <w:lang w:val="en-US"/>
        </w:rPr>
        <w:t xml:space="preserve">outfall used </w:t>
      </w:r>
      <w:r>
        <w:rPr>
          <w:lang w:val="en-US"/>
        </w:rPr>
        <w:t xml:space="preserve">as the permanent </w:t>
      </w:r>
      <w:r w:rsidR="00033C57" w:rsidRPr="008E510D">
        <w:rPr>
          <w:lang w:val="en-US"/>
        </w:rPr>
        <w:t>reference</w:t>
      </w:r>
      <w:r>
        <w:rPr>
          <w:lang w:val="en-US"/>
        </w:rPr>
        <w:t xml:space="preserve"> location</w:t>
      </w:r>
      <w:r w:rsidR="00033C57" w:rsidRPr="008E510D">
        <w:rPr>
          <w:lang w:val="en-US"/>
        </w:rPr>
        <w:t xml:space="preserve"> relative to which a position is assigned to an outfall, or the feature of interest </w:t>
      </w:r>
      <w:r>
        <w:rPr>
          <w:lang w:val="en-US"/>
        </w:rPr>
        <w:t>recognized as</w:t>
      </w:r>
      <w:r w:rsidR="00033C57" w:rsidRPr="008E510D">
        <w:rPr>
          <w:lang w:val="en-US"/>
        </w:rPr>
        <w:t xml:space="preserve"> outfall. </w:t>
      </w:r>
    </w:p>
    <w:p w14:paraId="1C2F1F8D" w14:textId="1A5A02C7" w:rsidR="004A53E8" w:rsidRDefault="00033C57" w:rsidP="00450C77">
      <w:pPr>
        <w:pStyle w:val="NormalWeb"/>
        <w:jc w:val="both"/>
        <w:rPr>
          <w:lang w:val="en-US"/>
        </w:rPr>
      </w:pPr>
      <w:r w:rsidRPr="008E510D">
        <w:rPr>
          <w:rStyle w:val="Strong"/>
          <w:lang w:val="en-US"/>
        </w:rPr>
        <w:t>riverReferenceSystem</w:t>
      </w:r>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1FAC968D" w14:textId="77777777" w:rsidR="00BD2227" w:rsidRDefault="00033C57" w:rsidP="00BD2227">
      <w:pPr>
        <w:pStyle w:val="NormalWeb"/>
        <w:jc w:val="both"/>
        <w:rPr>
          <w:lang w:val="en-US"/>
        </w:rPr>
      </w:pPr>
      <w:r w:rsidRPr="008E510D">
        <w:rPr>
          <w:lang w:val="en-US"/>
        </w:rPr>
        <w:t xml:space="preserve">special linear </w:t>
      </w:r>
      <w:r w:rsidR="00FF247D">
        <w:rPr>
          <w:lang w:val="en-US"/>
        </w:rPr>
        <w:t>reference system</w:t>
      </w:r>
      <w:r w:rsidRPr="008E510D">
        <w:rPr>
          <w:lang w:val="en-US"/>
        </w:rPr>
        <w:t xml:space="preserve"> applied to assign a </w:t>
      </w:r>
      <w:r w:rsidR="00BD2227">
        <w:rPr>
          <w:lang w:val="en-US"/>
        </w:rPr>
        <w:t>position ‘along a river’ using the outfall as origin, and the one-dimensional topological realization of a catchment as linear shape</w:t>
      </w:r>
      <w:r w:rsidRPr="008E510D">
        <w:rPr>
          <w:lang w:val="en-US"/>
        </w:rPr>
        <w:t xml:space="preserve">. </w:t>
      </w:r>
    </w:p>
    <w:p w14:paraId="0C97687B" w14:textId="3B18558C" w:rsidR="004A53E8" w:rsidRDefault="004A53E8" w:rsidP="00834E29">
      <w:pPr>
        <w:pStyle w:val="Heading4"/>
      </w:pPr>
      <w:r w:rsidRPr="008E510D">
        <w:t>River</w:t>
      </w:r>
      <w:r>
        <w:t xml:space="preserve"> </w:t>
      </w:r>
      <w:r w:rsidRPr="008E510D">
        <w:t>Reference</w:t>
      </w:r>
      <w:r>
        <w:t xml:space="preserve"> </w:t>
      </w:r>
      <w:r w:rsidRPr="008E510D">
        <w:t>System</w:t>
      </w:r>
    </w:p>
    <w:p w14:paraId="2029ADED" w14:textId="2CBEABD5" w:rsidR="00F65677" w:rsidRDefault="00033C57" w:rsidP="00F65677">
      <w:pPr>
        <w:pStyle w:val="NormalWeb"/>
        <w:jc w:val="both"/>
      </w:pPr>
      <w:r w:rsidRPr="008E510D">
        <w:t xml:space="preserve">The HY_RiverReferenceSystem feature class specializes the ISO LinearCS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w:t>
      </w:r>
      <w:r w:rsidR="00351F87">
        <w:t>interpolative</w:t>
      </w:r>
      <w:r w:rsidRPr="008E510D">
        <w:t xml:space="preserv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2732191F" w:rsidR="00033C57" w:rsidRPr="008E510D" w:rsidRDefault="00033C57" w:rsidP="008410C4">
      <w:pPr>
        <w:pStyle w:val="NormalWeb"/>
        <w:jc w:val="both"/>
      </w:pPr>
      <w:r w:rsidRPr="008E510D">
        <w:t xml:space="preserve">HY_RiverReferenceSystem inherits the </w:t>
      </w:r>
      <w:r w:rsidRPr="008E510D">
        <w:rPr>
          <w:rStyle w:val="Emphasis"/>
        </w:rPr>
        <w:t>axis</w:t>
      </w:r>
      <w:r w:rsidRPr="008E510D">
        <w:t xml:space="preserve"> property, and carries the associations </w:t>
      </w:r>
      <w:r w:rsidRPr="008E510D">
        <w:rPr>
          <w:rStyle w:val="Emphasis"/>
        </w:rPr>
        <w:t>linearElement</w:t>
      </w:r>
      <w:r w:rsidRPr="008E510D">
        <w:t xml:space="preserve"> and </w:t>
      </w:r>
      <w:r w:rsidRPr="008E510D">
        <w:rPr>
          <w:rStyle w:val="Emphasis"/>
        </w:rPr>
        <w:t>locatedStart</w:t>
      </w:r>
      <w:r w:rsidR="00CE6D2B">
        <w:t xml:space="preserve">.  </w:t>
      </w:r>
      <w:proofErr w:type="gramStart"/>
      <w:r w:rsidR="00CE6D2B">
        <w:t xml:space="preserve">Constraints </w:t>
      </w:r>
      <w:r w:rsidR="00CE6D2B" w:rsidRPr="008E510D">
        <w:t xml:space="preserve"> </w:t>
      </w:r>
      <w:r w:rsidR="00661D3F" w:rsidRPr="00505D54">
        <w:rPr>
          <w:i/>
        </w:rPr>
        <w:t>start</w:t>
      </w:r>
      <w:proofErr w:type="gramEnd"/>
      <w:r w:rsidR="00661D3F">
        <w:rPr>
          <w:i/>
        </w:rPr>
        <w:t>-at-</w:t>
      </w:r>
      <w:r w:rsidR="00CE6D2B" w:rsidRPr="00661D3F">
        <w:rPr>
          <w:rStyle w:val="Emphasis"/>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Emphasis"/>
        </w:rPr>
        <w:t>inflow</w:t>
      </w:r>
      <w:r w:rsidR="00CE6D2B" w:rsidRPr="008E510D">
        <w:t xml:space="preserve"> </w:t>
      </w:r>
      <w:r w:rsidR="00CE6D2B">
        <w:t>are</w:t>
      </w:r>
      <w:r w:rsidR="00CE6D2B" w:rsidRPr="008E510D">
        <w:t xml:space="preserve"> defined </w:t>
      </w:r>
      <w:r w:rsidR="00351F87">
        <w:t xml:space="preserve">enforcing the </w:t>
      </w:r>
      <w:r w:rsidR="00CE6D2B">
        <w:t xml:space="preserve"> located start </w:t>
      </w:r>
      <w:r w:rsidR="00351F87">
        <w:t>of the flowpath at the inflow or outflow of the realized catchment</w:t>
      </w:r>
      <w:r w:rsidR="00CE6D2B">
        <w:t>.</w:t>
      </w:r>
    </w:p>
    <w:p w14:paraId="65BDADAA" w14:textId="11B7E890" w:rsidR="00F65677" w:rsidRDefault="00033C57" w:rsidP="00450C77">
      <w:pPr>
        <w:pStyle w:val="NormalWeb"/>
        <w:jc w:val="both"/>
        <w:rPr>
          <w:lang w:val="en-US"/>
        </w:rPr>
      </w:pPr>
      <w:r w:rsidRPr="008E510D">
        <w:rPr>
          <w:rStyle w:val="Strong"/>
          <w:lang w:val="en-US"/>
        </w:rPr>
        <w:t>linearElement</w:t>
      </w:r>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025C1C24" w14:textId="440FC861" w:rsidR="00F65677" w:rsidRDefault="000F4CF0" w:rsidP="00450C77">
      <w:pPr>
        <w:pStyle w:val="NormalWeb"/>
        <w:jc w:val="both"/>
        <w:rPr>
          <w:lang w:val="en-US"/>
        </w:rPr>
      </w:pPr>
      <w:r>
        <w:rPr>
          <w:lang w:val="en-US"/>
        </w:rPr>
        <w:t xml:space="preserve">one-dimensional catchment realization, </w:t>
      </w:r>
      <w:r w:rsidR="00033C57" w:rsidRPr="008E510D">
        <w:rPr>
          <w:lang w:val="en-US"/>
        </w:rPr>
        <w:t>flowpath</w:t>
      </w:r>
      <w:r>
        <w:rPr>
          <w:lang w:val="en-US"/>
        </w:rPr>
        <w:t>,</w:t>
      </w:r>
      <w:r w:rsidR="00033C57" w:rsidRPr="008E510D">
        <w:rPr>
          <w:lang w:val="en-US"/>
        </w:rPr>
        <w:t xml:space="preserve"> </w:t>
      </w:r>
      <w:r w:rsidR="00DC74A1">
        <w:rPr>
          <w:lang w:val="en-US"/>
        </w:rPr>
        <w:t>used as</w:t>
      </w:r>
      <w:r w:rsidR="00DC74A1" w:rsidRPr="008E510D">
        <w:rPr>
          <w:lang w:val="en-US"/>
        </w:rPr>
        <w:t xml:space="preserve"> </w:t>
      </w:r>
      <w:r w:rsidR="00033C57" w:rsidRPr="008E510D">
        <w:rPr>
          <w:lang w:val="en-US"/>
        </w:rPr>
        <w:t xml:space="preserve">the linear </w:t>
      </w:r>
      <w:r>
        <w:rPr>
          <w:lang w:val="en-US"/>
        </w:rPr>
        <w:t>element</w:t>
      </w:r>
      <w:r w:rsidRPr="008E510D">
        <w:rPr>
          <w:lang w:val="en-US"/>
        </w:rPr>
        <w:t xml:space="preserve"> </w:t>
      </w:r>
      <w:r>
        <w:rPr>
          <w:lang w:val="en-US"/>
        </w:rPr>
        <w:t>in</w:t>
      </w:r>
      <w:r w:rsidRPr="008E510D">
        <w:rPr>
          <w:lang w:val="en-US"/>
        </w:rPr>
        <w:t xml:space="preserve"> </w:t>
      </w:r>
      <w:r w:rsidR="00033C57" w:rsidRPr="008E510D">
        <w:rPr>
          <w:lang w:val="en-US"/>
        </w:rPr>
        <w:t>the river reference system</w:t>
      </w:r>
      <w:r w:rsidR="00DC74A1">
        <w:rPr>
          <w:lang w:val="en-US"/>
        </w:rPr>
        <w:t>.</w:t>
      </w:r>
      <w:r w:rsidR="00772BFC">
        <w:rPr>
          <w:lang w:val="en-US"/>
        </w:rPr>
        <w:t xml:space="preserve"> The flowpath starts at the </w:t>
      </w:r>
      <w:r>
        <w:rPr>
          <w:lang w:val="en-US"/>
        </w:rPr>
        <w:t xml:space="preserve">declared </w:t>
      </w:r>
      <w:r w:rsidR="00772BFC">
        <w:rPr>
          <w:lang w:val="en-US"/>
        </w:rPr>
        <w:t>origin of the river reference system.</w:t>
      </w:r>
      <w:r>
        <w:rPr>
          <w:lang w:val="en-US"/>
        </w:rPr>
        <w:t xml:space="preserve"> </w:t>
      </w:r>
    </w:p>
    <w:p w14:paraId="2771EAF6" w14:textId="57619CF9" w:rsidR="00F65677" w:rsidRDefault="00033C57" w:rsidP="00450C77">
      <w:pPr>
        <w:pStyle w:val="NormalWeb"/>
        <w:jc w:val="both"/>
        <w:rPr>
          <w:lang w:val="en-US"/>
        </w:rPr>
      </w:pPr>
      <w:r w:rsidRPr="008E510D">
        <w:rPr>
          <w:rStyle w:val="Strong"/>
          <w:lang w:val="en-US"/>
        </w:rPr>
        <w:t>locatedStart</w:t>
      </w:r>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6A9C6F5A" w14:textId="3E064F3A" w:rsidR="00033C57" w:rsidRDefault="00CC3285" w:rsidP="00450C77">
      <w:pPr>
        <w:pStyle w:val="NormalWeb"/>
        <w:jc w:val="both"/>
        <w:rPr>
          <w:lang w:val="en-US"/>
        </w:rPr>
      </w:pPr>
      <w:r>
        <w:rPr>
          <w:lang w:val="en-US"/>
        </w:rPr>
        <w:t xml:space="preserve">inflow or outflow </w:t>
      </w:r>
      <w:r w:rsidR="000F4CF0">
        <w:rPr>
          <w:lang w:val="en-US"/>
        </w:rPr>
        <w:t xml:space="preserve">of the catchment realized by the linear flowpath, which is </w:t>
      </w:r>
      <w:r w:rsidR="00DC74A1">
        <w:rPr>
          <w:lang w:val="en-US"/>
        </w:rPr>
        <w:t xml:space="preserve">used </w:t>
      </w:r>
      <w:r w:rsidR="00033C57" w:rsidRPr="008E510D">
        <w:rPr>
          <w:lang w:val="en-US"/>
        </w:rPr>
        <w:t>as the origin</w:t>
      </w:r>
      <w:r w:rsidR="00DC74A1">
        <w:rPr>
          <w:lang w:val="en-US"/>
        </w:rPr>
        <w:t xml:space="preserve"> </w:t>
      </w:r>
      <w:r w:rsidR="000F4CF0">
        <w:rPr>
          <w:lang w:val="en-US"/>
        </w:rPr>
        <w:t>in</w:t>
      </w:r>
      <w:r w:rsidR="000F4CF0" w:rsidRPr="008E510D">
        <w:rPr>
          <w:lang w:val="en-US"/>
        </w:rPr>
        <w:t xml:space="preserve"> </w:t>
      </w:r>
      <w:r w:rsidR="00DC74A1" w:rsidRPr="008E510D">
        <w:rPr>
          <w:lang w:val="en-US"/>
        </w:rPr>
        <w:t>the river reference system</w:t>
      </w:r>
    </w:p>
    <w:p w14:paraId="2E15406F" w14:textId="02142774" w:rsidR="00F65677" w:rsidRDefault="00F65677" w:rsidP="00F65677">
      <w:pPr>
        <w:pStyle w:val="NormalWeb"/>
        <w:jc w:val="both"/>
        <w:rPr>
          <w:lang w:val="en-US"/>
        </w:rPr>
      </w:pPr>
      <w:r>
        <w:rPr>
          <w:rStyle w:val="Strong"/>
          <w:lang w:val="en-US"/>
        </w:rPr>
        <w:t xml:space="preserve">start-at-outflow </w:t>
      </w:r>
      <w:r>
        <w:rPr>
          <w:lang w:val="en-US"/>
        </w:rPr>
        <w:t>(constraint):</w:t>
      </w:r>
      <w:r w:rsidRPr="008E510D">
        <w:rPr>
          <w:lang w:val="en-US"/>
        </w:rPr>
        <w:t xml:space="preserve"> </w:t>
      </w:r>
    </w:p>
    <w:p w14:paraId="11660147" w14:textId="70DB7462" w:rsidR="00F65677" w:rsidRDefault="00DC74A1" w:rsidP="00F65677">
      <w:pPr>
        <w:pStyle w:val="NormalWeb"/>
        <w:jc w:val="both"/>
      </w:pPr>
      <w:proofErr w:type="gramStart"/>
      <w:r>
        <w:t>defines</w:t>
      </w:r>
      <w:proofErr w:type="gramEnd"/>
      <w:r>
        <w:t xml:space="preserve"> that </w:t>
      </w:r>
      <w:r w:rsidR="00F65677">
        <w:t>whenever</w:t>
      </w:r>
      <w:r w:rsidR="00F65677" w:rsidRPr="008E510D">
        <w:t xml:space="preserve"> the </w:t>
      </w:r>
      <w:r w:rsidR="00F65677">
        <w:t>flowpath</w:t>
      </w:r>
      <w:r w:rsidR="00CC3285">
        <w:t xml:space="preserve"> (linear element</w:t>
      </w:r>
      <w:r w:rsidR="00F65677">
        <w:t xml:space="preserve">) </w:t>
      </w:r>
      <w:r w:rsidR="00CC3285">
        <w:t xml:space="preserve">realizes a contributing catchment, this flowpath </w:t>
      </w:r>
      <w:r w:rsidR="00F65677">
        <w:t xml:space="preserve">starts at the outflow </w:t>
      </w:r>
      <w:r w:rsidR="00CC3285">
        <w:t xml:space="preserve">(origin) </w:t>
      </w:r>
      <w:r w:rsidR="00F65677">
        <w:t>of the realized catchment</w:t>
      </w:r>
      <w:r w:rsidR="00CC3285">
        <w:t>, and is directed towards the inflow (reference location)..</w:t>
      </w:r>
    </w:p>
    <w:p w14:paraId="73BEAD53" w14:textId="114BCBA6" w:rsidR="00F65677" w:rsidRDefault="00F65677" w:rsidP="00F65677">
      <w:pPr>
        <w:pStyle w:val="NormalWeb"/>
        <w:jc w:val="both"/>
        <w:rPr>
          <w:lang w:val="en-US"/>
        </w:rPr>
      </w:pPr>
      <w:r>
        <w:rPr>
          <w:rStyle w:val="Strong"/>
          <w:lang w:val="en-US"/>
        </w:rPr>
        <w:t>start-at-inflow</w:t>
      </w:r>
      <w:r w:rsidRPr="008E510D">
        <w:rPr>
          <w:lang w:val="en-US"/>
        </w:rPr>
        <w:t xml:space="preserve"> </w:t>
      </w:r>
      <w:r>
        <w:rPr>
          <w:lang w:val="en-US"/>
        </w:rPr>
        <w:t>(constraint):</w:t>
      </w:r>
      <w:r w:rsidRPr="008E510D">
        <w:rPr>
          <w:lang w:val="en-US"/>
        </w:rPr>
        <w:t xml:space="preserve"> </w:t>
      </w:r>
    </w:p>
    <w:p w14:paraId="35007240" w14:textId="18ACF381" w:rsidR="00CC3285" w:rsidRDefault="00CC3285" w:rsidP="00CC3285">
      <w:pPr>
        <w:pStyle w:val="NormalWeb"/>
        <w:jc w:val="both"/>
      </w:pPr>
      <w:r>
        <w:t>defines that whenever</w:t>
      </w:r>
      <w:r w:rsidRPr="008E510D">
        <w:t xml:space="preserve"> the </w:t>
      </w:r>
      <w:r>
        <w:t>flowpath (linear element) realizes a receiving catchment, this flowpath starts at the inflow (origin) of the realized catchment, and is directed towards the outflow (reference location).</w:t>
      </w:r>
    </w:p>
    <w:p w14:paraId="10B66599" w14:textId="23673085" w:rsidR="00033C57" w:rsidRPr="008E510D" w:rsidRDefault="00033C57" w:rsidP="00834E29">
      <w:pPr>
        <w:pStyle w:val="Heading2"/>
        <w:jc w:val="both"/>
      </w:pPr>
      <w:bookmarkStart w:id="3371" w:name="_Toc458775752"/>
      <w:bookmarkStart w:id="3372" w:name="_Toc467226193"/>
      <w:r w:rsidRPr="008E510D">
        <w:t xml:space="preserve">The Surface Hydro Feature </w:t>
      </w:r>
      <w:del w:id="3373" w:author="Lieberman, Joshua" w:date="2016-11-17T15:50:00Z">
        <w:r w:rsidRPr="008E510D" w:rsidDel="00BB23DB">
          <w:delText>application schema</w:delText>
        </w:r>
      </w:del>
      <w:bookmarkEnd w:id="3371"/>
      <w:ins w:id="3374" w:author="Lieberman, Joshua" w:date="2016-11-17T15:50:00Z">
        <w:r w:rsidR="00BB23DB">
          <w:t>model</w:t>
        </w:r>
      </w:ins>
      <w:bookmarkEnd w:id="3372"/>
    </w:p>
    <w:p w14:paraId="40644FE3" w14:textId="77777777" w:rsidR="00033C57"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drawing>
          <wp:inline distT="0" distB="0" distL="0" distR="0" wp14:anchorId="7ABD305F" wp14:editId="1F5D72E7">
            <wp:extent cx="5486400" cy="4358968"/>
            <wp:effectExtent l="0" t="0" r="0" b="3810"/>
            <wp:docPr id="77" name="Grafik 77"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4358968"/>
                    </a:xfrm>
                    <a:prstGeom prst="rect">
                      <a:avLst/>
                    </a:prstGeom>
                    <a:noFill/>
                    <a:ln>
                      <a:noFill/>
                    </a:ln>
                  </pic:spPr>
                </pic:pic>
              </a:graphicData>
            </a:graphic>
          </wp:inline>
        </w:drawing>
      </w:r>
    </w:p>
    <w:p w14:paraId="5B3A9413" w14:textId="0104A457" w:rsidR="00C20518" w:rsidRDefault="00C20518" w:rsidP="00834E29">
      <w:pPr>
        <w:pStyle w:val="OGCFigure"/>
        <w:outlineLvl w:val="0"/>
      </w:pPr>
      <w:bookmarkStart w:id="3375" w:name="_Ref462910552"/>
      <w:bookmarkStart w:id="3376" w:name="_Toc467163171"/>
      <w:r>
        <w:t xml:space="preserve">Figure </w:t>
      </w:r>
      <w:r w:rsidR="00C75574">
        <w:fldChar w:fldCharType="begin"/>
      </w:r>
      <w:r w:rsidR="00C75574">
        <w:instrText xml:space="preserve"> SEQ Figure \* ARABIC </w:instrText>
      </w:r>
      <w:r w:rsidR="00C75574">
        <w:fldChar w:fldCharType="separate"/>
      </w:r>
      <w:r w:rsidR="00F30A25">
        <w:rPr>
          <w:noProof/>
        </w:rPr>
        <w:t>35</w:t>
      </w:r>
      <w:r w:rsidR="00C75574">
        <w:rPr>
          <w:noProof/>
        </w:rPr>
        <w:fldChar w:fldCharType="end"/>
      </w:r>
      <w:bookmarkEnd w:id="3375"/>
      <w:r>
        <w:t>: Surface Hydro Feature - Class Diagram</w:t>
      </w:r>
      <w:bookmarkEnd w:id="3376"/>
    </w:p>
    <w:p w14:paraId="68EDDFCF" w14:textId="77777777" w:rsidR="00C20518" w:rsidRPr="008E510D" w:rsidRDefault="00C20518" w:rsidP="00546F87">
      <w:pPr>
        <w:pStyle w:val="OGCFigure"/>
      </w:pPr>
    </w:p>
    <w:p w14:paraId="33DBD67E" w14:textId="275EE6D1" w:rsidR="0066630B" w:rsidDel="00BB23DB" w:rsidRDefault="0066630B" w:rsidP="00733152">
      <w:pPr>
        <w:jc w:val="both"/>
        <w:rPr>
          <w:del w:id="3377" w:author="Lieberman, Joshua" w:date="2016-11-17T15:50:00Z"/>
        </w:rPr>
      </w:pPr>
      <w:del w:id="3378" w:author="Lieberman, Joshua" w:date="2016-11-17T15:50:00Z">
        <w:r w:rsidRPr="00B149B7" w:rsidDel="00BB23DB">
          <w:delText xml:space="preserve">The general </w:delText>
        </w:r>
        <w:r w:rsidDel="00BB23DB">
          <w:delText xml:space="preserve">requirements </w:delText>
        </w:r>
        <w:r w:rsidRPr="00FA576C" w:rsidDel="00BB23DB">
          <w:rPr>
            <w:color w:val="0000FF"/>
            <w:u w:val="single"/>
          </w:rPr>
          <w:fldChar w:fldCharType="begin"/>
        </w:r>
        <w:r w:rsidRPr="00FA576C" w:rsidDel="00BB23DB">
          <w:rPr>
            <w:color w:val="0000FF"/>
            <w:u w:val="single"/>
          </w:rPr>
          <w:delInstrText xml:space="preserve"> REF mapping \h  \* MERGEFORMAT </w:delInstrText>
        </w:r>
        <w:r w:rsidRPr="00FA576C" w:rsidDel="00BB23DB">
          <w:rPr>
            <w:color w:val="0000FF"/>
            <w:u w:val="single"/>
          </w:rPr>
        </w:r>
        <w:r w:rsidRPr="00FA576C" w:rsidDel="00BB23DB">
          <w:rPr>
            <w:color w:val="0000FF"/>
            <w:u w:val="single"/>
          </w:rPr>
          <w:fldChar w:fldCharType="separate"/>
        </w:r>
        <w:r w:rsidRPr="00FA576C" w:rsidDel="00BB23DB">
          <w:rPr>
            <w:color w:val="0000FF"/>
            <w:u w:val="single"/>
          </w:rPr>
          <w:delText>/req/hy_features_conceptual_model/mapping</w:delText>
        </w:r>
        <w:r w:rsidRPr="00FA576C" w:rsidDel="00BB23DB">
          <w:rPr>
            <w:color w:val="0000FF"/>
            <w:u w:val="single"/>
          </w:rPr>
          <w:fldChar w:fldCharType="end"/>
        </w:r>
        <w:r w:rsidDel="00BB23DB">
          <w:delText xml:space="preserve"> </w:delText>
        </w:r>
        <w:r w:rsidRPr="00B149B7" w:rsidDel="00BB23DB">
          <w:delText xml:space="preserve">and </w:delText>
        </w:r>
        <w:r w:rsidRPr="00FA576C" w:rsidDel="00BB23DB">
          <w:rPr>
            <w:color w:val="0000FF"/>
            <w:u w:val="single"/>
          </w:rPr>
          <w:fldChar w:fldCharType="begin"/>
        </w:r>
        <w:r w:rsidRPr="00FA576C" w:rsidDel="00BB23DB">
          <w:rPr>
            <w:color w:val="0000FF"/>
            <w:u w:val="single"/>
          </w:rPr>
          <w:delInstrText xml:space="preserve"> REF identifiers \h </w:delInstrText>
        </w:r>
        <w:r w:rsidDel="00BB23DB">
          <w:rPr>
            <w:color w:val="0000FF"/>
            <w:u w:val="single"/>
          </w:rPr>
          <w:delInstrText xml:space="preserve"> \* MERGEFORMAT </w:delInstrText>
        </w:r>
        <w:r w:rsidRPr="00FA576C" w:rsidDel="00BB23DB">
          <w:rPr>
            <w:color w:val="0000FF"/>
            <w:u w:val="single"/>
          </w:rPr>
        </w:r>
        <w:r w:rsidRPr="00FA576C" w:rsidDel="00BB23DB">
          <w:rPr>
            <w:color w:val="0000FF"/>
            <w:u w:val="single"/>
          </w:rPr>
          <w:fldChar w:fldCharType="separate"/>
        </w:r>
        <w:r w:rsidRPr="00FA576C" w:rsidDel="00BB23DB">
          <w:rPr>
            <w:color w:val="0000FF"/>
            <w:u w:val="single"/>
          </w:rPr>
          <w:delText>/req/hy_features_conceptual_model/identifiers</w:delText>
        </w:r>
        <w:r w:rsidRPr="00FA576C" w:rsidDel="00BB23DB">
          <w:rPr>
            <w:color w:val="0000FF"/>
            <w:u w:val="single"/>
          </w:rPr>
          <w:fldChar w:fldCharType="end"/>
        </w:r>
        <w:r w:rsidRPr="00B149B7" w:rsidDel="00BB23DB">
          <w:delText xml:space="preserve"> defined in clause</w:delText>
        </w:r>
        <w:r w:rsidDel="00BB23DB">
          <w:delText>s</w:delText>
        </w:r>
        <w:r w:rsidRPr="00B149B7" w:rsidDel="00BB23DB">
          <w:delText xml:space="preserve"> </w:delText>
        </w:r>
        <w:r w:rsidRPr="00B149B7" w:rsidDel="00BB23DB">
          <w:fldChar w:fldCharType="begin"/>
        </w:r>
        <w:r w:rsidRPr="00B149B7" w:rsidDel="00BB23DB">
          <w:delInstrText xml:space="preserve"> REF _Ref462332916 \r \h </w:delInstrText>
        </w:r>
        <w:r w:rsidDel="00BB23DB">
          <w:delInstrText xml:space="preserve"> \* MERGEFORMAT </w:delInstrText>
        </w:r>
        <w:r w:rsidRPr="00B149B7" w:rsidDel="00BB23DB">
          <w:fldChar w:fldCharType="separate"/>
        </w:r>
        <w:r w:rsidR="001B5AD0" w:rsidDel="00BB23DB">
          <w:delText>7.2</w:delText>
        </w:r>
        <w:r w:rsidRPr="00B149B7" w:rsidDel="00BB23DB">
          <w:fldChar w:fldCharType="end"/>
        </w:r>
        <w:r w:rsidRPr="00B149B7" w:rsidDel="00BB23DB">
          <w:delText xml:space="preserve"> and </w:delText>
        </w:r>
        <w:r w:rsidRPr="00B149B7" w:rsidDel="00BB23DB">
          <w:fldChar w:fldCharType="begin"/>
        </w:r>
        <w:r w:rsidRPr="00B149B7" w:rsidDel="00BB23DB">
          <w:delInstrText xml:space="preserve"> REF _Ref462332936 \r \h </w:delInstrText>
        </w:r>
        <w:r w:rsidDel="00BB23DB">
          <w:delInstrText xml:space="preserve"> \* MERGEFORMAT </w:delInstrText>
        </w:r>
        <w:r w:rsidRPr="00B149B7" w:rsidDel="00BB23DB">
          <w:fldChar w:fldCharType="separate"/>
        </w:r>
        <w:r w:rsidR="001B5AD0" w:rsidDel="00BB23DB">
          <w:delText>7.3</w:delText>
        </w:r>
        <w:r w:rsidRPr="00B149B7" w:rsidDel="00BB23DB">
          <w:fldChar w:fldCharType="end"/>
        </w:r>
        <w:r w:rsidR="00733152" w:rsidDel="00BB23DB">
          <w:delText>,</w:delText>
        </w:r>
        <w:r w:rsidRPr="00B149B7" w:rsidDel="00BB23DB">
          <w:delText xml:space="preserve"> </w:delText>
        </w:r>
        <w:r w:rsidR="00733152" w:rsidDel="00BB23DB">
          <w:delText xml:space="preserve">, and the requirements </w:delText>
        </w:r>
        <w:r w:rsidR="00733152" w:rsidDel="00BB23DB">
          <w:fldChar w:fldCharType="begin"/>
        </w:r>
        <w:r w:rsidR="00733152" w:rsidDel="00BB23DB">
          <w:delInstrText xml:space="preserve"> REF ISO19103 \h </w:delInstrText>
        </w:r>
        <w:r w:rsidR="00733152" w:rsidDel="00BB23DB">
          <w:fldChar w:fldCharType="separate"/>
        </w:r>
        <w:r w:rsidR="001B5AD0" w:rsidRPr="00E30BF1" w:rsidDel="00BB23DB">
          <w:rPr>
            <w:color w:val="0000FF"/>
            <w:u w:val="single"/>
          </w:rPr>
          <w:delText>req/hy_hydrofeature/19103</w:delText>
        </w:r>
        <w:r w:rsidR="00733152" w:rsidDel="00BB23DB">
          <w:fldChar w:fldCharType="end"/>
        </w:r>
        <w:r w:rsidR="00733152" w:rsidRPr="00733152" w:rsidDel="00BB23DB">
          <w:delText xml:space="preserve"> </w:delText>
        </w:r>
        <w:r w:rsidR="00733152" w:rsidDel="00BB23DB">
          <w:delText xml:space="preserve">and   </w:delText>
        </w:r>
        <w:r w:rsidR="00733152" w:rsidDel="00BB23DB">
          <w:fldChar w:fldCharType="begin"/>
        </w:r>
        <w:r w:rsidR="00733152" w:rsidDel="00BB23DB">
          <w:delInstrText xml:space="preserve"> REF ASTOP1 \h </w:delInstrText>
        </w:r>
        <w:r w:rsidR="00733152" w:rsidDel="00BB23DB">
          <w:fldChar w:fldCharType="separate"/>
        </w:r>
        <w:r w:rsidR="00733152" w:rsidRPr="00893C90" w:rsidDel="00BB23DB">
          <w:rPr>
            <w:color w:val="0000FF"/>
            <w:u w:val="single"/>
          </w:rPr>
          <w:delText>/req/hy_hydrofeature/topic1</w:delText>
        </w:r>
        <w:r w:rsidR="00733152" w:rsidDel="00BB23DB">
          <w:rPr>
            <w:color w:val="0000FF"/>
            <w:u w:val="single"/>
          </w:rPr>
          <w:delText xml:space="preserve"> </w:delText>
        </w:r>
        <w:r w:rsidR="00733152" w:rsidDel="00BB23DB">
          <w:fldChar w:fldCharType="end"/>
        </w:r>
        <w:r w:rsidR="00733152" w:rsidDel="00BB23DB">
          <w:delText xml:space="preserve">defined in clause 7.4.1 </w:delText>
        </w:r>
        <w:r w:rsidR="00733152" w:rsidRPr="00B149B7" w:rsidDel="00BB23DB">
          <w:delText xml:space="preserve">of this standard </w:delText>
        </w:r>
        <w:r w:rsidRPr="00B149B7" w:rsidDel="00BB23DB">
          <w:delText xml:space="preserve">apply to all feature types (UML classes) defined in the </w:delText>
        </w:r>
        <w:r w:rsidDel="00BB23DB">
          <w:delText xml:space="preserve">Surface </w:delText>
        </w:r>
        <w:r w:rsidRPr="00B149B7" w:rsidDel="00BB23DB">
          <w:delText xml:space="preserve">Hydro Feature  </w:delText>
        </w:r>
        <w:r w:rsidR="00F66C26" w:rsidDel="00BB23DB">
          <w:delText>application schema</w:delText>
        </w:r>
        <w:r w:rsidR="00F66C26" w:rsidRPr="00B149B7" w:rsidDel="00BB23DB">
          <w:delText xml:space="preserve"> </w:delText>
        </w:r>
        <w:r w:rsidDel="00BB23DB">
          <w:delText>(</w:delText>
        </w:r>
        <w:r w:rsidR="00874BCD" w:rsidDel="00BB23DB">
          <w:fldChar w:fldCharType="begin"/>
        </w:r>
        <w:r w:rsidR="00874BCD" w:rsidDel="00BB23DB">
          <w:delInstrText xml:space="preserve"> REF _Ref462910552 \h </w:delInstrText>
        </w:r>
        <w:r w:rsidR="00874BCD" w:rsidDel="00BB23DB">
          <w:fldChar w:fldCharType="separate"/>
        </w:r>
        <w:r w:rsidR="00874BCD" w:rsidDel="00BB23DB">
          <w:delText xml:space="preserve">Figure </w:delText>
        </w:r>
        <w:r w:rsidR="00874BCD" w:rsidDel="00BB23DB">
          <w:rPr>
            <w:noProof/>
          </w:rPr>
          <w:delText>35</w:delText>
        </w:r>
        <w:r w:rsidR="00874BCD" w:rsidDel="00BB23DB">
          <w:fldChar w:fldCharType="end"/>
        </w:r>
        <w:r w:rsidDel="00BB23DB">
          <w:delText xml:space="preserve">). </w:delText>
        </w:r>
      </w:del>
    </w:p>
    <w:p w14:paraId="63597EDF" w14:textId="34DF384C" w:rsidR="00033C57" w:rsidRPr="008E510D" w:rsidRDefault="00033C57" w:rsidP="00450C77">
      <w:pPr>
        <w:pStyle w:val="NormalWeb"/>
        <w:jc w:val="both"/>
        <w:rPr>
          <w:lang w:val="en-US"/>
        </w:rPr>
      </w:pPr>
      <w:r w:rsidRPr="008E510D">
        <w:rPr>
          <w:lang w:val="en-US"/>
        </w:rPr>
        <w:t xml:space="preserve">The Surface Hydro Feature </w:t>
      </w:r>
      <w:del w:id="3379" w:author="Lieberman, Joshua" w:date="2016-11-17T15:50:00Z">
        <w:r w:rsidRPr="008E510D" w:rsidDel="00BB23DB">
          <w:rPr>
            <w:lang w:val="en-US"/>
          </w:rPr>
          <w:delText xml:space="preserve">schema </w:delText>
        </w:r>
      </w:del>
      <w:ins w:id="3380" w:author="Lieberman, Joshua" w:date="2016-11-17T15:50:00Z">
        <w:r w:rsidR="00BB23DB">
          <w:rPr>
            <w:lang w:val="en-US"/>
          </w:rPr>
          <w:t>model</w:t>
        </w:r>
        <w:r w:rsidR="00BB23DB" w:rsidRPr="008E510D">
          <w:rPr>
            <w:lang w:val="en-US"/>
          </w:rPr>
          <w:t xml:space="preserve"> </w:t>
        </w:r>
      </w:ins>
      <w:r w:rsidRPr="008E510D">
        <w:rPr>
          <w:lang w:val="en-US"/>
        </w:rPr>
        <w:t>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NormalWeb"/>
        <w:jc w:val="both"/>
        <w:rPr>
          <w:lang w:val="en-US"/>
        </w:rPr>
      </w:pPr>
      <w:r w:rsidRPr="008E510D">
        <w:rPr>
          <w:lang w:val="en-US"/>
        </w:rPr>
        <w:t>Relying on a conceptual separation of water body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Normal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5913FC9D" w:rsidR="00033C57" w:rsidRPr="008E510D" w:rsidRDefault="00033C57" w:rsidP="00450C77">
      <w:pPr>
        <w:pStyle w:val="Normal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874BCD" w:rsidRPr="008E510D">
        <w:t xml:space="preserve">Figure </w:t>
      </w:r>
      <w:r w:rsidR="00874BCD">
        <w:rPr>
          <w:noProof/>
        </w:rPr>
        <w:t>36</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6A8D5D67" w14:textId="6ECEFF6B" w:rsidR="00A30056" w:rsidRPr="008E510D" w:rsidRDefault="00033C57" w:rsidP="00834E29">
      <w:pPr>
        <w:pStyle w:val="OGCFigure"/>
        <w:outlineLvl w:val="0"/>
      </w:pPr>
      <w:bookmarkStart w:id="3381" w:name="_Ref462837235"/>
      <w:bookmarkStart w:id="3382" w:name="_Toc467163172"/>
      <w:r w:rsidRPr="008E510D">
        <w:t xml:space="preserve">Figure </w:t>
      </w:r>
      <w:r w:rsidR="00C75574">
        <w:fldChar w:fldCharType="begin"/>
      </w:r>
      <w:r w:rsidR="00C75574">
        <w:instrText xml:space="preserve"> SEQ Figure \* ARABIC </w:instrText>
      </w:r>
      <w:r w:rsidR="00C75574">
        <w:fldChar w:fldCharType="separate"/>
      </w:r>
      <w:r w:rsidR="00F30A25">
        <w:rPr>
          <w:noProof/>
        </w:rPr>
        <w:t>36</w:t>
      </w:r>
      <w:r w:rsidR="00C75574">
        <w:rPr>
          <w:noProof/>
        </w:rPr>
        <w:fldChar w:fldCharType="end"/>
      </w:r>
      <w:bookmarkEnd w:id="3381"/>
      <w:r w:rsidRPr="008E510D">
        <w:t>: Surface Hydro Feature - dependencies</w:t>
      </w:r>
      <w:bookmarkEnd w:id="3382"/>
    </w:p>
    <w:p w14:paraId="1FCCEC1F" w14:textId="61C248B0" w:rsidR="00033C57" w:rsidRPr="008E510D" w:rsidRDefault="00033C57" w:rsidP="00834E29">
      <w:pPr>
        <w:pStyle w:val="Heading3"/>
        <w:jc w:val="both"/>
      </w:pPr>
      <w:bookmarkStart w:id="3383" w:name="_Toc458775753"/>
      <w:bookmarkStart w:id="3384" w:name="_Toc467226194"/>
      <w:r w:rsidRPr="008E510D">
        <w:t>The Channel Network model</w:t>
      </w:r>
      <w:bookmarkEnd w:id="3383"/>
      <w:bookmarkEnd w:id="3384"/>
    </w:p>
    <w:p w14:paraId="1480CFDA" w14:textId="76FB8A64" w:rsidR="009C6627" w:rsidRDefault="00033C57" w:rsidP="00450C77">
      <w:pPr>
        <w:pStyle w:val="NormalWeb"/>
        <w:jc w:val="both"/>
        <w:rPr>
          <w:lang w:val="en-US"/>
        </w:rPr>
      </w:pPr>
      <w:r w:rsidRPr="008E510D">
        <w:rPr>
          <w:lang w:val="en-US"/>
        </w:rPr>
        <w:t xml:space="preserve">The Channel Network model defines a network of connected depressions and </w:t>
      </w:r>
      <w:proofErr w:type="gramStart"/>
      <w:r w:rsidRPr="008E510D">
        <w:rPr>
          <w:lang w:val="en-US"/>
        </w:rPr>
        <w:t>channels which</w:t>
      </w:r>
      <w:proofErr w:type="gramEnd"/>
      <w:r w:rsidRPr="008E510D">
        <w:rPr>
          <w:lang w:val="en-US"/>
        </w:rPr>
        <w:t>,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1B5AD0">
        <w:t xml:space="preserve">Figure </w:t>
      </w:r>
      <w:r w:rsidR="001B5AD0">
        <w:rPr>
          <w:noProof/>
        </w:rPr>
        <w:t>36</w:t>
      </w:r>
      <w:r w:rsidR="001B5AD0">
        <w:rPr>
          <w:lang w:val="en-US"/>
        </w:rPr>
        <w:fldChar w:fldCharType="end"/>
      </w:r>
      <w:r w:rsidR="00874BCD">
        <w:rPr>
          <w:lang w:val="en-US"/>
        </w:rPr>
        <w:t>)</w:t>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drawing>
          <wp:inline distT="0" distB="0" distL="0" distR="0" wp14:anchorId="0B77D697" wp14:editId="466EC6E8">
            <wp:extent cx="5486400" cy="5985164"/>
            <wp:effectExtent l="0" t="0" r="0" b="0"/>
            <wp:docPr id="78" name="Grafik 78" descr="D:\Users\Dornblut\OGC_HYF_SWG\hlphtml\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5985164"/>
                    </a:xfrm>
                    <a:prstGeom prst="rect">
                      <a:avLst/>
                    </a:prstGeom>
                    <a:noFill/>
                    <a:ln>
                      <a:noFill/>
                    </a:ln>
                  </pic:spPr>
                </pic:pic>
              </a:graphicData>
            </a:graphic>
          </wp:inline>
        </w:drawing>
      </w:r>
    </w:p>
    <w:p w14:paraId="62B638E8" w14:textId="16298F14" w:rsidR="00C20518" w:rsidRPr="008E510D" w:rsidRDefault="00C20518" w:rsidP="00834E29">
      <w:pPr>
        <w:pStyle w:val="OGCFigure"/>
        <w:outlineLvl w:val="0"/>
      </w:pPr>
      <w:bookmarkStart w:id="3385" w:name="_Ref462910572"/>
      <w:bookmarkStart w:id="3386" w:name="_Toc467163173"/>
      <w:r>
        <w:t xml:space="preserve">Figure </w:t>
      </w:r>
      <w:r w:rsidR="00C75574">
        <w:fldChar w:fldCharType="begin"/>
      </w:r>
      <w:r w:rsidR="00C75574">
        <w:instrText xml:space="preserve"> SEQ Figure \* ARABIC </w:instrText>
      </w:r>
      <w:r w:rsidR="00C75574">
        <w:fldChar w:fldCharType="separate"/>
      </w:r>
      <w:r w:rsidR="00F30A25">
        <w:rPr>
          <w:noProof/>
        </w:rPr>
        <w:t>37</w:t>
      </w:r>
      <w:r w:rsidR="00C75574">
        <w:rPr>
          <w:noProof/>
        </w:rPr>
        <w:fldChar w:fldCharType="end"/>
      </w:r>
      <w:bookmarkEnd w:id="3385"/>
      <w:r>
        <w:t xml:space="preserve">: </w:t>
      </w:r>
      <w:r w:rsidRPr="009E4992">
        <w:t>Channel Network realizing the catchment (UML class diagram</w:t>
      </w:r>
      <w:r>
        <w:t>)</w:t>
      </w:r>
      <w:bookmarkEnd w:id="3386"/>
    </w:p>
    <w:p w14:paraId="23651F35" w14:textId="2657BD0C" w:rsidR="0029760E" w:rsidRPr="0029760E" w:rsidRDefault="0029760E" w:rsidP="0029760E">
      <w:pPr>
        <w:pStyle w:val="Caption"/>
        <w:jc w:val="both"/>
        <w:rPr>
          <w:lang w:val="en-US"/>
        </w:rPr>
      </w:pPr>
    </w:p>
    <w:p w14:paraId="4B5A99F1" w14:textId="77777777" w:rsidR="00033C57" w:rsidRPr="008E510D" w:rsidRDefault="00033C57" w:rsidP="00450C77">
      <w:pPr>
        <w:pStyle w:val="Normal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0D519B1C" w:rsidR="00033C57" w:rsidRDefault="00033C57" w:rsidP="00450C77">
      <w:pPr>
        <w:pStyle w:val="Normal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874BCD">
        <w:t xml:space="preserve">Figure </w:t>
      </w:r>
      <w:r w:rsidR="00874BCD">
        <w:rPr>
          <w:noProof/>
        </w:rPr>
        <w:t>37</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w:t>
      </w:r>
      <w:proofErr w:type="gramStart"/>
      <w:r w:rsidRPr="008E510D">
        <w:rPr>
          <w:lang w:val="en-US"/>
        </w:rPr>
        <w:t>feature which</w:t>
      </w:r>
      <w:proofErr w:type="gramEnd"/>
      <w:r w:rsidRPr="008E510D">
        <w:rPr>
          <w:lang w:val="en-US"/>
        </w:rPr>
        <w:t xml:space="preserve">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874BCD">
        <w:t xml:space="preserve">Figure </w:t>
      </w:r>
      <w:r w:rsidR="00874BCD">
        <w:rPr>
          <w:noProof/>
        </w:rPr>
        <w:t>38</w:t>
      </w:r>
      <w:r w:rsidR="00874BC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0FE4AD36">
            <wp:extent cx="5486400" cy="5191775"/>
            <wp:effectExtent l="0" t="0" r="0" b="8890"/>
            <wp:docPr id="79" name="Grafik 79" descr="D:\Users\Dornblut\OGC_HYF_SWG\hlphtml\EARoot\EA1\E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5191775"/>
                    </a:xfrm>
                    <a:prstGeom prst="rect">
                      <a:avLst/>
                    </a:prstGeom>
                    <a:noFill/>
                    <a:ln>
                      <a:noFill/>
                    </a:ln>
                  </pic:spPr>
                </pic:pic>
              </a:graphicData>
            </a:graphic>
          </wp:inline>
        </w:drawing>
      </w:r>
    </w:p>
    <w:p w14:paraId="529406B8" w14:textId="0EB83181" w:rsidR="00C20518" w:rsidRPr="008E510D" w:rsidRDefault="00C20518" w:rsidP="00834E29">
      <w:pPr>
        <w:pStyle w:val="OGCFigure"/>
        <w:outlineLvl w:val="0"/>
      </w:pPr>
      <w:bookmarkStart w:id="3387" w:name="_Ref462910606"/>
      <w:bookmarkStart w:id="3388" w:name="_Toc467163174"/>
      <w:r>
        <w:t xml:space="preserve">Figure </w:t>
      </w:r>
      <w:r w:rsidR="00C75574">
        <w:fldChar w:fldCharType="begin"/>
      </w:r>
      <w:r w:rsidR="00C75574">
        <w:instrText xml:space="preserve"> SEQ Figure</w:instrText>
      </w:r>
      <w:r w:rsidR="00C75574">
        <w:instrText xml:space="preserve"> \* ARABIC </w:instrText>
      </w:r>
      <w:r w:rsidR="00C75574">
        <w:fldChar w:fldCharType="separate"/>
      </w:r>
      <w:r w:rsidR="00F30A25">
        <w:rPr>
          <w:noProof/>
        </w:rPr>
        <w:t>38</w:t>
      </w:r>
      <w:r w:rsidR="00C75574">
        <w:rPr>
          <w:noProof/>
        </w:rPr>
        <w:fldChar w:fldCharType="end"/>
      </w:r>
      <w:bookmarkEnd w:id="3387"/>
      <w:r>
        <w:t xml:space="preserve">: </w:t>
      </w:r>
      <w:r w:rsidRPr="009E4992">
        <w:t>Depression and Channel realizing the outfall (UML class diagram</w:t>
      </w:r>
      <w:r>
        <w:t>)</w:t>
      </w:r>
      <w:bookmarkEnd w:id="3388"/>
    </w:p>
    <w:p w14:paraId="580B87D6" w14:textId="1E3C517D" w:rsidR="006119FB" w:rsidRPr="006119FB" w:rsidRDefault="006119FB" w:rsidP="0006438B">
      <w:pPr>
        <w:pStyle w:val="OGCFigure"/>
      </w:pPr>
    </w:p>
    <w:p w14:paraId="72079C1D" w14:textId="479B3E7F" w:rsidR="00033C57" w:rsidRPr="008E510D" w:rsidRDefault="00033C57" w:rsidP="00834E29">
      <w:pPr>
        <w:pStyle w:val="Heading4"/>
        <w:jc w:val="both"/>
      </w:pPr>
      <w:r w:rsidRPr="008E510D">
        <w:t>Channel Network</w:t>
      </w:r>
    </w:p>
    <w:p w14:paraId="28FCEDBC" w14:textId="6E154486" w:rsidR="00033C57" w:rsidRPr="008E510D" w:rsidRDefault="00033C57" w:rsidP="00450C77">
      <w:pPr>
        <w:pStyle w:val="NormalWeb"/>
        <w:jc w:val="both"/>
        <w:rPr>
          <w:lang w:val="en-US"/>
        </w:rPr>
      </w:pPr>
      <w:r w:rsidRPr="008E510D">
        <w:rPr>
          <w:lang w:val="en-US"/>
        </w:rPr>
        <w:t xml:space="preserve">The HY_ChannelNetwork feature type specializes the HY_HydroNetwork realization defined in the </w:t>
      </w:r>
      <w:r w:rsidR="002228F1">
        <w:rPr>
          <w:lang w:val="en-US"/>
        </w:rPr>
        <w:t xml:space="preserve">Hydro Feature core </w:t>
      </w:r>
      <w:r w:rsidRPr="008E510D">
        <w:rPr>
          <w:lang w:val="en-US"/>
        </w:rPr>
        <w:t>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5D891A41" w:rsidR="00033C57" w:rsidRPr="008E510D" w:rsidRDefault="00033C57" w:rsidP="00450C77">
      <w:pPr>
        <w:pStyle w:val="NormalWeb"/>
        <w:jc w:val="both"/>
        <w:rPr>
          <w:lang w:val="en-US"/>
        </w:rPr>
      </w:pPr>
      <w:r w:rsidRPr="008E510D">
        <w:rPr>
          <w:lang w:val="en-US"/>
        </w:rPr>
        <w:t xml:space="preserve">HY_ChannelNetwork associates the </w:t>
      </w:r>
      <w:r w:rsidRPr="008E510D">
        <w:rPr>
          <w:rStyle w:val="Emphasis"/>
          <w:lang w:val="en-US"/>
        </w:rPr>
        <w:t>surfaceDepression</w:t>
      </w:r>
      <w:r w:rsidRPr="008E510D">
        <w:rPr>
          <w:lang w:val="en-US"/>
        </w:rPr>
        <w:t xml:space="preserve"> and </w:t>
      </w:r>
      <w:r w:rsidRPr="008E510D">
        <w:rPr>
          <w:rStyle w:val="Emphasis"/>
          <w:lang w:val="en-US"/>
        </w:rPr>
        <w:t>surfaceChannel</w:t>
      </w:r>
      <w:r w:rsidRPr="008E510D">
        <w:rPr>
          <w:lang w:val="en-US"/>
        </w:rPr>
        <w:t xml:space="preserve">, and carries a </w:t>
      </w:r>
      <w:r w:rsidRPr="008E510D">
        <w:rPr>
          <w:rStyle w:val="Emphasis"/>
          <w:lang w:val="en-US"/>
        </w:rPr>
        <w:t>drainagePattern</w:t>
      </w:r>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r w:rsidR="002C3C8A">
        <w:rPr>
          <w:rStyle w:val="Emphasis"/>
          <w:lang w:val="en-US"/>
        </w:rPr>
        <w:t>realized</w:t>
      </w:r>
      <w:r w:rsidRPr="008E510D">
        <w:rPr>
          <w:rStyle w:val="Emphasis"/>
          <w:lang w:val="en-US"/>
        </w:rPr>
        <w:t>Catchment</w:t>
      </w:r>
      <w:r w:rsidRPr="008E510D">
        <w:rPr>
          <w:lang w:val="en-US"/>
        </w:rPr>
        <w:t xml:space="preserve">, </w:t>
      </w:r>
      <w:r w:rsidRPr="008E510D">
        <w:rPr>
          <w:rStyle w:val="Emphasis"/>
          <w:lang w:val="en-US"/>
        </w:rPr>
        <w:t>flowpath</w:t>
      </w:r>
      <w:r w:rsidRPr="008E510D">
        <w:rPr>
          <w:lang w:val="en-US"/>
        </w:rPr>
        <w:t xml:space="preserve"> and </w:t>
      </w:r>
      <w:r w:rsidRPr="008E510D">
        <w:rPr>
          <w:rStyle w:val="Emphasis"/>
          <w:lang w:val="en-US"/>
        </w:rPr>
        <w:t>waterEdge</w:t>
      </w:r>
      <w:r w:rsidR="00403615">
        <w:rPr>
          <w:lang w:val="en-US"/>
        </w:rPr>
        <w:t xml:space="preserve"> associations</w:t>
      </w:r>
      <w:r w:rsidR="00403615" w:rsidRPr="008E510D">
        <w:rPr>
          <w:lang w:val="en-US"/>
        </w:rPr>
        <w:t xml:space="preserve"> as</w:t>
      </w:r>
      <w:r w:rsidRPr="008E510D">
        <w:rPr>
          <w:lang w:val="en-US"/>
        </w:rPr>
        <w:t xml:space="preserve"> well as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associations. Depending on the application, the channel network and the related features may be described by suitable attributes. A </w:t>
      </w:r>
      <w:r w:rsidRPr="008E510D">
        <w:rPr>
          <w:rStyle w:val="Emphasis"/>
          <w:lang w:val="en-US"/>
        </w:rPr>
        <w:t>channel</w:t>
      </w:r>
      <w:r w:rsidR="00585BA6">
        <w:rPr>
          <w:rStyle w:val="Emphasis"/>
          <w:lang w:val="en-US"/>
        </w:rPr>
        <w:t>-</w:t>
      </w:r>
      <w:r w:rsidRPr="008E510D">
        <w:rPr>
          <w:rStyle w:val="Emphasis"/>
          <w:lang w:val="en-US"/>
        </w:rPr>
        <w:t>path</w:t>
      </w:r>
      <w:r w:rsidRPr="008E510D">
        <w:rPr>
          <w:lang w:val="en-US"/>
        </w:rPr>
        <w:t xml:space="preserve"> and a </w:t>
      </w:r>
      <w:r w:rsidRPr="008E510D">
        <w:rPr>
          <w:rStyle w:val="Emphasis"/>
          <w:lang w:val="en-US"/>
        </w:rPr>
        <w:t>channel</w:t>
      </w:r>
      <w:r w:rsidR="00585BA6">
        <w:rPr>
          <w:rStyle w:val="Emphasis"/>
          <w:lang w:val="en-US"/>
        </w:rPr>
        <w:t>-</w:t>
      </w:r>
      <w:r w:rsidRPr="008E510D">
        <w:rPr>
          <w:rStyle w:val="Emphasis"/>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1F421B8A" w14:textId="7069E479" w:rsidR="00403615" w:rsidRDefault="00033C57" w:rsidP="00450C77">
      <w:pPr>
        <w:pStyle w:val="NormalWeb"/>
        <w:jc w:val="both"/>
        <w:rPr>
          <w:lang w:val="en-US"/>
        </w:rPr>
      </w:pPr>
      <w:r w:rsidRPr="008E510D">
        <w:rPr>
          <w:rStyle w:val="Strong"/>
          <w:lang w:val="en-US"/>
        </w:rPr>
        <w:t>drainagePattern</w:t>
      </w:r>
      <w:r w:rsidRPr="008E510D">
        <w:rPr>
          <w:lang w:val="en-US"/>
        </w:rPr>
        <w:t xml:space="preserve"> </w:t>
      </w:r>
      <w:r w:rsidR="00403615">
        <w:rPr>
          <w:lang w:val="en-US"/>
        </w:rPr>
        <w:t>(</w:t>
      </w:r>
      <w:r w:rsidRPr="008E510D">
        <w:rPr>
          <w:lang w:val="en-US"/>
        </w:rPr>
        <w:t>attribute</w:t>
      </w:r>
      <w:r w:rsidR="00403615">
        <w:rPr>
          <w:lang w:val="en-US"/>
        </w:rPr>
        <w:t>):</w:t>
      </w:r>
      <w:r w:rsidRPr="008E510D">
        <w:rPr>
          <w:lang w:val="en-US"/>
        </w:rPr>
        <w:t xml:space="preserve"> </w:t>
      </w:r>
    </w:p>
    <w:p w14:paraId="4C8ED1D6" w14:textId="23470292" w:rsidR="00033C57" w:rsidRPr="008E510D" w:rsidRDefault="00033C57" w:rsidP="00450C77">
      <w:pPr>
        <w:pStyle w:val="NormalWeb"/>
        <w:jc w:val="both"/>
        <w:rPr>
          <w:lang w:val="en-US"/>
        </w:rPr>
      </w:pPr>
      <w:r w:rsidRPr="008E510D">
        <w:rPr>
          <w:lang w:val="en-US"/>
        </w:rPr>
        <w:t xml:space="preserve">drainage pattern. </w:t>
      </w:r>
      <w:r w:rsidR="00403615" w:rsidRPr="00403615">
        <w:rPr>
          <w:lang w:val="en-US"/>
        </w:rPr>
        <w:t>An</w:t>
      </w:r>
      <w:r w:rsidRPr="00403615">
        <w:rPr>
          <w:lang w:val="en-US"/>
        </w:rPr>
        <w:t xml:space="preserve"> implementation may use a term from the HY_DrainagePattern code</w:t>
      </w:r>
      <w:r w:rsidR="00985742" w:rsidRPr="00403615">
        <w:rPr>
          <w:lang w:val="en-US"/>
        </w:rPr>
        <w:t xml:space="preserve"> </w:t>
      </w:r>
      <w:r w:rsidRPr="00403615">
        <w:rPr>
          <w:lang w:val="en-US"/>
        </w:rPr>
        <w:t xml:space="preserve">list. Note that alternative code lists may be used but should be related to the terms in Annex </w:t>
      </w:r>
      <w:r w:rsidR="00B90FE2" w:rsidRPr="00403615">
        <w:rPr>
          <w:lang w:val="en-US"/>
        </w:rPr>
        <w:t>B</w:t>
      </w:r>
      <w:r w:rsidRPr="00403615">
        <w:rPr>
          <w:lang w:val="en-US"/>
        </w:rPr>
        <w:t>.3 using an appropriate formalism.</w:t>
      </w:r>
      <w:r w:rsidRPr="008E510D">
        <w:rPr>
          <w:lang w:val="en-US"/>
        </w:rPr>
        <w:t xml:space="preserve"> </w:t>
      </w:r>
    </w:p>
    <w:p w14:paraId="5DD16C4D" w14:textId="34A0140F" w:rsidR="00403615" w:rsidRDefault="00033C57" w:rsidP="00450C77">
      <w:pPr>
        <w:pStyle w:val="NormalWeb"/>
        <w:jc w:val="both"/>
        <w:rPr>
          <w:lang w:val="en-US"/>
        </w:rPr>
      </w:pPr>
      <w:r w:rsidRPr="008E510D">
        <w:rPr>
          <w:rStyle w:val="Strong"/>
          <w:lang w:val="en-US"/>
        </w:rPr>
        <w:t>surfaceDepression</w:t>
      </w:r>
      <w:r w:rsidRPr="008E510D">
        <w:rPr>
          <w:lang w:val="en-US"/>
        </w:rPr>
        <w:t xml:space="preserve"> </w:t>
      </w:r>
      <w:r w:rsidR="00403615">
        <w:rPr>
          <w:lang w:val="en-US"/>
        </w:rPr>
        <w:t>(</w:t>
      </w:r>
      <w:r w:rsidRPr="008E510D">
        <w:rPr>
          <w:lang w:val="en-US"/>
        </w:rPr>
        <w:t>association</w:t>
      </w:r>
      <w:r w:rsidR="00403615">
        <w:rPr>
          <w:lang w:val="en-US"/>
        </w:rPr>
        <w:t>):</w:t>
      </w:r>
    </w:p>
    <w:p w14:paraId="1E14CD0B" w14:textId="41F6BD1A" w:rsidR="00033C57" w:rsidRPr="008E510D" w:rsidRDefault="00033C57" w:rsidP="00450C77">
      <w:pPr>
        <w:pStyle w:val="NormalWeb"/>
        <w:jc w:val="both"/>
        <w:rPr>
          <w:lang w:val="en-US"/>
        </w:rPr>
      </w:pPr>
      <w:r w:rsidRPr="008E510D">
        <w:rPr>
          <w:lang w:val="en-US"/>
        </w:rPr>
        <w:t xml:space="preserve">depression </w:t>
      </w:r>
      <w:r w:rsidR="00403615">
        <w:rPr>
          <w:lang w:val="en-US"/>
        </w:rPr>
        <w:t xml:space="preserve">on the land surface </w:t>
      </w:r>
      <w:r w:rsidRPr="008E510D">
        <w:rPr>
          <w:lang w:val="en-US"/>
        </w:rPr>
        <w:t>which realizes the logical catchment either separately, or as part of the channel network.</w:t>
      </w:r>
    </w:p>
    <w:p w14:paraId="48A58F0B" w14:textId="75A68FBD" w:rsidR="00403615" w:rsidRDefault="00033C57" w:rsidP="00450C77">
      <w:pPr>
        <w:pStyle w:val="NormalWeb"/>
        <w:jc w:val="both"/>
        <w:rPr>
          <w:lang w:val="en-US"/>
        </w:rPr>
      </w:pPr>
      <w:r w:rsidRPr="008E510D">
        <w:rPr>
          <w:rStyle w:val="Strong"/>
          <w:lang w:val="en-US"/>
        </w:rPr>
        <w:t>surfaceChannel</w:t>
      </w:r>
      <w:r w:rsidRPr="008E510D">
        <w:rPr>
          <w:lang w:val="en-US"/>
        </w:rPr>
        <w:t xml:space="preserve"> </w:t>
      </w:r>
      <w:r w:rsidR="00403615">
        <w:rPr>
          <w:lang w:val="en-US"/>
        </w:rPr>
        <w:t>(</w:t>
      </w:r>
      <w:r w:rsidRPr="008E510D">
        <w:rPr>
          <w:lang w:val="en-US"/>
        </w:rPr>
        <w:t>association</w:t>
      </w:r>
      <w:r w:rsidR="00403615">
        <w:rPr>
          <w:lang w:val="en-US"/>
        </w:rPr>
        <w:t>):</w:t>
      </w:r>
    </w:p>
    <w:p w14:paraId="1F0AF1B8" w14:textId="6C23BD3C" w:rsidR="00033C57" w:rsidRDefault="00033C57" w:rsidP="00450C77">
      <w:pPr>
        <w:pStyle w:val="NormalWeb"/>
        <w:jc w:val="both"/>
        <w:rPr>
          <w:lang w:val="en-US"/>
        </w:rPr>
      </w:pPr>
      <w:r w:rsidRPr="008E510D">
        <w:rPr>
          <w:lang w:val="en-US"/>
        </w:rPr>
        <w:t xml:space="preserve">channel </w:t>
      </w:r>
      <w:r w:rsidR="00403615">
        <w:rPr>
          <w:lang w:val="en-US"/>
        </w:rPr>
        <w:t>on the land surface</w:t>
      </w:r>
      <w:r w:rsidRPr="008E510D">
        <w:rPr>
          <w:lang w:val="en-US"/>
        </w:rPr>
        <w:t xml:space="preserve"> which realizes the logical catchment either separately, or as part of the channel network.</w:t>
      </w:r>
    </w:p>
    <w:p w14:paraId="01861011" w14:textId="68299DCC" w:rsidR="00403615" w:rsidRDefault="00403615" w:rsidP="00403615">
      <w:pPr>
        <w:pStyle w:val="NormalWeb"/>
        <w:jc w:val="both"/>
        <w:rPr>
          <w:lang w:val="en-US"/>
        </w:rPr>
      </w:pPr>
      <w:r>
        <w:rPr>
          <w:rStyle w:val="Strong"/>
          <w:lang w:val="en-US"/>
        </w:rPr>
        <w:t xml:space="preserve">channel-path </w:t>
      </w:r>
      <w:r>
        <w:rPr>
          <w:lang w:val="en-US"/>
        </w:rPr>
        <w:t>(constraint):</w:t>
      </w:r>
      <w:r w:rsidRPr="008E510D">
        <w:rPr>
          <w:lang w:val="en-US"/>
        </w:rPr>
        <w:t xml:space="preserve"> </w:t>
      </w:r>
    </w:p>
    <w:p w14:paraId="0F231C51" w14:textId="3F7DEF76" w:rsidR="00403615" w:rsidRDefault="00403615" w:rsidP="00403615">
      <w:pPr>
        <w:pStyle w:val="NormalWeb"/>
        <w:jc w:val="both"/>
      </w:pPr>
      <w:r>
        <w:t>defines that whenever</w:t>
      </w:r>
      <w:r w:rsidRPr="008E510D">
        <w:t xml:space="preserve"> </w:t>
      </w:r>
      <w:r>
        <w:t xml:space="preserve">a </w:t>
      </w:r>
      <w:r w:rsidR="00371ADB">
        <w:t>flowpath exists as part of a network</w:t>
      </w:r>
      <w:r>
        <w:t xml:space="preserve">, the </w:t>
      </w:r>
      <w:r w:rsidR="00371ADB">
        <w:t xml:space="preserve">surface depression and surface channel </w:t>
      </w:r>
      <w:r w:rsidR="009F02CC">
        <w:t xml:space="preserve">should be </w:t>
      </w:r>
      <w:r w:rsidR="00371ADB">
        <w:t xml:space="preserve">recognized as </w:t>
      </w:r>
      <w:r w:rsidR="008314A8">
        <w:t xml:space="preserve">a </w:t>
      </w:r>
      <w:r w:rsidR="00371ADB">
        <w:t>flowpath</w:t>
      </w:r>
      <w:r w:rsidR="008314A8">
        <w:t xml:space="preserve">. Geometrically represented as a curve, </w:t>
      </w:r>
      <w:r w:rsidR="003D1006">
        <w:t xml:space="preserve">channel-path </w:t>
      </w:r>
      <w:r w:rsidR="00407043">
        <w:t xml:space="preserve">will support </w:t>
      </w:r>
      <w:r w:rsidR="008314A8">
        <w:t>to ‘measure’ a position on, or along</w:t>
      </w:r>
      <w:r w:rsidR="0056071D">
        <w:t>,</w:t>
      </w:r>
      <w:r w:rsidR="008314A8">
        <w:t xml:space="preserve"> the channel</w:t>
      </w:r>
      <w:r w:rsidR="0056071D">
        <w:t xml:space="preserve"> using its centreline as shape.</w:t>
      </w:r>
    </w:p>
    <w:p w14:paraId="5102157C" w14:textId="5F40D6E5" w:rsidR="00403615" w:rsidRDefault="00403615" w:rsidP="00403615">
      <w:pPr>
        <w:pStyle w:val="NormalWeb"/>
        <w:jc w:val="both"/>
        <w:rPr>
          <w:lang w:val="en-US"/>
        </w:rPr>
      </w:pPr>
      <w:r>
        <w:rPr>
          <w:rStyle w:val="Strong"/>
          <w:lang w:val="en-US"/>
        </w:rPr>
        <w:t>channel-edge</w:t>
      </w:r>
      <w:r w:rsidRPr="008E510D">
        <w:rPr>
          <w:lang w:val="en-US"/>
        </w:rPr>
        <w:t xml:space="preserve"> </w:t>
      </w:r>
      <w:r>
        <w:rPr>
          <w:lang w:val="en-US"/>
        </w:rPr>
        <w:t>(constraint):</w:t>
      </w:r>
      <w:r w:rsidRPr="008E510D">
        <w:rPr>
          <w:lang w:val="en-US"/>
        </w:rPr>
        <w:t xml:space="preserve"> </w:t>
      </w:r>
    </w:p>
    <w:p w14:paraId="321FA80D" w14:textId="3B90292E" w:rsidR="00403615" w:rsidRPr="0056071D" w:rsidRDefault="008314A8" w:rsidP="00450C77">
      <w:pPr>
        <w:pStyle w:val="NormalWeb"/>
        <w:jc w:val="both"/>
        <w:rPr>
          <w:lang w:val="en-US"/>
        </w:rPr>
      </w:pPr>
      <w:r>
        <w:t>defines that whenever</w:t>
      </w:r>
      <w:r w:rsidRPr="008E510D">
        <w:t xml:space="preserve"> </w:t>
      </w:r>
      <w:r>
        <w:t xml:space="preserve">a water edge exists as part of a network, the surface depression and surface channel </w:t>
      </w:r>
      <w:r w:rsidR="009F02CC">
        <w:t xml:space="preserve">should be </w:t>
      </w:r>
      <w:r>
        <w:t xml:space="preserve">recognized as a water edge. Geometrically represented as a curve, </w:t>
      </w:r>
      <w:r w:rsidR="003D1006">
        <w:t xml:space="preserve">channel-edge </w:t>
      </w:r>
      <w:r w:rsidR="00407043">
        <w:t xml:space="preserve">will </w:t>
      </w:r>
      <w:r>
        <w:t>support to ‘measure’ a position on, or along</w:t>
      </w:r>
      <w:r w:rsidR="0056071D">
        <w:t>,</w:t>
      </w:r>
      <w:r>
        <w:t xml:space="preserve"> the </w:t>
      </w:r>
      <w:r w:rsidR="0056071D">
        <w:t xml:space="preserve">channel using the line of intersection with a water body. </w:t>
      </w:r>
    </w:p>
    <w:p w14:paraId="79E153DE" w14:textId="3CA8B989" w:rsidR="00033C57" w:rsidRPr="008E510D" w:rsidRDefault="00033C57" w:rsidP="00834E29">
      <w:pPr>
        <w:pStyle w:val="Heading4"/>
        <w:jc w:val="both"/>
      </w:pPr>
      <w:r w:rsidRPr="008E510D">
        <w:t>Depression</w:t>
      </w:r>
    </w:p>
    <w:p w14:paraId="545B5509" w14:textId="52DADEB7" w:rsidR="00033C57" w:rsidRPr="008E510D" w:rsidRDefault="00033C57" w:rsidP="00450C77">
      <w:pPr>
        <w:pStyle w:val="Normal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Emphasis"/>
          <w:lang w:val="en-US"/>
        </w:rPr>
        <w:t>name</w:t>
      </w:r>
      <w:r w:rsidRPr="008E510D">
        <w:rPr>
          <w:lang w:val="en-US"/>
        </w:rPr>
        <w:t xml:space="preserve"> property, and the </w:t>
      </w:r>
      <w:r w:rsidRPr="008E510D">
        <w:rPr>
          <w:rStyle w:val="Emphasis"/>
          <w:lang w:val="en-US"/>
        </w:rPr>
        <w:t>channel</w:t>
      </w:r>
      <w:r w:rsidR="00585BA6">
        <w:rPr>
          <w:rStyle w:val="Emphasis"/>
          <w:lang w:val="en-US"/>
        </w:rPr>
        <w:t>-</w:t>
      </w:r>
      <w:r w:rsidRPr="008E510D">
        <w:rPr>
          <w:rStyle w:val="Emphasis"/>
          <w:lang w:val="en-US"/>
        </w:rPr>
        <w:t>path</w:t>
      </w:r>
      <w:r w:rsidRPr="008E510D">
        <w:rPr>
          <w:lang w:val="en-US"/>
        </w:rPr>
        <w:t xml:space="preserve"> and </w:t>
      </w:r>
      <w:r w:rsidRPr="008E510D">
        <w:rPr>
          <w:rStyle w:val="Emphasis"/>
          <w:lang w:val="en-US"/>
        </w:rPr>
        <w:t>channel</w:t>
      </w:r>
      <w:r w:rsidR="00585BA6">
        <w:rPr>
          <w:rStyle w:val="Emphasis"/>
          <w:lang w:val="en-US"/>
        </w:rPr>
        <w:t>-</w:t>
      </w:r>
      <w:r w:rsidRPr="008E510D">
        <w:rPr>
          <w:rStyle w:val="Emphasis"/>
          <w:lang w:val="en-US"/>
        </w:rPr>
        <w:t>edge</w:t>
      </w:r>
      <w:r w:rsidRPr="008E510D">
        <w:rPr>
          <w:lang w:val="en-US"/>
        </w:rPr>
        <w:t xml:space="preserve"> constraints. It associates the </w:t>
      </w:r>
      <w:r w:rsidRPr="008E510D">
        <w:rPr>
          <w:rStyle w:val="Emphasis"/>
          <w:lang w:val="en-US"/>
        </w:rPr>
        <w:t>surfaceNetwork</w:t>
      </w:r>
      <w:r w:rsidRPr="008E510D">
        <w:rPr>
          <w:lang w:val="en-US"/>
        </w:rPr>
        <w:t xml:space="preserve"> in which it participates, a body of </w:t>
      </w:r>
      <w:r w:rsidRPr="008E510D">
        <w:rPr>
          <w:rStyle w:val="Emphasis"/>
          <w:lang w:val="en-US"/>
        </w:rPr>
        <w:t>standingWater</w:t>
      </w:r>
      <w:r w:rsidRPr="008E510D">
        <w:rPr>
          <w:lang w:val="en-US"/>
        </w:rPr>
        <w:t xml:space="preserve"> and a </w:t>
      </w:r>
      <w:r w:rsidRPr="008E510D">
        <w:rPr>
          <w:rStyle w:val="Emphasis"/>
          <w:lang w:val="en-US"/>
        </w:rPr>
        <w:t>confinedWaterBody</w:t>
      </w:r>
      <w:r w:rsidRPr="008E510D">
        <w:rPr>
          <w:lang w:val="en-US"/>
        </w:rPr>
        <w:t xml:space="preserve">. A </w:t>
      </w:r>
      <w:r w:rsidR="002C6563">
        <w:rPr>
          <w:rStyle w:val="Emphasis"/>
          <w:lang w:val="en-US"/>
        </w:rPr>
        <w:t>waterbody</w:t>
      </w:r>
      <w:r w:rsidR="00585BA6">
        <w:rPr>
          <w:rStyle w:val="Emphasis"/>
          <w:lang w:val="en-US"/>
        </w:rPr>
        <w:t>-</w:t>
      </w:r>
      <w:r w:rsidRPr="008E510D">
        <w:rPr>
          <w:rStyle w:val="Emphasis"/>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1BB8ABBC" w14:textId="77777777" w:rsidR="006A6A09" w:rsidRDefault="006A6A09" w:rsidP="00450C77">
      <w:pPr>
        <w:pStyle w:val="NormalWeb"/>
        <w:jc w:val="both"/>
        <w:rPr>
          <w:rStyle w:val="Strong"/>
          <w:b w:val="0"/>
          <w:lang w:val="en-US"/>
        </w:rPr>
      </w:pPr>
      <w:r>
        <w:rPr>
          <w:rStyle w:val="Strong"/>
          <w:lang w:val="en-US"/>
        </w:rPr>
        <w:t xml:space="preserve">surfaceNetwork </w:t>
      </w:r>
      <w:r w:rsidRPr="006A6A09">
        <w:rPr>
          <w:rStyle w:val="Strong"/>
          <w:b w:val="0"/>
          <w:lang w:val="en-US"/>
        </w:rPr>
        <w:t>(association):</w:t>
      </w:r>
    </w:p>
    <w:p w14:paraId="387A8DB1" w14:textId="55183D88" w:rsidR="006A6A09" w:rsidRPr="006A6A09" w:rsidRDefault="006A6A09" w:rsidP="00450C77">
      <w:pPr>
        <w:pStyle w:val="NormalWeb"/>
        <w:jc w:val="both"/>
        <w:rPr>
          <w:rStyle w:val="Strong"/>
          <w:b w:val="0"/>
          <w:lang w:val="en-US"/>
        </w:rPr>
      </w:pPr>
      <w:r w:rsidRPr="006A6A09">
        <w:rPr>
          <w:rStyle w:val="Strong"/>
          <w:b w:val="0"/>
          <w:lang w:val="en-US"/>
        </w:rPr>
        <w:t>network of surface channels and depressions, the depression is part of.</w:t>
      </w:r>
    </w:p>
    <w:p w14:paraId="7C5A6E17" w14:textId="16A0F8EE" w:rsidR="009F02CC" w:rsidRDefault="00033C57" w:rsidP="00450C77">
      <w:pPr>
        <w:pStyle w:val="NormalWeb"/>
        <w:jc w:val="both"/>
        <w:rPr>
          <w:lang w:val="en-US"/>
        </w:rPr>
      </w:pPr>
      <w:r w:rsidRPr="008E510D">
        <w:rPr>
          <w:rStyle w:val="Strong"/>
          <w:lang w:val="en-US"/>
        </w:rPr>
        <w:t>standingWater</w:t>
      </w:r>
      <w:r w:rsidRPr="008E510D">
        <w:rPr>
          <w:lang w:val="en-US"/>
        </w:rPr>
        <w:t xml:space="preserve"> </w:t>
      </w:r>
      <w:r w:rsidR="009F02CC">
        <w:rPr>
          <w:lang w:val="en-US"/>
        </w:rPr>
        <w:t>(</w:t>
      </w:r>
      <w:r w:rsidRPr="008E510D">
        <w:rPr>
          <w:lang w:val="en-US"/>
        </w:rPr>
        <w:t>association</w:t>
      </w:r>
      <w:r w:rsidR="009F02CC">
        <w:rPr>
          <w:lang w:val="en-US"/>
        </w:rPr>
        <w:t>):</w:t>
      </w:r>
    </w:p>
    <w:p w14:paraId="4EDA1335" w14:textId="34AED92F" w:rsidR="00033C57" w:rsidRPr="008E510D" w:rsidRDefault="009F02CC" w:rsidP="00450C77">
      <w:pPr>
        <w:pStyle w:val="NormalWeb"/>
        <w:jc w:val="both"/>
        <w:rPr>
          <w:lang w:val="en-US"/>
        </w:rPr>
      </w:pPr>
      <w:r>
        <w:rPr>
          <w:lang w:val="en-US"/>
        </w:rPr>
        <w:t xml:space="preserve">identifies the </w:t>
      </w:r>
      <w:r w:rsidR="00033C57" w:rsidRPr="008E510D">
        <w:rPr>
          <w:lang w:val="en-US"/>
        </w:rPr>
        <w:t xml:space="preserve">body of stagnant water </w:t>
      </w:r>
      <w:r>
        <w:rPr>
          <w:lang w:val="en-US"/>
        </w:rPr>
        <w:t xml:space="preserve">contained in the </w:t>
      </w:r>
      <w:r w:rsidR="00033C57" w:rsidRPr="008E510D">
        <w:rPr>
          <w:lang w:val="en-US"/>
        </w:rPr>
        <w:t xml:space="preserve">depression. </w:t>
      </w:r>
    </w:p>
    <w:p w14:paraId="4C3D4641" w14:textId="3E0C4F26" w:rsidR="009F02CC" w:rsidRDefault="00033C57" w:rsidP="00450C77">
      <w:pPr>
        <w:pStyle w:val="NormalWeb"/>
        <w:jc w:val="both"/>
        <w:rPr>
          <w:lang w:val="en-US"/>
        </w:rPr>
      </w:pPr>
      <w:r w:rsidRPr="008E510D">
        <w:rPr>
          <w:rStyle w:val="Strong"/>
          <w:lang w:val="en-US"/>
        </w:rPr>
        <w:t>confinedWaterBody</w:t>
      </w:r>
      <w:r w:rsidRPr="008E510D">
        <w:rPr>
          <w:lang w:val="en-US"/>
        </w:rPr>
        <w:t xml:space="preserve"> </w:t>
      </w:r>
      <w:r w:rsidR="009F02CC">
        <w:rPr>
          <w:lang w:val="en-US"/>
        </w:rPr>
        <w:t>(</w:t>
      </w:r>
      <w:r w:rsidRPr="008E510D">
        <w:rPr>
          <w:lang w:val="en-US"/>
        </w:rPr>
        <w:t>association</w:t>
      </w:r>
      <w:r w:rsidR="009F02CC">
        <w:rPr>
          <w:lang w:val="en-US"/>
        </w:rPr>
        <w:t>)</w:t>
      </w:r>
    </w:p>
    <w:p w14:paraId="1F1FC966" w14:textId="267626BC" w:rsidR="00033C57" w:rsidRDefault="004977F3" w:rsidP="00450C77">
      <w:pPr>
        <w:pStyle w:val="NormalWeb"/>
        <w:jc w:val="both"/>
        <w:rPr>
          <w:lang w:val="en-US"/>
        </w:rPr>
      </w:pPr>
      <w:proofErr w:type="gramStart"/>
      <w:r>
        <w:rPr>
          <w:lang w:val="en-US"/>
        </w:rPr>
        <w:t>identifies</w:t>
      </w:r>
      <w:proofErr w:type="gramEnd"/>
      <w:r>
        <w:rPr>
          <w:lang w:val="en-US"/>
        </w:rPr>
        <w:t xml:space="preserve"> a</w:t>
      </w:r>
      <w:r w:rsidR="00033C57" w:rsidRPr="008E510D">
        <w:rPr>
          <w:lang w:val="en-US"/>
        </w:rPr>
        <w:t xml:space="preserve"> stratum of water body </w:t>
      </w:r>
      <w:r>
        <w:rPr>
          <w:lang w:val="en-US"/>
        </w:rPr>
        <w:t xml:space="preserve"> contained in the</w:t>
      </w:r>
      <w:r w:rsidR="00033C57" w:rsidRPr="008E510D">
        <w:rPr>
          <w:lang w:val="en-US"/>
        </w:rPr>
        <w:t xml:space="preserve"> depression.</w:t>
      </w:r>
    </w:p>
    <w:p w14:paraId="5141DACB" w14:textId="0931BA68" w:rsidR="006B2388" w:rsidRDefault="002228F1" w:rsidP="006B2388">
      <w:pPr>
        <w:pStyle w:val="NormalWeb"/>
        <w:jc w:val="both"/>
        <w:rPr>
          <w:lang w:val="en-US"/>
        </w:rPr>
      </w:pPr>
      <w:r>
        <w:rPr>
          <w:rStyle w:val="Strong"/>
          <w:lang w:val="en-US"/>
        </w:rPr>
        <w:t>margin</w:t>
      </w:r>
      <w:r w:rsidR="006B2388">
        <w:rPr>
          <w:rStyle w:val="Strong"/>
          <w:lang w:val="en-US"/>
        </w:rPr>
        <w:t>-edge</w:t>
      </w:r>
      <w:r w:rsidR="006B2388" w:rsidRPr="008E510D">
        <w:rPr>
          <w:lang w:val="en-US"/>
        </w:rPr>
        <w:t xml:space="preserve"> </w:t>
      </w:r>
      <w:r w:rsidR="006B2388">
        <w:rPr>
          <w:lang w:val="en-US"/>
        </w:rPr>
        <w:t>(constraint):</w:t>
      </w:r>
      <w:r w:rsidR="006B2388" w:rsidRPr="008E510D">
        <w:rPr>
          <w:lang w:val="en-US"/>
        </w:rPr>
        <w:t xml:space="preserve"> </w:t>
      </w:r>
    </w:p>
    <w:p w14:paraId="66738C43" w14:textId="565BB823" w:rsidR="006B2388" w:rsidRPr="0056071D" w:rsidRDefault="006B2388" w:rsidP="006B2388">
      <w:pPr>
        <w:pStyle w:val="NormalWeb"/>
        <w:jc w:val="both"/>
        <w:rPr>
          <w:lang w:val="en-US"/>
        </w:rPr>
      </w:pPr>
      <w:r>
        <w:t>defines that when</w:t>
      </w:r>
      <w:r w:rsidR="009F02CC">
        <w:t>ever</w:t>
      </w:r>
      <w:r w:rsidRPr="008E510D">
        <w:t xml:space="preserve"> </w:t>
      </w:r>
      <w:r>
        <w:t xml:space="preserve">a water edge exists as part of a network, the water body confined by the depression </w:t>
      </w:r>
      <w:r w:rsidR="009F02CC">
        <w:t>should be</w:t>
      </w:r>
      <w:r>
        <w:t xml:space="preserve"> recognized as a water edge. </w:t>
      </w:r>
    </w:p>
    <w:p w14:paraId="6C7CC35E" w14:textId="20719897" w:rsidR="006B2388" w:rsidRDefault="006B2388" w:rsidP="006B2388">
      <w:pPr>
        <w:pStyle w:val="NormalWeb"/>
        <w:jc w:val="both"/>
        <w:rPr>
          <w:lang w:val="en-US"/>
        </w:rPr>
      </w:pPr>
      <w:r>
        <w:rPr>
          <w:rStyle w:val="Strong"/>
          <w:lang w:val="en-US"/>
        </w:rPr>
        <w:t>outflow-at-benchmark</w:t>
      </w:r>
      <w:r w:rsidRPr="008E510D">
        <w:rPr>
          <w:lang w:val="en-US"/>
        </w:rPr>
        <w:t xml:space="preserve"> </w:t>
      </w:r>
      <w:r>
        <w:rPr>
          <w:lang w:val="en-US"/>
        </w:rPr>
        <w:t>(constraint):</w:t>
      </w:r>
      <w:r w:rsidRPr="008E510D">
        <w:rPr>
          <w:lang w:val="en-US"/>
        </w:rPr>
        <w:t xml:space="preserve"> </w:t>
      </w:r>
    </w:p>
    <w:p w14:paraId="3E01F765" w14:textId="07603C27" w:rsidR="006B2388" w:rsidRPr="008E510D" w:rsidRDefault="006B2388" w:rsidP="00450C77">
      <w:pPr>
        <w:pStyle w:val="NormalWeb"/>
        <w:jc w:val="both"/>
        <w:rPr>
          <w:lang w:val="en-US"/>
        </w:rPr>
      </w:pPr>
      <w:r>
        <w:t xml:space="preserve">defines that </w:t>
      </w:r>
      <w:r w:rsidR="009F02CC">
        <w:t xml:space="preserve">a </w:t>
      </w:r>
      <w:r>
        <w:t xml:space="preserve">benchmark </w:t>
      </w:r>
      <w:r w:rsidR="009F02CC">
        <w:t xml:space="preserve">which </w:t>
      </w:r>
      <w:r>
        <w:t>realizes a</w:t>
      </w:r>
      <w:r w:rsidR="009F02CC">
        <w:t xml:space="preserve"> logical</w:t>
      </w:r>
      <w:r>
        <w:t xml:space="preserve"> outfall, </w:t>
      </w:r>
      <w:r w:rsidR="009F02CC">
        <w:t>should be recognized as outflow of the contributing catchment realized by the surface network the depression is part of.</w:t>
      </w:r>
    </w:p>
    <w:p w14:paraId="6B762742" w14:textId="77CF1DC4" w:rsidR="00033C57" w:rsidRPr="008E510D" w:rsidRDefault="00033C57" w:rsidP="00834E29">
      <w:pPr>
        <w:pStyle w:val="Heading4"/>
        <w:jc w:val="both"/>
      </w:pPr>
      <w:r w:rsidRPr="008E510D">
        <w:t>Channel</w:t>
      </w:r>
    </w:p>
    <w:p w14:paraId="2ECD0630" w14:textId="6954212D" w:rsidR="00033C57" w:rsidRPr="008E510D" w:rsidRDefault="00033C57" w:rsidP="00450C77">
      <w:pPr>
        <w:pStyle w:val="NormalWeb"/>
        <w:jc w:val="both"/>
        <w:rPr>
          <w:lang w:val="en-US"/>
        </w:rPr>
      </w:pPr>
      <w:r w:rsidRPr="008E510D">
        <w:rPr>
          <w:lang w:val="en-US"/>
        </w:rPr>
        <w:t>The HY_Channel feature type specializes the HY_</w:t>
      </w:r>
      <w:r w:rsidR="00915084">
        <w:rPr>
          <w:lang w:val="en-US"/>
        </w:rPr>
        <w:t>Depression</w:t>
      </w:r>
      <w:r w:rsidR="00915084" w:rsidRPr="008E510D">
        <w:rPr>
          <w:lang w:val="en-US"/>
        </w:rPr>
        <w:t xml:space="preserve"> </w:t>
      </w:r>
      <w:r w:rsidRPr="008E510D">
        <w:rPr>
          <w:lang w:val="en-US"/>
        </w:rPr>
        <w:t>class with respect to a natural or man-made, open or closed channel through or along which water may flow, or not.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0A7338FB" w14:textId="3029C05C" w:rsidR="00033C57" w:rsidRPr="008E510D" w:rsidRDefault="00033C57" w:rsidP="00450C77">
      <w:pPr>
        <w:pStyle w:val="NormalWeb"/>
        <w:jc w:val="both"/>
        <w:rPr>
          <w:lang w:val="en-US"/>
        </w:rPr>
      </w:pPr>
      <w:r w:rsidRPr="008E510D">
        <w:rPr>
          <w:lang w:val="en-US"/>
        </w:rPr>
        <w:t xml:space="preserve">HY_Channel associates the </w:t>
      </w:r>
      <w:r w:rsidRPr="008E510D">
        <w:rPr>
          <w:rStyle w:val="Emphasis"/>
          <w:lang w:val="en-US"/>
        </w:rPr>
        <w:t>channelNetwork</w:t>
      </w:r>
      <w:r w:rsidRPr="008E510D">
        <w:rPr>
          <w:lang w:val="en-US"/>
        </w:rPr>
        <w:t xml:space="preserve"> in which it participates. It carries the associations: </w:t>
      </w:r>
      <w:r w:rsidRPr="008E510D">
        <w:rPr>
          <w:rStyle w:val="Emphasis"/>
          <w:lang w:val="en-US"/>
        </w:rPr>
        <w:t>stream</w:t>
      </w:r>
      <w:r w:rsidRPr="008E510D">
        <w:rPr>
          <w:lang w:val="en-US"/>
        </w:rPr>
        <w:t xml:space="preserve">, </w:t>
      </w:r>
      <w:r w:rsidRPr="008E510D">
        <w:rPr>
          <w:rStyle w:val="Emphasis"/>
          <w:lang w:val="en-US"/>
        </w:rPr>
        <w:t>bedProfileTransversal</w:t>
      </w:r>
      <w:r w:rsidRPr="008E510D">
        <w:rPr>
          <w:lang w:val="en-US"/>
        </w:rPr>
        <w:t xml:space="preserve"> and </w:t>
      </w:r>
      <w:r w:rsidRPr="008E510D">
        <w:rPr>
          <w:rStyle w:val="Emphasis"/>
          <w:lang w:val="en-US"/>
        </w:rPr>
        <w:t>bedProfileLongitudinal</w:t>
      </w:r>
      <w:r w:rsidRPr="008E510D">
        <w:rPr>
          <w:lang w:val="en-US"/>
        </w:rPr>
        <w:t xml:space="preserve">. HY_Channel inherits from generalization the </w:t>
      </w:r>
      <w:r w:rsidRPr="008E510D">
        <w:rPr>
          <w:rStyle w:val="Emphasis"/>
          <w:lang w:val="en-US"/>
        </w:rPr>
        <w:t>confinedWaterBody</w:t>
      </w:r>
      <w:r w:rsidRPr="008E510D">
        <w:rPr>
          <w:lang w:val="en-US"/>
        </w:rPr>
        <w:t xml:space="preserve"> association and the constraints </w:t>
      </w:r>
      <w:r w:rsidR="00915084">
        <w:rPr>
          <w:rStyle w:val="Emphasis"/>
          <w:lang w:val="en-US"/>
        </w:rPr>
        <w:t>waterbody</w:t>
      </w:r>
      <w:r w:rsidR="00585BA6">
        <w:rPr>
          <w:rStyle w:val="Emphasis"/>
          <w:lang w:val="en-US"/>
        </w:rPr>
        <w:t>-</w:t>
      </w:r>
      <w:r w:rsidRPr="008E510D">
        <w:rPr>
          <w:rStyle w:val="Emphasis"/>
          <w:lang w:val="en-US"/>
        </w:rPr>
        <w:t>edge</w:t>
      </w:r>
      <w:r w:rsidRPr="008E510D">
        <w:rPr>
          <w:lang w:val="en-US"/>
        </w:rPr>
        <w:t xml:space="preserve"> and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An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7C5C87D7" w14:textId="77777777" w:rsidR="00A70FC0" w:rsidRDefault="00A70FC0">
      <w:pPr>
        <w:spacing w:after="0"/>
        <w:rPr>
          <w:rStyle w:val="Strong"/>
          <w:lang w:eastAsia="en-GB"/>
        </w:rPr>
      </w:pPr>
      <w:r>
        <w:rPr>
          <w:rStyle w:val="Strong"/>
        </w:rPr>
        <w:br w:type="page"/>
      </w:r>
    </w:p>
    <w:p w14:paraId="0A740614" w14:textId="4180918C" w:rsidR="006A6A09" w:rsidRDefault="006A6A09" w:rsidP="00450C77">
      <w:pPr>
        <w:pStyle w:val="NormalWeb"/>
        <w:jc w:val="both"/>
        <w:rPr>
          <w:rStyle w:val="Strong"/>
          <w:b w:val="0"/>
          <w:lang w:val="en-US"/>
        </w:rPr>
      </w:pPr>
      <w:r>
        <w:rPr>
          <w:rStyle w:val="Strong"/>
          <w:lang w:val="en-US"/>
        </w:rPr>
        <w:t xml:space="preserve">channelNetwork </w:t>
      </w:r>
      <w:r w:rsidRPr="006A6A09">
        <w:rPr>
          <w:rStyle w:val="Strong"/>
          <w:b w:val="0"/>
          <w:lang w:val="en-US"/>
        </w:rPr>
        <w:t>(association):</w:t>
      </w:r>
    </w:p>
    <w:p w14:paraId="1DFD7DB9" w14:textId="68FA816E" w:rsidR="006A6A09" w:rsidRDefault="006A6A09" w:rsidP="00450C77">
      <w:pPr>
        <w:pStyle w:val="NormalWeb"/>
        <w:jc w:val="both"/>
        <w:rPr>
          <w:rStyle w:val="Strong"/>
          <w:lang w:val="en-US"/>
        </w:rPr>
      </w:pPr>
      <w:r w:rsidRPr="006A6A09">
        <w:rPr>
          <w:rStyle w:val="Strong"/>
          <w:b w:val="0"/>
          <w:lang w:val="en-US"/>
        </w:rPr>
        <w:t xml:space="preserve">network of surface channels and depressions, the </w:t>
      </w:r>
      <w:r>
        <w:rPr>
          <w:rStyle w:val="Strong"/>
          <w:b w:val="0"/>
          <w:lang w:val="en-US"/>
        </w:rPr>
        <w:t>channel</w:t>
      </w:r>
      <w:r w:rsidRPr="006A6A09">
        <w:rPr>
          <w:rStyle w:val="Strong"/>
          <w:b w:val="0"/>
          <w:lang w:val="en-US"/>
        </w:rPr>
        <w:t xml:space="preserve"> is part of.</w:t>
      </w:r>
    </w:p>
    <w:p w14:paraId="535FBF8F" w14:textId="68FF69D7" w:rsidR="002052E5" w:rsidRDefault="00033C57" w:rsidP="00450C77">
      <w:pPr>
        <w:pStyle w:val="NormalWeb"/>
        <w:jc w:val="both"/>
        <w:rPr>
          <w:lang w:val="en-US"/>
        </w:rPr>
      </w:pPr>
      <w:r w:rsidRPr="008E510D">
        <w:rPr>
          <w:rStyle w:val="Strong"/>
          <w:lang w:val="en-US"/>
        </w:rPr>
        <w:t>stream</w:t>
      </w:r>
      <w:r w:rsidRPr="008E510D">
        <w:rPr>
          <w:lang w:val="en-US"/>
        </w:rPr>
        <w:t xml:space="preserve"> </w:t>
      </w:r>
      <w:r w:rsidR="002052E5">
        <w:rPr>
          <w:lang w:val="en-US"/>
        </w:rPr>
        <w:t>(</w:t>
      </w:r>
      <w:r w:rsidRPr="008E510D">
        <w:rPr>
          <w:lang w:val="en-US"/>
        </w:rPr>
        <w:t>association</w:t>
      </w:r>
      <w:r w:rsidR="002052E5">
        <w:rPr>
          <w:lang w:val="en-US"/>
        </w:rPr>
        <w:t>):</w:t>
      </w:r>
    </w:p>
    <w:p w14:paraId="015DAAFC" w14:textId="6DB8A267" w:rsidR="00033C57" w:rsidRPr="008E510D" w:rsidRDefault="002052E5" w:rsidP="00450C77">
      <w:pPr>
        <w:pStyle w:val="NormalWeb"/>
        <w:jc w:val="both"/>
        <w:rPr>
          <w:lang w:val="en-US"/>
        </w:rPr>
      </w:pPr>
      <w:r>
        <w:rPr>
          <w:lang w:val="en-US"/>
        </w:rPr>
        <w:t xml:space="preserve">identifies the </w:t>
      </w:r>
      <w:r w:rsidR="00033C57"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p w14:paraId="66E06A3E" w14:textId="18DE9A58" w:rsidR="002052E5" w:rsidRDefault="00033C57" w:rsidP="00450C77">
      <w:pPr>
        <w:pStyle w:val="NormalWeb"/>
        <w:jc w:val="both"/>
        <w:rPr>
          <w:lang w:val="en-US"/>
        </w:rPr>
      </w:pPr>
      <w:r w:rsidRPr="008E510D">
        <w:rPr>
          <w:rStyle w:val="Strong"/>
          <w:lang w:val="en-US"/>
        </w:rPr>
        <w:t>bedProfileTransversal</w:t>
      </w:r>
      <w:r w:rsidRPr="008E510D">
        <w:rPr>
          <w:lang w:val="en-US"/>
        </w:rPr>
        <w:t xml:space="preserve"> and </w:t>
      </w:r>
      <w:r w:rsidRPr="008E510D">
        <w:rPr>
          <w:rStyle w:val="Strong"/>
          <w:lang w:val="en-US"/>
        </w:rPr>
        <w:t>bedProfileLongitudinal</w:t>
      </w:r>
      <w:r w:rsidRPr="008E510D">
        <w:rPr>
          <w:lang w:val="en-US"/>
        </w:rPr>
        <w:t xml:space="preserve"> </w:t>
      </w:r>
      <w:r w:rsidR="002052E5">
        <w:rPr>
          <w:lang w:val="en-US"/>
        </w:rPr>
        <w:t>(</w:t>
      </w:r>
      <w:r w:rsidRPr="008E510D">
        <w:rPr>
          <w:lang w:val="en-US"/>
        </w:rPr>
        <w:t>association</w:t>
      </w:r>
      <w:r w:rsidR="002052E5">
        <w:rPr>
          <w:lang w:val="en-US"/>
        </w:rPr>
        <w:t>):</w:t>
      </w:r>
    </w:p>
    <w:p w14:paraId="76FD50B9" w14:textId="37933CE7" w:rsidR="0099570A" w:rsidRDefault="002052E5" w:rsidP="00915084">
      <w:pPr>
        <w:pStyle w:val="NormalWeb"/>
        <w:jc w:val="both"/>
        <w:rPr>
          <w:lang w:val="en-US"/>
        </w:rPr>
      </w:pPr>
      <w:r>
        <w:rPr>
          <w:lang w:val="en-US"/>
        </w:rPr>
        <w:t xml:space="preserve">identifies a </w:t>
      </w:r>
      <w:r w:rsidR="00033C57" w:rsidRPr="008E510D">
        <w:rPr>
          <w:lang w:val="en-US"/>
        </w:rPr>
        <w:t>transversal or longitudinal vertical shape</w:t>
      </w:r>
      <w:r>
        <w:rPr>
          <w:lang w:val="en-US"/>
        </w:rPr>
        <w:t xml:space="preserve"> of a channel</w:t>
      </w:r>
      <w:r w:rsidR="0099570A">
        <w:rPr>
          <w:lang w:val="en-US"/>
        </w:rPr>
        <w:t xml:space="preserve">, carrying </w:t>
      </w:r>
      <w:r w:rsidR="0099570A" w:rsidRPr="008E510D">
        <w:rPr>
          <w:lang w:val="en-US"/>
        </w:rPr>
        <w:t xml:space="preserve">a permanent reference location which realizes the outfall of the catchment which is realized by the </w:t>
      </w:r>
      <w:r w:rsidR="0099570A">
        <w:rPr>
          <w:lang w:val="en-US"/>
        </w:rPr>
        <w:t>channel</w:t>
      </w:r>
      <w:r w:rsidR="0099570A" w:rsidRPr="008E510D">
        <w:rPr>
          <w:lang w:val="en-US"/>
        </w:rPr>
        <w:t>.</w:t>
      </w:r>
    </w:p>
    <w:p w14:paraId="69022388" w14:textId="6F0EB15B" w:rsidR="00915084" w:rsidRDefault="00915084" w:rsidP="00915084">
      <w:pPr>
        <w:pStyle w:val="NormalWeb"/>
        <w:jc w:val="both"/>
        <w:rPr>
          <w:lang w:val="en-US"/>
        </w:rPr>
      </w:pPr>
      <w:r>
        <w:rPr>
          <w:rStyle w:val="Strong"/>
          <w:lang w:val="en-US"/>
        </w:rPr>
        <w:t>outflow-at-profile</w:t>
      </w:r>
      <w:r w:rsidRPr="008E510D">
        <w:rPr>
          <w:lang w:val="en-US"/>
        </w:rPr>
        <w:t xml:space="preserve"> </w:t>
      </w:r>
      <w:r>
        <w:rPr>
          <w:lang w:val="en-US"/>
        </w:rPr>
        <w:t>(constraint):</w:t>
      </w:r>
      <w:r w:rsidRPr="008E510D">
        <w:rPr>
          <w:lang w:val="en-US"/>
        </w:rPr>
        <w:t xml:space="preserve"> </w:t>
      </w:r>
    </w:p>
    <w:p w14:paraId="7433243D" w14:textId="429BE5DA" w:rsidR="00915084" w:rsidRPr="008E510D" w:rsidRDefault="00915084" w:rsidP="00450C77">
      <w:pPr>
        <w:pStyle w:val="NormalWeb"/>
        <w:jc w:val="both"/>
        <w:rPr>
          <w:lang w:val="en-US"/>
        </w:rPr>
      </w:pPr>
      <w:r>
        <w:t xml:space="preserve">defines that a location at a vertical section </w:t>
      </w:r>
      <w:r w:rsidR="002052E5">
        <w:t xml:space="preserve">of a channel </w:t>
      </w:r>
      <w:r>
        <w:t>which realizes a logical outfall, should be recognized as outflow of the contributing catchment realized by the surface network the channel is part of.</w:t>
      </w:r>
    </w:p>
    <w:p w14:paraId="17A79AE9" w14:textId="435758EE" w:rsidR="00033C57" w:rsidRPr="008E510D" w:rsidRDefault="00033C57" w:rsidP="00834E29">
      <w:pPr>
        <w:pStyle w:val="Heading3"/>
        <w:jc w:val="both"/>
      </w:pPr>
      <w:bookmarkStart w:id="3389" w:name="_Toc458775754"/>
      <w:bookmarkStart w:id="3390" w:name="_Toc467226195"/>
      <w:r w:rsidRPr="008E510D">
        <w:t>The Hydrographic Network model</w:t>
      </w:r>
      <w:bookmarkEnd w:id="3389"/>
      <w:bookmarkEnd w:id="3390"/>
    </w:p>
    <w:p w14:paraId="13EEAD0C" w14:textId="4B4FDB68" w:rsidR="00033C57" w:rsidRDefault="00033C57" w:rsidP="00450C77">
      <w:pPr>
        <w:pStyle w:val="Normal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5856F45E" w14:textId="77777777" w:rsidR="00C20518" w:rsidRDefault="00C20518" w:rsidP="00C20518">
      <w:pPr>
        <w:pStyle w:val="OGCFigure"/>
      </w:pPr>
      <w:r>
        <w:rPr>
          <w:noProof/>
        </w:rPr>
        <w:drawing>
          <wp:inline distT="0" distB="0" distL="0" distR="0" wp14:anchorId="1549FFA9" wp14:editId="1788EFE1">
            <wp:extent cx="5486400" cy="6084775"/>
            <wp:effectExtent l="0" t="0" r="0" b="0"/>
            <wp:docPr id="80" name="Grafik 80" descr="D:\Users\Dornblut\OGC_HYF_SWG\hlphtml\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6084775"/>
                    </a:xfrm>
                    <a:prstGeom prst="rect">
                      <a:avLst/>
                    </a:prstGeom>
                    <a:noFill/>
                    <a:ln>
                      <a:noFill/>
                    </a:ln>
                  </pic:spPr>
                </pic:pic>
              </a:graphicData>
            </a:graphic>
          </wp:inline>
        </w:drawing>
      </w:r>
    </w:p>
    <w:p w14:paraId="1B667D56" w14:textId="51A111CD" w:rsidR="00C20518" w:rsidRPr="008E510D" w:rsidRDefault="00C20518" w:rsidP="00834E29">
      <w:pPr>
        <w:pStyle w:val="OGCFigure"/>
        <w:outlineLvl w:val="0"/>
      </w:pPr>
      <w:bookmarkStart w:id="3391" w:name="_Ref462910622"/>
      <w:bookmarkStart w:id="3392" w:name="_Toc467163175"/>
      <w:r>
        <w:t xml:space="preserve">Figure </w:t>
      </w:r>
      <w:r w:rsidR="00C75574">
        <w:fldChar w:fldCharType="begin"/>
      </w:r>
      <w:r w:rsidR="00C75574">
        <w:instrText xml:space="preserve"> SEQ Figure \* ARABIC </w:instrText>
      </w:r>
      <w:r w:rsidR="00C75574">
        <w:fldChar w:fldCharType="separate"/>
      </w:r>
      <w:r w:rsidR="00F30A25">
        <w:rPr>
          <w:noProof/>
        </w:rPr>
        <w:t>39</w:t>
      </w:r>
      <w:r w:rsidR="00C75574">
        <w:rPr>
          <w:noProof/>
        </w:rPr>
        <w:fldChar w:fldCharType="end"/>
      </w:r>
      <w:bookmarkEnd w:id="3391"/>
      <w:r>
        <w:t xml:space="preserve">: </w:t>
      </w:r>
      <w:r w:rsidRPr="009E4992">
        <w:t>Hydrographic Network realizing the catchment (UML class diagram)</w:t>
      </w:r>
      <w:bookmarkEnd w:id="3392"/>
    </w:p>
    <w:p w14:paraId="6C014A6A" w14:textId="3CC43C1B" w:rsidR="00C20518" w:rsidRPr="009E4992" w:rsidRDefault="00C20518" w:rsidP="009E4992">
      <w:pPr>
        <w:pStyle w:val="OGCFigure"/>
      </w:pPr>
    </w:p>
    <w:p w14:paraId="01125E38" w14:textId="77777777" w:rsidR="007004D7" w:rsidRPr="008E510D" w:rsidRDefault="007004D7" w:rsidP="00450C77">
      <w:pPr>
        <w:pStyle w:val="Normal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42BEBA" w:rsidR="007004D7" w:rsidRDefault="007004D7" w:rsidP="00450C77">
      <w:pPr>
        <w:pStyle w:val="NormalWeb"/>
        <w:jc w:val="both"/>
        <w:rPr>
          <w:lang w:val="en-US"/>
        </w:rPr>
      </w:pPr>
      <w:r w:rsidRPr="008E510D">
        <w:rPr>
          <w:lang w:val="en-US"/>
        </w:rPr>
        <w:t>A single water body realizes the logical catchment either as part of the hydrographic network</w:t>
      </w:r>
      <w:r w:rsidR="00B90FE2">
        <w:rPr>
          <w:lang w:val="en-US"/>
        </w:rPr>
        <w:t xml:space="preserve">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00B90FE2">
        <w:rPr>
          <w:lang w:val="en-US"/>
        </w:rPr>
        <w:t>)</w:t>
      </w:r>
      <w:r w:rsidRPr="008E510D">
        <w:rPr>
          <w:lang w:val="en-US"/>
        </w:rPr>
        <w:t xml:space="preserve">, or via a reference </w:t>
      </w:r>
      <w:proofErr w:type="gramStart"/>
      <w:r w:rsidRPr="008E510D">
        <w:rPr>
          <w:lang w:val="en-US"/>
        </w:rPr>
        <w:t>location which</w:t>
      </w:r>
      <w:proofErr w:type="gramEnd"/>
      <w:r w:rsidRPr="008E510D">
        <w:rPr>
          <w:lang w:val="en-US"/>
        </w:rPr>
        <w:t xml:space="preserve"> realizes the conceptual outfall of the catchment realized by the water body (</w:t>
      </w:r>
      <w:r w:rsidR="00874BCD">
        <w:rPr>
          <w:lang w:val="en-US"/>
        </w:rPr>
        <w:fldChar w:fldCharType="begin"/>
      </w:r>
      <w:r w:rsidR="00874BCD">
        <w:rPr>
          <w:lang w:val="en-US"/>
        </w:rPr>
        <w:instrText xml:space="preserve"> REF _Ref462910650 \h </w:instrText>
      </w:r>
      <w:r w:rsidR="00874BCD">
        <w:rPr>
          <w:lang w:val="en-US"/>
        </w:rPr>
      </w:r>
      <w:r w:rsidR="00874BCD">
        <w:rPr>
          <w:lang w:val="en-US"/>
        </w:rPr>
        <w:fldChar w:fldCharType="separate"/>
      </w:r>
      <w:r w:rsidR="00874BCD" w:rsidRPr="00C20518">
        <w:t xml:space="preserve">Figure </w:t>
      </w:r>
      <w:r w:rsidR="00874BCD">
        <w:rPr>
          <w:noProof/>
        </w:rPr>
        <w:t>40</w:t>
      </w:r>
      <w:r w:rsidR="00874BC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02687A1A" w14:textId="77777777" w:rsidR="00C20518" w:rsidRPr="00C20518" w:rsidRDefault="00C20518" w:rsidP="00C20518">
      <w:pPr>
        <w:pStyle w:val="OGCFigure"/>
      </w:pPr>
      <w:r w:rsidRPr="00C20518">
        <w:rPr>
          <w:noProof/>
        </w:rPr>
        <w:drawing>
          <wp:inline distT="0" distB="0" distL="0" distR="0" wp14:anchorId="1FBD9004" wp14:editId="11677662">
            <wp:extent cx="5486400" cy="4197699"/>
            <wp:effectExtent l="0" t="0" r="0" b="0"/>
            <wp:docPr id="81" name="Grafik 81" descr="D:\Users\Dornblut\OGC_HYF_SWG\hlphtml\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97699"/>
                    </a:xfrm>
                    <a:prstGeom prst="rect">
                      <a:avLst/>
                    </a:prstGeom>
                    <a:noFill/>
                    <a:ln>
                      <a:noFill/>
                    </a:ln>
                  </pic:spPr>
                </pic:pic>
              </a:graphicData>
            </a:graphic>
          </wp:inline>
        </w:drawing>
      </w:r>
    </w:p>
    <w:p w14:paraId="4F42B492" w14:textId="529BA09D" w:rsidR="00C20518" w:rsidRPr="008E510D" w:rsidRDefault="00C20518" w:rsidP="00834E29">
      <w:pPr>
        <w:pStyle w:val="OGCFigure"/>
        <w:outlineLvl w:val="0"/>
      </w:pPr>
      <w:bookmarkStart w:id="3393" w:name="_Ref462910650"/>
      <w:bookmarkStart w:id="3394" w:name="_Toc467163176"/>
      <w:r w:rsidRPr="00C20518">
        <w:t xml:space="preserve">Figure </w:t>
      </w:r>
      <w:r w:rsidR="00C75574">
        <w:fldChar w:fldCharType="begin"/>
      </w:r>
      <w:r w:rsidR="00C75574">
        <w:instrText xml:space="preserve"> SEQ Figure \* ARABIC </w:instrText>
      </w:r>
      <w:r w:rsidR="00C75574">
        <w:fldChar w:fldCharType="separate"/>
      </w:r>
      <w:r w:rsidR="00F30A25">
        <w:rPr>
          <w:noProof/>
        </w:rPr>
        <w:t>40</w:t>
      </w:r>
      <w:r w:rsidR="00C75574">
        <w:rPr>
          <w:noProof/>
        </w:rPr>
        <w:fldChar w:fldCharType="end"/>
      </w:r>
      <w:bookmarkEnd w:id="3393"/>
      <w:r w:rsidRPr="00C20518">
        <w:t>: Water Body realizing the outfall (UML class diagram)</w:t>
      </w:r>
      <w:bookmarkEnd w:id="3394"/>
    </w:p>
    <w:p w14:paraId="4F79CE9E" w14:textId="544AE10B" w:rsidR="00C20518" w:rsidRPr="009E4992" w:rsidRDefault="00C20518" w:rsidP="009E4992">
      <w:pPr>
        <w:pStyle w:val="OGCFigure"/>
      </w:pPr>
    </w:p>
    <w:p w14:paraId="78218CCA" w14:textId="67225BF8" w:rsidR="007004D7" w:rsidRPr="008E510D" w:rsidRDefault="007004D7" w:rsidP="00834E29">
      <w:pPr>
        <w:pStyle w:val="Heading4"/>
        <w:jc w:val="both"/>
      </w:pPr>
      <w:r w:rsidRPr="008E510D">
        <w:t>Hydrographic Network</w:t>
      </w:r>
    </w:p>
    <w:p w14:paraId="3A2306C3" w14:textId="775B007B" w:rsidR="007004D7" w:rsidRPr="008E510D" w:rsidRDefault="007004D7" w:rsidP="00450C77">
      <w:pPr>
        <w:pStyle w:val="NormalWeb"/>
        <w:jc w:val="both"/>
        <w:rPr>
          <w:lang w:val="en-US"/>
        </w:rPr>
      </w:pPr>
      <w:r w:rsidRPr="008E510D">
        <w:rPr>
          <w:lang w:val="en-US"/>
        </w:rPr>
        <w:t xml:space="preserve">The HY_HydrographicNetwork feature type specializes the HY_HydroNetwork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water bodies contained in channels or depressions may use the defined relationships s to describe the realization of a catchment by the hydrographic network, or network parts associated with the channel network.</w:t>
      </w:r>
    </w:p>
    <w:p w14:paraId="6CC73789" w14:textId="36BC3305" w:rsidR="007004D7" w:rsidRPr="008E510D" w:rsidRDefault="007004D7" w:rsidP="00407043">
      <w:pPr>
        <w:pStyle w:val="NormalWeb"/>
        <w:jc w:val="both"/>
        <w:rPr>
          <w:lang w:val="en-US"/>
        </w:rPr>
      </w:pPr>
      <w:r w:rsidRPr="008E510D">
        <w:rPr>
          <w:lang w:val="en-US"/>
        </w:rPr>
        <w:t xml:space="preserve">HY_HydrographicNetwork inherits from generalization the </w:t>
      </w:r>
      <w:r w:rsidR="002C3C8A">
        <w:rPr>
          <w:rStyle w:val="Emphasis"/>
          <w:lang w:val="en-US"/>
        </w:rPr>
        <w:t>realized</w:t>
      </w:r>
      <w:r w:rsidRPr="008E510D">
        <w:rPr>
          <w:rStyle w:val="Emphasis"/>
          <w:lang w:val="en-US"/>
        </w:rPr>
        <w:t>Catchment</w:t>
      </w:r>
      <w:r w:rsidRPr="008E510D">
        <w:rPr>
          <w:lang w:val="en-US"/>
        </w:rPr>
        <w:t xml:space="preserve">, </w:t>
      </w:r>
      <w:r w:rsidRPr="008E510D">
        <w:rPr>
          <w:rStyle w:val="Emphasis"/>
          <w:lang w:val="en-US"/>
        </w:rPr>
        <w:t>flowpath</w:t>
      </w:r>
      <w:r w:rsidRPr="008E510D">
        <w:rPr>
          <w:lang w:val="en-US"/>
        </w:rPr>
        <w:t xml:space="preserve"> and </w:t>
      </w:r>
      <w:r w:rsidRPr="008E510D">
        <w:rPr>
          <w:rStyle w:val="Emphasis"/>
          <w:lang w:val="en-US"/>
        </w:rPr>
        <w:t>waterEdge</w:t>
      </w:r>
      <w:r w:rsidRPr="008E510D">
        <w:rPr>
          <w:lang w:val="en-US"/>
        </w:rPr>
        <w:t xml:space="preserve">, as well as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associations, and associates a </w:t>
      </w:r>
      <w:r w:rsidRPr="008E510D">
        <w:rPr>
          <w:rStyle w:val="Emphasis"/>
          <w:lang w:val="en-US"/>
        </w:rPr>
        <w:t>networkWaterBody</w:t>
      </w:r>
      <w:r w:rsidRPr="008E510D">
        <w:rPr>
          <w:lang w:val="en-US"/>
        </w:rPr>
        <w:t xml:space="preserve">. A </w:t>
      </w:r>
      <w:r w:rsidRPr="008E510D">
        <w:rPr>
          <w:rStyle w:val="Emphasis"/>
          <w:lang w:val="en-US"/>
        </w:rPr>
        <w:t>flowline</w:t>
      </w:r>
      <w:r w:rsidRPr="008E510D">
        <w:rPr>
          <w:lang w:val="en-US"/>
        </w:rPr>
        <w:t xml:space="preserve"> </w:t>
      </w:r>
      <w:r w:rsidR="00407043" w:rsidRPr="008E510D">
        <w:rPr>
          <w:lang w:val="en-US"/>
        </w:rPr>
        <w:t xml:space="preserve">and a </w:t>
      </w:r>
      <w:r w:rsidR="00407043">
        <w:rPr>
          <w:rStyle w:val="Emphasis"/>
          <w:lang w:val="en-US"/>
        </w:rPr>
        <w:t>water-</w:t>
      </w:r>
      <w:r w:rsidR="00407043" w:rsidRPr="008E510D">
        <w:rPr>
          <w:rStyle w:val="Emphasis"/>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5DA25EFA" w14:textId="753A4147" w:rsidR="00487DE4" w:rsidRDefault="007004D7" w:rsidP="00450C77">
      <w:pPr>
        <w:pStyle w:val="NormalWeb"/>
        <w:jc w:val="both"/>
        <w:rPr>
          <w:lang w:val="en-US"/>
        </w:rPr>
      </w:pPr>
      <w:r w:rsidRPr="008E510D">
        <w:rPr>
          <w:rStyle w:val="Strong"/>
          <w:lang w:val="en-US"/>
        </w:rPr>
        <w:t>networkWaterBody</w:t>
      </w:r>
      <w:r w:rsidRPr="008E510D">
        <w:rPr>
          <w:lang w:val="en-US"/>
        </w:rPr>
        <w:t xml:space="preserve"> </w:t>
      </w:r>
      <w:r w:rsidR="00487DE4">
        <w:rPr>
          <w:lang w:val="en-US"/>
        </w:rPr>
        <w:t>(</w:t>
      </w:r>
      <w:r w:rsidRPr="008E510D">
        <w:rPr>
          <w:lang w:val="en-US"/>
        </w:rPr>
        <w:t>association</w:t>
      </w:r>
      <w:r w:rsidR="00487DE4">
        <w:rPr>
          <w:lang w:val="en-US"/>
        </w:rPr>
        <w:t>):</w:t>
      </w:r>
      <w:r w:rsidRPr="008E510D">
        <w:rPr>
          <w:lang w:val="en-US"/>
        </w:rPr>
        <w:t xml:space="preserve"> </w:t>
      </w:r>
    </w:p>
    <w:p w14:paraId="6A5AE07B" w14:textId="09DCF6F4" w:rsidR="003D1006" w:rsidRDefault="003D1006" w:rsidP="003D1006">
      <w:pPr>
        <w:pStyle w:val="NormalWeb"/>
        <w:jc w:val="both"/>
        <w:rPr>
          <w:lang w:val="en-US"/>
        </w:rPr>
      </w:pPr>
      <w:r>
        <w:rPr>
          <w:lang w:val="en-US"/>
        </w:rPr>
        <w:t>water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p w14:paraId="02A9C452" w14:textId="31337BCD" w:rsidR="003D1006" w:rsidRDefault="003D1006" w:rsidP="003D1006">
      <w:pPr>
        <w:pStyle w:val="NormalWeb"/>
        <w:jc w:val="both"/>
        <w:rPr>
          <w:lang w:val="en-US"/>
        </w:rPr>
      </w:pPr>
      <w:r>
        <w:rPr>
          <w:rStyle w:val="Strong"/>
          <w:lang w:val="en-US"/>
        </w:rPr>
        <w:t xml:space="preserve">flowline </w:t>
      </w:r>
      <w:r>
        <w:rPr>
          <w:lang w:val="en-US"/>
        </w:rPr>
        <w:t>(constraint):</w:t>
      </w:r>
      <w:r w:rsidRPr="008E510D">
        <w:rPr>
          <w:lang w:val="en-US"/>
        </w:rPr>
        <w:t xml:space="preserve"> </w:t>
      </w:r>
    </w:p>
    <w:p w14:paraId="45DD3F6D" w14:textId="3B4F7B45" w:rsidR="003D1006" w:rsidRDefault="003D1006" w:rsidP="003D1006">
      <w:pPr>
        <w:pStyle w:val="NormalWeb"/>
        <w:jc w:val="both"/>
      </w:pPr>
      <w:r>
        <w:t>defines that whenever</w:t>
      </w:r>
      <w:r w:rsidRPr="008E510D">
        <w:t xml:space="preserve"> </w:t>
      </w:r>
      <w:r>
        <w:t xml:space="preserve">a flowpath exists as part of a network, the </w:t>
      </w:r>
      <w:r w:rsidR="009B61A9">
        <w:t>water body</w:t>
      </w:r>
      <w:r>
        <w:t xml:space="preserve"> should be recognized as a flowpath. Geometrically represented as a curve, flowline will support to ‘measure’ a position on, or along, the </w:t>
      </w:r>
      <w:r w:rsidR="009B61A9">
        <w:t>water body</w:t>
      </w:r>
      <w:r>
        <w:t xml:space="preserve"> using </w:t>
      </w:r>
      <w:r w:rsidR="00407043">
        <w:t>a</w:t>
      </w:r>
      <w:r>
        <w:t xml:space="preserve"> centreline as shape.</w:t>
      </w:r>
    </w:p>
    <w:p w14:paraId="53D716EF" w14:textId="65F1123D" w:rsidR="003D1006" w:rsidRDefault="003D1006" w:rsidP="003D1006">
      <w:pPr>
        <w:pStyle w:val="NormalWeb"/>
        <w:jc w:val="both"/>
        <w:rPr>
          <w:lang w:val="en-US"/>
        </w:rPr>
      </w:pPr>
      <w:r>
        <w:rPr>
          <w:rStyle w:val="Strong"/>
          <w:lang w:val="en-US"/>
        </w:rPr>
        <w:t>water-edge</w:t>
      </w:r>
      <w:r w:rsidRPr="008E510D">
        <w:rPr>
          <w:lang w:val="en-US"/>
        </w:rPr>
        <w:t xml:space="preserve"> </w:t>
      </w:r>
      <w:r>
        <w:rPr>
          <w:lang w:val="en-US"/>
        </w:rPr>
        <w:t>(constraint):</w:t>
      </w:r>
      <w:r w:rsidRPr="008E510D">
        <w:rPr>
          <w:lang w:val="en-US"/>
        </w:rPr>
        <w:t xml:space="preserve"> </w:t>
      </w:r>
    </w:p>
    <w:p w14:paraId="31A42EF2" w14:textId="40CA8C42" w:rsidR="003D1006" w:rsidRDefault="003D1006" w:rsidP="003D1006">
      <w:pPr>
        <w:pStyle w:val="NormalWeb"/>
        <w:jc w:val="both"/>
        <w:rPr>
          <w:lang w:val="en-US"/>
        </w:rPr>
      </w:pPr>
      <w:r>
        <w:t>defines that whenever</w:t>
      </w:r>
      <w:r w:rsidRPr="008E510D">
        <w:t xml:space="preserve"> </w:t>
      </w:r>
      <w:r>
        <w:t xml:space="preserve">a water edge exists as part of a network, the </w:t>
      </w:r>
      <w:r w:rsidR="00407043">
        <w:t>water body</w:t>
      </w:r>
      <w:r>
        <w:t xml:space="preserve"> should be recognized as a water edge. Geometrically represented as a curve, </w:t>
      </w:r>
      <w:r w:rsidR="00407043">
        <w:t>water-edge will support</w:t>
      </w:r>
      <w:r>
        <w:t xml:space="preserve"> to ‘measure’ a position on, or along, the channel using the line of intersection with a water body. </w:t>
      </w:r>
    </w:p>
    <w:p w14:paraId="70F8B487" w14:textId="71E656B5" w:rsidR="007004D7" w:rsidRPr="008E510D" w:rsidRDefault="002C507E" w:rsidP="00834E29">
      <w:pPr>
        <w:pStyle w:val="Heading4"/>
        <w:jc w:val="both"/>
      </w:pPr>
      <w:r>
        <w:t>Water Body</w:t>
      </w:r>
    </w:p>
    <w:p w14:paraId="10328ED7" w14:textId="7139B17C" w:rsidR="007004D7" w:rsidRPr="008E510D" w:rsidRDefault="007004D7" w:rsidP="00450C77">
      <w:pPr>
        <w:pStyle w:val="Normal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00F23FB2" w14:textId="14A7C4DA" w:rsidR="004438CC" w:rsidRPr="004438CC" w:rsidRDefault="007004D7" w:rsidP="004438CC">
      <w:pPr>
        <w:pStyle w:val="NormalWeb"/>
        <w:jc w:val="both"/>
        <w:rPr>
          <w:lang w:val="en-US"/>
        </w:rPr>
      </w:pPr>
      <w:r w:rsidRPr="008E510D">
        <w:rPr>
          <w:lang w:val="en-US"/>
        </w:rPr>
        <w:t xml:space="preserve">HY_WaterBody inherits from generalization the </w:t>
      </w:r>
      <w:r w:rsidRPr="008E510D">
        <w:rPr>
          <w:rStyle w:val="Emphasis"/>
          <w:lang w:val="en-US"/>
        </w:rPr>
        <w:t>name</w:t>
      </w:r>
      <w:r w:rsidRPr="008E510D">
        <w:rPr>
          <w:lang w:val="en-US"/>
        </w:rPr>
        <w:t xml:space="preserve"> property, and the </w:t>
      </w:r>
      <w:r w:rsidRPr="008E510D">
        <w:rPr>
          <w:rStyle w:val="Emphasis"/>
          <w:lang w:val="en-US"/>
        </w:rPr>
        <w:t>flow line</w:t>
      </w:r>
      <w:r w:rsidRPr="008E510D">
        <w:rPr>
          <w:lang w:val="en-US"/>
        </w:rPr>
        <w:t xml:space="preserve"> and </w:t>
      </w:r>
      <w:r w:rsidRPr="008E510D">
        <w:rPr>
          <w:rStyle w:val="Emphasis"/>
          <w:lang w:val="en-US"/>
        </w:rPr>
        <w:t>water edge</w:t>
      </w:r>
      <w:r w:rsidRPr="008E510D">
        <w:rPr>
          <w:lang w:val="en-US"/>
        </w:rPr>
        <w:t xml:space="preserve"> constraints. It associates the </w:t>
      </w:r>
      <w:r w:rsidRPr="008E510D">
        <w:rPr>
          <w:rStyle w:val="Emphasis"/>
          <w:lang w:val="en-US"/>
        </w:rPr>
        <w:t>hydrographicNetwork</w:t>
      </w:r>
      <w:r w:rsidRPr="008E510D">
        <w:rPr>
          <w:lang w:val="en-US"/>
        </w:rPr>
        <w:t xml:space="preserve"> in which it participates, the containing </w:t>
      </w:r>
      <w:r w:rsidRPr="008E510D">
        <w:rPr>
          <w:rStyle w:val="Emphasis"/>
          <w:lang w:val="en-US"/>
        </w:rPr>
        <w:t>waterpool</w:t>
      </w:r>
      <w:r w:rsidRPr="008E510D">
        <w:rPr>
          <w:lang w:val="en-US"/>
        </w:rPr>
        <w:t xml:space="preserve"> and </w:t>
      </w:r>
      <w:r w:rsidRPr="008E510D">
        <w:rPr>
          <w:rStyle w:val="Emphasis"/>
          <w:lang w:val="en-US"/>
        </w:rPr>
        <w:t>watercourse</w:t>
      </w:r>
      <w:r w:rsidRPr="008E510D">
        <w:rPr>
          <w:lang w:val="en-US"/>
        </w:rPr>
        <w:t xml:space="preserve">, the vertical </w:t>
      </w:r>
      <w:r w:rsidRPr="008E510D">
        <w:rPr>
          <w:rStyle w:val="Emphasis"/>
          <w:lang w:val="en-US"/>
        </w:rPr>
        <w:t>streamCrossSection</w:t>
      </w:r>
      <w:r w:rsidRPr="008E510D">
        <w:rPr>
          <w:lang w:val="en-US"/>
        </w:rPr>
        <w:t xml:space="preserve">, </w:t>
      </w:r>
      <w:r w:rsidRPr="008E510D">
        <w:rPr>
          <w:rStyle w:val="Emphasis"/>
          <w:lang w:val="en-US"/>
        </w:rPr>
        <w:t>streamLongitudinalSection</w:t>
      </w:r>
      <w:r w:rsidRPr="008E510D">
        <w:rPr>
          <w:lang w:val="en-US"/>
        </w:rPr>
        <w:t xml:space="preserve">, a horizontal </w:t>
      </w:r>
      <w:r w:rsidRPr="008E510D">
        <w:rPr>
          <w:rStyle w:val="Emphasis"/>
          <w:lang w:val="en-US"/>
        </w:rPr>
        <w:t>stratum</w:t>
      </w:r>
      <w:r w:rsidRPr="008E510D">
        <w:rPr>
          <w:lang w:val="en-US"/>
        </w:rPr>
        <w:t xml:space="preserve">, and a reservoir for </w:t>
      </w:r>
      <w:r w:rsidRPr="008E510D">
        <w:rPr>
          <w:rStyle w:val="Emphasis"/>
          <w:lang w:val="en-US"/>
        </w:rPr>
        <w:t>storage</w:t>
      </w:r>
      <w:r w:rsidRPr="008E510D">
        <w:rPr>
          <w:lang w:val="en-US"/>
        </w:rPr>
        <w:t xml:space="preserve"> of water. A </w:t>
      </w:r>
      <w:r w:rsidRPr="008E510D">
        <w:rPr>
          <w:rStyle w:val="Emphasis"/>
          <w:lang w:val="en-US"/>
        </w:rPr>
        <w:t>stratum</w:t>
      </w:r>
      <w:r w:rsidR="00585BA6">
        <w:rPr>
          <w:rStyle w:val="Emphasis"/>
          <w:lang w:val="en-US"/>
        </w:rPr>
        <w:t>-</w:t>
      </w:r>
      <w:r w:rsidRPr="008E510D">
        <w:rPr>
          <w:rStyle w:val="Emphasis"/>
          <w:lang w:val="en-US"/>
        </w:rPr>
        <w:t>edge</w:t>
      </w:r>
      <w:r w:rsidRPr="008E510D">
        <w:rPr>
          <w:lang w:val="en-US"/>
        </w:rPr>
        <w:t xml:space="preserve"> constraint is defined such that whenever the water body is part of the hydrographic network, the confined stratum is of type HY_WaterEdge. </w:t>
      </w:r>
      <w:r w:rsidR="003E23E5" w:rsidRPr="003E23E5">
        <w:rPr>
          <w:i/>
          <w:lang w:val="en-US"/>
        </w:rPr>
        <w:t>Outflow-at-section</w:t>
      </w:r>
      <w:r w:rsidR="003E23E5">
        <w:rPr>
          <w:lang w:val="en-US"/>
        </w:rPr>
        <w:t xml:space="preserve"> and </w:t>
      </w:r>
      <w:r w:rsidR="004438CC" w:rsidRPr="008E510D">
        <w:rPr>
          <w:rStyle w:val="Emphasis"/>
          <w:lang w:val="en-US"/>
        </w:rPr>
        <w:t>outflow</w:t>
      </w:r>
      <w:r w:rsidR="004438CC">
        <w:rPr>
          <w:rStyle w:val="Emphasis"/>
          <w:lang w:val="en-US"/>
        </w:rPr>
        <w:t>-</w:t>
      </w:r>
      <w:r w:rsidR="004438CC" w:rsidRPr="008E510D">
        <w:rPr>
          <w:rStyle w:val="Emphasis"/>
          <w:lang w:val="en-US"/>
        </w:rPr>
        <w:t>at</w:t>
      </w:r>
      <w:r w:rsidR="004438CC">
        <w:rPr>
          <w:rStyle w:val="Emphasis"/>
          <w:lang w:val="en-US"/>
        </w:rPr>
        <w:t>-</w:t>
      </w:r>
      <w:r w:rsidR="003E23E5">
        <w:rPr>
          <w:rStyle w:val="Emphasis"/>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02856B97" w14:textId="77777777" w:rsidR="00487DE4" w:rsidRPr="004438CC" w:rsidRDefault="007004D7" w:rsidP="00450C77">
      <w:pPr>
        <w:pStyle w:val="NormalWeb"/>
        <w:jc w:val="both"/>
        <w:rPr>
          <w:lang w:val="en-US"/>
        </w:rPr>
      </w:pPr>
      <w:r w:rsidRPr="004438CC">
        <w:rPr>
          <w:rStyle w:val="Strong"/>
          <w:lang w:val="en-US"/>
        </w:rPr>
        <w:t>waterpool</w:t>
      </w:r>
      <w:r w:rsidRPr="004438CC">
        <w:rPr>
          <w:lang w:val="en-US"/>
        </w:rPr>
        <w:t xml:space="preserve"> </w:t>
      </w:r>
      <w:r w:rsidR="00487DE4" w:rsidRPr="004438CC">
        <w:rPr>
          <w:lang w:val="en-US"/>
        </w:rPr>
        <w:t>(</w:t>
      </w:r>
      <w:r w:rsidRPr="004438CC">
        <w:rPr>
          <w:lang w:val="en-US"/>
        </w:rPr>
        <w:t>association</w:t>
      </w:r>
      <w:r w:rsidR="00487DE4" w:rsidRPr="004438CC">
        <w:rPr>
          <w:lang w:val="en-US"/>
        </w:rPr>
        <w:t>):</w:t>
      </w:r>
    </w:p>
    <w:p w14:paraId="21E98249" w14:textId="0CD2179F" w:rsidR="007004D7" w:rsidRPr="008E510D" w:rsidRDefault="004438CC" w:rsidP="00450C77">
      <w:pPr>
        <w:pStyle w:val="NormalWeb"/>
        <w:jc w:val="both"/>
        <w:rPr>
          <w:lang w:val="en-US"/>
        </w:rPr>
      </w:pPr>
      <w:r w:rsidRPr="004438CC">
        <w:rPr>
          <w:lang w:val="en-US"/>
        </w:rPr>
        <w:t xml:space="preserve">identifies the </w:t>
      </w:r>
      <w:r w:rsidR="007004D7" w:rsidRPr="004438CC">
        <w:rPr>
          <w:lang w:val="en-US"/>
        </w:rPr>
        <w:t xml:space="preserve">natural or artificial depression </w:t>
      </w:r>
      <w:r w:rsidRPr="004438CC">
        <w:rPr>
          <w:lang w:val="en-US"/>
        </w:rPr>
        <w:t>which contains standing water</w:t>
      </w:r>
      <w:r w:rsidR="007004D7" w:rsidRPr="004438CC">
        <w:rPr>
          <w:lang w:val="en-US"/>
        </w:rPr>
        <w:t>, incl</w:t>
      </w:r>
      <w:r w:rsidRPr="004438CC">
        <w:rPr>
          <w:lang w:val="en-US"/>
        </w:rPr>
        <w:t>uding</w:t>
      </w:r>
      <w:r w:rsidR="007004D7" w:rsidRPr="004438CC">
        <w:rPr>
          <w:lang w:val="en-US"/>
        </w:rPr>
        <w:t xml:space="preserve"> large interstices in the ground, such as cave, cavern or a group of these.</w:t>
      </w:r>
      <w:r w:rsidR="007004D7" w:rsidRPr="008E510D">
        <w:rPr>
          <w:lang w:val="en-US"/>
        </w:rPr>
        <w:t xml:space="preserve"> </w:t>
      </w:r>
    </w:p>
    <w:p w14:paraId="5A3D4100" w14:textId="5DB116B2" w:rsidR="00487DE4" w:rsidRDefault="007004D7" w:rsidP="00450C77">
      <w:pPr>
        <w:pStyle w:val="NormalWeb"/>
        <w:jc w:val="both"/>
        <w:rPr>
          <w:lang w:val="en-US"/>
        </w:rPr>
      </w:pPr>
      <w:r w:rsidRPr="008E510D">
        <w:rPr>
          <w:rStyle w:val="Strong"/>
          <w:lang w:val="en-US"/>
        </w:rPr>
        <w:t>watercourse</w:t>
      </w:r>
      <w:r w:rsidRPr="008E510D">
        <w:rPr>
          <w:lang w:val="en-US"/>
        </w:rPr>
        <w:t xml:space="preserve"> </w:t>
      </w:r>
      <w:r w:rsidR="00487DE4">
        <w:rPr>
          <w:lang w:val="en-US"/>
        </w:rPr>
        <w:t>(</w:t>
      </w:r>
      <w:r w:rsidRPr="008E510D">
        <w:rPr>
          <w:lang w:val="en-US"/>
        </w:rPr>
        <w:t>association</w:t>
      </w:r>
      <w:r w:rsidR="00487DE4">
        <w:rPr>
          <w:lang w:val="en-US"/>
        </w:rPr>
        <w:t>)</w:t>
      </w:r>
      <w:r w:rsidR="004438CC">
        <w:rPr>
          <w:lang w:val="en-US"/>
        </w:rPr>
        <w:t>:</w:t>
      </w:r>
    </w:p>
    <w:p w14:paraId="1637F36D" w14:textId="39BCC0CB" w:rsidR="007004D7" w:rsidRPr="008E510D" w:rsidRDefault="004438CC" w:rsidP="00450C77">
      <w:pPr>
        <w:pStyle w:val="NormalWeb"/>
        <w:jc w:val="both"/>
        <w:rPr>
          <w:lang w:val="en-US"/>
        </w:rPr>
      </w:pPr>
      <w:r>
        <w:rPr>
          <w:lang w:val="en-US"/>
        </w:rPr>
        <w:t>ident</w:t>
      </w:r>
      <w:r w:rsidR="00557B1D">
        <w:rPr>
          <w:lang w:val="en-US"/>
        </w:rPr>
        <w:t>i</w:t>
      </w:r>
      <w:r>
        <w:rPr>
          <w:lang w:val="en-US"/>
        </w:rPr>
        <w:t xml:space="preserve">fies </w:t>
      </w:r>
      <w:r w:rsidR="007004D7" w:rsidRPr="008E510D">
        <w:rPr>
          <w:lang w:val="en-US"/>
        </w:rPr>
        <w:t xml:space="preserve">the natural or man-made channel </w:t>
      </w:r>
      <w:r w:rsidR="00557B1D" w:rsidRPr="008E510D">
        <w:rPr>
          <w:lang w:val="en-US"/>
        </w:rPr>
        <w:t>which continuously or periodically contains moving water</w:t>
      </w:r>
      <w:r w:rsidR="007004D7" w:rsidRPr="008E510D">
        <w:rPr>
          <w:lang w:val="en-US"/>
        </w:rPr>
        <w:t>, incl</w:t>
      </w:r>
      <w:r w:rsidR="00557B1D">
        <w:rPr>
          <w:lang w:val="en-US"/>
        </w:rPr>
        <w:t>uding</w:t>
      </w:r>
      <w:r w:rsidR="007004D7" w:rsidRPr="008E510D">
        <w:rPr>
          <w:lang w:val="en-US"/>
        </w:rPr>
        <w:t xml:space="preserve"> large interstices in the ground, such as cave, cavern or a group of these</w:t>
      </w:r>
    </w:p>
    <w:p w14:paraId="6D31E407" w14:textId="77777777" w:rsidR="00557B1D" w:rsidRDefault="00557B1D" w:rsidP="00557B1D">
      <w:pPr>
        <w:pStyle w:val="NormalWeb"/>
        <w:jc w:val="both"/>
        <w:rPr>
          <w:lang w:val="en-US"/>
        </w:rPr>
      </w:pPr>
      <w:r w:rsidRPr="008E510D">
        <w:rPr>
          <w:rStyle w:val="Strong"/>
          <w:lang w:val="en-US"/>
        </w:rPr>
        <w:t>stratum</w:t>
      </w:r>
      <w:r w:rsidRPr="008E510D">
        <w:rPr>
          <w:lang w:val="en-US"/>
        </w:rPr>
        <w:t xml:space="preserve"> </w:t>
      </w:r>
      <w:r>
        <w:rPr>
          <w:lang w:val="en-US"/>
        </w:rPr>
        <w:t>(</w:t>
      </w:r>
      <w:r w:rsidRPr="008E510D">
        <w:rPr>
          <w:lang w:val="en-US"/>
        </w:rPr>
        <w:t>association</w:t>
      </w:r>
      <w:r>
        <w:rPr>
          <w:lang w:val="en-US"/>
        </w:rPr>
        <w:t>):</w:t>
      </w:r>
    </w:p>
    <w:p w14:paraId="2E05CE17" w14:textId="77777777" w:rsidR="00557B1D" w:rsidRPr="008E510D" w:rsidRDefault="00557B1D" w:rsidP="00557B1D">
      <w:pPr>
        <w:pStyle w:val="Normal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p w14:paraId="39B15A0A" w14:textId="193D0909" w:rsidR="00487DE4" w:rsidRDefault="007004D7" w:rsidP="00450C77">
      <w:pPr>
        <w:pStyle w:val="NormalWeb"/>
        <w:jc w:val="both"/>
        <w:rPr>
          <w:lang w:val="en-US"/>
        </w:rPr>
      </w:pPr>
      <w:r w:rsidRPr="008E510D">
        <w:rPr>
          <w:rStyle w:val="Strong"/>
          <w:lang w:val="en-US"/>
        </w:rPr>
        <w:t>upstreamWaterBody</w:t>
      </w:r>
      <w:r w:rsidRPr="008E510D">
        <w:rPr>
          <w:lang w:val="en-US"/>
        </w:rPr>
        <w:t xml:space="preserve"> and </w:t>
      </w:r>
      <w:r w:rsidRPr="008E510D">
        <w:rPr>
          <w:rStyle w:val="Strong"/>
          <w:lang w:val="en-US"/>
        </w:rPr>
        <w:t>downstreamWaterBody</w:t>
      </w:r>
      <w:r w:rsidRPr="008E510D">
        <w:rPr>
          <w:lang w:val="en-US"/>
        </w:rPr>
        <w:t xml:space="preserve"> </w:t>
      </w:r>
      <w:r w:rsidR="00487DE4">
        <w:rPr>
          <w:lang w:val="en-US"/>
        </w:rPr>
        <w:t>(</w:t>
      </w:r>
      <w:r w:rsidRPr="008E510D">
        <w:rPr>
          <w:lang w:val="en-US"/>
        </w:rPr>
        <w:t>associations</w:t>
      </w:r>
      <w:r w:rsidR="00487DE4">
        <w:rPr>
          <w:lang w:val="en-US"/>
        </w:rPr>
        <w:t>):</w:t>
      </w:r>
    </w:p>
    <w:p w14:paraId="7B826C51" w14:textId="070BEB23" w:rsidR="007004D7" w:rsidRPr="008E510D" w:rsidRDefault="00557B1D" w:rsidP="00450C77">
      <w:pPr>
        <w:pStyle w:val="NormalWeb"/>
        <w:jc w:val="both"/>
        <w:rPr>
          <w:lang w:val="en-US"/>
        </w:rPr>
      </w:pPr>
      <w:r>
        <w:rPr>
          <w:lang w:val="en-US"/>
        </w:rPr>
        <w:t>identifies</w:t>
      </w:r>
      <w:r w:rsidR="007004D7" w:rsidRPr="008E510D">
        <w:rPr>
          <w:lang w:val="en-US"/>
        </w:rPr>
        <w:t xml:space="preserve"> another water body immediately up</w:t>
      </w:r>
      <w:r>
        <w:rPr>
          <w:lang w:val="en-US"/>
        </w:rPr>
        <w:t>stream</w:t>
      </w:r>
      <w:r w:rsidR="007004D7" w:rsidRPr="008E510D">
        <w:rPr>
          <w:lang w:val="en-US"/>
        </w:rPr>
        <w:t xml:space="preserve"> or downstream</w:t>
      </w:r>
      <w:r>
        <w:rPr>
          <w:lang w:val="en-US"/>
        </w:rPr>
        <w:t xml:space="preserve">, allowing to trace the </w:t>
      </w:r>
      <w:r w:rsidR="007004D7" w:rsidRPr="008E510D">
        <w:rPr>
          <w:lang w:val="en-US"/>
        </w:rPr>
        <w:t>hydrographic network without knowing the inflow or outflow of the catchment realized by the water body.</w:t>
      </w:r>
    </w:p>
    <w:p w14:paraId="6A881893" w14:textId="6F484E91" w:rsidR="00487DE4" w:rsidRDefault="007004D7" w:rsidP="00450C77">
      <w:pPr>
        <w:pStyle w:val="NormalWeb"/>
        <w:jc w:val="both"/>
        <w:rPr>
          <w:lang w:val="en-US"/>
        </w:rPr>
      </w:pPr>
      <w:r w:rsidRPr="008E510D">
        <w:rPr>
          <w:rStyle w:val="Strong"/>
          <w:lang w:val="en-US"/>
        </w:rPr>
        <w:t>fixedLandmark</w:t>
      </w:r>
      <w:r w:rsidRPr="008E510D">
        <w:rPr>
          <w:lang w:val="en-US"/>
        </w:rPr>
        <w:t xml:space="preserve"> </w:t>
      </w:r>
      <w:r w:rsidR="00487DE4">
        <w:rPr>
          <w:lang w:val="en-US"/>
        </w:rPr>
        <w:t>(</w:t>
      </w:r>
      <w:r w:rsidRPr="008E510D">
        <w:rPr>
          <w:lang w:val="en-US"/>
        </w:rPr>
        <w:t>association</w:t>
      </w:r>
      <w:r w:rsidR="00487DE4">
        <w:rPr>
          <w:lang w:val="en-US"/>
        </w:rPr>
        <w:t>):</w:t>
      </w:r>
    </w:p>
    <w:p w14:paraId="558269D1" w14:textId="2D287CBD" w:rsidR="007004D7" w:rsidRPr="008E510D" w:rsidRDefault="00557B1D" w:rsidP="00450C77">
      <w:pPr>
        <w:pStyle w:val="NormalWeb"/>
        <w:jc w:val="both"/>
        <w:rPr>
          <w:lang w:val="en-US"/>
        </w:rPr>
      </w:pPr>
      <w:r>
        <w:rPr>
          <w:lang w:val="en-US"/>
        </w:rPr>
        <w:t xml:space="preserve">identifies </w:t>
      </w:r>
      <w:r w:rsidRPr="008E510D">
        <w:rPr>
          <w:lang w:val="en-US"/>
        </w:rPr>
        <w:t xml:space="preserve">a fixed landmark </w:t>
      </w:r>
      <w:r w:rsidR="0099570A">
        <w:rPr>
          <w:lang w:val="en-US"/>
        </w:rPr>
        <w:t xml:space="preserve">as permanent reference location </w:t>
      </w:r>
      <w:r w:rsidRPr="008E510D">
        <w:rPr>
          <w:lang w:val="en-US"/>
        </w:rPr>
        <w:t>which realizes the conceptual outfall of the catchment realized by the water body</w:t>
      </w:r>
      <w:r w:rsidR="0099570A">
        <w:rPr>
          <w:lang w:val="en-US"/>
        </w:rPr>
        <w:t>.</w:t>
      </w:r>
      <w:r>
        <w:rPr>
          <w:lang w:val="en-US"/>
        </w:rPr>
        <w:t xml:space="preserve"> </w:t>
      </w:r>
    </w:p>
    <w:p w14:paraId="1827765F" w14:textId="6C37F6D0" w:rsidR="00487DE4" w:rsidRDefault="007004D7" w:rsidP="00450C77">
      <w:pPr>
        <w:pStyle w:val="NormalWeb"/>
        <w:jc w:val="both"/>
        <w:rPr>
          <w:lang w:val="en-US"/>
        </w:rPr>
      </w:pPr>
      <w:r w:rsidRPr="008E510D">
        <w:rPr>
          <w:rStyle w:val="Strong"/>
          <w:lang w:val="en-US"/>
        </w:rPr>
        <w:t>streamCrossSection</w:t>
      </w:r>
      <w:r w:rsidRPr="008E510D">
        <w:rPr>
          <w:lang w:val="en-US"/>
        </w:rPr>
        <w:t xml:space="preserve"> and </w:t>
      </w:r>
      <w:r w:rsidR="000C7924" w:rsidRPr="000C7924">
        <w:rPr>
          <w:b/>
          <w:lang w:val="en-US"/>
        </w:rPr>
        <w:t>streamL</w:t>
      </w:r>
      <w:r w:rsidRPr="008E510D">
        <w:rPr>
          <w:rStyle w:val="Strong"/>
          <w:lang w:val="en-US"/>
        </w:rPr>
        <w:t>ongitudinalSection</w:t>
      </w:r>
      <w:r w:rsidRPr="008E510D">
        <w:rPr>
          <w:lang w:val="en-US"/>
        </w:rPr>
        <w:t xml:space="preserve"> </w:t>
      </w:r>
      <w:r w:rsidR="00487DE4">
        <w:rPr>
          <w:lang w:val="en-US"/>
        </w:rPr>
        <w:t>(</w:t>
      </w:r>
      <w:r w:rsidRPr="008E510D">
        <w:rPr>
          <w:lang w:val="en-US"/>
        </w:rPr>
        <w:t>associations</w:t>
      </w:r>
      <w:r w:rsidR="00487DE4">
        <w:rPr>
          <w:lang w:val="en-US"/>
        </w:rPr>
        <w:t>):</w:t>
      </w:r>
    </w:p>
    <w:p w14:paraId="4D55A049" w14:textId="5365F272" w:rsidR="007004D7" w:rsidRPr="008E510D" w:rsidRDefault="00557B1D" w:rsidP="00450C77">
      <w:pPr>
        <w:pStyle w:val="NormalWeb"/>
        <w:jc w:val="both"/>
        <w:rPr>
          <w:lang w:val="en-US"/>
        </w:rPr>
      </w:pPr>
      <w:r>
        <w:rPr>
          <w:lang w:val="en-US"/>
        </w:rPr>
        <w:t>identifies a</w:t>
      </w:r>
      <w:r w:rsidR="007004D7" w:rsidRPr="008E510D">
        <w:rPr>
          <w:lang w:val="en-US"/>
        </w:rPr>
        <w:t xml:space="preserve"> vertical section either at right angles to the main (average) direction of flow, or along a cent</w:t>
      </w:r>
      <w:r>
        <w:rPr>
          <w:lang w:val="en-US"/>
        </w:rPr>
        <w:t>er</w:t>
      </w:r>
      <w:r w:rsidR="007004D7" w:rsidRPr="008E510D">
        <w:rPr>
          <w:lang w:val="en-US"/>
        </w:rPr>
        <w:t>line</w:t>
      </w:r>
      <w:r w:rsidR="003E23E5">
        <w:rPr>
          <w:lang w:val="en-US"/>
        </w:rPr>
        <w:t xml:space="preserve">, </w:t>
      </w:r>
      <w:r w:rsidR="007004D7" w:rsidRPr="008E510D">
        <w:rPr>
          <w:lang w:val="en-US"/>
        </w:rPr>
        <w:t>carrying a permanent reference location which realizes the outfall of the catchment which is realized by the water body.</w:t>
      </w:r>
    </w:p>
    <w:p w14:paraId="3DFBD056" w14:textId="2D30A693" w:rsidR="00487DE4" w:rsidRDefault="007004D7" w:rsidP="00450C77">
      <w:pPr>
        <w:pStyle w:val="NormalWeb"/>
        <w:jc w:val="both"/>
        <w:rPr>
          <w:lang w:val="en-US"/>
        </w:rPr>
      </w:pPr>
      <w:r w:rsidRPr="008E510D">
        <w:rPr>
          <w:rStyle w:val="Strong"/>
          <w:lang w:val="en-US"/>
        </w:rPr>
        <w:t>storage</w:t>
      </w:r>
      <w:r w:rsidRPr="008E510D">
        <w:rPr>
          <w:lang w:val="en-US"/>
        </w:rPr>
        <w:t xml:space="preserve"> </w:t>
      </w:r>
      <w:r w:rsidR="00487DE4">
        <w:rPr>
          <w:lang w:val="en-US"/>
        </w:rPr>
        <w:t>(</w:t>
      </w:r>
      <w:r w:rsidRPr="008E510D">
        <w:rPr>
          <w:lang w:val="en-US"/>
        </w:rPr>
        <w:t>association</w:t>
      </w:r>
      <w:r w:rsidR="00487DE4">
        <w:rPr>
          <w:lang w:val="en-US"/>
        </w:rPr>
        <w:t>):</w:t>
      </w:r>
    </w:p>
    <w:p w14:paraId="68F2E736" w14:textId="53362D01" w:rsidR="007004D7" w:rsidRDefault="003E23E5" w:rsidP="00450C77">
      <w:pPr>
        <w:pStyle w:val="NormalWeb"/>
        <w:jc w:val="both"/>
        <w:rPr>
          <w:lang w:val="en-US"/>
        </w:rPr>
      </w:pPr>
      <w:r>
        <w:rPr>
          <w:lang w:val="en-US"/>
        </w:rPr>
        <w:t>identifies a</w:t>
      </w:r>
      <w:r w:rsidR="007004D7" w:rsidRPr="008E510D">
        <w:rPr>
          <w:lang w:val="en-US"/>
        </w:rPr>
        <w:t xml:space="preserve"> reservoir storing water as a resource for future use. </w:t>
      </w:r>
      <w:r w:rsidR="006C7508">
        <w:rPr>
          <w:lang w:val="en-US"/>
        </w:rPr>
        <w:t xml:space="preserve">This may </w:t>
      </w:r>
      <w:r w:rsidR="007004D7" w:rsidRPr="008E510D">
        <w:rPr>
          <w:lang w:val="en-US"/>
        </w:rPr>
        <w:t xml:space="preserve">be used to describe storage characteristics of the water body participating in the hydrographic network. </w:t>
      </w:r>
    </w:p>
    <w:p w14:paraId="3D77030A" w14:textId="15F67EBB" w:rsidR="00557B1D" w:rsidRDefault="003E23E5" w:rsidP="00557B1D">
      <w:pPr>
        <w:pStyle w:val="NormalWeb"/>
        <w:jc w:val="both"/>
        <w:rPr>
          <w:lang w:val="en-US"/>
        </w:rPr>
      </w:pPr>
      <w:r>
        <w:rPr>
          <w:rStyle w:val="Strong"/>
          <w:lang w:val="en-US"/>
        </w:rPr>
        <w:t>stratum</w:t>
      </w:r>
      <w:r w:rsidR="00557B1D">
        <w:rPr>
          <w:rStyle w:val="Strong"/>
          <w:lang w:val="en-US"/>
        </w:rPr>
        <w:t>-</w:t>
      </w:r>
      <w:r>
        <w:rPr>
          <w:rStyle w:val="Strong"/>
          <w:lang w:val="en-US"/>
        </w:rPr>
        <w:t>edge</w:t>
      </w:r>
      <w:r w:rsidR="00557B1D" w:rsidRPr="008E510D">
        <w:rPr>
          <w:lang w:val="en-US"/>
        </w:rPr>
        <w:t xml:space="preserve"> </w:t>
      </w:r>
      <w:r w:rsidR="00557B1D">
        <w:rPr>
          <w:lang w:val="en-US"/>
        </w:rPr>
        <w:t>(constraint):</w:t>
      </w:r>
      <w:r w:rsidR="00557B1D" w:rsidRPr="008E510D">
        <w:rPr>
          <w:lang w:val="en-US"/>
        </w:rPr>
        <w:t xml:space="preserve"> </w:t>
      </w:r>
    </w:p>
    <w:p w14:paraId="6F7F7AF7" w14:textId="2D10832C" w:rsidR="003E23E5" w:rsidRPr="0056071D" w:rsidRDefault="003E23E5" w:rsidP="003E23E5">
      <w:pPr>
        <w:pStyle w:val="NormalWeb"/>
        <w:jc w:val="both"/>
        <w:rPr>
          <w:lang w:val="en-US"/>
        </w:rPr>
      </w:pPr>
      <w:r>
        <w:t>defines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p w14:paraId="536DC234" w14:textId="2F1D6747" w:rsidR="003E23E5" w:rsidRDefault="003E23E5" w:rsidP="003E23E5">
      <w:pPr>
        <w:pStyle w:val="NormalWeb"/>
        <w:jc w:val="both"/>
        <w:rPr>
          <w:lang w:val="en-US"/>
        </w:rPr>
      </w:pPr>
      <w:r>
        <w:rPr>
          <w:rStyle w:val="Strong"/>
          <w:lang w:val="en-US"/>
        </w:rPr>
        <w:t>outflow-at-landmark</w:t>
      </w:r>
      <w:r w:rsidRPr="008E510D">
        <w:rPr>
          <w:lang w:val="en-US"/>
        </w:rPr>
        <w:t xml:space="preserve"> </w:t>
      </w:r>
      <w:r>
        <w:rPr>
          <w:lang w:val="en-US"/>
        </w:rPr>
        <w:t>(constraint):</w:t>
      </w:r>
      <w:r w:rsidRPr="008E510D">
        <w:rPr>
          <w:lang w:val="en-US"/>
        </w:rPr>
        <w:t xml:space="preserve"> </w:t>
      </w:r>
    </w:p>
    <w:p w14:paraId="34C036DA" w14:textId="657A3567" w:rsidR="003E23E5" w:rsidRPr="008E510D" w:rsidRDefault="003E23E5" w:rsidP="003E23E5">
      <w:pPr>
        <w:pStyle w:val="NormalWeb"/>
        <w:jc w:val="both"/>
        <w:rPr>
          <w:lang w:val="en-US"/>
        </w:rPr>
      </w:pPr>
      <w:r>
        <w:t xml:space="preserve">defines that a fixed landmark on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27B12AB0" w14:textId="08B80001" w:rsidR="003E23E5" w:rsidRDefault="003E23E5" w:rsidP="003E23E5">
      <w:pPr>
        <w:pStyle w:val="NormalWeb"/>
        <w:jc w:val="both"/>
        <w:rPr>
          <w:lang w:val="en-US"/>
        </w:rPr>
      </w:pPr>
      <w:r>
        <w:rPr>
          <w:rStyle w:val="Strong"/>
          <w:lang w:val="en-US"/>
        </w:rPr>
        <w:t>outflow-at-section</w:t>
      </w:r>
      <w:r w:rsidRPr="008E510D">
        <w:rPr>
          <w:lang w:val="en-US"/>
        </w:rPr>
        <w:t xml:space="preserve"> </w:t>
      </w:r>
      <w:r>
        <w:rPr>
          <w:lang w:val="en-US"/>
        </w:rPr>
        <w:t>(constraint):</w:t>
      </w:r>
      <w:r w:rsidRPr="008E510D">
        <w:rPr>
          <w:lang w:val="en-US"/>
        </w:rPr>
        <w:t xml:space="preserve"> </w:t>
      </w:r>
    </w:p>
    <w:p w14:paraId="2E06299C" w14:textId="1BD9EE86" w:rsidR="00557B1D" w:rsidRPr="008E510D" w:rsidRDefault="003E23E5" w:rsidP="00450C77">
      <w:pPr>
        <w:pStyle w:val="NormalWeb"/>
        <w:jc w:val="both"/>
        <w:rPr>
          <w:lang w:val="en-US"/>
        </w:rPr>
      </w:pPr>
      <w:proofErr w:type="gramStart"/>
      <w:r>
        <w:t>defines</w:t>
      </w:r>
      <w:proofErr w:type="gramEnd"/>
      <w:r>
        <w:t xml:space="preserve"> that a location at a vertical section of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4DC33EDB" w14:textId="2B36D717" w:rsidR="007004D7" w:rsidRPr="008E510D" w:rsidRDefault="007004D7" w:rsidP="00834E29">
      <w:pPr>
        <w:pStyle w:val="Heading4"/>
        <w:jc w:val="both"/>
      </w:pPr>
      <w:r w:rsidRPr="008E510D">
        <w:t>Water</w:t>
      </w:r>
      <w:r w:rsidR="002C507E">
        <w:t>-</w:t>
      </w:r>
      <w:r w:rsidRPr="008E510D">
        <w:t>Body Stratum</w:t>
      </w:r>
    </w:p>
    <w:p w14:paraId="564F3059" w14:textId="77777777" w:rsidR="007004D7" w:rsidRPr="008E510D" w:rsidRDefault="007004D7" w:rsidP="00450C77">
      <w:pPr>
        <w:pStyle w:val="Normal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Emphasis"/>
          <w:lang w:val="en-US"/>
        </w:rPr>
        <w:t>stratumType</w:t>
      </w:r>
      <w:r w:rsidRPr="008E510D">
        <w:rPr>
          <w:lang w:val="en-US"/>
        </w:rPr>
        <w:t xml:space="preserve"> and </w:t>
      </w:r>
      <w:r w:rsidRPr="008E510D">
        <w:rPr>
          <w:rStyle w:val="Emphasis"/>
          <w:lang w:val="en-US"/>
        </w:rPr>
        <w:t>benchmark</w:t>
      </w:r>
      <w:r w:rsidRPr="008E510D">
        <w:rPr>
          <w:lang w:val="en-US"/>
        </w:rPr>
        <w:t>.</w:t>
      </w:r>
    </w:p>
    <w:p w14:paraId="13C8685F" w14:textId="15B82F3B" w:rsidR="00487DE4" w:rsidRDefault="007004D7" w:rsidP="00450C77">
      <w:pPr>
        <w:pStyle w:val="NormalWeb"/>
        <w:jc w:val="both"/>
        <w:rPr>
          <w:lang w:val="en-US"/>
        </w:rPr>
      </w:pPr>
      <w:r w:rsidRPr="008E510D">
        <w:rPr>
          <w:rStyle w:val="Strong"/>
          <w:lang w:val="en-US"/>
        </w:rPr>
        <w:t>stratumType</w:t>
      </w:r>
      <w:r w:rsidRPr="008E510D">
        <w:rPr>
          <w:lang w:val="en-US"/>
        </w:rPr>
        <w:t xml:space="preserve"> </w:t>
      </w:r>
      <w:r w:rsidR="00487DE4">
        <w:rPr>
          <w:lang w:val="en-US"/>
        </w:rPr>
        <w:t>(</w:t>
      </w:r>
      <w:r w:rsidRPr="008E510D">
        <w:rPr>
          <w:lang w:val="en-US"/>
        </w:rPr>
        <w:t>attribute</w:t>
      </w:r>
      <w:r w:rsidR="00487DE4">
        <w:rPr>
          <w:lang w:val="en-US"/>
        </w:rPr>
        <w:t>):</w:t>
      </w:r>
    </w:p>
    <w:p w14:paraId="3A89D84E" w14:textId="12A0FF17" w:rsidR="006C7508" w:rsidRDefault="007004D7" w:rsidP="006C7508">
      <w:pPr>
        <w:pStyle w:val="NormalWeb"/>
        <w:jc w:val="both"/>
        <w:rPr>
          <w:lang w:val="en-US"/>
        </w:rPr>
      </w:pPr>
      <w:r w:rsidRPr="008E510D">
        <w:rPr>
          <w:lang w:val="en-US"/>
        </w:rPr>
        <w:t xml:space="preserve">characterizes the stratum using a term from a controlled vocabulary. </w:t>
      </w:r>
      <w:del w:id="3395" w:author="Lieberman, Joshua" w:date="2016-11-17T15:48:00Z">
        <w:r w:rsidR="006C7508" w:rsidDel="00BB23DB">
          <w:rPr>
            <w:lang w:val="en-US"/>
          </w:rPr>
          <w:delText xml:space="preserve">To meet the </w:delText>
        </w:r>
        <w:r w:rsidR="006C7508" w:rsidDel="00BB23DB">
          <w:fldChar w:fldCharType="begin"/>
        </w:r>
        <w:r w:rsidR="006C7508" w:rsidDel="00BB23DB">
          <w:rPr>
            <w:lang w:val="en-US"/>
          </w:rPr>
          <w:delInstrText xml:space="preserve"> REF ISO19103 \h </w:delInstrText>
        </w:r>
        <w:r w:rsidR="006C7508" w:rsidDel="00BB23DB">
          <w:fldChar w:fldCharType="separate"/>
        </w:r>
        <w:r w:rsidR="001B5AD0" w:rsidRPr="00E30BF1" w:rsidDel="00BB23DB">
          <w:rPr>
            <w:color w:val="0000FF"/>
            <w:u w:val="single"/>
          </w:rPr>
          <w:delText>req/hy_hydrofeature/19103</w:delText>
        </w:r>
        <w:r w:rsidR="006C7508" w:rsidDel="00BB23DB">
          <w:fldChar w:fldCharType="end"/>
        </w:r>
        <w:r w:rsidR="006C7508" w:rsidDel="00BB23DB">
          <w:rPr>
            <w:lang w:val="en-US"/>
          </w:rPr>
          <w:delText xml:space="preserve"> requirement defined </w:delText>
        </w:r>
        <w:r w:rsidR="006C7508" w:rsidDel="00BB23DB">
          <w:delText>in section 7.4.1 of</w:delText>
        </w:r>
        <w:r w:rsidR="006C7508" w:rsidDel="00BB23DB">
          <w:rPr>
            <w:lang w:val="en-US"/>
          </w:rPr>
          <w:delText xml:space="preserve"> this standard, </w:delText>
        </w:r>
      </w:del>
      <w:proofErr w:type="gramStart"/>
      <w:ins w:id="3396" w:author="Lieberman, Joshua" w:date="2016-11-17T15:48:00Z">
        <w:r w:rsidR="00BB23DB">
          <w:rPr>
            <w:lang w:val="en-US"/>
          </w:rPr>
          <w:t>A</w:t>
        </w:r>
      </w:ins>
      <w:proofErr w:type="gramEnd"/>
      <w:del w:id="3397" w:author="Lieberman, Joshua" w:date="2016-11-17T15:48:00Z">
        <w:r w:rsidR="006C7508" w:rsidDel="00BB23DB">
          <w:rPr>
            <w:lang w:val="en-US"/>
          </w:rPr>
          <w:delText>a</w:delText>
        </w:r>
      </w:del>
      <w:r w:rsidR="006C7508">
        <w:rPr>
          <w:lang w:val="en-US"/>
        </w:rPr>
        <w:t xml:space="preserve">n implementation may use the ScopedName type described in ISO 19103: </w:t>
      </w:r>
      <w:r w:rsidR="006C7508" w:rsidRPr="00B74E4E">
        <w:t>Conceptual Schema</w:t>
      </w:r>
      <w:del w:id="3398" w:author="Lieberman, Joshua" w:date="2016-11-17T15:48:00Z">
        <w:r w:rsidR="006C7508" w:rsidDel="00BB23DB">
          <w:delText xml:space="preserve"> may be used</w:delText>
        </w:r>
      </w:del>
      <w:r w:rsidR="006C7508">
        <w:t xml:space="preserve">. </w:t>
      </w:r>
    </w:p>
    <w:p w14:paraId="76F55044" w14:textId="7904EAE4" w:rsidR="00487DE4" w:rsidRDefault="007004D7" w:rsidP="00450C77">
      <w:pPr>
        <w:pStyle w:val="NormalWeb"/>
        <w:jc w:val="both"/>
        <w:rPr>
          <w:lang w:val="en-US"/>
        </w:rPr>
      </w:pPr>
      <w:r w:rsidRPr="008E510D">
        <w:rPr>
          <w:rStyle w:val="Strong"/>
          <w:lang w:val="en-US"/>
        </w:rPr>
        <w:t>benchmark</w:t>
      </w:r>
      <w:r w:rsidRPr="008E510D">
        <w:rPr>
          <w:lang w:val="en-US"/>
        </w:rPr>
        <w:t xml:space="preserve"> </w:t>
      </w:r>
      <w:r w:rsidR="00487DE4">
        <w:rPr>
          <w:lang w:val="en-US"/>
        </w:rPr>
        <w:t>(</w:t>
      </w:r>
      <w:r w:rsidRPr="008E510D">
        <w:rPr>
          <w:lang w:val="en-US"/>
        </w:rPr>
        <w:t>association</w:t>
      </w:r>
      <w:r w:rsidR="00487DE4">
        <w:rPr>
          <w:lang w:val="en-US"/>
        </w:rPr>
        <w:t>):</w:t>
      </w:r>
    </w:p>
    <w:p w14:paraId="62BAD97D" w14:textId="514BE339" w:rsidR="007004D7" w:rsidRPr="008E510D" w:rsidRDefault="007004D7" w:rsidP="00450C77">
      <w:pPr>
        <w:pStyle w:val="NormalWeb"/>
        <w:jc w:val="both"/>
        <w:rPr>
          <w:lang w:val="en-US"/>
        </w:rPr>
      </w:pPr>
      <w:r w:rsidRPr="008E510D">
        <w:rPr>
          <w:lang w:val="en-US"/>
        </w:rPr>
        <w:t>identif</w:t>
      </w:r>
      <w:r w:rsidR="006C7508">
        <w:rPr>
          <w:lang w:val="en-US"/>
        </w:rPr>
        <w:t>ies</w:t>
      </w:r>
      <w:r w:rsidRPr="008E510D">
        <w:rPr>
          <w:lang w:val="en-US"/>
        </w:rPr>
        <w:t xml:space="preserve"> a benchmark which realizes the conceptual outfall of the catchment realized by the water body</w:t>
      </w:r>
      <w:r w:rsidR="006C7508">
        <w:rPr>
          <w:lang w:val="en-US"/>
        </w:rPr>
        <w:t xml:space="preserve"> as permanent reference location</w:t>
      </w:r>
      <w:r w:rsidRPr="008E510D">
        <w:rPr>
          <w:lang w:val="en-US"/>
        </w:rPr>
        <w:t>.</w:t>
      </w:r>
    </w:p>
    <w:p w14:paraId="770B45A7" w14:textId="50F7BDD9" w:rsidR="007004D7" w:rsidRPr="008E510D" w:rsidRDefault="007004D7" w:rsidP="00834E29">
      <w:pPr>
        <w:pStyle w:val="Heading4"/>
        <w:jc w:val="both"/>
      </w:pPr>
      <w:r w:rsidRPr="008E510D">
        <w:t>Cross-Section and Longitudinal Section</w:t>
      </w:r>
    </w:p>
    <w:p w14:paraId="067C0AE9" w14:textId="29334A5F" w:rsidR="007004D7" w:rsidRPr="008E510D" w:rsidRDefault="007004D7" w:rsidP="00972EC5">
      <w:pPr>
        <w:pStyle w:val="Normal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NormalWeb"/>
        <w:jc w:val="both"/>
        <w:rPr>
          <w:lang w:val="en-US"/>
        </w:rPr>
      </w:pPr>
      <w:r w:rsidRPr="008E510D">
        <w:rPr>
          <w:lang w:val="en-US"/>
        </w:rPr>
        <w:t xml:space="preserve">Both types of vertical section associate </w:t>
      </w:r>
      <w:r w:rsidRPr="008E510D">
        <w:rPr>
          <w:rStyle w:val="Emphasis"/>
          <w:lang w:val="en-US"/>
        </w:rPr>
        <w:t>crossSectionPoint</w:t>
      </w:r>
      <w:r w:rsidRPr="008E510D">
        <w:rPr>
          <w:lang w:val="en-US"/>
        </w:rPr>
        <w:t xml:space="preserve"> and </w:t>
      </w:r>
      <w:r w:rsidRPr="008E510D">
        <w:rPr>
          <w:rStyle w:val="Emphasis"/>
          <w:lang w:val="en-US"/>
        </w:rPr>
        <w:t>longitudalinalSectionPoint</w:t>
      </w:r>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834E29">
      <w:pPr>
        <w:pStyle w:val="Heading4"/>
        <w:jc w:val="both"/>
      </w:pPr>
      <w:r w:rsidRPr="008E510D">
        <w:t>Water-LiquidPhase and Water-SolidPhase</w:t>
      </w:r>
    </w:p>
    <w:p w14:paraId="110C275F" w14:textId="77777777" w:rsidR="00972EC5" w:rsidRDefault="007004D7" w:rsidP="00450C77">
      <w:pPr>
        <w:pStyle w:val="Normal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NormalWeb"/>
        <w:jc w:val="both"/>
        <w:rPr>
          <w:lang w:val="en-US"/>
        </w:rPr>
      </w:pPr>
      <w:r w:rsidRPr="008E510D">
        <w:rPr>
          <w:lang w:val="en-US"/>
        </w:rPr>
        <w:t xml:space="preserve">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6B978644" w14:textId="12C152A6" w:rsidR="00487DE4" w:rsidRDefault="007004D7" w:rsidP="006C7508">
      <w:pPr>
        <w:jc w:val="both"/>
      </w:pPr>
      <w:r w:rsidRPr="008E510D">
        <w:t xml:space="preserve">HY_Water_LiquidPhase </w:t>
      </w:r>
      <w:r w:rsidR="00972EC5">
        <w:t>associates the</w:t>
      </w:r>
      <w:r w:rsidRPr="008E510D">
        <w:t xml:space="preserve"> </w:t>
      </w:r>
      <w:r w:rsidRPr="00452B33">
        <w:rPr>
          <w:i/>
        </w:rPr>
        <w:t>accumulatingWaterBody</w:t>
      </w:r>
      <w:r w:rsidRPr="008E510D">
        <w:t xml:space="preserve">; HY_Water_SolidPhase associates </w:t>
      </w:r>
      <w:r w:rsidR="00972EC5">
        <w:t xml:space="preserve">water from </w:t>
      </w:r>
      <w:r w:rsidRPr="008E510D">
        <w:rPr>
          <w:rStyle w:val="Emphasis"/>
        </w:rPr>
        <w:t>snowmelt</w:t>
      </w:r>
      <w:r w:rsidRPr="008E510D">
        <w:t xml:space="preserve"> and </w:t>
      </w:r>
      <w:r w:rsidRPr="008E510D">
        <w:rPr>
          <w:rStyle w:val="Emphasis"/>
        </w:rPr>
        <w:t>coveredWaterBody</w:t>
      </w:r>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834E29">
      <w:pPr>
        <w:pStyle w:val="Heading3"/>
        <w:jc w:val="both"/>
      </w:pPr>
      <w:bookmarkStart w:id="3399" w:name="_Toc458775755"/>
      <w:bookmarkStart w:id="3400" w:name="_Toc467226196"/>
      <w:r w:rsidRPr="008E510D">
        <w:t>The Surface</w:t>
      </w:r>
      <w:r w:rsidR="002C507E">
        <w:t>-</w:t>
      </w:r>
      <w:r w:rsidRPr="008E510D">
        <w:t>Water Body types</w:t>
      </w:r>
      <w:bookmarkEnd w:id="3399"/>
      <w:bookmarkEnd w:id="3400"/>
    </w:p>
    <w:p w14:paraId="5543643E" w14:textId="3F41C682" w:rsidR="007004D7" w:rsidRPr="008E510D" w:rsidRDefault="00450A24" w:rsidP="00450C77">
      <w:pPr>
        <w:pStyle w:val="Normal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Emphasis"/>
          <w:lang w:val="en-US"/>
        </w:rPr>
        <w:t>stratum</w:t>
      </w:r>
      <w:r w:rsidR="007004D7" w:rsidRPr="008E510D">
        <w:rPr>
          <w:lang w:val="en-US"/>
        </w:rPr>
        <w:t xml:space="preserve">, </w:t>
      </w:r>
      <w:r w:rsidR="007004D7" w:rsidRPr="008E510D">
        <w:rPr>
          <w:rStyle w:val="Emphasis"/>
          <w:lang w:val="en-US"/>
        </w:rPr>
        <w:t>waterpool</w:t>
      </w:r>
      <w:r w:rsidR="007004D7" w:rsidRPr="008E510D">
        <w:rPr>
          <w:lang w:val="en-US"/>
        </w:rPr>
        <w:t xml:space="preserve">, </w:t>
      </w:r>
      <w:r w:rsidR="007004D7" w:rsidRPr="008E510D">
        <w:rPr>
          <w:rStyle w:val="Emphasis"/>
          <w:lang w:val="en-US"/>
        </w:rPr>
        <w:t>watercourse</w:t>
      </w:r>
      <w:r w:rsidR="007004D7" w:rsidRPr="008E510D">
        <w:rPr>
          <w:lang w:val="en-US"/>
        </w:rPr>
        <w:t xml:space="preserve">, </w:t>
      </w:r>
      <w:r w:rsidR="007004D7" w:rsidRPr="008E510D">
        <w:rPr>
          <w:rStyle w:val="Emphasis"/>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Emphasis"/>
          <w:lang w:val="en-US"/>
        </w:rPr>
        <w:t xml:space="preserve">, </w:t>
      </w:r>
      <w:r w:rsidR="007004D7" w:rsidRPr="008E510D">
        <w:rPr>
          <w:rStyle w:val="Emphasis"/>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Emphasis"/>
          <w:lang w:val="en-US"/>
        </w:rPr>
        <w:t>streamLongitudinalSection</w:t>
      </w:r>
      <w:r w:rsidR="007004D7" w:rsidRPr="008E510D">
        <w:rPr>
          <w:lang w:val="en-US"/>
        </w:rPr>
        <w:t xml:space="preserve"> properties. From the general HY_HydroFeature class the special water bodies inherit the </w:t>
      </w:r>
      <w:r w:rsidR="007004D7" w:rsidRPr="008E510D">
        <w:rPr>
          <w:rStyle w:val="Emphasis"/>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proofErr w:type="gramStart"/>
      <w:r w:rsidR="007004D7" w:rsidRPr="008E510D">
        <w:rPr>
          <w:lang w:val="en-US"/>
        </w:rPr>
        <w:t>contexts other specializations, or a typical segmentation may exist, that not conforms</w:t>
      </w:r>
      <w:proofErr w:type="gramEnd"/>
      <w:r w:rsidR="007004D7" w:rsidRPr="008E510D">
        <w:rPr>
          <w:lang w:val="en-US"/>
        </w:rPr>
        <w:t xml:space="preserve">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834E29">
      <w:pPr>
        <w:pStyle w:val="Heading3"/>
        <w:jc w:val="both"/>
      </w:pPr>
      <w:bookmarkStart w:id="3401" w:name="_Toc458775756"/>
      <w:bookmarkStart w:id="3402" w:name="_Toc467226197"/>
      <w:r w:rsidRPr="008E510D">
        <w:t>The Storage model</w:t>
      </w:r>
      <w:bookmarkEnd w:id="3401"/>
      <w:bookmarkEnd w:id="3402"/>
    </w:p>
    <w:p w14:paraId="22B40F6C" w14:textId="376D85F8" w:rsidR="007004D7" w:rsidRDefault="007004D7" w:rsidP="00450C77">
      <w:pPr>
        <w:pStyle w:val="Normal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874BCD">
        <w:t xml:space="preserve">Figure </w:t>
      </w:r>
      <w:r w:rsidR="00874BCD">
        <w:rPr>
          <w:noProof/>
        </w:rPr>
        <w:t>41</w:t>
      </w:r>
      <w:r w:rsidR="00874BC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7907190B">
            <wp:extent cx="5486400" cy="3901440"/>
            <wp:effectExtent l="0" t="0" r="0" b="3810"/>
            <wp:docPr id="82" name="Grafik 82" descr="D:\Users\Dornblut\OGC_HYF_SWG\hlphtml\EARoot\EA4\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67684A36" w14:textId="7FB95A40" w:rsidR="00C20518" w:rsidRPr="008E510D" w:rsidRDefault="00C20518" w:rsidP="00834E29">
      <w:pPr>
        <w:pStyle w:val="OGCFigure"/>
        <w:outlineLvl w:val="0"/>
      </w:pPr>
      <w:bookmarkStart w:id="3403" w:name="_Ref462910672"/>
      <w:bookmarkStart w:id="3404" w:name="_Toc467163177"/>
      <w:r>
        <w:t xml:space="preserve">Figure </w:t>
      </w:r>
      <w:r w:rsidR="00C75574">
        <w:fldChar w:fldCharType="begin"/>
      </w:r>
      <w:r w:rsidR="00C75574">
        <w:instrText xml:space="preserve"> SEQ Figure \* ARABIC </w:instrText>
      </w:r>
      <w:r w:rsidR="00C75574">
        <w:fldChar w:fldCharType="separate"/>
      </w:r>
      <w:r w:rsidR="00F30A25">
        <w:rPr>
          <w:noProof/>
        </w:rPr>
        <w:t>41</w:t>
      </w:r>
      <w:r w:rsidR="00C75574">
        <w:rPr>
          <w:noProof/>
        </w:rPr>
        <w:fldChar w:fldCharType="end"/>
      </w:r>
      <w:bookmarkEnd w:id="3403"/>
      <w:r>
        <w:t xml:space="preserve">: </w:t>
      </w:r>
      <w:r w:rsidRPr="006119FB">
        <w:t xml:space="preserve">Reservoir realizing </w:t>
      </w:r>
      <w:r>
        <w:t>the</w:t>
      </w:r>
      <w:r w:rsidRPr="006119FB">
        <w:t xml:space="preserve"> outfall (UML class diagram</w:t>
      </w:r>
      <w:r>
        <w:t>)</w:t>
      </w:r>
      <w:bookmarkEnd w:id="3404"/>
    </w:p>
    <w:p w14:paraId="6164EF85" w14:textId="7C2FE424" w:rsidR="00C20518" w:rsidRDefault="00C20518" w:rsidP="009E4992">
      <w:pPr>
        <w:pStyle w:val="OGCFigure"/>
      </w:pPr>
    </w:p>
    <w:p w14:paraId="2670A341" w14:textId="25EFB8BB" w:rsidR="007004D7" w:rsidRDefault="007004D7" w:rsidP="00450C77">
      <w:pPr>
        <w:pStyle w:val="Normal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Emphasis"/>
          <w:lang w:val="en-US"/>
        </w:rPr>
        <w:t>storedWaterBody</w:t>
      </w:r>
      <w:r w:rsidRPr="008E510D">
        <w:rPr>
          <w:lang w:val="en-US"/>
        </w:rPr>
        <w:t xml:space="preserve"> and a </w:t>
      </w:r>
      <w:r w:rsidRPr="008E510D">
        <w:rPr>
          <w:rStyle w:val="Emphasis"/>
          <w:lang w:val="en-US"/>
        </w:rPr>
        <w:t>reservoirZone</w:t>
      </w:r>
      <w:r w:rsidRPr="008E510D">
        <w:rPr>
          <w:lang w:val="en-US"/>
        </w:rPr>
        <w:t xml:space="preserve">. </w:t>
      </w:r>
    </w:p>
    <w:p w14:paraId="2815BA75" w14:textId="6DF58C6B" w:rsidR="00972EC5" w:rsidRDefault="00972EC5" w:rsidP="00972EC5">
      <w:pPr>
        <w:pStyle w:val="NormalWeb"/>
        <w:jc w:val="both"/>
        <w:rPr>
          <w:lang w:val="en-US"/>
        </w:rPr>
      </w:pPr>
      <w:r>
        <w:rPr>
          <w:rStyle w:val="Strong"/>
          <w:lang w:val="en-US"/>
        </w:rPr>
        <w:t>stored</w:t>
      </w:r>
      <w:r w:rsidRPr="008E510D">
        <w:rPr>
          <w:rStyle w:val="Strong"/>
          <w:lang w:val="en-US"/>
        </w:rPr>
        <w:t>WaterBody</w:t>
      </w:r>
      <w:r w:rsidRPr="008E510D">
        <w:rPr>
          <w:lang w:val="en-US"/>
        </w:rPr>
        <w:t xml:space="preserve"> </w:t>
      </w:r>
      <w:r>
        <w:rPr>
          <w:lang w:val="en-US"/>
        </w:rPr>
        <w:t>(</w:t>
      </w:r>
      <w:r w:rsidRPr="008E510D">
        <w:rPr>
          <w:lang w:val="en-US"/>
        </w:rPr>
        <w:t>associations</w:t>
      </w:r>
      <w:r>
        <w:rPr>
          <w:lang w:val="en-US"/>
        </w:rPr>
        <w:t>):</w:t>
      </w:r>
    </w:p>
    <w:p w14:paraId="26BEEFBC" w14:textId="77777777" w:rsidR="00A771F5" w:rsidRDefault="00972EC5" w:rsidP="00972EC5">
      <w:pPr>
        <w:pStyle w:val="NormalWeb"/>
        <w:jc w:val="both"/>
        <w:rPr>
          <w:lang w:val="en-US"/>
        </w:rPr>
      </w:pPr>
      <w:r>
        <w:rPr>
          <w:lang w:val="en-US"/>
        </w:rPr>
        <w:t>identifies</w:t>
      </w:r>
      <w:r w:rsidRPr="008E510D">
        <w:rPr>
          <w:lang w:val="en-US"/>
        </w:rPr>
        <w:t xml:space="preserve"> </w:t>
      </w:r>
      <w:r w:rsidR="00A771F5">
        <w:rPr>
          <w:lang w:val="en-US"/>
        </w:rPr>
        <w:t>the</w:t>
      </w:r>
      <w:r w:rsidRPr="008E510D">
        <w:rPr>
          <w:lang w:val="en-US"/>
        </w:rPr>
        <w:t xml:space="preserve"> </w:t>
      </w:r>
      <w:r w:rsidR="00A771F5" w:rsidRPr="00A771F5">
        <w:rPr>
          <w:lang w:val="en-US"/>
        </w:rPr>
        <w:t>network water body that specifies the connectivity of the storage reservoir in the hydrographic network.</w:t>
      </w:r>
    </w:p>
    <w:p w14:paraId="40A92A4C" w14:textId="05FFCEE0" w:rsidR="00972EC5" w:rsidRDefault="00972EC5" w:rsidP="00972EC5">
      <w:pPr>
        <w:pStyle w:val="NormalWeb"/>
        <w:jc w:val="both"/>
        <w:rPr>
          <w:lang w:val="en-US"/>
        </w:rPr>
      </w:pPr>
      <w:r>
        <w:rPr>
          <w:rStyle w:val="Strong"/>
          <w:lang w:val="en-US"/>
        </w:rPr>
        <w:t>reservoirZone</w:t>
      </w:r>
      <w:r w:rsidRPr="008E510D">
        <w:rPr>
          <w:lang w:val="en-US"/>
        </w:rPr>
        <w:t xml:space="preserve"> </w:t>
      </w:r>
      <w:r>
        <w:rPr>
          <w:lang w:val="en-US"/>
        </w:rPr>
        <w:t>(</w:t>
      </w:r>
      <w:r w:rsidRPr="008E510D">
        <w:rPr>
          <w:lang w:val="en-US"/>
        </w:rPr>
        <w:t>association</w:t>
      </w:r>
      <w:r>
        <w:rPr>
          <w:lang w:val="en-US"/>
        </w:rPr>
        <w:t>):</w:t>
      </w:r>
    </w:p>
    <w:p w14:paraId="788EA82F" w14:textId="29EEFD28" w:rsidR="00972EC5" w:rsidRPr="008E510D" w:rsidRDefault="00972EC5" w:rsidP="00450C77">
      <w:pPr>
        <w:pStyle w:val="NormalWeb"/>
        <w:jc w:val="both"/>
        <w:rPr>
          <w:lang w:val="en-US"/>
        </w:rPr>
      </w:pPr>
      <w:r>
        <w:rPr>
          <w:lang w:val="en-US"/>
        </w:rPr>
        <w:t xml:space="preserve">identifies </w:t>
      </w:r>
      <w:r w:rsidR="00A771F5">
        <w:rPr>
          <w:lang w:val="en-US"/>
        </w:rPr>
        <w:t>the</w:t>
      </w:r>
      <w:r w:rsidRPr="008E510D">
        <w:rPr>
          <w:lang w:val="en-US"/>
        </w:rPr>
        <w:t xml:space="preserve"> </w:t>
      </w:r>
      <w:r w:rsidR="00A771F5">
        <w:rPr>
          <w:lang w:val="en-US"/>
        </w:rPr>
        <w:t>water body stratum</w:t>
      </w:r>
      <w:r w:rsidR="00A771F5" w:rsidRPr="00A771F5">
        <w:rPr>
          <w:lang w:val="en-US"/>
        </w:rPr>
        <w:t xml:space="preserve"> </w:t>
      </w:r>
      <w:r w:rsidR="00A771F5">
        <w:rPr>
          <w:lang w:val="en-US"/>
        </w:rPr>
        <w:t>used for storage, for example</w:t>
      </w:r>
      <w:r w:rsidR="00A771F5" w:rsidRPr="00A771F5">
        <w:rPr>
          <w:lang w:val="en-US"/>
        </w:rPr>
        <w:t xml:space="preserve"> </w:t>
      </w:r>
      <w:r w:rsidR="00A771F5">
        <w:rPr>
          <w:lang w:val="en-US"/>
        </w:rPr>
        <w:t xml:space="preserve">a </w:t>
      </w:r>
      <w:r w:rsidR="00A771F5" w:rsidRPr="00A771F5">
        <w:rPr>
          <w:lang w:val="en-US"/>
        </w:rPr>
        <w:t xml:space="preserve">management zone, </w:t>
      </w:r>
      <w:r w:rsidR="00A771F5">
        <w:rPr>
          <w:lang w:val="en-US"/>
        </w:rPr>
        <w:t xml:space="preserve">or </w:t>
      </w:r>
      <w:r w:rsidR="00A771F5" w:rsidRPr="00A771F5">
        <w:rPr>
          <w:lang w:val="en-US"/>
        </w:rPr>
        <w:t>flood control zone</w:t>
      </w:r>
      <w:r w:rsidRPr="008E510D">
        <w:rPr>
          <w:lang w:val="en-US"/>
        </w:rPr>
        <w:t>.</w:t>
      </w:r>
    </w:p>
    <w:p w14:paraId="4FB08BB5" w14:textId="6089A65C" w:rsidR="007004D7" w:rsidRPr="008E510D" w:rsidRDefault="007004D7" w:rsidP="00834E29">
      <w:pPr>
        <w:pStyle w:val="Heading2"/>
        <w:jc w:val="both"/>
      </w:pPr>
      <w:bookmarkStart w:id="3405" w:name="_Toc458775757"/>
      <w:bookmarkStart w:id="3406" w:name="_Toc467226198"/>
      <w:r w:rsidRPr="008E510D">
        <w:t>The Hydrometric Network application schema</w:t>
      </w:r>
      <w:bookmarkEnd w:id="3405"/>
      <w:bookmarkEnd w:id="3406"/>
    </w:p>
    <w:p w14:paraId="343269D0" w14:textId="350D848F" w:rsidR="007366B6" w:rsidDel="00BB23DB" w:rsidRDefault="00733152" w:rsidP="00733152">
      <w:pPr>
        <w:jc w:val="both"/>
        <w:rPr>
          <w:del w:id="3407" w:author="Lieberman, Joshua" w:date="2016-11-17T15:48:00Z"/>
        </w:rPr>
      </w:pPr>
      <w:del w:id="3408" w:author="Lieberman, Joshua" w:date="2016-11-17T15:48:00Z">
        <w:r w:rsidRPr="00B149B7" w:rsidDel="00BB23DB">
          <w:delText>The</w:delText>
        </w:r>
        <w:r w:rsidDel="00BB23DB">
          <w:delText xml:space="preserve"> general requirements </w:delText>
        </w:r>
        <w:r w:rsidRPr="00FA576C" w:rsidDel="00BB23DB">
          <w:rPr>
            <w:color w:val="0000FF"/>
            <w:u w:val="single"/>
          </w:rPr>
          <w:fldChar w:fldCharType="begin"/>
        </w:r>
        <w:r w:rsidRPr="00FA576C" w:rsidDel="00BB23DB">
          <w:rPr>
            <w:color w:val="0000FF"/>
            <w:u w:val="single"/>
          </w:rPr>
          <w:delInstrText xml:space="preserve"> REF mapping \h  \* MERGEFORMAT </w:delInstrText>
        </w:r>
        <w:r w:rsidRPr="00FA576C" w:rsidDel="00BB23DB">
          <w:rPr>
            <w:color w:val="0000FF"/>
            <w:u w:val="single"/>
          </w:rPr>
        </w:r>
        <w:r w:rsidRPr="00FA576C" w:rsidDel="00BB23DB">
          <w:rPr>
            <w:color w:val="0000FF"/>
            <w:u w:val="single"/>
          </w:rPr>
          <w:fldChar w:fldCharType="separate"/>
        </w:r>
        <w:r w:rsidRPr="00FA576C" w:rsidDel="00BB23DB">
          <w:rPr>
            <w:color w:val="0000FF"/>
            <w:u w:val="single"/>
          </w:rPr>
          <w:delText>/req/hy_features_conceptual_model/mapping</w:delText>
        </w:r>
        <w:r w:rsidRPr="00FA576C" w:rsidDel="00BB23DB">
          <w:rPr>
            <w:color w:val="0000FF"/>
            <w:u w:val="single"/>
          </w:rPr>
          <w:fldChar w:fldCharType="end"/>
        </w:r>
        <w:r w:rsidDel="00BB23DB">
          <w:rPr>
            <w:color w:val="0000FF"/>
            <w:u w:val="single"/>
          </w:rPr>
          <w:delText xml:space="preserve"> </w:delText>
        </w:r>
        <w:r w:rsidRPr="00B149B7" w:rsidDel="00BB23DB">
          <w:delText xml:space="preserve">and </w:delText>
        </w:r>
        <w:r w:rsidRPr="00FA576C" w:rsidDel="00BB23DB">
          <w:rPr>
            <w:color w:val="0000FF"/>
            <w:u w:val="single"/>
          </w:rPr>
          <w:fldChar w:fldCharType="begin"/>
        </w:r>
        <w:r w:rsidRPr="00FA576C" w:rsidDel="00BB23DB">
          <w:rPr>
            <w:color w:val="0000FF"/>
            <w:u w:val="single"/>
          </w:rPr>
          <w:delInstrText xml:space="preserve"> REF identifiers \h </w:delInstrText>
        </w:r>
        <w:r w:rsidDel="00BB23DB">
          <w:rPr>
            <w:color w:val="0000FF"/>
            <w:u w:val="single"/>
          </w:rPr>
          <w:delInstrText xml:space="preserve"> \* MERGEFORMAT </w:delInstrText>
        </w:r>
        <w:r w:rsidRPr="00FA576C" w:rsidDel="00BB23DB">
          <w:rPr>
            <w:color w:val="0000FF"/>
            <w:u w:val="single"/>
          </w:rPr>
        </w:r>
        <w:r w:rsidRPr="00FA576C" w:rsidDel="00BB23DB">
          <w:rPr>
            <w:color w:val="0000FF"/>
            <w:u w:val="single"/>
          </w:rPr>
          <w:fldChar w:fldCharType="separate"/>
        </w:r>
        <w:r w:rsidRPr="00FA576C" w:rsidDel="00BB23DB">
          <w:rPr>
            <w:color w:val="0000FF"/>
            <w:u w:val="single"/>
          </w:rPr>
          <w:delText>/req/hy_features_conceptual_model/identifiers</w:delText>
        </w:r>
        <w:r w:rsidRPr="00FA576C" w:rsidDel="00BB23DB">
          <w:rPr>
            <w:color w:val="0000FF"/>
            <w:u w:val="single"/>
          </w:rPr>
          <w:fldChar w:fldCharType="end"/>
        </w:r>
        <w:r w:rsidRPr="00B149B7" w:rsidDel="00BB23DB">
          <w:delText xml:space="preserve"> defined in clause</w:delText>
        </w:r>
        <w:r w:rsidDel="00BB23DB">
          <w:delText>s</w:delText>
        </w:r>
        <w:r w:rsidRPr="00B149B7" w:rsidDel="00BB23DB">
          <w:delText xml:space="preserve"> </w:delText>
        </w:r>
        <w:r w:rsidRPr="00B149B7" w:rsidDel="00BB23DB">
          <w:fldChar w:fldCharType="begin"/>
        </w:r>
        <w:r w:rsidRPr="00B149B7" w:rsidDel="00BB23DB">
          <w:delInstrText xml:space="preserve"> REF _Ref462332916 \r \h </w:delInstrText>
        </w:r>
        <w:r w:rsidDel="00BB23DB">
          <w:delInstrText xml:space="preserve"> \* MERGEFORMAT </w:delInstrText>
        </w:r>
        <w:r w:rsidRPr="00B149B7" w:rsidDel="00BB23DB">
          <w:fldChar w:fldCharType="separate"/>
        </w:r>
        <w:r w:rsidR="001B5AD0" w:rsidDel="00BB23DB">
          <w:delText>7.2</w:delText>
        </w:r>
        <w:r w:rsidRPr="00B149B7" w:rsidDel="00BB23DB">
          <w:fldChar w:fldCharType="end"/>
        </w:r>
        <w:r w:rsidRPr="00B149B7" w:rsidDel="00BB23DB">
          <w:delText xml:space="preserve"> and </w:delText>
        </w:r>
        <w:r w:rsidRPr="00B149B7" w:rsidDel="00BB23DB">
          <w:fldChar w:fldCharType="begin"/>
        </w:r>
        <w:r w:rsidRPr="00B149B7" w:rsidDel="00BB23DB">
          <w:delInstrText xml:space="preserve"> REF _Ref462332936 \r \h </w:delInstrText>
        </w:r>
        <w:r w:rsidDel="00BB23DB">
          <w:delInstrText xml:space="preserve"> \* MERGEFORMAT </w:delInstrText>
        </w:r>
        <w:r w:rsidRPr="00B149B7" w:rsidDel="00BB23DB">
          <w:fldChar w:fldCharType="separate"/>
        </w:r>
        <w:r w:rsidR="001B5AD0" w:rsidDel="00BB23DB">
          <w:delText>7.3</w:delText>
        </w:r>
        <w:r w:rsidRPr="00B149B7" w:rsidDel="00BB23DB">
          <w:fldChar w:fldCharType="end"/>
        </w:r>
        <w:r w:rsidRPr="00B149B7" w:rsidDel="00BB23DB">
          <w:delText xml:space="preserve">of this standard apply to all feature types (UML classes) defined in the </w:delText>
        </w:r>
        <w:r w:rsidDel="00BB23DB">
          <w:delText>Hydrometric Network</w:delText>
        </w:r>
        <w:r w:rsidRPr="00B149B7" w:rsidDel="00BB23DB">
          <w:delText xml:space="preserve"> </w:delText>
        </w:r>
        <w:r w:rsidDel="00BB23DB">
          <w:delText>application schema</w:delText>
        </w:r>
        <w:r w:rsidR="00485264" w:rsidDel="00BB23DB">
          <w:delText>.</w:delText>
        </w:r>
      </w:del>
    </w:p>
    <w:p w14:paraId="5781CF3B" w14:textId="04C83D51" w:rsidR="002228F1" w:rsidRDefault="007004D7" w:rsidP="00450C77">
      <w:pPr>
        <w:pStyle w:val="Normal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10E50DD7" w:rsidR="007004D7" w:rsidRPr="008E510D" w:rsidRDefault="007004D7" w:rsidP="00450C77">
      <w:pPr>
        <w:pStyle w:val="Normal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Normal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3E50BA89" w:rsidR="007004D7" w:rsidRPr="008E510D" w:rsidRDefault="007004D7" w:rsidP="00834E29">
      <w:pPr>
        <w:pStyle w:val="OGCFigure"/>
        <w:outlineLvl w:val="0"/>
      </w:pPr>
      <w:bookmarkStart w:id="3409" w:name="_Ref458785979"/>
      <w:bookmarkStart w:id="3410" w:name="_Toc467163178"/>
      <w:r w:rsidRPr="008E510D">
        <w:t xml:space="preserve">Figure </w:t>
      </w:r>
      <w:r w:rsidR="00C75574">
        <w:fldChar w:fldCharType="begin"/>
      </w:r>
      <w:r w:rsidR="00C75574">
        <w:instrText xml:space="preserve"> SEQ Figure \* ARABIC </w:instrText>
      </w:r>
      <w:r w:rsidR="00C75574">
        <w:fldChar w:fldCharType="separate"/>
      </w:r>
      <w:r w:rsidR="00F30A25">
        <w:rPr>
          <w:noProof/>
        </w:rPr>
        <w:t>42</w:t>
      </w:r>
      <w:r w:rsidR="00C75574">
        <w:rPr>
          <w:noProof/>
        </w:rPr>
        <w:fldChar w:fldCharType="end"/>
      </w:r>
      <w:bookmarkEnd w:id="3409"/>
      <w:r w:rsidRPr="008E510D">
        <w:t>: Hydrometric Network – dependencies</w:t>
      </w:r>
      <w:bookmarkEnd w:id="3410"/>
    </w:p>
    <w:p w14:paraId="57C4667D" w14:textId="099AD897" w:rsidR="007004D7" w:rsidRDefault="007004D7" w:rsidP="00450C77">
      <w:pPr>
        <w:jc w:val="both"/>
      </w:pPr>
      <w:r w:rsidRPr="008E510D">
        <w:t xml:space="preserve">The hydrometric network model introduces the concept of a 'position on </w:t>
      </w:r>
      <w:proofErr w:type="gramStart"/>
      <w:r w:rsidRPr="008E510D">
        <w:t>river' which</w:t>
      </w:r>
      <w:proofErr w:type="gramEnd"/>
      <w:r w:rsidRPr="008E510D">
        <w:t xml:space="preserve">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drawing>
          <wp:inline distT="0" distB="0" distL="0" distR="0" wp14:anchorId="2B22E5E6" wp14:editId="7C5BF8B3">
            <wp:extent cx="5486400" cy="5046079"/>
            <wp:effectExtent l="0" t="0" r="0" b="2540"/>
            <wp:docPr id="83" name="Grafik 83"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046079"/>
                    </a:xfrm>
                    <a:prstGeom prst="rect">
                      <a:avLst/>
                    </a:prstGeom>
                    <a:noFill/>
                    <a:ln>
                      <a:noFill/>
                    </a:ln>
                  </pic:spPr>
                </pic:pic>
              </a:graphicData>
            </a:graphic>
          </wp:inline>
        </w:drawing>
      </w:r>
    </w:p>
    <w:p w14:paraId="161A26F9" w14:textId="3A10F3E9" w:rsidR="00711659" w:rsidRPr="008E510D" w:rsidRDefault="00711659" w:rsidP="00711659">
      <w:pPr>
        <w:pStyle w:val="OGCFigure"/>
      </w:pPr>
      <w:bookmarkStart w:id="3411" w:name="_Ref462910763"/>
      <w:bookmarkStart w:id="3412" w:name="_Toc467163179"/>
      <w:r>
        <w:t xml:space="preserve">Figure </w:t>
      </w:r>
      <w:r w:rsidR="00C75574">
        <w:fldChar w:fldCharType="begin"/>
      </w:r>
      <w:r w:rsidR="00C75574">
        <w:instrText xml:space="preserve"> SEQ Figure \* ARABIC </w:instrText>
      </w:r>
      <w:r w:rsidR="00C75574">
        <w:fldChar w:fldCharType="separate"/>
      </w:r>
      <w:r w:rsidR="00F30A25">
        <w:rPr>
          <w:noProof/>
        </w:rPr>
        <w:t>43</w:t>
      </w:r>
      <w:r w:rsidR="00C75574">
        <w:rPr>
          <w:noProof/>
        </w:rPr>
        <w:fldChar w:fldCharType="end"/>
      </w:r>
      <w:bookmarkEnd w:id="3411"/>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3412"/>
    </w:p>
    <w:p w14:paraId="52E9804A" w14:textId="22C266EE" w:rsidR="00711659" w:rsidRDefault="00711659" w:rsidP="009E4992">
      <w:pPr>
        <w:pStyle w:val="OGCFigure"/>
      </w:pPr>
    </w:p>
    <w:p w14:paraId="467A00B3" w14:textId="5179B243" w:rsidR="007526FB" w:rsidRDefault="007526FB" w:rsidP="00834E29">
      <w:pPr>
        <w:pStyle w:val="Heading3"/>
      </w:pPr>
      <w:bookmarkStart w:id="3413" w:name="_Toc467226199"/>
      <w:r>
        <w:t>Hydrometric Network</w:t>
      </w:r>
      <w:bookmarkEnd w:id="3413"/>
    </w:p>
    <w:p w14:paraId="4ABAF4C9" w14:textId="57E6F2FA" w:rsidR="00DE0459" w:rsidRDefault="007004D7" w:rsidP="00911946">
      <w:pPr>
        <w:pStyle w:val="NormalWeb"/>
        <w:jc w:val="both"/>
        <w:rPr>
          <w:lang w:val="en-US"/>
        </w:rPr>
      </w:pPr>
      <w:r w:rsidRPr="008E510D">
        <w:rPr>
          <w:lang w:val="en-US"/>
        </w:rPr>
        <w:t>The HY_HydrometricNetwork feature type specializes the HY_HydroNetwork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r w:rsidR="002C3C8A">
        <w:rPr>
          <w:rStyle w:val="Emphasis"/>
          <w:lang w:val="en-US"/>
        </w:rPr>
        <w:t>realized</w:t>
      </w:r>
      <w:r w:rsidRPr="008E510D">
        <w:rPr>
          <w:rStyle w:val="Emphasis"/>
          <w:lang w:val="en-US"/>
        </w:rPr>
        <w:t>Catchment</w:t>
      </w:r>
      <w:r w:rsidRPr="008E510D">
        <w:rPr>
          <w:lang w:val="en-US"/>
        </w:rPr>
        <w:t xml:space="preserve">, </w:t>
      </w:r>
      <w:r w:rsidRPr="008E510D">
        <w:rPr>
          <w:rStyle w:val="Emphasis"/>
          <w:lang w:val="en-US"/>
        </w:rPr>
        <w:t>flowpath</w:t>
      </w:r>
      <w:r w:rsidR="002228F1">
        <w:rPr>
          <w:rStyle w:val="Emphasis"/>
          <w:lang w:val="en-US"/>
        </w:rPr>
        <w:t>,</w:t>
      </w:r>
      <w:r w:rsidRPr="008E510D">
        <w:rPr>
          <w:lang w:val="en-US"/>
        </w:rPr>
        <w:t xml:space="preserve"> </w:t>
      </w:r>
      <w:r w:rsidRPr="008E510D">
        <w:rPr>
          <w:rStyle w:val="Emphasis"/>
          <w:lang w:val="en-US"/>
        </w:rPr>
        <w:t>waterEdge</w:t>
      </w:r>
      <w:r w:rsidRPr="008E510D">
        <w:rPr>
          <w:lang w:val="en-US"/>
        </w:rPr>
        <w:t xml:space="preserve">,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associations</w:t>
      </w:r>
      <w:r w:rsidR="00DE0459">
        <w:rPr>
          <w:lang w:val="en-US"/>
        </w:rPr>
        <w:t xml:space="preserve">, and associates a </w:t>
      </w:r>
      <w:r w:rsidR="00DE0459" w:rsidRPr="00DE0459">
        <w:rPr>
          <w:i/>
          <w:lang w:val="en-US"/>
        </w:rPr>
        <w:t>networkStation</w:t>
      </w:r>
      <w:r w:rsidRPr="008E510D">
        <w:rPr>
          <w:lang w:val="en-US"/>
        </w:rPr>
        <w:t xml:space="preserve">. </w:t>
      </w:r>
      <w:r w:rsidR="00DE0459" w:rsidRPr="008E510D">
        <w:rPr>
          <w:lang w:val="en-US"/>
        </w:rPr>
        <w:t xml:space="preserve">An </w:t>
      </w:r>
      <w:r w:rsidR="00DE0459" w:rsidRPr="008E510D">
        <w:rPr>
          <w:rStyle w:val="Emphasis"/>
          <w:lang w:val="en-US"/>
        </w:rPr>
        <w:t>outflow</w:t>
      </w:r>
      <w:r w:rsidR="00DE0459">
        <w:rPr>
          <w:rStyle w:val="Emphasis"/>
          <w:lang w:val="en-US"/>
        </w:rPr>
        <w:t>-</w:t>
      </w:r>
      <w:r w:rsidR="00DE0459" w:rsidRPr="008E510D">
        <w:rPr>
          <w:rStyle w:val="Emphasis"/>
          <w:lang w:val="en-US"/>
        </w:rPr>
        <w:t>at</w:t>
      </w:r>
      <w:r w:rsidR="00DE0459">
        <w:rPr>
          <w:rStyle w:val="Emphasis"/>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3AFB8AC5" w14:textId="09389D78" w:rsidR="00DE0459" w:rsidRDefault="00DE0459" w:rsidP="00DE0459">
      <w:pPr>
        <w:pStyle w:val="NormalWeb"/>
        <w:jc w:val="both"/>
        <w:rPr>
          <w:lang w:val="en-US"/>
        </w:rPr>
      </w:pPr>
      <w:r w:rsidRPr="008E510D">
        <w:rPr>
          <w:rStyle w:val="Strong"/>
          <w:lang w:val="en-US"/>
        </w:rPr>
        <w:t>network</w:t>
      </w:r>
      <w:r>
        <w:rPr>
          <w:rStyle w:val="Strong"/>
          <w:lang w:val="en-US"/>
        </w:rPr>
        <w:t>Station</w:t>
      </w:r>
      <w:r w:rsidRPr="008E510D">
        <w:rPr>
          <w:lang w:val="en-US"/>
        </w:rPr>
        <w:t xml:space="preserve"> </w:t>
      </w:r>
      <w:r>
        <w:rPr>
          <w:lang w:val="en-US"/>
        </w:rPr>
        <w:t>(</w:t>
      </w:r>
      <w:r w:rsidRPr="008E510D">
        <w:rPr>
          <w:lang w:val="en-US"/>
        </w:rPr>
        <w:t>association</w:t>
      </w:r>
      <w:r>
        <w:rPr>
          <w:lang w:val="en-US"/>
        </w:rPr>
        <w:t>):</w:t>
      </w:r>
      <w:r w:rsidRPr="008E510D">
        <w:rPr>
          <w:lang w:val="en-US"/>
        </w:rPr>
        <w:t xml:space="preserve"> </w:t>
      </w:r>
    </w:p>
    <w:p w14:paraId="5F077245" w14:textId="1F0A0491" w:rsidR="00DE0459" w:rsidRDefault="00DE0459" w:rsidP="00DE0459">
      <w:pPr>
        <w:pStyle w:val="NormalWeb"/>
        <w:jc w:val="both"/>
        <w:rPr>
          <w:lang w:val="en-US"/>
        </w:rPr>
      </w:pPr>
      <w:r>
        <w:rPr>
          <w:lang w:val="en-US"/>
        </w:rPr>
        <w:t>hydrometric feature</w:t>
      </w:r>
      <w:r w:rsidRPr="008E510D">
        <w:rPr>
          <w:lang w:val="en-US"/>
        </w:rPr>
        <w:t xml:space="preserve"> which realizes the logical catchment either separately, or as part of the </w:t>
      </w:r>
      <w:r>
        <w:rPr>
          <w:lang w:val="en-US"/>
        </w:rPr>
        <w:t xml:space="preserve">hydrometric </w:t>
      </w:r>
      <w:r w:rsidRPr="008E510D">
        <w:rPr>
          <w:lang w:val="en-US"/>
        </w:rPr>
        <w:t>network.</w:t>
      </w:r>
      <w:r>
        <w:rPr>
          <w:lang w:val="en-US"/>
        </w:rPr>
        <w:t xml:space="preserve"> </w:t>
      </w:r>
    </w:p>
    <w:p w14:paraId="3BB7B595" w14:textId="0FD91280" w:rsidR="00DE0459" w:rsidRDefault="00DE0459" w:rsidP="00DE0459">
      <w:pPr>
        <w:pStyle w:val="NormalWeb"/>
        <w:jc w:val="both"/>
        <w:rPr>
          <w:lang w:val="en-US"/>
        </w:rPr>
      </w:pPr>
      <w:r>
        <w:rPr>
          <w:rStyle w:val="Strong"/>
          <w:lang w:val="en-US"/>
        </w:rPr>
        <w:t xml:space="preserve">outflow-at-station </w:t>
      </w:r>
      <w:r>
        <w:rPr>
          <w:lang w:val="en-US"/>
        </w:rPr>
        <w:t>(constraint):</w:t>
      </w:r>
      <w:r w:rsidRPr="008E510D">
        <w:rPr>
          <w:lang w:val="en-US"/>
        </w:rPr>
        <w:t xml:space="preserve"> </w:t>
      </w:r>
    </w:p>
    <w:p w14:paraId="11BDD9EB" w14:textId="5C3F6C3D" w:rsidR="00DE0459" w:rsidRPr="00DE0459" w:rsidRDefault="00DE0459" w:rsidP="00DE0459">
      <w:pPr>
        <w:pStyle w:val="NormalWeb"/>
        <w:jc w:val="both"/>
        <w:rPr>
          <w:lang w:val="en-US"/>
        </w:rPr>
      </w:pPr>
      <w:r>
        <w:t>defines that a monitoring station which realizes a logical outfall, should be recognized as outflow of the contributing catchment realized by the hydrometric network the station is part of.</w:t>
      </w:r>
    </w:p>
    <w:p w14:paraId="44B88902" w14:textId="766CF54E" w:rsidR="007526FB" w:rsidRDefault="007526FB" w:rsidP="00834E29">
      <w:pPr>
        <w:pStyle w:val="Heading3"/>
      </w:pPr>
      <w:bookmarkStart w:id="3414" w:name="_Toc467226200"/>
      <w:r>
        <w:t>Hydrometric Feature</w:t>
      </w:r>
      <w:bookmarkEnd w:id="3414"/>
    </w:p>
    <w:p w14:paraId="53D6EB41" w14:textId="3769F8D4" w:rsidR="007526FB" w:rsidRDefault="007004D7" w:rsidP="00450C77">
      <w:pPr>
        <w:pStyle w:val="NormalWeb"/>
        <w:jc w:val="both"/>
        <w:rPr>
          <w:lang w:val="en-US"/>
        </w:rPr>
      </w:pPr>
      <w:r w:rsidRPr="007526FB">
        <w:t xml:space="preserve">The HY_HydrometricFeature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874BCD">
        <w:t xml:space="preserve">Figure </w:t>
      </w:r>
      <w:r w:rsidR="00874BCD">
        <w:rPr>
          <w:noProof/>
        </w:rPr>
        <w:t>43</w:t>
      </w:r>
      <w:r w:rsidR="00874BCD">
        <w:fldChar w:fldCharType="end"/>
      </w:r>
      <w:r w:rsidR="001B5AD0">
        <w:t>)</w:t>
      </w:r>
      <w:r w:rsidR="007526FB" w:rsidRPr="00485264">
        <w:t>.</w:t>
      </w:r>
      <w:r w:rsidR="007526FB">
        <w:t xml:space="preserve"> HY_HydrometricFeature </w:t>
      </w:r>
      <w:r w:rsidRPr="008E510D">
        <w:rPr>
          <w:lang w:val="en-US"/>
        </w:rPr>
        <w:t xml:space="preserve">associates the </w:t>
      </w:r>
      <w:r w:rsidRPr="008E510D">
        <w:rPr>
          <w:rStyle w:val="Emphasis"/>
          <w:lang w:val="en-US"/>
        </w:rPr>
        <w:t>hydrometricNetwork</w:t>
      </w:r>
      <w:r w:rsidRPr="008E510D">
        <w:rPr>
          <w:lang w:val="en-US"/>
        </w:rPr>
        <w:t xml:space="preserve"> in which it participates</w:t>
      </w:r>
      <w:r w:rsidR="007526FB">
        <w:rPr>
          <w:lang w:val="en-US"/>
        </w:rPr>
        <w:t>,</w:t>
      </w:r>
      <w:r w:rsidRPr="008E510D">
        <w:rPr>
          <w:lang w:val="en-US"/>
        </w:rPr>
        <w:t xml:space="preserve"> and a </w:t>
      </w:r>
      <w:r w:rsidRPr="008E510D">
        <w:rPr>
          <w:rStyle w:val="Emphasis"/>
          <w:lang w:val="en-US"/>
        </w:rPr>
        <w:t>positionOnRiver</w:t>
      </w:r>
      <w:r w:rsidRPr="008E510D">
        <w:rPr>
          <w:lang w:val="en-US"/>
        </w:rPr>
        <w:t xml:space="preserve">. </w:t>
      </w:r>
    </w:p>
    <w:p w14:paraId="7B152AA8" w14:textId="52044466" w:rsidR="007526FB" w:rsidRDefault="007004D7" w:rsidP="00450C77">
      <w:pPr>
        <w:pStyle w:val="NormalWeb"/>
        <w:jc w:val="both"/>
        <w:rPr>
          <w:lang w:val="en-US"/>
        </w:rPr>
      </w:pPr>
      <w:r w:rsidRPr="008E510D">
        <w:rPr>
          <w:rStyle w:val="Strong"/>
          <w:lang w:val="en-US"/>
        </w:rPr>
        <w:t>positionOnRiver</w:t>
      </w:r>
      <w:r w:rsidRPr="008E510D">
        <w:rPr>
          <w:lang w:val="en-US"/>
        </w:rPr>
        <w:t xml:space="preserve"> </w:t>
      </w:r>
      <w:r w:rsidR="007526FB">
        <w:rPr>
          <w:lang w:val="en-US"/>
        </w:rPr>
        <w:t>(</w:t>
      </w:r>
      <w:r w:rsidRPr="008E510D">
        <w:rPr>
          <w:lang w:val="en-US"/>
        </w:rPr>
        <w:t>association</w:t>
      </w:r>
      <w:r w:rsidR="007526FB">
        <w:rPr>
          <w:lang w:val="en-US"/>
        </w:rPr>
        <w:t>):</w:t>
      </w:r>
    </w:p>
    <w:p w14:paraId="2BD90E90" w14:textId="5B8208EA" w:rsidR="0099570A" w:rsidRDefault="0099570A" w:rsidP="0099570A">
      <w:pPr>
        <w:pStyle w:val="Normal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sidR="00485264">
        <w:rPr>
          <w:lang w:val="en-US"/>
        </w:rPr>
        <w:t>corresponding to</w:t>
      </w:r>
      <w:r w:rsidRPr="008E510D">
        <w:rPr>
          <w:lang w:val="en-US"/>
        </w:rPr>
        <w:t xml:space="preserve"> the </w:t>
      </w:r>
      <w:r>
        <w:rPr>
          <w:lang w:val="en-US"/>
        </w:rPr>
        <w:t>hydrometric feature.</w:t>
      </w:r>
    </w:p>
    <w:p w14:paraId="358C889C" w14:textId="77777777" w:rsidR="0099570A" w:rsidRPr="008E510D" w:rsidRDefault="0099570A" w:rsidP="0099570A">
      <w:pPr>
        <w:pStyle w:val="NormalWeb"/>
        <w:jc w:val="both"/>
        <w:rPr>
          <w:lang w:val="en-US"/>
        </w:rPr>
      </w:pPr>
      <w:r>
        <w:rPr>
          <w:lang w:val="en-US"/>
        </w:rPr>
        <w:t xml:space="preserve">identifies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p w14:paraId="0912E94B" w14:textId="77777777" w:rsidR="0099570A" w:rsidRPr="008E510D" w:rsidRDefault="0099570A" w:rsidP="0099570A">
      <w:pPr>
        <w:pStyle w:val="NormalWeb"/>
        <w:jc w:val="both"/>
        <w:rPr>
          <w:lang w:val="en-US"/>
        </w:rPr>
      </w:pPr>
    </w:p>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446195">
          <w:headerReference w:type="default" r:id="rId73"/>
          <w:footerReference w:type="even" r:id="rId74"/>
          <w:footerReference w:type="default" r:id="rId75"/>
          <w:pgSz w:w="12240" w:h="15840"/>
          <w:pgMar w:top="1440" w:right="1800" w:bottom="1440" w:left="1800" w:header="720" w:footer="720" w:gutter="0"/>
          <w:pgNumType w:start="1"/>
          <w:cols w:space="720"/>
          <w:docGrid w:linePitch="360"/>
        </w:sectPr>
      </w:pPr>
    </w:p>
    <w:p w14:paraId="1C001BB8" w14:textId="24874632" w:rsidR="00604B6C" w:rsidRDefault="00604B6C" w:rsidP="00604B6C">
      <w:pPr>
        <w:pStyle w:val="Heading2"/>
        <w:numPr>
          <w:ilvl w:val="0"/>
          <w:numId w:val="0"/>
        </w:numPr>
      </w:pPr>
    </w:p>
    <w:p w14:paraId="2CAE88BA" w14:textId="2C70205F" w:rsidR="00604B6C" w:rsidRDefault="00604B6C" w:rsidP="00834E29">
      <w:pPr>
        <w:pStyle w:val="Heading1"/>
        <w:numPr>
          <w:ilvl w:val="0"/>
          <w:numId w:val="0"/>
        </w:numPr>
      </w:pPr>
      <w:bookmarkStart w:id="3415" w:name="_Toc467226201"/>
      <w:r>
        <w:t xml:space="preserve">ANNEX A </w:t>
      </w:r>
      <w:r w:rsidR="00807D2F">
        <w:t>Conformance Class Abstract Test Suite (Normative)</w:t>
      </w:r>
      <w:bookmarkEnd w:id="3415"/>
    </w:p>
    <w:p w14:paraId="3EC0005E" w14:textId="77777777" w:rsidR="00604B6C" w:rsidRDefault="00604B6C" w:rsidP="00834E29">
      <w:pPr>
        <w:pStyle w:val="Heading2"/>
        <w:numPr>
          <w:ilvl w:val="0"/>
          <w:numId w:val="0"/>
        </w:numPr>
      </w:pPr>
      <w:bookmarkStart w:id="3416" w:name="_Toc467226202"/>
      <w:r>
        <w:t>A.1 Introduction</w:t>
      </w:r>
      <w:bookmarkEnd w:id="3416"/>
    </w:p>
    <w:p w14:paraId="66DAE3D9" w14:textId="77777777" w:rsidR="00604B6C" w:rsidRDefault="00604B6C" w:rsidP="00604B6C">
      <w:pPr>
        <w:pStyle w:val="Normal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Normal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834E29">
      <w:pPr>
        <w:pStyle w:val="Heading2"/>
        <w:numPr>
          <w:ilvl w:val="0"/>
          <w:numId w:val="0"/>
        </w:numPr>
      </w:pPr>
      <w:bookmarkStart w:id="3417" w:name="_Toc467226203"/>
      <w:r>
        <w:t>A.2 Conformance class: HY_HydroFeature application schema equivalence</w:t>
      </w:r>
      <w:bookmarkEnd w:id="3417"/>
    </w:p>
    <w:tbl>
      <w:tblPr>
        <w:tblStyle w:val="TableGrid"/>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0" w:type="auto"/>
            <w:hideMark/>
          </w:tcPr>
          <w:p w14:paraId="56D2E138" w14:textId="77777777" w:rsidR="00604B6C" w:rsidRDefault="00C75574" w:rsidP="00882601">
            <w:pPr>
              <w:rPr>
                <w:b/>
                <w:bCs/>
              </w:rPr>
            </w:pPr>
            <w:hyperlink r:id="rId76"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C75574" w:rsidP="00882601">
            <w:hyperlink r:id="rId77"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C75574" w:rsidP="00882601">
            <w:hyperlink r:id="rId78"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C75574" w:rsidP="00882601">
            <w:hyperlink r:id="rId79"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834E29">
      <w:pPr>
        <w:pStyle w:val="Heading2"/>
        <w:numPr>
          <w:ilvl w:val="0"/>
          <w:numId w:val="0"/>
        </w:numPr>
      </w:pPr>
      <w:bookmarkStart w:id="3418" w:name="_Toc467226204"/>
      <w:r>
        <w:t>A.3 Conformance class: HY_SurfaceHydroFeature application schema equivalence</w:t>
      </w:r>
      <w:bookmarkEnd w:id="3418"/>
    </w:p>
    <w:tbl>
      <w:tblPr>
        <w:tblStyle w:val="TableGrid"/>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Strong"/>
              </w:rPr>
              <w:t>Conformance Class</w:t>
            </w:r>
          </w:p>
        </w:tc>
        <w:tc>
          <w:tcPr>
            <w:tcW w:w="0" w:type="auto"/>
            <w:hideMark/>
          </w:tcPr>
          <w:p w14:paraId="7AB9F9CA" w14:textId="77777777" w:rsidR="00604B6C" w:rsidRDefault="00C75574" w:rsidP="00882601">
            <w:pPr>
              <w:rPr>
                <w:b/>
                <w:bCs/>
              </w:rPr>
            </w:pPr>
            <w:hyperlink r:id="rId80"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C75574" w:rsidP="00882601">
            <w:hyperlink r:id="rId81"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C75574" w:rsidP="00882601">
            <w:hyperlink r:id="rId82"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C75574" w:rsidP="00882601">
            <w:hyperlink r:id="rId83"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C75574" w:rsidP="00882601">
            <w:hyperlink r:id="rId84"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Heading2"/>
        <w:numPr>
          <w:ilvl w:val="0"/>
          <w:numId w:val="0"/>
        </w:numPr>
      </w:pPr>
      <w:bookmarkStart w:id="3419" w:name="_Toc467226205"/>
      <w:r>
        <w:t>A.4 Conformance class: HY_HydrometricFeature application schema equivalence</w:t>
      </w:r>
      <w:bookmarkEnd w:id="3419"/>
    </w:p>
    <w:tbl>
      <w:tblPr>
        <w:tblStyle w:val="TableGrid"/>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Strong"/>
              </w:rPr>
              <w:t>Conformance Class</w:t>
            </w:r>
          </w:p>
        </w:tc>
        <w:tc>
          <w:tcPr>
            <w:tcW w:w="0" w:type="auto"/>
            <w:hideMark/>
          </w:tcPr>
          <w:p w14:paraId="1A03F79C" w14:textId="77777777" w:rsidR="00604B6C" w:rsidRDefault="00C75574" w:rsidP="00882601">
            <w:pPr>
              <w:rPr>
                <w:b/>
                <w:bCs/>
              </w:rPr>
            </w:pPr>
            <w:hyperlink r:id="rId85"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C75574" w:rsidP="00882601">
            <w:hyperlink r:id="rId86"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87"/>
          <w:footerReference w:type="even" r:id="rId88"/>
          <w:footerReference w:type="default" r:id="rId89"/>
          <w:type w:val="oddPage"/>
          <w:pgSz w:w="12240" w:h="15840"/>
          <w:pgMar w:top="1440" w:right="1800" w:bottom="1440" w:left="1800" w:header="720" w:footer="720" w:gutter="0"/>
          <w:pgNumType w:start="1"/>
          <w:cols w:space="720"/>
          <w:docGrid w:linePitch="360"/>
        </w:sectPr>
      </w:pPr>
    </w:p>
    <w:p w14:paraId="7C2E3009" w14:textId="77777777" w:rsidR="00436079" w:rsidRDefault="00436079" w:rsidP="00834E29">
      <w:pPr>
        <w:pStyle w:val="Heading1"/>
        <w:numPr>
          <w:ilvl w:val="0"/>
          <w:numId w:val="0"/>
        </w:numPr>
      </w:pPr>
      <w:bookmarkStart w:id="3420" w:name="_Toc467226206"/>
      <w:r>
        <w:t>ANNEX B - Code lists for the HY_Features model</w:t>
      </w:r>
      <w:bookmarkEnd w:id="3420"/>
    </w:p>
    <w:p w14:paraId="12F5BE76" w14:textId="77777777" w:rsidR="00436079" w:rsidRDefault="00436079" w:rsidP="00834E29">
      <w:pPr>
        <w:pStyle w:val="Heading2"/>
        <w:numPr>
          <w:ilvl w:val="0"/>
          <w:numId w:val="0"/>
        </w:numPr>
      </w:pPr>
      <w:bookmarkStart w:id="3421" w:name="_Toc467226207"/>
      <w:r>
        <w:t>B.1 Terms identifying a fixed landmark determined to realize the conceptual outfall</w:t>
      </w:r>
      <w:bookmarkEnd w:id="3421"/>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Strong"/>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834E29">
      <w:pPr>
        <w:pStyle w:val="Heading2"/>
        <w:numPr>
          <w:ilvl w:val="0"/>
          <w:numId w:val="0"/>
        </w:numPr>
      </w:pPr>
      <w:bookmarkStart w:id="3422" w:name="_Toc467226208"/>
      <w:r>
        <w:t>B.2 Terms commonly used in hydrology to describe a spatial relation between two points</w:t>
      </w:r>
      <w:bookmarkEnd w:id="3422"/>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Strong"/>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Heading2"/>
        <w:numPr>
          <w:ilvl w:val="0"/>
          <w:numId w:val="0"/>
        </w:numPr>
      </w:pPr>
      <w:bookmarkStart w:id="3423" w:name="_Toc467226209"/>
      <w:r>
        <w:t>B.3 Terms commonly used in hydrology to describe a drainage pattern</w:t>
      </w:r>
      <w:bookmarkEnd w:id="3423"/>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proofErr w:type="gramStart"/>
            <w:r>
              <w:t>featherlike</w:t>
            </w:r>
            <w:proofErr w:type="gramEnd"/>
            <w:r>
              <w:t>,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3424" w:name="_Toc467226210"/>
      <w:r>
        <w:t>B.4 Terms commonly used to indicate the type of name usage.</w:t>
      </w:r>
      <w:bookmarkEnd w:id="3424"/>
    </w:p>
    <w:tbl>
      <w:tblPr>
        <w:tblStyle w:val="TableGrid"/>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Strong"/>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834E29">
      <w:pPr>
        <w:pStyle w:val="Heading2"/>
        <w:numPr>
          <w:ilvl w:val="0"/>
          <w:numId w:val="0"/>
        </w:numPr>
        <w:rPr>
          <w:i/>
        </w:rPr>
        <w:sectPr w:rsidR="00F7549D" w:rsidSect="008F68A0">
          <w:footerReference w:type="even" r:id="rId90"/>
          <w:footerReference w:type="default" r:id="rId91"/>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834E29">
      <w:pPr>
        <w:pStyle w:val="Heading1"/>
        <w:numPr>
          <w:ilvl w:val="0"/>
          <w:numId w:val="0"/>
        </w:numPr>
      </w:pPr>
      <w:bookmarkStart w:id="3425" w:name="_Toc467226211"/>
      <w:r w:rsidRPr="00B44DA2">
        <w:t>ANNEX C:  HY_Features  - AHGF Mapping</w:t>
      </w:r>
      <w:bookmarkEnd w:id="3425"/>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834E29">
      <w:pPr>
        <w:pStyle w:val="Heading2"/>
        <w:numPr>
          <w:ilvl w:val="0"/>
          <w:numId w:val="0"/>
        </w:numPr>
      </w:pPr>
      <w:bookmarkStart w:id="3426" w:name="_Toc467226212"/>
      <w:r>
        <w:t>C.1 Catchment</w:t>
      </w:r>
      <w:r w:rsidR="00B246A3">
        <w:t xml:space="preserve"> Model</w:t>
      </w:r>
      <w:bookmarkEnd w:id="3426"/>
    </w:p>
    <w:tbl>
      <w:tblPr>
        <w:tblStyle w:val="TableGrid"/>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w:t>
            </w:r>
            <w:proofErr w:type="gramStart"/>
            <w:r w:rsidRPr="00D7735B">
              <w:t>::</w:t>
            </w:r>
            <w:proofErr w:type="gramEnd"/>
            <w:r w:rsidRPr="00D7735B">
              <w:t>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Any feature or collection of features identified by a single ConCatID. Single instances of AHGFContractedCatchment and AHGFLink as well as 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w:t>
            </w:r>
            <w:proofErr w:type="gramStart"/>
            <w:r w:rsidRPr="00D7735B">
              <w:t>::</w:t>
            </w:r>
            <w:proofErr w:type="gramEnd"/>
            <w:r w:rsidRPr="00D7735B">
              <w: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834E29">
      <w:pPr>
        <w:pStyle w:val="Heading2"/>
        <w:numPr>
          <w:ilvl w:val="0"/>
          <w:numId w:val="0"/>
        </w:numPr>
      </w:pPr>
      <w:bookmarkStart w:id="3427" w:name="_Toc467226213"/>
      <w:r w:rsidRPr="00B44DA2">
        <w:t>C.2 Hydrographic Network</w:t>
      </w:r>
      <w:bookmarkEnd w:id="3427"/>
    </w:p>
    <w:tbl>
      <w:tblPr>
        <w:tblStyle w:val="TableGrid"/>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proofErr w:type="gramStart"/>
            <w:r w:rsidR="00177E46">
              <w:t>:</w:t>
            </w:r>
            <w:r w:rsidR="002D14B0">
              <w:t>:</w:t>
            </w:r>
            <w:proofErr w:type="gramEnd"/>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t>HY_Reservoir</w:t>
            </w:r>
          </w:p>
        </w:tc>
        <w:tc>
          <w:tcPr>
            <w:tcW w:w="0" w:type="auto"/>
            <w:hideMark/>
          </w:tcPr>
          <w:p w14:paraId="3C81467B" w14:textId="77777777" w:rsidR="00D77B53" w:rsidRPr="00D7735B" w:rsidRDefault="00D77B53" w:rsidP="00882601">
            <w:pPr>
              <w:spacing w:after="0"/>
            </w:pPr>
            <w:r w:rsidRPr="00D7735B">
              <w:t>AHGFWaterbody</w:t>
            </w:r>
            <w:proofErr w:type="gramStart"/>
            <w:r w:rsidRPr="00D7735B">
              <w:t>::</w:t>
            </w:r>
            <w:proofErr w:type="gramEnd"/>
            <w:r w:rsidRPr="00D7735B">
              <w:t>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834E29">
      <w:pPr>
        <w:pStyle w:val="Heading2"/>
        <w:numPr>
          <w:ilvl w:val="0"/>
          <w:numId w:val="0"/>
        </w:numPr>
      </w:pPr>
      <w:bookmarkStart w:id="3428" w:name="_Toc467226214"/>
      <w:r>
        <w:t xml:space="preserve">C.3 </w:t>
      </w:r>
      <w:r w:rsidRPr="00D7735B">
        <w:t>Hydrometric Network</w:t>
      </w:r>
      <w:bookmarkEnd w:id="3428"/>
    </w:p>
    <w:tbl>
      <w:tblPr>
        <w:tblStyle w:val="TableGrid"/>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w:t>
            </w:r>
            <w:proofErr w:type="gramStart"/>
            <w:r w:rsidRPr="00D7735B">
              <w:t>::</w:t>
            </w:r>
            <w:proofErr w:type="gramEnd"/>
            <w:r w:rsidRPr="00D7735B">
              <w:t xml:space="preserv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rsidP="00834E29">
      <w:pPr>
        <w:pStyle w:val="Heading2"/>
        <w:numPr>
          <w:ilvl w:val="0"/>
          <w:numId w:val="0"/>
        </w:numPr>
        <w:rPr>
          <w:i/>
        </w:rPr>
        <w:sectPr w:rsidR="001D27A5" w:rsidSect="00986726">
          <w:footerReference w:type="even" r:id="rId92"/>
          <w:footerReference w:type="default" r:id="rId93"/>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834E29">
      <w:pPr>
        <w:pStyle w:val="Heading1"/>
        <w:numPr>
          <w:ilvl w:val="0"/>
          <w:numId w:val="0"/>
        </w:numPr>
      </w:pPr>
      <w:bookmarkStart w:id="3429" w:name="_Toc467226215"/>
      <w:r w:rsidRPr="00F11F37">
        <w:t xml:space="preserve">ANNEX D: HY_Features - </w:t>
      </w:r>
      <w:proofErr w:type="gramStart"/>
      <w:r w:rsidRPr="00F11F37">
        <w:t>NHDPlus  Mapping</w:t>
      </w:r>
      <w:bookmarkEnd w:id="3429"/>
      <w:proofErr w:type="gramEnd"/>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r w:rsidR="00AA15D6">
        <w:t xml:space="preserve"> </w:t>
      </w:r>
    </w:p>
    <w:p w14:paraId="1EE3D71A" w14:textId="4C738E77" w:rsidR="001D27A5" w:rsidRPr="00F11F37" w:rsidRDefault="001D27A5" w:rsidP="00834E29">
      <w:pPr>
        <w:pStyle w:val="Heading2"/>
        <w:numPr>
          <w:ilvl w:val="0"/>
          <w:numId w:val="0"/>
        </w:numPr>
      </w:pPr>
      <w:bookmarkStart w:id="3430" w:name="_Toc467226216"/>
      <w:r w:rsidRPr="00F11F37">
        <w:t>D.1 Catchment Model</w:t>
      </w:r>
      <w:bookmarkEnd w:id="3430"/>
    </w:p>
    <w:tbl>
      <w:tblPr>
        <w:tblStyle w:val="TableGrid"/>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comid catchment polygon</w:t>
            </w:r>
          </w:p>
        </w:tc>
        <w:tc>
          <w:tcPr>
            <w:tcW w:w="0" w:type="auto"/>
            <w:hideMark/>
          </w:tcPr>
          <w:p w14:paraId="602ECF51" w14:textId="77777777" w:rsidR="001D27A5" w:rsidRPr="00F11F37" w:rsidRDefault="001D27A5" w:rsidP="00882601">
            <w:pPr>
              <w:spacing w:after="0"/>
            </w:pPr>
            <w:r w:rsidRPr="00F11F37">
              <w:t>The polygon representing a comid catchment should be thought of as both 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Heading2"/>
        <w:numPr>
          <w:ilvl w:val="0"/>
          <w:numId w:val="0"/>
        </w:numPr>
      </w:pPr>
      <w:bookmarkStart w:id="3431" w:name="_Toc467226217"/>
      <w:r w:rsidRPr="00F11F37">
        <w:t>D.2 Hydrographic Network Model</w:t>
      </w:r>
      <w:bookmarkEnd w:id="3431"/>
    </w:p>
    <w:tbl>
      <w:tblPr>
        <w:tblStyle w:val="TableGrid"/>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Heading2"/>
        <w:numPr>
          <w:ilvl w:val="0"/>
          <w:numId w:val="0"/>
        </w:numPr>
      </w:pPr>
      <w:bookmarkStart w:id="3432" w:name="_Toc467226218"/>
      <w:r w:rsidRPr="00F11F37">
        <w:t>D.3 Hydrometric Network Model</w:t>
      </w:r>
      <w:bookmarkEnd w:id="3432"/>
    </w:p>
    <w:tbl>
      <w:tblPr>
        <w:tblStyle w:val="TableGrid"/>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rsidP="00834E29">
      <w:pPr>
        <w:pStyle w:val="Heading2"/>
        <w:numPr>
          <w:ilvl w:val="0"/>
          <w:numId w:val="0"/>
        </w:numPr>
        <w:rPr>
          <w:i/>
        </w:rPr>
        <w:sectPr w:rsidR="00F7549D" w:rsidSect="00986726">
          <w:footerReference w:type="even" r:id="rId94"/>
          <w:footerReference w:type="default" r:id="rId95"/>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834E29">
      <w:pPr>
        <w:pStyle w:val="Heading1"/>
        <w:numPr>
          <w:ilvl w:val="0"/>
          <w:numId w:val="0"/>
        </w:numPr>
      </w:pPr>
      <w:bookmarkStart w:id="3433" w:name="_Toc459388267"/>
      <w:bookmarkStart w:id="3434" w:name="_Toc467226219"/>
      <w:r w:rsidRPr="00EC4103">
        <w:t xml:space="preserve">ANNEX </w:t>
      </w:r>
      <w:r w:rsidR="00FD636F">
        <w:t>E</w:t>
      </w:r>
      <w:r w:rsidRPr="00EC4103">
        <w:t>: HY_F</w:t>
      </w:r>
      <w:r w:rsidR="00337E73">
        <w:t>eatures - INSPIRE Hydrography T</w:t>
      </w:r>
      <w:r w:rsidRPr="00EC4103">
        <w:t>heme</w:t>
      </w:r>
      <w:bookmarkEnd w:id="3433"/>
      <w:bookmarkEnd w:id="3434"/>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834E29">
      <w:pPr>
        <w:pStyle w:val="Heading2"/>
        <w:numPr>
          <w:ilvl w:val="0"/>
          <w:numId w:val="0"/>
        </w:numPr>
      </w:pPr>
      <w:bookmarkStart w:id="3435" w:name="_Toc459038746"/>
      <w:bookmarkStart w:id="3436" w:name="_Toc459388268"/>
      <w:bookmarkStart w:id="3437" w:name="_Toc467226220"/>
      <w:r>
        <w:t>E</w:t>
      </w:r>
      <w:r w:rsidR="00E65591" w:rsidRPr="00EC4103">
        <w:t>.1 Catchment Model</w:t>
      </w:r>
      <w:bookmarkEnd w:id="3435"/>
      <w:bookmarkEnd w:id="3436"/>
      <w:bookmarkEnd w:id="3437"/>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834E29">
      <w:pPr>
        <w:pStyle w:val="Heading2"/>
        <w:numPr>
          <w:ilvl w:val="0"/>
          <w:numId w:val="0"/>
        </w:numPr>
      </w:pPr>
      <w:bookmarkStart w:id="3438" w:name="_Toc459038747"/>
      <w:bookmarkStart w:id="3439" w:name="_Toc459388269"/>
      <w:bookmarkStart w:id="3440" w:name="_Toc467226221"/>
      <w:r>
        <w:t>E</w:t>
      </w:r>
      <w:r w:rsidR="00E65591" w:rsidRPr="00EC4103">
        <w:t>.2 Hydrographic Network Model</w:t>
      </w:r>
      <w:bookmarkEnd w:id="3438"/>
      <w:bookmarkEnd w:id="3439"/>
      <w:bookmarkEnd w:id="3440"/>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NOTE: May include islands, represented as 'holes' 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834E29">
      <w:pPr>
        <w:pStyle w:val="Heading2"/>
        <w:numPr>
          <w:ilvl w:val="0"/>
          <w:numId w:val="0"/>
        </w:numPr>
        <w:rPr>
          <w:i/>
        </w:rPr>
        <w:sectPr w:rsidR="00881984" w:rsidSect="00986726">
          <w:headerReference w:type="default" r:id="rId96"/>
          <w:footerReference w:type="even" r:id="rId97"/>
          <w:footerReference w:type="default" r:id="rId98"/>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34E29">
      <w:pPr>
        <w:pStyle w:val="Heading1"/>
        <w:numPr>
          <w:ilvl w:val="0"/>
          <w:numId w:val="0"/>
        </w:numPr>
      </w:pPr>
      <w:bookmarkStart w:id="3441" w:name="_Toc467226222"/>
      <w:r w:rsidRPr="00F11F37">
        <w:t xml:space="preserve">ANNEX </w:t>
      </w:r>
      <w:r>
        <w:t>F</w:t>
      </w:r>
      <w:r w:rsidRPr="00F11F37">
        <w:t xml:space="preserve">: HY_Features - </w:t>
      </w:r>
      <w:proofErr w:type="gramStart"/>
      <w:r w:rsidR="00E65591">
        <w:t>SANDRE</w:t>
      </w:r>
      <w:r w:rsidRPr="00F11F37">
        <w:t xml:space="preserve">  Mapping</w:t>
      </w:r>
      <w:bookmarkEnd w:id="3441"/>
      <w:proofErr w:type="gramEnd"/>
    </w:p>
    <w:p w14:paraId="4BF86D92" w14:textId="1015A1F7" w:rsidR="00E65591" w:rsidRPr="008F6E99" w:rsidRDefault="00E65591" w:rsidP="00E65591">
      <w:bookmarkStart w:id="3442"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834E29">
      <w:pPr>
        <w:pStyle w:val="Heading2"/>
        <w:numPr>
          <w:ilvl w:val="0"/>
          <w:numId w:val="0"/>
        </w:numPr>
      </w:pPr>
      <w:bookmarkStart w:id="3443" w:name="_Toc459388264"/>
      <w:bookmarkStart w:id="3444" w:name="_Toc467226223"/>
      <w:r>
        <w:t>F</w:t>
      </w:r>
      <w:r w:rsidR="00E65591" w:rsidRPr="008F6E99">
        <w:t>.1 Catchment Model</w:t>
      </w:r>
      <w:bookmarkEnd w:id="3443"/>
      <w:bookmarkEnd w:id="3444"/>
    </w:p>
    <w:tbl>
      <w:tblPr>
        <w:tblStyle w:val="TableGrid"/>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proofErr w:type="gramStart"/>
            <w:r>
              <w:t>SANDRE :</w:t>
            </w:r>
            <w:proofErr w:type="gramEnd"/>
            <w:r>
              <w:t xml:space="preserve">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Heading2"/>
        <w:numPr>
          <w:ilvl w:val="0"/>
          <w:numId w:val="0"/>
        </w:numPr>
      </w:pPr>
      <w:bookmarkStart w:id="3445" w:name="_Toc459388265"/>
      <w:bookmarkStart w:id="3446" w:name="_Toc467226224"/>
      <w:r>
        <w:t>F</w:t>
      </w:r>
      <w:r w:rsidR="00E65591" w:rsidRPr="002534C0">
        <w:t>.2 Hydrographic Network Model</w:t>
      </w:r>
      <w:bookmarkEnd w:id="3445"/>
      <w:bookmarkEnd w:id="3446"/>
    </w:p>
    <w:tbl>
      <w:tblPr>
        <w:tblStyle w:val="TableGrid"/>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Heading2"/>
        <w:numPr>
          <w:ilvl w:val="0"/>
          <w:numId w:val="0"/>
        </w:numPr>
      </w:pPr>
      <w:bookmarkStart w:id="3447" w:name="_Toc459388266"/>
      <w:bookmarkStart w:id="3448" w:name="_Toc467226225"/>
      <w:r>
        <w:t>F</w:t>
      </w:r>
      <w:r w:rsidR="00E65591" w:rsidRPr="00A51AF2">
        <w:t>.3 Hydrometric Network Model</w:t>
      </w:r>
      <w:bookmarkEnd w:id="3447"/>
      <w:bookmarkEnd w:id="3448"/>
    </w:p>
    <w:tbl>
      <w:tblPr>
        <w:tblStyle w:val="TableGrid"/>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834E29">
      <w:pPr>
        <w:pStyle w:val="Heading1"/>
        <w:numPr>
          <w:ilvl w:val="0"/>
          <w:numId w:val="0"/>
        </w:numPr>
        <w:sectPr w:rsidR="00E65591" w:rsidSect="00E65591">
          <w:footerReference w:type="even" r:id="rId99"/>
          <w:footerReference w:type="default" r:id="rId100"/>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834E29">
      <w:pPr>
        <w:pStyle w:val="Heading1"/>
        <w:numPr>
          <w:ilvl w:val="0"/>
          <w:numId w:val="0"/>
        </w:numPr>
      </w:pPr>
      <w:bookmarkStart w:id="3449" w:name="_Toc467226226"/>
      <w:r>
        <w:t>ANNEX</w:t>
      </w:r>
      <w:r w:rsidR="00881984">
        <w:t xml:space="preserve"> G</w:t>
      </w:r>
      <w:r w:rsidR="008F339B" w:rsidRPr="00B809FB">
        <w:t>: Bibliography</w:t>
      </w:r>
      <w:bookmarkEnd w:id="3442"/>
      <w:bookmarkEnd w:id="3449"/>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Normal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Normal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101"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102" w:history="1">
        <w:r w:rsidRPr="00020318">
          <w:rPr>
            <w:rStyle w:val="Hyperlink"/>
            <w:lang w:val="en-US"/>
          </w:rPr>
          <w:t>https://portal.opengeospatial.org/files/?artifact_id=59773</w:t>
        </w:r>
      </w:hyperlink>
    </w:p>
    <w:p w14:paraId="1333228E" w14:textId="36207C7F" w:rsidR="008F339B" w:rsidRPr="00020318" w:rsidRDefault="008F339B" w:rsidP="0055713B">
      <w:pPr>
        <w:pStyle w:val="Normal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103" w:history="1">
        <w:r w:rsidRPr="00020318">
          <w:rPr>
            <w:rStyle w:val="Hyperlink"/>
            <w:lang w:val="en-US"/>
          </w:rPr>
          <w:t>https://portal.opengeospatial.org/files/?artifact_id=57222</w:t>
        </w:r>
      </w:hyperlink>
    </w:p>
    <w:p w14:paraId="2BC15B48" w14:textId="7991D757"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104" w:history="1">
        <w:r w:rsidRPr="00020318">
          <w:rPr>
            <w:rStyle w:val="Hyperlink"/>
            <w:lang w:val="en-US"/>
          </w:rPr>
          <w:t>https://portal.opengeospatial.org/files/?artifact_id=55157</w:t>
        </w:r>
      </w:hyperlink>
    </w:p>
    <w:p w14:paraId="33D7ADC0" w14:textId="6DFF6350"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105" w:history="1">
        <w:r w:rsidRPr="00020318">
          <w:rPr>
            <w:rStyle w:val="Hyperlink"/>
            <w:lang w:val="en-US"/>
          </w:rPr>
          <w:t>https://water.usgs.gov/nawqa/sparrow/wrr97/geograp/hucs.txt</w:t>
        </w:r>
      </w:hyperlink>
    </w:p>
    <w:p w14:paraId="295665BE" w14:textId="6505059B" w:rsidR="008F339B" w:rsidRPr="00020318" w:rsidRDefault="008F339B" w:rsidP="0055713B">
      <w:pPr>
        <w:pStyle w:val="Normal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106"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Normal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Normal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Normal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Normal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rsidP="00834E29">
      <w:pPr>
        <w:pStyle w:val="Heading2"/>
        <w:numPr>
          <w:ilvl w:val="0"/>
          <w:numId w:val="0"/>
        </w:numPr>
        <w:rPr>
          <w:lang w:eastAsia="en-AU"/>
        </w:rPr>
        <w:sectPr w:rsidR="00BA30D2" w:rsidSect="008F339B">
          <w:footerReference w:type="default" r:id="rId107"/>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834E29">
      <w:pPr>
        <w:pStyle w:val="Heading1"/>
        <w:numPr>
          <w:ilvl w:val="0"/>
          <w:numId w:val="0"/>
        </w:numPr>
        <w:rPr>
          <w:lang w:eastAsia="en-AU"/>
        </w:rPr>
      </w:pPr>
      <w:bookmarkStart w:id="3450" w:name="_Toc467226227"/>
      <w:r>
        <w:t>ANNEX H</w:t>
      </w:r>
      <w:r w:rsidR="00BA30D2" w:rsidRPr="00BA30D2">
        <w:t>: Revision history</w:t>
      </w:r>
      <w:bookmarkEnd w:id="345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ListBullet"/>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ListBullet"/>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ListBullet"/>
            </w:pPr>
            <w:r>
              <w:t>S</w:t>
            </w:r>
            <w:r w:rsidR="00390906">
              <w:t>ection 6</w:t>
            </w:r>
            <w:r w:rsidR="003125F8">
              <w:t xml:space="preserve"> </w:t>
            </w:r>
          </w:p>
          <w:p w14:paraId="39E58EEB" w14:textId="1FDA2E1E" w:rsidR="0087145C" w:rsidRDefault="0087145C" w:rsidP="00671237">
            <w:pPr>
              <w:pStyle w:val="ListBullet"/>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ListBullet"/>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ListBullet"/>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ListBullet"/>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ListBullet"/>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ListBullet"/>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ListBullet"/>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ListBullet"/>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ListBullet"/>
            </w:pPr>
            <w:r>
              <w:t>Irina Dornblut</w:t>
            </w:r>
          </w:p>
          <w:p w14:paraId="2D715DA2" w14:textId="1117F66D" w:rsidR="00390906" w:rsidRDefault="00390906" w:rsidP="00671237">
            <w:pPr>
              <w:pStyle w:val="ListBullet"/>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ListBullet"/>
            </w:pPr>
            <w:r>
              <w:t>Entire document</w:t>
            </w:r>
          </w:p>
          <w:p w14:paraId="0848FCA3" w14:textId="77777777" w:rsidR="002877E1" w:rsidRDefault="002877E1" w:rsidP="002877E1">
            <w:pPr>
              <w:pStyle w:val="ListBullet"/>
            </w:pPr>
          </w:p>
          <w:p w14:paraId="7121D6A8" w14:textId="5E04941F" w:rsidR="002877E1" w:rsidRDefault="002877E1" w:rsidP="00766380">
            <w:pPr>
              <w:pStyle w:val="ListBullet"/>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ListBullet"/>
            </w:pPr>
            <w:r>
              <w:t>More edits for clarity and consistency</w:t>
            </w:r>
          </w:p>
          <w:p w14:paraId="3A34DDD2" w14:textId="29DE8856" w:rsidR="00390906" w:rsidRDefault="001A20E5" w:rsidP="00390906">
            <w:pPr>
              <w:pStyle w:val="ListBullet"/>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ListBullet"/>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ListBullet"/>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ListBullet"/>
            </w:pPr>
            <w:r>
              <w:t>HYF-SWG</w:t>
            </w:r>
            <w:r w:rsidR="00651AE3">
              <w:t xml:space="preserve"> a</w:t>
            </w:r>
            <w:r w:rsidR="003C1512">
              <w:t>t Orlando TC meeting</w:t>
            </w:r>
          </w:p>
          <w:p w14:paraId="093CD256" w14:textId="60AC98F6" w:rsidR="0043100A" w:rsidRDefault="0043100A" w:rsidP="00651AE3">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ListBullet"/>
            </w:pPr>
            <w:r>
              <w:t>Reconciling comments from the initial OAB review</w:t>
            </w:r>
          </w:p>
          <w:p w14:paraId="43D58D59" w14:textId="77777777" w:rsidR="009C3B9A" w:rsidRDefault="0087145C" w:rsidP="0043100A">
            <w:pPr>
              <w:pStyle w:val="ListBullet"/>
            </w:pPr>
            <w:r>
              <w:t>Review of conformance and requirements classes</w:t>
            </w:r>
          </w:p>
          <w:p w14:paraId="13FBE33D" w14:textId="77777777" w:rsidR="009C3B9A" w:rsidRDefault="009C3B9A" w:rsidP="0043100A">
            <w:pPr>
              <w:pStyle w:val="ListBullet"/>
            </w:pPr>
            <w:r>
              <w:t>Conformance to OGC Abstract Specification standards</w:t>
            </w:r>
          </w:p>
          <w:p w14:paraId="1374BC2F" w14:textId="68F678A5" w:rsidR="009C3B9A" w:rsidRDefault="009C3B9A" w:rsidP="009C3B9A">
            <w:pPr>
              <w:pStyle w:val="ListBullet"/>
            </w:pPr>
            <w:r>
              <w:t xml:space="preserve">Edits for consistency </w:t>
            </w:r>
          </w:p>
        </w:tc>
      </w:tr>
    </w:tbl>
    <w:p w14:paraId="2E9DE2FA" w14:textId="41494ABD" w:rsidR="00BA30D2" w:rsidRDefault="00671237" w:rsidP="00BA30D2">
      <w:pPr>
        <w:rPr>
          <w:lang w:eastAsia="en-AU"/>
        </w:rPr>
      </w:pPr>
      <w:r>
        <w:rPr>
          <w:lang w:eastAsia="en-AU"/>
        </w:rPr>
        <w:t xml:space="preserve"> </w:t>
      </w:r>
    </w:p>
    <w:sectPr w:rsidR="00BA30D2" w:rsidSect="008F339B">
      <w:footerReference w:type="default" r:id="rId108"/>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20" w:author="Lieberman, Joshua" w:date="2016-11-09T14:20:00Z" w:initials="LJ">
    <w:p w14:paraId="315D342F" w14:textId="40300912" w:rsidR="00175F0F" w:rsidRDefault="00175F0F">
      <w:pPr>
        <w:pStyle w:val="CommentText"/>
      </w:pPr>
      <w:r>
        <w:rPr>
          <w:rStyle w:val="CommentReference"/>
        </w:rPr>
        <w:annotationRef/>
      </w:r>
      <w:r>
        <w:t>Converted to a TOC with hyperlinks. Classes and Requirements marked with TC.</w:t>
      </w:r>
    </w:p>
  </w:comment>
  <w:comment w:id="1246" w:author="GRDC/ID" w:date="2016-10-11T15:49:00Z" w:initials="GRDC/ID">
    <w:p w14:paraId="39D2FE4B" w14:textId="77777777" w:rsidR="00175F0F" w:rsidRDefault="00175F0F" w:rsidP="00825927">
      <w:pPr>
        <w:pStyle w:val="CommentText"/>
      </w:pPr>
      <w:r>
        <w:rPr>
          <w:rStyle w:val="CommentReference"/>
        </w:rPr>
        <w:annotationRef/>
      </w:r>
    </w:p>
    <w:p w14:paraId="4B90B144" w14:textId="6E724747" w:rsidR="00175F0F" w:rsidRDefault="00175F0F" w:rsidP="00825927">
      <w:pPr>
        <w:pStyle w:val="CommentText"/>
      </w:pPr>
      <w:r>
        <w:t xml:space="preserve">Target is </w:t>
      </w:r>
      <w:proofErr w:type="gramStart"/>
      <w:r>
        <w:t>an  implementation</w:t>
      </w:r>
      <w:proofErr w:type="gramEnd"/>
      <w:r>
        <w:t xml:space="preserve">  of the conceptual UML model  ‘Mapping  to the HYF</w:t>
      </w:r>
    </w:p>
    <w:p w14:paraId="08ED4A49" w14:textId="77777777" w:rsidR="00175F0F" w:rsidRDefault="00175F0F" w:rsidP="00825927">
      <w:pPr>
        <w:pStyle w:val="CommentText"/>
      </w:pPr>
    </w:p>
    <w:p w14:paraId="12477810" w14:textId="0D1C99C4" w:rsidR="00175F0F" w:rsidRDefault="00175F0F" w:rsidP="00825927">
      <w:pPr>
        <w:pStyle w:val="CommentText"/>
      </w:pPr>
      <w:r>
        <w:t xml:space="preserve">Requirement expressing that the implementation schema has to be </w:t>
      </w:r>
      <w:proofErr w:type="gramStart"/>
      <w:r>
        <w:t>conformant  to</w:t>
      </w:r>
      <w:proofErr w:type="gramEnd"/>
      <w:r>
        <w:t xml:space="preserve"> the conceptual model</w:t>
      </w:r>
    </w:p>
    <w:p w14:paraId="5AD5B15D" w14:textId="77777777" w:rsidR="00175F0F" w:rsidRDefault="00175F0F" w:rsidP="00825927">
      <w:pPr>
        <w:pStyle w:val="CommentText"/>
      </w:pPr>
    </w:p>
    <w:p w14:paraId="5302156D" w14:textId="1D43A249" w:rsidR="00175F0F" w:rsidRDefault="00175F0F" w:rsidP="00825927">
      <w:pPr>
        <w:pStyle w:val="CommentText"/>
      </w:pPr>
      <w:r>
        <w:t>Conformance target of the mapping is transformation</w:t>
      </w:r>
    </w:p>
    <w:p w14:paraId="11FCCBDF" w14:textId="77777777" w:rsidR="00175F0F" w:rsidRDefault="00175F0F" w:rsidP="00825927">
      <w:pPr>
        <w:pStyle w:val="CommentText"/>
      </w:pPr>
    </w:p>
    <w:p w14:paraId="2A25D240" w14:textId="6DA327D3" w:rsidR="00175F0F" w:rsidRDefault="00175F0F" w:rsidP="00825927">
      <w:pPr>
        <w:pStyle w:val="CommentText"/>
      </w:pPr>
      <w:proofErr w:type="gramStart"/>
      <w:r>
        <w:t>Implementation  consistent</w:t>
      </w:r>
      <w:proofErr w:type="gramEnd"/>
      <w:r>
        <w:t xml:space="preserve"> with the conceptual model shall  specify how names from mapped data get encoded in mapping to HY_Feature  names</w:t>
      </w:r>
    </w:p>
    <w:p w14:paraId="07FFA97C" w14:textId="77777777" w:rsidR="00175F0F" w:rsidRDefault="00175F0F" w:rsidP="00825927">
      <w:pPr>
        <w:pStyle w:val="CommentText"/>
      </w:pPr>
    </w:p>
    <w:p w14:paraId="6D133B1A" w14:textId="7615B16A" w:rsidR="00175F0F" w:rsidRDefault="00175F0F" w:rsidP="00825927">
      <w:pPr>
        <w:pStyle w:val="CommentText"/>
      </w:pPr>
      <w:r>
        <w:t>Conformance target</w:t>
      </w:r>
    </w:p>
  </w:comment>
  <w:comment w:id="2489" w:author="GRDC/ID" w:date="2016-11-05T10:08:00Z" w:initials="GRDC/ID">
    <w:p w14:paraId="03AC84D6" w14:textId="77777777" w:rsidR="00175F0F" w:rsidRDefault="00175F0F" w:rsidP="00521E2C">
      <w:pPr>
        <w:pStyle w:val="CommentText"/>
      </w:pPr>
      <w:r>
        <w:rPr>
          <w:rStyle w:val="CommentReference"/>
        </w:rPr>
        <w:annotationRef/>
      </w:r>
    </w:p>
    <w:p w14:paraId="58CF69EC" w14:textId="77777777" w:rsidR="00175F0F" w:rsidRDefault="00175F0F" w:rsidP="00521E2C">
      <w:pPr>
        <w:pStyle w:val="CommentText"/>
      </w:pPr>
      <w:r>
        <w:t xml:space="preserve">Dazzasmith wrote: </w:t>
      </w:r>
    </w:p>
    <w:p w14:paraId="63C990EE" w14:textId="281F75FA" w:rsidR="00175F0F" w:rsidRDefault="00175F0F" w:rsidP="00521E2C">
      <w:pPr>
        <w:pStyle w:val="CommentText"/>
      </w:pPr>
      <w:r>
        <w:t>C8 should show the result of joining E</w:t>
      </w:r>
      <w:proofErr w:type="gramStart"/>
      <w:r>
        <w:t>,B,C,D</w:t>
      </w:r>
      <w:proofErr w:type="gramEnd"/>
      <w:r>
        <w:t xml:space="preserve"> and F into X, when the left stream would be removed from figure. </w:t>
      </w:r>
    </w:p>
    <w:p w14:paraId="46C9D859" w14:textId="77777777" w:rsidR="00175F0F" w:rsidRDefault="00175F0F" w:rsidP="00521E2C">
      <w:pPr>
        <w:pStyle w:val="CommentText"/>
      </w:pPr>
    </w:p>
    <w:p w14:paraId="487D98A9" w14:textId="75B7FC39" w:rsidR="00175F0F" w:rsidRDefault="00175F0F" w:rsidP="00521E2C">
      <w:pPr>
        <w:pStyle w:val="CommentText"/>
      </w:pPr>
      <w:r>
        <w:t xml:space="preserve">ID:  not sure, whether we need an additional figure. - </w:t>
      </w:r>
      <w:proofErr w:type="gramStart"/>
      <w:r>
        <w:t>it</w:t>
      </w:r>
      <w:proofErr w:type="gramEnd"/>
      <w:r>
        <w:t xml:space="preserve"> could be helpful, to add  C8 without  the green divides between D an F, D and X, F and X, and draw all streams within the now encapsulated catchment X could dashed lines, except the one logical flowpath from N3 to N1</w:t>
      </w:r>
    </w:p>
    <w:p w14:paraId="6E625F48" w14:textId="77777777" w:rsidR="00175F0F" w:rsidRDefault="00175F0F" w:rsidP="00521E2C">
      <w:pPr>
        <w:pStyle w:val="CommentText"/>
      </w:pPr>
    </w:p>
    <w:p w14:paraId="4EEE34C8" w14:textId="236BBE97" w:rsidR="00175F0F" w:rsidRDefault="00175F0F" w:rsidP="00521E2C">
      <w:pPr>
        <w:pStyle w:val="CommentText"/>
      </w:pPr>
      <w:r>
        <w:t>DB: My preference is to leave the third pane out.</w:t>
      </w:r>
    </w:p>
  </w:comment>
  <w:comment w:id="2546" w:author="Lieberman, Joshua" w:date="2016-11-09T21:10:00Z" w:initials="LJ">
    <w:p w14:paraId="488FF1D2" w14:textId="1435493F" w:rsidR="00175F0F" w:rsidRDefault="00175F0F">
      <w:pPr>
        <w:pStyle w:val="CommentText"/>
      </w:pPr>
      <w:r>
        <w:rPr>
          <w:rStyle w:val="CommentReference"/>
        </w:rPr>
        <w:annotationRef/>
      </w:r>
      <w:r>
        <w:t>I’ve never heard this used in either topology or hydrology</w:t>
      </w:r>
    </w:p>
  </w:comment>
  <w:comment w:id="2629" w:author="GRDC/ID" w:date="2016-10-07T15:42:00Z" w:initials="GRDC/ID">
    <w:p w14:paraId="28BF331E" w14:textId="637CF44E" w:rsidR="00175F0F" w:rsidRDefault="00175F0F">
      <w:pPr>
        <w:pStyle w:val="CommentText"/>
      </w:pPr>
      <w:r>
        <w:rPr>
          <w:rStyle w:val="CommentReference"/>
        </w:rPr>
        <w:annotationRef/>
      </w:r>
      <w:r>
        <w:t>Current figure (copy of 15</w:t>
      </w:r>
      <w:proofErr w:type="gramStart"/>
      <w:r>
        <w:t>)  is</w:t>
      </w:r>
      <w:proofErr w:type="gramEnd"/>
      <w:r>
        <w:t xml:space="preserve"> placeholder </w:t>
      </w:r>
    </w:p>
  </w:comment>
  <w:comment w:id="2636" w:author="GRDC/ID" w:date="2016-09-28T11:58:00Z" w:initials="GRDC/ID">
    <w:p w14:paraId="4B4C72D7" w14:textId="77777777" w:rsidR="00175F0F" w:rsidRDefault="00175F0F" w:rsidP="00526406">
      <w:pPr>
        <w:pStyle w:val="NormalWeb"/>
        <w:jc w:val="both"/>
        <w:rPr>
          <w:lang w:val="en-US"/>
        </w:rPr>
      </w:pPr>
      <w:r>
        <w:rPr>
          <w:rStyle w:val="CommentReference"/>
        </w:rPr>
        <w:annotationRef/>
      </w:r>
    </w:p>
    <w:p w14:paraId="48798242" w14:textId="266501E9" w:rsidR="00175F0F" w:rsidRDefault="00175F0F" w:rsidP="00526406">
      <w:pPr>
        <w:pStyle w:val="NormalWeb"/>
        <w:jc w:val="both"/>
        <w:rPr>
          <w:lang w:val="en-US"/>
        </w:rPr>
      </w:pPr>
      <w:r w:rsidRPr="00526406">
        <w:rPr>
          <w:highlight w:val="yellow"/>
          <w:lang w:val="en-US"/>
        </w:rPr>
        <w:t>THIS FIGURE IS A PLACEHOLDER</w:t>
      </w:r>
      <w:r>
        <w:rPr>
          <w:lang w:val="en-US"/>
        </w:rPr>
        <w:t>:</w:t>
      </w:r>
    </w:p>
    <w:p w14:paraId="77087B56" w14:textId="7886F9E9" w:rsidR="00175F0F" w:rsidRDefault="00175F0F" w:rsidP="00526406">
      <w:pPr>
        <w:pStyle w:val="NormalWeb"/>
        <w:jc w:val="both"/>
      </w:pPr>
      <w:r>
        <w:t xml:space="preserve">Create a new figure 15 with a flowpath </w:t>
      </w:r>
      <w:proofErr w:type="gramStart"/>
      <w:r>
        <w:t>having  red</w:t>
      </w:r>
      <w:proofErr w:type="gramEnd"/>
      <w:r>
        <w:t xml:space="preserve"> dots at both ends (inflow and outflow) and a yellow position dot between them, ideally not mid of them.  – </w:t>
      </w:r>
    </w:p>
    <w:p w14:paraId="66CDF4CF" w14:textId="5F205923" w:rsidR="00175F0F" w:rsidRDefault="00175F0F" w:rsidP="00DD072F">
      <w:pPr>
        <w:pStyle w:val="NormalWeb"/>
        <w:jc w:val="both"/>
        <w:rPr>
          <w:lang w:val="en-US"/>
        </w:rPr>
      </w:pPr>
    </w:p>
    <w:p w14:paraId="31D67BD7" w14:textId="0C59A9A6" w:rsidR="00175F0F" w:rsidRDefault="00175F0F">
      <w:pPr>
        <w:pStyle w:val="CommentText"/>
      </w:pPr>
    </w:p>
  </w:comment>
  <w:comment w:id="3119" w:author="GRDC/ID" w:date="2016-09-28T11:58:00Z" w:initials="GRDC/ID">
    <w:p w14:paraId="65197B93" w14:textId="77777777" w:rsidR="00175F0F" w:rsidRDefault="00175F0F" w:rsidP="006747CE">
      <w:pPr>
        <w:pStyle w:val="CommentText"/>
      </w:pPr>
      <w:r>
        <w:rPr>
          <w:rStyle w:val="CommentReference"/>
        </w:rPr>
        <w:annotationRef/>
      </w:r>
      <w:r>
        <w:rPr>
          <w:rFonts w:eastAsia="MS Mincho"/>
          <w:lang w:val="en-AU"/>
        </w:rPr>
        <w:t>CharacterString, Length, Distance, Real, Boolean, ScopedName</w:t>
      </w:r>
    </w:p>
    <w:p w14:paraId="5A160203" w14:textId="195821E8" w:rsidR="00175F0F" w:rsidRDefault="00175F0F">
      <w:pPr>
        <w:pStyle w:val="CommentText"/>
      </w:pPr>
    </w:p>
  </w:comment>
  <w:comment w:id="3131" w:author="GRDC/ID" w:date="2016-09-28T11:58:00Z" w:initials="GRDC/ID">
    <w:p w14:paraId="2A4F12EE" w14:textId="6D876225" w:rsidR="00175F0F" w:rsidRDefault="00175F0F">
      <w:pPr>
        <w:pStyle w:val="CommentText"/>
      </w:pPr>
      <w:r>
        <w:rPr>
          <w:rStyle w:val="CommentReference"/>
        </w:rPr>
        <w:annotationRef/>
      </w:r>
      <w:r>
        <w:t>GM_Object, GM_Curve, GM_Surface, GM_CompositeCurve, GM_MultiCurve</w:t>
      </w:r>
    </w:p>
  </w:comment>
  <w:comment w:id="3143" w:author="GRDC/ID" w:date="2016-09-28T11:58:00Z" w:initials="GRDC/ID">
    <w:p w14:paraId="7276079E" w14:textId="5361EE2C" w:rsidR="00175F0F" w:rsidRDefault="00175F0F">
      <w:pPr>
        <w:pStyle w:val="CommentText"/>
      </w:pPr>
      <w:r>
        <w:rPr>
          <w:rStyle w:val="CommentReference"/>
        </w:rPr>
        <w:annotationRef/>
      </w:r>
      <w:r>
        <w:t xml:space="preserve">River reference system specializes </w:t>
      </w:r>
      <w:r w:rsidRPr="006747CE">
        <w:t>CS_LinearCS</w:t>
      </w:r>
    </w:p>
  </w:comment>
  <w:comment w:id="3156" w:author="GRDC/ID" w:date="2016-09-28T11:58:00Z" w:initials="GRDC/ID">
    <w:p w14:paraId="2E528051" w14:textId="092E19BF" w:rsidR="00175F0F" w:rsidRDefault="00175F0F">
      <w:pPr>
        <w:pStyle w:val="CommentText"/>
      </w:pPr>
      <w:r>
        <w:rPr>
          <w:rStyle w:val="CommentReference"/>
        </w:rPr>
        <w:annotationRef/>
      </w:r>
      <w:r>
        <w:t xml:space="preserve"> outfalls (indirect) position determined using referencing along the linear flowpath</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5D342F" w15:done="0"/>
  <w15:commentEx w15:paraId="6D133B1A" w15:done="0"/>
  <w15:commentEx w15:paraId="4EEE34C8" w15:done="0"/>
  <w15:commentEx w15:paraId="488FF1D2" w15:done="0"/>
  <w15:commentEx w15:paraId="28BF331E" w15:done="0"/>
  <w15:commentEx w15:paraId="31D67BD7" w15:done="0"/>
  <w15:commentEx w15:paraId="5A160203" w15:done="0"/>
  <w15:commentEx w15:paraId="2A4F12EE" w15:done="0"/>
  <w15:commentEx w15:paraId="7276079E" w15:done="0"/>
  <w15:commentEx w15:paraId="2E52805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6A9767" w14:textId="77777777" w:rsidR="00175F0F" w:rsidRDefault="00175F0F">
      <w:pPr>
        <w:spacing w:after="0"/>
      </w:pPr>
      <w:r>
        <w:separator/>
      </w:r>
    </w:p>
  </w:endnote>
  <w:endnote w:type="continuationSeparator" w:id="0">
    <w:p w14:paraId="3A76CDAD" w14:textId="77777777" w:rsidR="00175F0F" w:rsidRDefault="00175F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Batang">
    <w:charset w:val="81"/>
    <w:family w:val="auto"/>
    <w:pitch w:val="variable"/>
    <w:sig w:usb0="B00002AF" w:usb1="69D77CFB" w:usb2="00000030" w:usb3="00000000" w:csb0="0008009F" w:csb1="00000000"/>
  </w:font>
  <w:font w:name="TimesNewRomanPSMT">
    <w:altName w:val="Times New Roman"/>
    <w:charset w:val="00"/>
    <w:family w:val="auto"/>
    <w:pitch w:val="variable"/>
    <w:sig w:usb0="E0002AEF" w:usb1="C0007841" w:usb2="00000009" w:usb3="00000000" w:csb0="000001FF" w:csb1="00000000"/>
  </w:font>
  <w:font w:name="ＭＳ 明朝">
    <w:charset w:val="4E"/>
    <w:family w:val="auto"/>
    <w:pitch w:val="variable"/>
    <w:sig w:usb0="00000001" w:usb1="08070000" w:usb2="00000010" w:usb3="00000000" w:csb0="00020000" w:csb1="00000000"/>
  </w:font>
  <w:font w:name="MS Mincho">
    <w:charset w:val="80"/>
    <w:family w:val="auto"/>
    <w:pitch w:val="variable"/>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548970"/>
      <w:docPartObj>
        <w:docPartGallery w:val="Page Numbers (Bottom of Page)"/>
        <w:docPartUnique/>
      </w:docPartObj>
    </w:sdtPr>
    <w:sdtEndPr/>
    <w:sdtContent>
      <w:p w14:paraId="1800CE91" w14:textId="77777777" w:rsidR="00175F0F" w:rsidRDefault="00175F0F">
        <w:pPr>
          <w:pStyle w:val="Footer"/>
          <w:jc w:val="center"/>
        </w:pPr>
        <w:r>
          <w:fldChar w:fldCharType="begin"/>
        </w:r>
        <w:r>
          <w:instrText>PAGE   \* MERGEFORMAT</w:instrText>
        </w:r>
        <w:r>
          <w:fldChar w:fldCharType="separate"/>
        </w:r>
        <w:r w:rsidR="00C75574" w:rsidRPr="00C75574">
          <w:rPr>
            <w:noProof/>
            <w:lang w:val="de-DE"/>
          </w:rPr>
          <w:t>x</w:t>
        </w:r>
        <w:r>
          <w:fldChar w:fldCharType="end"/>
        </w:r>
      </w:p>
    </w:sdtContent>
  </w:sdt>
  <w:p w14:paraId="3480EAC6" w14:textId="730C691C" w:rsidR="00175F0F" w:rsidRPr="002F3E1E" w:rsidRDefault="00175F0F"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175F0F" w:rsidRDefault="00175F0F">
        <w:pPr>
          <w:pStyle w:val="Footer"/>
          <w:jc w:val="center"/>
        </w:pPr>
        <w:r>
          <w:t xml:space="preserve">C - </w:t>
        </w:r>
        <w:r>
          <w:fldChar w:fldCharType="begin"/>
        </w:r>
        <w:r>
          <w:instrText>PAGE   \* MERGEFORMAT</w:instrText>
        </w:r>
        <w:r>
          <w:fldChar w:fldCharType="separate"/>
        </w:r>
        <w:r w:rsidR="006E2769" w:rsidRPr="006E2769">
          <w:rPr>
            <w:noProof/>
            <w:lang w:val="de-DE"/>
          </w:rPr>
          <w:t>2</w:t>
        </w:r>
        <w:r>
          <w:fldChar w:fldCharType="end"/>
        </w:r>
      </w:p>
    </w:sdtContent>
  </w:sdt>
  <w:p w14:paraId="5496D8BD" w14:textId="77777777" w:rsidR="00175F0F" w:rsidRPr="002F3E1E" w:rsidRDefault="00175F0F" w:rsidP="00B62D99">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175F0F" w:rsidRDefault="00175F0F" w:rsidP="00B62D99">
        <w:pPr>
          <w:pStyle w:val="Footer"/>
          <w:jc w:val="center"/>
        </w:pPr>
        <w:r>
          <w:t xml:space="preserve">C - </w:t>
        </w:r>
        <w:r>
          <w:fldChar w:fldCharType="begin"/>
        </w:r>
        <w:r>
          <w:instrText>PAGE   \* MERGEFORMAT</w:instrText>
        </w:r>
        <w:r>
          <w:fldChar w:fldCharType="separate"/>
        </w:r>
        <w:r w:rsidR="006E2769" w:rsidRPr="006E2769">
          <w:rPr>
            <w:noProof/>
            <w:lang w:val="de-DE"/>
          </w:rPr>
          <w:t>1</w:t>
        </w:r>
        <w:r>
          <w:fldChar w:fldCharType="end"/>
        </w:r>
      </w:p>
      <w:p w14:paraId="01A4B7B5" w14:textId="05F8B6FC"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175F0F" w:rsidRDefault="00175F0F">
        <w:pPr>
          <w:pStyle w:val="Footer"/>
          <w:jc w:val="center"/>
        </w:pPr>
        <w:r>
          <w:t xml:space="preserve">D - </w:t>
        </w:r>
        <w:r>
          <w:fldChar w:fldCharType="begin"/>
        </w:r>
        <w:r>
          <w:instrText>PAGE   \* MERGEFORMAT</w:instrText>
        </w:r>
        <w:r>
          <w:fldChar w:fldCharType="separate"/>
        </w:r>
        <w:r w:rsidR="006E2769">
          <w:rPr>
            <w:noProof/>
          </w:rPr>
          <w:t>2</w:t>
        </w:r>
        <w:r>
          <w:fldChar w:fldCharType="end"/>
        </w:r>
      </w:p>
    </w:sdtContent>
  </w:sdt>
  <w:p w14:paraId="2249092B" w14:textId="7D9EED5B" w:rsidR="00175F0F" w:rsidRPr="002F3E1E" w:rsidRDefault="00175F0F"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175F0F" w:rsidRDefault="00175F0F" w:rsidP="00B62D99">
        <w:pPr>
          <w:pStyle w:val="Footer"/>
          <w:jc w:val="center"/>
        </w:pPr>
        <w:r>
          <w:t xml:space="preserve">D - </w:t>
        </w:r>
        <w:r>
          <w:fldChar w:fldCharType="begin"/>
        </w:r>
        <w:r>
          <w:instrText>PAGE   \* MERGEFORMAT</w:instrText>
        </w:r>
        <w:r>
          <w:fldChar w:fldCharType="separate"/>
        </w:r>
        <w:r w:rsidR="006E2769" w:rsidRPr="006E2769">
          <w:rPr>
            <w:noProof/>
            <w:lang w:val="de-DE"/>
          </w:rPr>
          <w:t>3</w:t>
        </w:r>
        <w:r>
          <w:fldChar w:fldCharType="end"/>
        </w:r>
      </w:p>
      <w:p w14:paraId="1455CD11" w14:textId="77777777"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175F0F" w:rsidRDefault="00175F0F">
        <w:pPr>
          <w:pStyle w:val="Footer"/>
          <w:jc w:val="center"/>
        </w:pPr>
        <w:r>
          <w:t xml:space="preserve">E - </w:t>
        </w:r>
        <w:r>
          <w:fldChar w:fldCharType="begin"/>
        </w:r>
        <w:r>
          <w:instrText>PAGE   \* MERGEFORMAT</w:instrText>
        </w:r>
        <w:r>
          <w:fldChar w:fldCharType="separate"/>
        </w:r>
        <w:r w:rsidR="006E2769">
          <w:rPr>
            <w:noProof/>
          </w:rPr>
          <w:t>4</w:t>
        </w:r>
        <w:r>
          <w:fldChar w:fldCharType="end"/>
        </w:r>
      </w:p>
    </w:sdtContent>
  </w:sdt>
  <w:p w14:paraId="7E9A3639" w14:textId="3907762D" w:rsidR="00175F0F" w:rsidRPr="002F3E1E" w:rsidRDefault="00175F0F"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175F0F" w:rsidRDefault="00175F0F" w:rsidP="00B62D99">
        <w:pPr>
          <w:pStyle w:val="Footer"/>
          <w:jc w:val="center"/>
        </w:pPr>
        <w:r>
          <w:t xml:space="preserve">E - </w:t>
        </w:r>
        <w:r>
          <w:fldChar w:fldCharType="begin"/>
        </w:r>
        <w:r>
          <w:instrText>PAGE   \* MERGEFORMAT</w:instrText>
        </w:r>
        <w:r>
          <w:fldChar w:fldCharType="separate"/>
        </w:r>
        <w:r w:rsidR="006E2769" w:rsidRPr="006E2769">
          <w:rPr>
            <w:noProof/>
            <w:lang w:val="de-DE"/>
          </w:rPr>
          <w:t>5</w:t>
        </w:r>
        <w:r>
          <w:fldChar w:fldCharType="end"/>
        </w:r>
      </w:p>
      <w:p w14:paraId="0649BD0A" w14:textId="77777777" w:rsidR="00175F0F" w:rsidRDefault="00175F0F" w:rsidP="00F7549D">
        <w:pPr>
          <w:pStyle w:val="Foote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4C03C6A3" w:rsidR="00175F0F" w:rsidRDefault="00175F0F">
        <w:pPr>
          <w:pStyle w:val="Footer"/>
          <w:jc w:val="center"/>
        </w:pPr>
        <w:r>
          <w:t xml:space="preserve">F - </w:t>
        </w:r>
        <w:r>
          <w:fldChar w:fldCharType="begin"/>
        </w:r>
        <w:r>
          <w:instrText>PAGE   \* MERGEFORMAT</w:instrText>
        </w:r>
        <w:r>
          <w:fldChar w:fldCharType="separate"/>
        </w:r>
        <w:r w:rsidR="006E2769">
          <w:rPr>
            <w:noProof/>
          </w:rPr>
          <w:t>2</w:t>
        </w:r>
        <w:r>
          <w:fldChar w:fldCharType="end"/>
        </w:r>
      </w:p>
    </w:sdtContent>
  </w:sdt>
  <w:p w14:paraId="0E37AB42" w14:textId="77777777" w:rsidR="00175F0F" w:rsidRPr="002F3E1E" w:rsidRDefault="00175F0F"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39EA700C" w:rsidR="00175F0F" w:rsidRDefault="00175F0F" w:rsidP="00B62D99">
        <w:pPr>
          <w:pStyle w:val="Footer"/>
          <w:jc w:val="center"/>
        </w:pPr>
        <w:r>
          <w:t xml:space="preserve">F - </w:t>
        </w:r>
        <w:r>
          <w:fldChar w:fldCharType="begin"/>
        </w:r>
        <w:r>
          <w:instrText>PAGE   \* MERGEFORMAT</w:instrText>
        </w:r>
        <w:r>
          <w:fldChar w:fldCharType="separate"/>
        </w:r>
        <w:r w:rsidR="006E2769" w:rsidRPr="006E2769">
          <w:rPr>
            <w:noProof/>
            <w:lang w:val="de-DE"/>
          </w:rPr>
          <w:t>3</w:t>
        </w:r>
        <w:r>
          <w:fldChar w:fldCharType="end"/>
        </w:r>
      </w:p>
      <w:p w14:paraId="7A96FC68" w14:textId="77777777"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175F0F" w:rsidRDefault="00175F0F" w:rsidP="00B62D99">
        <w:pPr>
          <w:pStyle w:val="Footer"/>
          <w:jc w:val="center"/>
        </w:pPr>
        <w:r>
          <w:t xml:space="preserve">G - </w:t>
        </w:r>
        <w:r>
          <w:fldChar w:fldCharType="begin"/>
        </w:r>
        <w:r>
          <w:instrText>PAGE   \* MERGEFORMAT</w:instrText>
        </w:r>
        <w:r>
          <w:fldChar w:fldCharType="separate"/>
        </w:r>
        <w:r w:rsidR="006E2769" w:rsidRPr="006E2769">
          <w:rPr>
            <w:noProof/>
            <w:lang w:val="de-DE"/>
          </w:rPr>
          <w:t>1</w:t>
        </w:r>
        <w:r>
          <w:fldChar w:fldCharType="end"/>
        </w:r>
      </w:p>
      <w:p w14:paraId="49B0929D" w14:textId="77777777"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175F0F" w:rsidRDefault="00175F0F" w:rsidP="00B62D99">
        <w:pPr>
          <w:pStyle w:val="Footer"/>
          <w:jc w:val="center"/>
        </w:pPr>
        <w:r>
          <w:t xml:space="preserve">H - </w:t>
        </w:r>
        <w:r>
          <w:fldChar w:fldCharType="begin"/>
        </w:r>
        <w:r>
          <w:instrText>PAGE   \* MERGEFORMAT</w:instrText>
        </w:r>
        <w:r>
          <w:fldChar w:fldCharType="separate"/>
        </w:r>
        <w:r w:rsidR="006E2769" w:rsidRPr="006E2769">
          <w:rPr>
            <w:noProof/>
            <w:lang w:val="de-DE"/>
          </w:rPr>
          <w:t>1</w:t>
        </w:r>
        <w:r>
          <w:fldChar w:fldCharType="end"/>
        </w:r>
      </w:p>
      <w:p w14:paraId="1A9AF0FD" w14:textId="77777777"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2638857"/>
      <w:docPartObj>
        <w:docPartGallery w:val="Page Numbers (Bottom of Page)"/>
        <w:docPartUnique/>
      </w:docPartObj>
    </w:sdtPr>
    <w:sdtEndPr>
      <w:rPr>
        <w:noProof/>
      </w:rPr>
    </w:sdtEndPr>
    <w:sdtContent>
      <w:p w14:paraId="43CD73D4" w14:textId="77777777" w:rsidR="00175F0F" w:rsidRDefault="00175F0F">
        <w:pPr>
          <w:pStyle w:val="Footer"/>
          <w:jc w:val="center"/>
        </w:pPr>
        <w:r>
          <w:fldChar w:fldCharType="begin"/>
        </w:r>
        <w:r>
          <w:instrText xml:space="preserve"> PAGE   \* MERGEFORMAT </w:instrText>
        </w:r>
        <w:r>
          <w:fldChar w:fldCharType="separate"/>
        </w:r>
        <w:r w:rsidR="00C75574">
          <w:rPr>
            <w:noProof/>
          </w:rPr>
          <w:t>ix</w:t>
        </w:r>
        <w:r>
          <w:rPr>
            <w:noProof/>
          </w:rPr>
          <w:fldChar w:fldCharType="end"/>
        </w:r>
      </w:p>
    </w:sdtContent>
  </w:sdt>
  <w:p w14:paraId="3BE1566C" w14:textId="2F48DFE9" w:rsidR="00175F0F" w:rsidRPr="0079517D" w:rsidRDefault="00175F0F" w:rsidP="0079517D">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175F0F" w:rsidRPr="0079517D" w:rsidRDefault="00175F0F" w:rsidP="00932243">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175F0F" w:rsidRDefault="00175F0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2260"/>
      <w:docPartObj>
        <w:docPartGallery w:val="Page Numbers (Bottom of Page)"/>
        <w:docPartUnique/>
      </w:docPartObj>
    </w:sdtPr>
    <w:sdtEndPr/>
    <w:sdtContent>
      <w:p w14:paraId="3CDD83C1" w14:textId="77777777" w:rsidR="00175F0F" w:rsidRDefault="00175F0F">
        <w:pPr>
          <w:pStyle w:val="Footer"/>
          <w:jc w:val="center"/>
        </w:pPr>
        <w:r>
          <w:fldChar w:fldCharType="begin"/>
        </w:r>
        <w:r>
          <w:instrText>PAGE   \* MERGEFORMAT</w:instrText>
        </w:r>
        <w:r>
          <w:fldChar w:fldCharType="separate"/>
        </w:r>
        <w:r w:rsidR="006E2769" w:rsidRPr="006E2769">
          <w:rPr>
            <w:noProof/>
            <w:lang w:val="de-DE"/>
          </w:rPr>
          <w:t>46</w:t>
        </w:r>
        <w:r>
          <w:fldChar w:fldCharType="end"/>
        </w:r>
      </w:p>
    </w:sdtContent>
  </w:sdt>
  <w:p w14:paraId="1914505E" w14:textId="77777777" w:rsidR="00175F0F" w:rsidRPr="002F3E1E" w:rsidRDefault="00175F0F"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024975"/>
      <w:docPartObj>
        <w:docPartGallery w:val="Page Numbers (Bottom of Page)"/>
        <w:docPartUnique/>
      </w:docPartObj>
    </w:sdtPr>
    <w:sdtEndPr/>
    <w:sdtContent>
      <w:p w14:paraId="654FE81C" w14:textId="4F1EABD6" w:rsidR="00175F0F" w:rsidRDefault="00175F0F">
        <w:pPr>
          <w:pStyle w:val="Footer"/>
          <w:jc w:val="center"/>
        </w:pPr>
        <w:r>
          <w:fldChar w:fldCharType="begin"/>
        </w:r>
        <w:r>
          <w:instrText>PAGE   \* MERGEFORMAT</w:instrText>
        </w:r>
        <w:r>
          <w:fldChar w:fldCharType="separate"/>
        </w:r>
        <w:r w:rsidR="00C75574">
          <w:rPr>
            <w:noProof/>
          </w:rPr>
          <w:t>1</w:t>
        </w:r>
        <w:r>
          <w:fldChar w:fldCharType="end"/>
        </w:r>
      </w:p>
    </w:sdtContent>
  </w:sdt>
  <w:p w14:paraId="4588677E" w14:textId="70B8495A" w:rsidR="00175F0F" w:rsidRPr="0079517D" w:rsidRDefault="00175F0F" w:rsidP="00E23DD6">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175F0F" w:rsidRDefault="00175F0F">
        <w:pPr>
          <w:pStyle w:val="Footer"/>
          <w:jc w:val="center"/>
        </w:pPr>
        <w:r>
          <w:t xml:space="preserve">A - </w:t>
        </w:r>
        <w:r>
          <w:fldChar w:fldCharType="begin"/>
        </w:r>
        <w:r>
          <w:instrText>PAGE   \* MERGEFORMAT</w:instrText>
        </w:r>
        <w:r>
          <w:fldChar w:fldCharType="separate"/>
        </w:r>
        <w:r w:rsidR="006E2769" w:rsidRPr="006E2769">
          <w:rPr>
            <w:noProof/>
            <w:lang w:val="de-DE"/>
          </w:rPr>
          <w:t>2</w:t>
        </w:r>
        <w:r>
          <w:fldChar w:fldCharType="end"/>
        </w:r>
      </w:p>
    </w:sdtContent>
  </w:sdt>
  <w:p w14:paraId="0A8DC310" w14:textId="77777777" w:rsidR="00175F0F" w:rsidRPr="002F3E1E" w:rsidRDefault="00175F0F"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175F0F" w:rsidRDefault="00175F0F">
        <w:pPr>
          <w:pStyle w:val="Footer"/>
          <w:jc w:val="center"/>
        </w:pPr>
        <w:r>
          <w:t xml:space="preserve"> A - </w:t>
        </w:r>
        <w:r>
          <w:fldChar w:fldCharType="begin"/>
        </w:r>
        <w:r>
          <w:instrText>PAGE   \* MERGEFORMAT</w:instrText>
        </w:r>
        <w:r>
          <w:fldChar w:fldCharType="separate"/>
        </w:r>
        <w:r w:rsidR="006E2769">
          <w:rPr>
            <w:noProof/>
          </w:rPr>
          <w:t>1</w:t>
        </w:r>
        <w:r>
          <w:fldChar w:fldCharType="end"/>
        </w:r>
      </w:p>
    </w:sdtContent>
  </w:sdt>
  <w:p w14:paraId="115A612A" w14:textId="77777777" w:rsidR="00175F0F" w:rsidRPr="0079517D" w:rsidRDefault="00175F0F"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175F0F" w:rsidRDefault="00175F0F">
    <w:pPr>
      <w:pStyle w:val="Footer"/>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6E2769" w:rsidRPr="006E2769">
          <w:rPr>
            <w:noProof/>
            <w:lang w:val="de-DE"/>
          </w:rPr>
          <w:t>2</w:t>
        </w:r>
        <w:r>
          <w:fldChar w:fldCharType="end"/>
        </w:r>
      </w:sdtContent>
    </w:sdt>
  </w:p>
  <w:p w14:paraId="694C3FDE" w14:textId="77777777" w:rsidR="00175F0F" w:rsidRPr="002F3E1E" w:rsidRDefault="00175F0F"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175F0F" w:rsidRDefault="00175F0F">
        <w:pPr>
          <w:pStyle w:val="Footer"/>
          <w:jc w:val="center"/>
        </w:pPr>
        <w:r>
          <w:t xml:space="preserve"> B - </w:t>
        </w:r>
        <w:r>
          <w:fldChar w:fldCharType="begin"/>
        </w:r>
        <w:r>
          <w:instrText>PAGE   \* MERGEFORMAT</w:instrText>
        </w:r>
        <w:r>
          <w:fldChar w:fldCharType="separate"/>
        </w:r>
        <w:r w:rsidR="006E2769">
          <w:rPr>
            <w:noProof/>
          </w:rPr>
          <w:t>1</w:t>
        </w:r>
        <w:r>
          <w:fldChar w:fldCharType="end"/>
        </w:r>
      </w:p>
    </w:sdtContent>
  </w:sdt>
  <w:p w14:paraId="65AC16F3" w14:textId="77777777" w:rsidR="00175F0F" w:rsidRPr="0079517D" w:rsidRDefault="00175F0F"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3428E1" w14:textId="77777777" w:rsidR="00175F0F" w:rsidRDefault="00175F0F">
      <w:pPr>
        <w:spacing w:after="0"/>
      </w:pPr>
      <w:r>
        <w:separator/>
      </w:r>
    </w:p>
  </w:footnote>
  <w:footnote w:type="continuationSeparator" w:id="0">
    <w:p w14:paraId="180F6B76" w14:textId="77777777" w:rsidR="00175F0F" w:rsidRDefault="00175F0F">
      <w:pPr>
        <w:spacing w:after="0"/>
      </w:pPr>
      <w:r>
        <w:continuationSeparator/>
      </w:r>
    </w:p>
  </w:footnote>
  <w:footnote w:id="1">
    <w:p w14:paraId="7BE6A6E5" w14:textId="66C60F19" w:rsidR="00175F0F" w:rsidRPr="00552B26" w:rsidRDefault="00175F0F">
      <w:pPr>
        <w:pStyle w:val="FootnoteText"/>
        <w:rPr>
          <w:lang w:val="de-DE"/>
        </w:rPr>
      </w:pPr>
      <w:r>
        <w:rPr>
          <w:rStyle w:val="FootnoteReference"/>
        </w:rPr>
        <w:footnoteRef/>
      </w:r>
      <w:r>
        <w:t xml:space="preserve"> </w:t>
      </w:r>
      <w:r w:rsidRPr="00D5760F">
        <w:t>https://cite.opengeospatial.org/</w:t>
      </w:r>
    </w:p>
  </w:footnote>
  <w:footnote w:id="2">
    <w:p w14:paraId="77DDBD3E" w14:textId="14BDA54F" w:rsidR="00175F0F" w:rsidRPr="000E6040" w:rsidRDefault="00175F0F" w:rsidP="000E6040">
      <w:pPr>
        <w:pStyle w:val="FootnoteText"/>
      </w:pPr>
      <w:r>
        <w:rPr>
          <w:rStyle w:val="FootnoteReference"/>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0D91F834" w:rsidR="00175F0F" w:rsidRPr="00C060A8" w:rsidRDefault="00175F0F" w:rsidP="009F20BA">
    <w:pPr>
      <w:pStyle w:val="Header"/>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67CB33AC" w:rsidR="00175F0F" w:rsidRPr="00A434DB" w:rsidRDefault="00175F0F" w:rsidP="001C775D">
    <w:pPr>
      <w:pStyle w:val="Header"/>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3</w:t>
    </w:r>
  </w:p>
  <w:p w14:paraId="4CBCB097" w14:textId="77777777" w:rsidR="00175F0F" w:rsidRPr="005D4956" w:rsidRDefault="00175F0F"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4EF51071" w:rsidR="00175F0F" w:rsidRPr="00A434DB" w:rsidRDefault="00175F0F" w:rsidP="00F7549D">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175F0F" w:rsidRPr="00C71A5E" w:rsidRDefault="00175F0F"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604814FC" w:rsidR="00175F0F" w:rsidRPr="00A434DB" w:rsidRDefault="00175F0F" w:rsidP="009F20BA">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22EB8458" w14:textId="77777777" w:rsidR="00175F0F" w:rsidRPr="00C71A5E" w:rsidRDefault="00175F0F" w:rsidP="00A434DB">
    <w:pPr>
      <w:pStyle w:val="Header"/>
      <w:jc w:val="both"/>
      <w:rPr>
        <w:lang w:val="en-GB"/>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1A07BF97" w:rsidR="00175F0F" w:rsidRPr="00A434DB" w:rsidRDefault="00175F0F" w:rsidP="009F20BA">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12A1F71B" w14:textId="77777777" w:rsidR="00175F0F" w:rsidRPr="00C71A5E" w:rsidRDefault="00175F0F"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5">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4102E5"/>
    <w:multiLevelType w:val="hybridMultilevel"/>
    <w:tmpl w:val="9A0E7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9">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3B7378BF"/>
    <w:multiLevelType w:val="hybridMultilevel"/>
    <w:tmpl w:val="0E50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9852F3"/>
    <w:multiLevelType w:val="hybridMultilevel"/>
    <w:tmpl w:val="F18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F45E54"/>
    <w:multiLevelType w:val="hybridMultilevel"/>
    <w:tmpl w:val="F238FC58"/>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5">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DA5D40"/>
    <w:multiLevelType w:val="hybridMultilevel"/>
    <w:tmpl w:val="4FDC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30"/>
  </w:num>
  <w:num w:numId="2">
    <w:abstractNumId w:val="9"/>
  </w:num>
  <w:num w:numId="3">
    <w:abstractNumId w:val="12"/>
  </w:num>
  <w:num w:numId="4">
    <w:abstractNumId w:val="15"/>
  </w:num>
  <w:num w:numId="5">
    <w:abstractNumId w:val="14"/>
  </w:num>
  <w:num w:numId="6">
    <w:abstractNumId w:val="13"/>
  </w:num>
  <w:num w:numId="7">
    <w:abstractNumId w:val="17"/>
  </w:num>
  <w:num w:numId="8">
    <w:abstractNumId w:val="19"/>
  </w:num>
  <w:num w:numId="9">
    <w:abstractNumId w:val="18"/>
  </w:num>
  <w:num w:numId="10">
    <w:abstractNumId w:val="8"/>
  </w:num>
  <w:num w:numId="11">
    <w:abstractNumId w:val="29"/>
  </w:num>
  <w:num w:numId="12">
    <w:abstractNumId w:val="2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4"/>
  </w:num>
  <w:num w:numId="22">
    <w:abstractNumId w:val="10"/>
  </w:num>
  <w:num w:numId="23">
    <w:abstractNumId w:val="21"/>
  </w:num>
  <w:num w:numId="24">
    <w:abstractNumId w:val="26"/>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0"/>
  </w:num>
  <w:num w:numId="28">
    <w:abstractNumId w:val="11"/>
  </w:num>
  <w:num w:numId="29">
    <w:abstractNumId w:val="14"/>
  </w:num>
  <w:num w:numId="30">
    <w:abstractNumId w:val="14"/>
  </w:num>
  <w:num w:numId="31">
    <w:abstractNumId w:val="15"/>
  </w:num>
  <w:num w:numId="32">
    <w:abstractNumId w:val="22"/>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20"/>
  </w:num>
  <w:num w:numId="44">
    <w:abstractNumId w:val="30"/>
  </w:num>
  <w:num w:numId="45">
    <w:abstractNumId w:val="30"/>
  </w:num>
  <w:num w:numId="46">
    <w:abstractNumId w:val="23"/>
  </w:num>
  <w:num w:numId="47">
    <w:abstractNumId w:val="27"/>
  </w:num>
  <w:num w:numId="48">
    <w:abstractNumId w:val="16"/>
  </w:num>
  <w:numIdMacAtCleanup w:val="2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eberman, Joshua">
    <w15:presenceInfo w15:providerId="None" w15:userId="Lieberman, Joshu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attachedTemplate r:id="rId1"/>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2799"/>
    <w:rsid w:val="00002E89"/>
    <w:rsid w:val="00005CA5"/>
    <w:rsid w:val="00005E29"/>
    <w:rsid w:val="000062C0"/>
    <w:rsid w:val="0001318A"/>
    <w:rsid w:val="00014ECC"/>
    <w:rsid w:val="0001508C"/>
    <w:rsid w:val="0001661B"/>
    <w:rsid w:val="00017231"/>
    <w:rsid w:val="00017536"/>
    <w:rsid w:val="00017651"/>
    <w:rsid w:val="00017CF1"/>
    <w:rsid w:val="000200A1"/>
    <w:rsid w:val="000203FF"/>
    <w:rsid w:val="00021804"/>
    <w:rsid w:val="00022947"/>
    <w:rsid w:val="00024219"/>
    <w:rsid w:val="0002466E"/>
    <w:rsid w:val="000248C5"/>
    <w:rsid w:val="0002492A"/>
    <w:rsid w:val="00026E27"/>
    <w:rsid w:val="000271EF"/>
    <w:rsid w:val="00030624"/>
    <w:rsid w:val="00031D1A"/>
    <w:rsid w:val="00032B54"/>
    <w:rsid w:val="00032BFC"/>
    <w:rsid w:val="00033C57"/>
    <w:rsid w:val="00033F3D"/>
    <w:rsid w:val="00034259"/>
    <w:rsid w:val="00034A6D"/>
    <w:rsid w:val="00035283"/>
    <w:rsid w:val="00035727"/>
    <w:rsid w:val="00040D04"/>
    <w:rsid w:val="000410A3"/>
    <w:rsid w:val="000421BB"/>
    <w:rsid w:val="0004248D"/>
    <w:rsid w:val="00042787"/>
    <w:rsid w:val="00042E10"/>
    <w:rsid w:val="00043CED"/>
    <w:rsid w:val="00045E28"/>
    <w:rsid w:val="00046160"/>
    <w:rsid w:val="0004665B"/>
    <w:rsid w:val="0005355F"/>
    <w:rsid w:val="00053564"/>
    <w:rsid w:val="00053FB3"/>
    <w:rsid w:val="00054D70"/>
    <w:rsid w:val="00056156"/>
    <w:rsid w:val="00056311"/>
    <w:rsid w:val="00057460"/>
    <w:rsid w:val="0005794C"/>
    <w:rsid w:val="0006047D"/>
    <w:rsid w:val="000605D4"/>
    <w:rsid w:val="00060AA6"/>
    <w:rsid w:val="00062C0A"/>
    <w:rsid w:val="0006438B"/>
    <w:rsid w:val="00064FB5"/>
    <w:rsid w:val="00065CF9"/>
    <w:rsid w:val="00070673"/>
    <w:rsid w:val="0007152C"/>
    <w:rsid w:val="000716B0"/>
    <w:rsid w:val="000717BA"/>
    <w:rsid w:val="00074DA9"/>
    <w:rsid w:val="00076A3C"/>
    <w:rsid w:val="000809AE"/>
    <w:rsid w:val="00082198"/>
    <w:rsid w:val="00083894"/>
    <w:rsid w:val="000845C2"/>
    <w:rsid w:val="00084719"/>
    <w:rsid w:val="0008537B"/>
    <w:rsid w:val="0008552D"/>
    <w:rsid w:val="0008573D"/>
    <w:rsid w:val="00091BC3"/>
    <w:rsid w:val="00091F5D"/>
    <w:rsid w:val="000935B3"/>
    <w:rsid w:val="00093A75"/>
    <w:rsid w:val="00095CAE"/>
    <w:rsid w:val="00095D0D"/>
    <w:rsid w:val="000961E0"/>
    <w:rsid w:val="00096BFA"/>
    <w:rsid w:val="00097C5C"/>
    <w:rsid w:val="000A06CE"/>
    <w:rsid w:val="000A103C"/>
    <w:rsid w:val="000A1BD4"/>
    <w:rsid w:val="000A3859"/>
    <w:rsid w:val="000A4D54"/>
    <w:rsid w:val="000A5CC4"/>
    <w:rsid w:val="000A6104"/>
    <w:rsid w:val="000A641C"/>
    <w:rsid w:val="000A7F9D"/>
    <w:rsid w:val="000B013A"/>
    <w:rsid w:val="000B04FE"/>
    <w:rsid w:val="000B0A53"/>
    <w:rsid w:val="000B1258"/>
    <w:rsid w:val="000B25ED"/>
    <w:rsid w:val="000B5A84"/>
    <w:rsid w:val="000B5BA5"/>
    <w:rsid w:val="000C0055"/>
    <w:rsid w:val="000C1474"/>
    <w:rsid w:val="000C3282"/>
    <w:rsid w:val="000C42F5"/>
    <w:rsid w:val="000C6B94"/>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21C1"/>
    <w:rsid w:val="000E41C9"/>
    <w:rsid w:val="000E5820"/>
    <w:rsid w:val="000E5A5E"/>
    <w:rsid w:val="000E6040"/>
    <w:rsid w:val="000E6847"/>
    <w:rsid w:val="000E6C4D"/>
    <w:rsid w:val="000F0EDB"/>
    <w:rsid w:val="000F2914"/>
    <w:rsid w:val="000F2E21"/>
    <w:rsid w:val="000F3647"/>
    <w:rsid w:val="000F3CB4"/>
    <w:rsid w:val="000F3DAB"/>
    <w:rsid w:val="000F4CF0"/>
    <w:rsid w:val="000F51AE"/>
    <w:rsid w:val="00100CB3"/>
    <w:rsid w:val="00100DCB"/>
    <w:rsid w:val="00100EE1"/>
    <w:rsid w:val="00102098"/>
    <w:rsid w:val="001024B6"/>
    <w:rsid w:val="001033D9"/>
    <w:rsid w:val="00104C4A"/>
    <w:rsid w:val="00104CFA"/>
    <w:rsid w:val="001051BC"/>
    <w:rsid w:val="00106C0B"/>
    <w:rsid w:val="001101C6"/>
    <w:rsid w:val="00110451"/>
    <w:rsid w:val="00110C18"/>
    <w:rsid w:val="00112351"/>
    <w:rsid w:val="00113A18"/>
    <w:rsid w:val="00114B44"/>
    <w:rsid w:val="001155BB"/>
    <w:rsid w:val="001158E3"/>
    <w:rsid w:val="00115940"/>
    <w:rsid w:val="00115F99"/>
    <w:rsid w:val="00117633"/>
    <w:rsid w:val="00120235"/>
    <w:rsid w:val="00120914"/>
    <w:rsid w:val="001214AF"/>
    <w:rsid w:val="0012269F"/>
    <w:rsid w:val="00124063"/>
    <w:rsid w:val="0012406C"/>
    <w:rsid w:val="00125664"/>
    <w:rsid w:val="00125EFA"/>
    <w:rsid w:val="00125F7F"/>
    <w:rsid w:val="00126E9C"/>
    <w:rsid w:val="00127449"/>
    <w:rsid w:val="00127BFD"/>
    <w:rsid w:val="0013068F"/>
    <w:rsid w:val="00130EE7"/>
    <w:rsid w:val="00131569"/>
    <w:rsid w:val="00131585"/>
    <w:rsid w:val="0013283D"/>
    <w:rsid w:val="001330F5"/>
    <w:rsid w:val="00133DDD"/>
    <w:rsid w:val="00133EB3"/>
    <w:rsid w:val="00134887"/>
    <w:rsid w:val="00136A2A"/>
    <w:rsid w:val="00142A5B"/>
    <w:rsid w:val="00142F91"/>
    <w:rsid w:val="001434CC"/>
    <w:rsid w:val="001443EB"/>
    <w:rsid w:val="001446E4"/>
    <w:rsid w:val="0014512F"/>
    <w:rsid w:val="00145B63"/>
    <w:rsid w:val="00145BEA"/>
    <w:rsid w:val="00145C24"/>
    <w:rsid w:val="00145DBB"/>
    <w:rsid w:val="00146D92"/>
    <w:rsid w:val="00147019"/>
    <w:rsid w:val="00147024"/>
    <w:rsid w:val="0015168C"/>
    <w:rsid w:val="00152486"/>
    <w:rsid w:val="00152A48"/>
    <w:rsid w:val="00153131"/>
    <w:rsid w:val="001533F5"/>
    <w:rsid w:val="00154114"/>
    <w:rsid w:val="00154490"/>
    <w:rsid w:val="00155E8A"/>
    <w:rsid w:val="00155F92"/>
    <w:rsid w:val="001564E6"/>
    <w:rsid w:val="00157B8E"/>
    <w:rsid w:val="0016027C"/>
    <w:rsid w:val="001604FA"/>
    <w:rsid w:val="00160DCF"/>
    <w:rsid w:val="001617FA"/>
    <w:rsid w:val="00162066"/>
    <w:rsid w:val="00162765"/>
    <w:rsid w:val="00164650"/>
    <w:rsid w:val="00164A2A"/>
    <w:rsid w:val="00165E04"/>
    <w:rsid w:val="00166118"/>
    <w:rsid w:val="00167956"/>
    <w:rsid w:val="00167E1C"/>
    <w:rsid w:val="001708E4"/>
    <w:rsid w:val="00170C4B"/>
    <w:rsid w:val="00171FEA"/>
    <w:rsid w:val="00172E8A"/>
    <w:rsid w:val="0017415C"/>
    <w:rsid w:val="001742B1"/>
    <w:rsid w:val="001744D6"/>
    <w:rsid w:val="00175F0F"/>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53F2"/>
    <w:rsid w:val="001B151F"/>
    <w:rsid w:val="001B1F0D"/>
    <w:rsid w:val="001B213F"/>
    <w:rsid w:val="001B2330"/>
    <w:rsid w:val="001B3F3F"/>
    <w:rsid w:val="001B4195"/>
    <w:rsid w:val="001B5AD0"/>
    <w:rsid w:val="001B7094"/>
    <w:rsid w:val="001C15D3"/>
    <w:rsid w:val="001C1C57"/>
    <w:rsid w:val="001C263A"/>
    <w:rsid w:val="001C2CD6"/>
    <w:rsid w:val="001C37FB"/>
    <w:rsid w:val="001C3991"/>
    <w:rsid w:val="001C565D"/>
    <w:rsid w:val="001C56DE"/>
    <w:rsid w:val="001C6D07"/>
    <w:rsid w:val="001C6D69"/>
    <w:rsid w:val="001C74FE"/>
    <w:rsid w:val="001C7695"/>
    <w:rsid w:val="001C775D"/>
    <w:rsid w:val="001C7981"/>
    <w:rsid w:val="001D13E7"/>
    <w:rsid w:val="001D20FF"/>
    <w:rsid w:val="001D27A5"/>
    <w:rsid w:val="001D2F59"/>
    <w:rsid w:val="001D30AB"/>
    <w:rsid w:val="001D3AD6"/>
    <w:rsid w:val="001D437D"/>
    <w:rsid w:val="001D4508"/>
    <w:rsid w:val="001D4813"/>
    <w:rsid w:val="001D51DE"/>
    <w:rsid w:val="001D594B"/>
    <w:rsid w:val="001D5F55"/>
    <w:rsid w:val="001D7357"/>
    <w:rsid w:val="001E0A06"/>
    <w:rsid w:val="001E1CB1"/>
    <w:rsid w:val="001E2095"/>
    <w:rsid w:val="001E24C1"/>
    <w:rsid w:val="001E44C3"/>
    <w:rsid w:val="001E451B"/>
    <w:rsid w:val="001E5A6D"/>
    <w:rsid w:val="001E5F25"/>
    <w:rsid w:val="001F0339"/>
    <w:rsid w:val="001F1677"/>
    <w:rsid w:val="001F1EBD"/>
    <w:rsid w:val="001F682A"/>
    <w:rsid w:val="00200093"/>
    <w:rsid w:val="002002CB"/>
    <w:rsid w:val="002007E4"/>
    <w:rsid w:val="0020179A"/>
    <w:rsid w:val="002027D3"/>
    <w:rsid w:val="0020295E"/>
    <w:rsid w:val="0020452A"/>
    <w:rsid w:val="002052E5"/>
    <w:rsid w:val="00205CA7"/>
    <w:rsid w:val="00206983"/>
    <w:rsid w:val="0021024C"/>
    <w:rsid w:val="002104D0"/>
    <w:rsid w:val="00211657"/>
    <w:rsid w:val="002141DD"/>
    <w:rsid w:val="0021435B"/>
    <w:rsid w:val="002159A7"/>
    <w:rsid w:val="00220723"/>
    <w:rsid w:val="00221BB8"/>
    <w:rsid w:val="002228F1"/>
    <w:rsid w:val="00222EB4"/>
    <w:rsid w:val="002246FB"/>
    <w:rsid w:val="002276C0"/>
    <w:rsid w:val="0022780C"/>
    <w:rsid w:val="00227920"/>
    <w:rsid w:val="00232D4E"/>
    <w:rsid w:val="00233099"/>
    <w:rsid w:val="00234F88"/>
    <w:rsid w:val="00236F26"/>
    <w:rsid w:val="002404D5"/>
    <w:rsid w:val="00241299"/>
    <w:rsid w:val="00241C2C"/>
    <w:rsid w:val="002423BE"/>
    <w:rsid w:val="00243F02"/>
    <w:rsid w:val="002441D8"/>
    <w:rsid w:val="002449AA"/>
    <w:rsid w:val="00245415"/>
    <w:rsid w:val="00247248"/>
    <w:rsid w:val="002504AB"/>
    <w:rsid w:val="0025073A"/>
    <w:rsid w:val="002525CE"/>
    <w:rsid w:val="00252E49"/>
    <w:rsid w:val="00253484"/>
    <w:rsid w:val="0025355F"/>
    <w:rsid w:val="0025382E"/>
    <w:rsid w:val="00254080"/>
    <w:rsid w:val="00254E14"/>
    <w:rsid w:val="002574EC"/>
    <w:rsid w:val="00260603"/>
    <w:rsid w:val="00260EB6"/>
    <w:rsid w:val="00261C0D"/>
    <w:rsid w:val="00262AB4"/>
    <w:rsid w:val="00263BE6"/>
    <w:rsid w:val="00263DBA"/>
    <w:rsid w:val="00264040"/>
    <w:rsid w:val="002641A2"/>
    <w:rsid w:val="00264598"/>
    <w:rsid w:val="00266517"/>
    <w:rsid w:val="0026671F"/>
    <w:rsid w:val="0026708A"/>
    <w:rsid w:val="00270F2E"/>
    <w:rsid w:val="00273C2A"/>
    <w:rsid w:val="00274AAD"/>
    <w:rsid w:val="00274E95"/>
    <w:rsid w:val="00275FC8"/>
    <w:rsid w:val="002760FE"/>
    <w:rsid w:val="00276AB9"/>
    <w:rsid w:val="00277D72"/>
    <w:rsid w:val="0028056A"/>
    <w:rsid w:val="002822E3"/>
    <w:rsid w:val="00282A94"/>
    <w:rsid w:val="00283A23"/>
    <w:rsid w:val="00286014"/>
    <w:rsid w:val="00287354"/>
    <w:rsid w:val="002877E1"/>
    <w:rsid w:val="0029194C"/>
    <w:rsid w:val="002921AB"/>
    <w:rsid w:val="00292BFD"/>
    <w:rsid w:val="002937CD"/>
    <w:rsid w:val="0029408D"/>
    <w:rsid w:val="00296573"/>
    <w:rsid w:val="00296DF1"/>
    <w:rsid w:val="0029760E"/>
    <w:rsid w:val="002A018A"/>
    <w:rsid w:val="002A326F"/>
    <w:rsid w:val="002A3454"/>
    <w:rsid w:val="002A41A8"/>
    <w:rsid w:val="002A4903"/>
    <w:rsid w:val="002A4B5B"/>
    <w:rsid w:val="002A5861"/>
    <w:rsid w:val="002A6E4C"/>
    <w:rsid w:val="002B1D11"/>
    <w:rsid w:val="002B2109"/>
    <w:rsid w:val="002B3130"/>
    <w:rsid w:val="002B3A83"/>
    <w:rsid w:val="002B3E61"/>
    <w:rsid w:val="002B44B0"/>
    <w:rsid w:val="002B5BA8"/>
    <w:rsid w:val="002B633E"/>
    <w:rsid w:val="002B764B"/>
    <w:rsid w:val="002C0B9E"/>
    <w:rsid w:val="002C1A4A"/>
    <w:rsid w:val="002C1BDD"/>
    <w:rsid w:val="002C207B"/>
    <w:rsid w:val="002C28A1"/>
    <w:rsid w:val="002C3C8A"/>
    <w:rsid w:val="002C41BE"/>
    <w:rsid w:val="002C507E"/>
    <w:rsid w:val="002C5340"/>
    <w:rsid w:val="002C6563"/>
    <w:rsid w:val="002C6683"/>
    <w:rsid w:val="002C71EA"/>
    <w:rsid w:val="002C765F"/>
    <w:rsid w:val="002D14B0"/>
    <w:rsid w:val="002D1C4A"/>
    <w:rsid w:val="002D268C"/>
    <w:rsid w:val="002D41FF"/>
    <w:rsid w:val="002D61AE"/>
    <w:rsid w:val="002D6722"/>
    <w:rsid w:val="002D6E67"/>
    <w:rsid w:val="002D6E7C"/>
    <w:rsid w:val="002D7422"/>
    <w:rsid w:val="002D769B"/>
    <w:rsid w:val="002D7875"/>
    <w:rsid w:val="002E2EB7"/>
    <w:rsid w:val="002E3205"/>
    <w:rsid w:val="002E3CF0"/>
    <w:rsid w:val="002E4ADE"/>
    <w:rsid w:val="002E508B"/>
    <w:rsid w:val="002E77D1"/>
    <w:rsid w:val="002F0B2A"/>
    <w:rsid w:val="002F1216"/>
    <w:rsid w:val="002F1406"/>
    <w:rsid w:val="002F15C4"/>
    <w:rsid w:val="002F345C"/>
    <w:rsid w:val="002F3E1E"/>
    <w:rsid w:val="002F416B"/>
    <w:rsid w:val="002F4646"/>
    <w:rsid w:val="002F67B9"/>
    <w:rsid w:val="002F6FCF"/>
    <w:rsid w:val="002F7311"/>
    <w:rsid w:val="00300EAD"/>
    <w:rsid w:val="00301535"/>
    <w:rsid w:val="003037AB"/>
    <w:rsid w:val="00304EBC"/>
    <w:rsid w:val="0030610F"/>
    <w:rsid w:val="003065A2"/>
    <w:rsid w:val="003067C2"/>
    <w:rsid w:val="003101B9"/>
    <w:rsid w:val="003106AA"/>
    <w:rsid w:val="003125F8"/>
    <w:rsid w:val="003135B6"/>
    <w:rsid w:val="00314D4B"/>
    <w:rsid w:val="00315FE6"/>
    <w:rsid w:val="00316EBB"/>
    <w:rsid w:val="00320041"/>
    <w:rsid w:val="00320579"/>
    <w:rsid w:val="00322A4A"/>
    <w:rsid w:val="003247A2"/>
    <w:rsid w:val="00324FE3"/>
    <w:rsid w:val="00327231"/>
    <w:rsid w:val="00327CAE"/>
    <w:rsid w:val="00331C52"/>
    <w:rsid w:val="00331CB6"/>
    <w:rsid w:val="003328EA"/>
    <w:rsid w:val="00334360"/>
    <w:rsid w:val="00334D7A"/>
    <w:rsid w:val="0033593D"/>
    <w:rsid w:val="00337E73"/>
    <w:rsid w:val="003400F3"/>
    <w:rsid w:val="003403E7"/>
    <w:rsid w:val="003408E5"/>
    <w:rsid w:val="00341250"/>
    <w:rsid w:val="0034166A"/>
    <w:rsid w:val="00341FA7"/>
    <w:rsid w:val="00342709"/>
    <w:rsid w:val="0034377C"/>
    <w:rsid w:val="00343A3A"/>
    <w:rsid w:val="00343F95"/>
    <w:rsid w:val="003446B8"/>
    <w:rsid w:val="00351F87"/>
    <w:rsid w:val="003550F0"/>
    <w:rsid w:val="0035585B"/>
    <w:rsid w:val="0035613A"/>
    <w:rsid w:val="00356C23"/>
    <w:rsid w:val="003602D6"/>
    <w:rsid w:val="00360E45"/>
    <w:rsid w:val="00360E85"/>
    <w:rsid w:val="003614A0"/>
    <w:rsid w:val="0036157A"/>
    <w:rsid w:val="003622E5"/>
    <w:rsid w:val="00362A3B"/>
    <w:rsid w:val="0036327C"/>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8066D"/>
    <w:rsid w:val="003808AE"/>
    <w:rsid w:val="0038152E"/>
    <w:rsid w:val="00385CCA"/>
    <w:rsid w:val="00385F60"/>
    <w:rsid w:val="00390906"/>
    <w:rsid w:val="00390D3E"/>
    <w:rsid w:val="00391E6A"/>
    <w:rsid w:val="00392C79"/>
    <w:rsid w:val="0039317A"/>
    <w:rsid w:val="00393925"/>
    <w:rsid w:val="003947EA"/>
    <w:rsid w:val="00395DC4"/>
    <w:rsid w:val="00396189"/>
    <w:rsid w:val="003A0802"/>
    <w:rsid w:val="003A42C2"/>
    <w:rsid w:val="003A537B"/>
    <w:rsid w:val="003A5E97"/>
    <w:rsid w:val="003A6616"/>
    <w:rsid w:val="003A7274"/>
    <w:rsid w:val="003A7673"/>
    <w:rsid w:val="003B04D4"/>
    <w:rsid w:val="003B104D"/>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50B2"/>
    <w:rsid w:val="003D56BD"/>
    <w:rsid w:val="003D77AC"/>
    <w:rsid w:val="003E0D1E"/>
    <w:rsid w:val="003E23E5"/>
    <w:rsid w:val="003E289F"/>
    <w:rsid w:val="003E35C5"/>
    <w:rsid w:val="003E39C6"/>
    <w:rsid w:val="003E39F6"/>
    <w:rsid w:val="003E4ABF"/>
    <w:rsid w:val="003E4BDF"/>
    <w:rsid w:val="003E4FB3"/>
    <w:rsid w:val="003E5488"/>
    <w:rsid w:val="003E594B"/>
    <w:rsid w:val="003E7189"/>
    <w:rsid w:val="003F0677"/>
    <w:rsid w:val="003F08FA"/>
    <w:rsid w:val="003F0A22"/>
    <w:rsid w:val="003F0A38"/>
    <w:rsid w:val="003F1661"/>
    <w:rsid w:val="003F2C1F"/>
    <w:rsid w:val="003F4288"/>
    <w:rsid w:val="003F4892"/>
    <w:rsid w:val="004031C9"/>
    <w:rsid w:val="00403615"/>
    <w:rsid w:val="004050DA"/>
    <w:rsid w:val="004056DE"/>
    <w:rsid w:val="00406971"/>
    <w:rsid w:val="00406DFE"/>
    <w:rsid w:val="00407043"/>
    <w:rsid w:val="0041223F"/>
    <w:rsid w:val="00412528"/>
    <w:rsid w:val="00413CF9"/>
    <w:rsid w:val="00413FCC"/>
    <w:rsid w:val="00415CC7"/>
    <w:rsid w:val="00415CDC"/>
    <w:rsid w:val="004203F0"/>
    <w:rsid w:val="004213A8"/>
    <w:rsid w:val="00422094"/>
    <w:rsid w:val="0042228B"/>
    <w:rsid w:val="0042245E"/>
    <w:rsid w:val="00423F3C"/>
    <w:rsid w:val="00424A26"/>
    <w:rsid w:val="0043037C"/>
    <w:rsid w:val="0043100A"/>
    <w:rsid w:val="00432582"/>
    <w:rsid w:val="0043265C"/>
    <w:rsid w:val="00433AB4"/>
    <w:rsid w:val="00433CC9"/>
    <w:rsid w:val="00433D90"/>
    <w:rsid w:val="00434EC2"/>
    <w:rsid w:val="00436031"/>
    <w:rsid w:val="00436079"/>
    <w:rsid w:val="00437267"/>
    <w:rsid w:val="00437E50"/>
    <w:rsid w:val="00441825"/>
    <w:rsid w:val="004423BE"/>
    <w:rsid w:val="004426C0"/>
    <w:rsid w:val="004438CC"/>
    <w:rsid w:val="00445ACD"/>
    <w:rsid w:val="00446118"/>
    <w:rsid w:val="00446195"/>
    <w:rsid w:val="0044777B"/>
    <w:rsid w:val="004500E7"/>
    <w:rsid w:val="00450A24"/>
    <w:rsid w:val="00450C77"/>
    <w:rsid w:val="00452B33"/>
    <w:rsid w:val="00452D2F"/>
    <w:rsid w:val="00454423"/>
    <w:rsid w:val="00455B4B"/>
    <w:rsid w:val="00456A0D"/>
    <w:rsid w:val="00456BF2"/>
    <w:rsid w:val="0045785C"/>
    <w:rsid w:val="004618DA"/>
    <w:rsid w:val="00462F6E"/>
    <w:rsid w:val="00463826"/>
    <w:rsid w:val="004664CB"/>
    <w:rsid w:val="00466591"/>
    <w:rsid w:val="00467427"/>
    <w:rsid w:val="0046755F"/>
    <w:rsid w:val="00467904"/>
    <w:rsid w:val="00467DE0"/>
    <w:rsid w:val="00470067"/>
    <w:rsid w:val="00470110"/>
    <w:rsid w:val="0047039F"/>
    <w:rsid w:val="00470EF6"/>
    <w:rsid w:val="00472C39"/>
    <w:rsid w:val="0047776A"/>
    <w:rsid w:val="004808E0"/>
    <w:rsid w:val="004818BE"/>
    <w:rsid w:val="00482839"/>
    <w:rsid w:val="00482CC5"/>
    <w:rsid w:val="00483908"/>
    <w:rsid w:val="0048421B"/>
    <w:rsid w:val="00485264"/>
    <w:rsid w:val="00485D53"/>
    <w:rsid w:val="004865A5"/>
    <w:rsid w:val="004879CE"/>
    <w:rsid w:val="00487DE4"/>
    <w:rsid w:val="00491555"/>
    <w:rsid w:val="004918F5"/>
    <w:rsid w:val="0049222C"/>
    <w:rsid w:val="00493101"/>
    <w:rsid w:val="00493AC6"/>
    <w:rsid w:val="004943AE"/>
    <w:rsid w:val="004948FE"/>
    <w:rsid w:val="00494BC5"/>
    <w:rsid w:val="00495FE8"/>
    <w:rsid w:val="00497558"/>
    <w:rsid w:val="004977F3"/>
    <w:rsid w:val="004A04F6"/>
    <w:rsid w:val="004A43FE"/>
    <w:rsid w:val="004A53E8"/>
    <w:rsid w:val="004A5507"/>
    <w:rsid w:val="004A7342"/>
    <w:rsid w:val="004B14C5"/>
    <w:rsid w:val="004B1A4C"/>
    <w:rsid w:val="004B20F4"/>
    <w:rsid w:val="004B2996"/>
    <w:rsid w:val="004B4373"/>
    <w:rsid w:val="004B6A47"/>
    <w:rsid w:val="004B6FDB"/>
    <w:rsid w:val="004B721E"/>
    <w:rsid w:val="004B760B"/>
    <w:rsid w:val="004B7D66"/>
    <w:rsid w:val="004C109D"/>
    <w:rsid w:val="004C2A3D"/>
    <w:rsid w:val="004C414A"/>
    <w:rsid w:val="004C43DA"/>
    <w:rsid w:val="004C529C"/>
    <w:rsid w:val="004C5486"/>
    <w:rsid w:val="004C6ABA"/>
    <w:rsid w:val="004C77EE"/>
    <w:rsid w:val="004D0877"/>
    <w:rsid w:val="004D27AF"/>
    <w:rsid w:val="004D2A35"/>
    <w:rsid w:val="004D3166"/>
    <w:rsid w:val="004D33F5"/>
    <w:rsid w:val="004D39D3"/>
    <w:rsid w:val="004D40C2"/>
    <w:rsid w:val="004D4CF7"/>
    <w:rsid w:val="004D58C8"/>
    <w:rsid w:val="004D696A"/>
    <w:rsid w:val="004E0FED"/>
    <w:rsid w:val="004E2941"/>
    <w:rsid w:val="004E325F"/>
    <w:rsid w:val="004E3896"/>
    <w:rsid w:val="004E3B6F"/>
    <w:rsid w:val="004E4DE6"/>
    <w:rsid w:val="004E5E44"/>
    <w:rsid w:val="004E6DC5"/>
    <w:rsid w:val="004E763B"/>
    <w:rsid w:val="004F1B71"/>
    <w:rsid w:val="004F2DCA"/>
    <w:rsid w:val="004F4B6D"/>
    <w:rsid w:val="004F4EE3"/>
    <w:rsid w:val="004F51E1"/>
    <w:rsid w:val="004F5D4B"/>
    <w:rsid w:val="004F61F1"/>
    <w:rsid w:val="004F6763"/>
    <w:rsid w:val="004F7CCB"/>
    <w:rsid w:val="00500275"/>
    <w:rsid w:val="00502287"/>
    <w:rsid w:val="00502E1B"/>
    <w:rsid w:val="00504571"/>
    <w:rsid w:val="005052C3"/>
    <w:rsid w:val="00505D54"/>
    <w:rsid w:val="005069AC"/>
    <w:rsid w:val="00510352"/>
    <w:rsid w:val="00510EBB"/>
    <w:rsid w:val="005130F1"/>
    <w:rsid w:val="00513A40"/>
    <w:rsid w:val="005142E4"/>
    <w:rsid w:val="00514373"/>
    <w:rsid w:val="005145F3"/>
    <w:rsid w:val="00515E21"/>
    <w:rsid w:val="00516DEE"/>
    <w:rsid w:val="005170C8"/>
    <w:rsid w:val="0051776F"/>
    <w:rsid w:val="00517C7A"/>
    <w:rsid w:val="005203A7"/>
    <w:rsid w:val="0052045D"/>
    <w:rsid w:val="00521E2C"/>
    <w:rsid w:val="00522D16"/>
    <w:rsid w:val="00523A9B"/>
    <w:rsid w:val="00523C54"/>
    <w:rsid w:val="00523E12"/>
    <w:rsid w:val="00524BAB"/>
    <w:rsid w:val="00526406"/>
    <w:rsid w:val="00527BFC"/>
    <w:rsid w:val="00530F0D"/>
    <w:rsid w:val="0053261E"/>
    <w:rsid w:val="0053276C"/>
    <w:rsid w:val="00532F88"/>
    <w:rsid w:val="00533568"/>
    <w:rsid w:val="00533B24"/>
    <w:rsid w:val="005346E5"/>
    <w:rsid w:val="00534974"/>
    <w:rsid w:val="00534F6B"/>
    <w:rsid w:val="00535608"/>
    <w:rsid w:val="005367E7"/>
    <w:rsid w:val="00540B68"/>
    <w:rsid w:val="005416D8"/>
    <w:rsid w:val="0054293C"/>
    <w:rsid w:val="00544C35"/>
    <w:rsid w:val="0054513A"/>
    <w:rsid w:val="00545400"/>
    <w:rsid w:val="005458C5"/>
    <w:rsid w:val="005461AD"/>
    <w:rsid w:val="00546D4E"/>
    <w:rsid w:val="00546E2B"/>
    <w:rsid w:val="00546F87"/>
    <w:rsid w:val="00547049"/>
    <w:rsid w:val="00547E2A"/>
    <w:rsid w:val="00552A62"/>
    <w:rsid w:val="00552B26"/>
    <w:rsid w:val="00553407"/>
    <w:rsid w:val="005553CA"/>
    <w:rsid w:val="005556CC"/>
    <w:rsid w:val="00556C82"/>
    <w:rsid w:val="0055713B"/>
    <w:rsid w:val="005577D0"/>
    <w:rsid w:val="00557B1D"/>
    <w:rsid w:val="00557D11"/>
    <w:rsid w:val="0056071D"/>
    <w:rsid w:val="0056213B"/>
    <w:rsid w:val="00563488"/>
    <w:rsid w:val="00563798"/>
    <w:rsid w:val="0056454E"/>
    <w:rsid w:val="0056585A"/>
    <w:rsid w:val="00571B2C"/>
    <w:rsid w:val="005728BE"/>
    <w:rsid w:val="00572AE9"/>
    <w:rsid w:val="00574CED"/>
    <w:rsid w:val="005767C4"/>
    <w:rsid w:val="005804A4"/>
    <w:rsid w:val="00581E61"/>
    <w:rsid w:val="005837E3"/>
    <w:rsid w:val="005839D5"/>
    <w:rsid w:val="005858EB"/>
    <w:rsid w:val="00585BA6"/>
    <w:rsid w:val="00586714"/>
    <w:rsid w:val="005924B5"/>
    <w:rsid w:val="00592DA5"/>
    <w:rsid w:val="00593476"/>
    <w:rsid w:val="00594E99"/>
    <w:rsid w:val="005965AB"/>
    <w:rsid w:val="00597DDD"/>
    <w:rsid w:val="005A011C"/>
    <w:rsid w:val="005A0706"/>
    <w:rsid w:val="005A2A63"/>
    <w:rsid w:val="005A3CEC"/>
    <w:rsid w:val="005A640F"/>
    <w:rsid w:val="005A6A5F"/>
    <w:rsid w:val="005A7FC9"/>
    <w:rsid w:val="005B0252"/>
    <w:rsid w:val="005B0C37"/>
    <w:rsid w:val="005B17AD"/>
    <w:rsid w:val="005B292C"/>
    <w:rsid w:val="005B5062"/>
    <w:rsid w:val="005B59DA"/>
    <w:rsid w:val="005B6E0F"/>
    <w:rsid w:val="005C029C"/>
    <w:rsid w:val="005C25F9"/>
    <w:rsid w:val="005C51E7"/>
    <w:rsid w:val="005C59DE"/>
    <w:rsid w:val="005C6279"/>
    <w:rsid w:val="005C6F2B"/>
    <w:rsid w:val="005C7D76"/>
    <w:rsid w:val="005D0298"/>
    <w:rsid w:val="005D0471"/>
    <w:rsid w:val="005D0D31"/>
    <w:rsid w:val="005D1758"/>
    <w:rsid w:val="005D26B0"/>
    <w:rsid w:val="005D327C"/>
    <w:rsid w:val="005D34D2"/>
    <w:rsid w:val="005D43C0"/>
    <w:rsid w:val="005D46D9"/>
    <w:rsid w:val="005D4956"/>
    <w:rsid w:val="005D4FDE"/>
    <w:rsid w:val="005D5867"/>
    <w:rsid w:val="005D60D3"/>
    <w:rsid w:val="005D68A8"/>
    <w:rsid w:val="005D6DE1"/>
    <w:rsid w:val="005D715A"/>
    <w:rsid w:val="005D7941"/>
    <w:rsid w:val="005E02FE"/>
    <w:rsid w:val="005E0E03"/>
    <w:rsid w:val="005E3467"/>
    <w:rsid w:val="005E5043"/>
    <w:rsid w:val="005E6B6A"/>
    <w:rsid w:val="005E6FEB"/>
    <w:rsid w:val="005F0F2E"/>
    <w:rsid w:val="005F1D17"/>
    <w:rsid w:val="005F69DB"/>
    <w:rsid w:val="005F6C5B"/>
    <w:rsid w:val="005F7BDD"/>
    <w:rsid w:val="005F7C31"/>
    <w:rsid w:val="00601FA8"/>
    <w:rsid w:val="00603338"/>
    <w:rsid w:val="00604011"/>
    <w:rsid w:val="00604248"/>
    <w:rsid w:val="00604B6C"/>
    <w:rsid w:val="00604C0F"/>
    <w:rsid w:val="00605384"/>
    <w:rsid w:val="006056F2"/>
    <w:rsid w:val="00606092"/>
    <w:rsid w:val="006060E4"/>
    <w:rsid w:val="0060713B"/>
    <w:rsid w:val="00610099"/>
    <w:rsid w:val="00610E0A"/>
    <w:rsid w:val="006119FB"/>
    <w:rsid w:val="0061218B"/>
    <w:rsid w:val="0061311A"/>
    <w:rsid w:val="00613CC2"/>
    <w:rsid w:val="006157DD"/>
    <w:rsid w:val="0061691D"/>
    <w:rsid w:val="006177A6"/>
    <w:rsid w:val="00622259"/>
    <w:rsid w:val="0062341A"/>
    <w:rsid w:val="006238C9"/>
    <w:rsid w:val="006276FB"/>
    <w:rsid w:val="00627773"/>
    <w:rsid w:val="00633A72"/>
    <w:rsid w:val="00637EFB"/>
    <w:rsid w:val="0064089C"/>
    <w:rsid w:val="00640D92"/>
    <w:rsid w:val="006410FC"/>
    <w:rsid w:val="00644EF0"/>
    <w:rsid w:val="00645F3A"/>
    <w:rsid w:val="0064763C"/>
    <w:rsid w:val="006477EE"/>
    <w:rsid w:val="00647B0F"/>
    <w:rsid w:val="00647D98"/>
    <w:rsid w:val="006512DB"/>
    <w:rsid w:val="00651AE3"/>
    <w:rsid w:val="00655456"/>
    <w:rsid w:val="006565D3"/>
    <w:rsid w:val="00661D3F"/>
    <w:rsid w:val="00664C36"/>
    <w:rsid w:val="0066630B"/>
    <w:rsid w:val="00666A3F"/>
    <w:rsid w:val="00671237"/>
    <w:rsid w:val="00671495"/>
    <w:rsid w:val="00671D34"/>
    <w:rsid w:val="00672889"/>
    <w:rsid w:val="00673ABF"/>
    <w:rsid w:val="00674174"/>
    <w:rsid w:val="006747CE"/>
    <w:rsid w:val="006753B8"/>
    <w:rsid w:val="006757C8"/>
    <w:rsid w:val="00675A90"/>
    <w:rsid w:val="006760A2"/>
    <w:rsid w:val="006764E3"/>
    <w:rsid w:val="006765B5"/>
    <w:rsid w:val="00683144"/>
    <w:rsid w:val="006845DB"/>
    <w:rsid w:val="00684C85"/>
    <w:rsid w:val="0068660C"/>
    <w:rsid w:val="00690300"/>
    <w:rsid w:val="006911E4"/>
    <w:rsid w:val="006926C8"/>
    <w:rsid w:val="00692820"/>
    <w:rsid w:val="006929D9"/>
    <w:rsid w:val="006947C2"/>
    <w:rsid w:val="006959E7"/>
    <w:rsid w:val="00697554"/>
    <w:rsid w:val="006A08DC"/>
    <w:rsid w:val="006A0B3A"/>
    <w:rsid w:val="006A17E9"/>
    <w:rsid w:val="006A307E"/>
    <w:rsid w:val="006A541A"/>
    <w:rsid w:val="006A6A09"/>
    <w:rsid w:val="006B12E3"/>
    <w:rsid w:val="006B2388"/>
    <w:rsid w:val="006B2E9A"/>
    <w:rsid w:val="006B301F"/>
    <w:rsid w:val="006B515E"/>
    <w:rsid w:val="006B59E1"/>
    <w:rsid w:val="006B6649"/>
    <w:rsid w:val="006B6E5C"/>
    <w:rsid w:val="006B7DB1"/>
    <w:rsid w:val="006C1759"/>
    <w:rsid w:val="006C2113"/>
    <w:rsid w:val="006C2F5B"/>
    <w:rsid w:val="006C43FF"/>
    <w:rsid w:val="006C5D1E"/>
    <w:rsid w:val="006C61CD"/>
    <w:rsid w:val="006C6F72"/>
    <w:rsid w:val="006C7508"/>
    <w:rsid w:val="006C7CAA"/>
    <w:rsid w:val="006D0F16"/>
    <w:rsid w:val="006D2CB5"/>
    <w:rsid w:val="006D45A2"/>
    <w:rsid w:val="006D4E3F"/>
    <w:rsid w:val="006D6A27"/>
    <w:rsid w:val="006D78A4"/>
    <w:rsid w:val="006E2769"/>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5313"/>
    <w:rsid w:val="00705858"/>
    <w:rsid w:val="00705A2E"/>
    <w:rsid w:val="00705D09"/>
    <w:rsid w:val="007064E6"/>
    <w:rsid w:val="007064F7"/>
    <w:rsid w:val="00711659"/>
    <w:rsid w:val="00712778"/>
    <w:rsid w:val="007128E6"/>
    <w:rsid w:val="0071416D"/>
    <w:rsid w:val="007148F7"/>
    <w:rsid w:val="00714C6D"/>
    <w:rsid w:val="00714D78"/>
    <w:rsid w:val="007162D5"/>
    <w:rsid w:val="007164C2"/>
    <w:rsid w:val="007238DD"/>
    <w:rsid w:val="0072653B"/>
    <w:rsid w:val="007267C1"/>
    <w:rsid w:val="00727835"/>
    <w:rsid w:val="00732BE5"/>
    <w:rsid w:val="00732F89"/>
    <w:rsid w:val="00733152"/>
    <w:rsid w:val="007332F8"/>
    <w:rsid w:val="00733C91"/>
    <w:rsid w:val="00733E46"/>
    <w:rsid w:val="007355CE"/>
    <w:rsid w:val="007366B6"/>
    <w:rsid w:val="00736764"/>
    <w:rsid w:val="00736BD2"/>
    <w:rsid w:val="0074022F"/>
    <w:rsid w:val="00742AE1"/>
    <w:rsid w:val="00742DC3"/>
    <w:rsid w:val="00743755"/>
    <w:rsid w:val="00743FBA"/>
    <w:rsid w:val="00744A67"/>
    <w:rsid w:val="007451BA"/>
    <w:rsid w:val="0074606A"/>
    <w:rsid w:val="00747D39"/>
    <w:rsid w:val="007501D5"/>
    <w:rsid w:val="00750451"/>
    <w:rsid w:val="0075085D"/>
    <w:rsid w:val="0075184D"/>
    <w:rsid w:val="0075194F"/>
    <w:rsid w:val="00751D4F"/>
    <w:rsid w:val="007526CB"/>
    <w:rsid w:val="007526FB"/>
    <w:rsid w:val="00753A5E"/>
    <w:rsid w:val="00755F16"/>
    <w:rsid w:val="00757091"/>
    <w:rsid w:val="00757620"/>
    <w:rsid w:val="0075777E"/>
    <w:rsid w:val="0076120B"/>
    <w:rsid w:val="007619E9"/>
    <w:rsid w:val="00763879"/>
    <w:rsid w:val="007656B3"/>
    <w:rsid w:val="00765EA6"/>
    <w:rsid w:val="00766205"/>
    <w:rsid w:val="00766380"/>
    <w:rsid w:val="007669BE"/>
    <w:rsid w:val="00766EA5"/>
    <w:rsid w:val="00767EB5"/>
    <w:rsid w:val="00772250"/>
    <w:rsid w:val="00772251"/>
    <w:rsid w:val="00772BFC"/>
    <w:rsid w:val="00773158"/>
    <w:rsid w:val="0077485D"/>
    <w:rsid w:val="00774F88"/>
    <w:rsid w:val="00776A41"/>
    <w:rsid w:val="00776C29"/>
    <w:rsid w:val="00780495"/>
    <w:rsid w:val="00780784"/>
    <w:rsid w:val="00780865"/>
    <w:rsid w:val="00782246"/>
    <w:rsid w:val="00784F7C"/>
    <w:rsid w:val="00785A05"/>
    <w:rsid w:val="007865B2"/>
    <w:rsid w:val="007865C1"/>
    <w:rsid w:val="00787BAC"/>
    <w:rsid w:val="00787CC1"/>
    <w:rsid w:val="007907FB"/>
    <w:rsid w:val="00790A8F"/>
    <w:rsid w:val="00790BA6"/>
    <w:rsid w:val="00791A49"/>
    <w:rsid w:val="00791ECE"/>
    <w:rsid w:val="00791FA2"/>
    <w:rsid w:val="007927D6"/>
    <w:rsid w:val="0079310C"/>
    <w:rsid w:val="00793409"/>
    <w:rsid w:val="00793430"/>
    <w:rsid w:val="00794DC7"/>
    <w:rsid w:val="0079517D"/>
    <w:rsid w:val="007956EE"/>
    <w:rsid w:val="0079623C"/>
    <w:rsid w:val="00796530"/>
    <w:rsid w:val="00797742"/>
    <w:rsid w:val="0079783A"/>
    <w:rsid w:val="007A3DBF"/>
    <w:rsid w:val="007A44C4"/>
    <w:rsid w:val="007A4BAF"/>
    <w:rsid w:val="007A4BD5"/>
    <w:rsid w:val="007A6369"/>
    <w:rsid w:val="007A6686"/>
    <w:rsid w:val="007A7216"/>
    <w:rsid w:val="007A7224"/>
    <w:rsid w:val="007B0835"/>
    <w:rsid w:val="007B3407"/>
    <w:rsid w:val="007B530E"/>
    <w:rsid w:val="007C1AA4"/>
    <w:rsid w:val="007C1F9E"/>
    <w:rsid w:val="007C233B"/>
    <w:rsid w:val="007C26E3"/>
    <w:rsid w:val="007C3984"/>
    <w:rsid w:val="007C46AD"/>
    <w:rsid w:val="007C5290"/>
    <w:rsid w:val="007C539E"/>
    <w:rsid w:val="007C7588"/>
    <w:rsid w:val="007C78EE"/>
    <w:rsid w:val="007D1FE2"/>
    <w:rsid w:val="007D2A65"/>
    <w:rsid w:val="007D2BFC"/>
    <w:rsid w:val="007D57FE"/>
    <w:rsid w:val="007D60F4"/>
    <w:rsid w:val="007D7206"/>
    <w:rsid w:val="007E0352"/>
    <w:rsid w:val="007E0704"/>
    <w:rsid w:val="007E1059"/>
    <w:rsid w:val="007E4044"/>
    <w:rsid w:val="007E45B2"/>
    <w:rsid w:val="007E52CC"/>
    <w:rsid w:val="007E6B11"/>
    <w:rsid w:val="007E6E77"/>
    <w:rsid w:val="007F0DBC"/>
    <w:rsid w:val="007F2B3A"/>
    <w:rsid w:val="007F3AFB"/>
    <w:rsid w:val="007F3C4D"/>
    <w:rsid w:val="007F416C"/>
    <w:rsid w:val="007F492E"/>
    <w:rsid w:val="007F6680"/>
    <w:rsid w:val="007F7A66"/>
    <w:rsid w:val="0080005C"/>
    <w:rsid w:val="00800D2D"/>
    <w:rsid w:val="00801244"/>
    <w:rsid w:val="00801400"/>
    <w:rsid w:val="00802D55"/>
    <w:rsid w:val="00803111"/>
    <w:rsid w:val="00803910"/>
    <w:rsid w:val="00806095"/>
    <w:rsid w:val="00806268"/>
    <w:rsid w:val="008069BB"/>
    <w:rsid w:val="00807D2F"/>
    <w:rsid w:val="00810BB1"/>
    <w:rsid w:val="00810C46"/>
    <w:rsid w:val="00813594"/>
    <w:rsid w:val="008136F7"/>
    <w:rsid w:val="008137B6"/>
    <w:rsid w:val="00814F6B"/>
    <w:rsid w:val="00816CA9"/>
    <w:rsid w:val="00817F8E"/>
    <w:rsid w:val="00820462"/>
    <w:rsid w:val="00822AB2"/>
    <w:rsid w:val="00823CDE"/>
    <w:rsid w:val="00824D47"/>
    <w:rsid w:val="00825927"/>
    <w:rsid w:val="00825D22"/>
    <w:rsid w:val="00827B55"/>
    <w:rsid w:val="0083058B"/>
    <w:rsid w:val="00830688"/>
    <w:rsid w:val="008314A8"/>
    <w:rsid w:val="00832021"/>
    <w:rsid w:val="008327CD"/>
    <w:rsid w:val="00832E19"/>
    <w:rsid w:val="00832FB9"/>
    <w:rsid w:val="0083305D"/>
    <w:rsid w:val="00833485"/>
    <w:rsid w:val="00834985"/>
    <w:rsid w:val="00834C6C"/>
    <w:rsid w:val="00834E29"/>
    <w:rsid w:val="00836956"/>
    <w:rsid w:val="00836D74"/>
    <w:rsid w:val="00840923"/>
    <w:rsid w:val="008410C4"/>
    <w:rsid w:val="008420BD"/>
    <w:rsid w:val="00842D1B"/>
    <w:rsid w:val="008436AA"/>
    <w:rsid w:val="00844BA9"/>
    <w:rsid w:val="0084544E"/>
    <w:rsid w:val="008464F2"/>
    <w:rsid w:val="0084673D"/>
    <w:rsid w:val="0085093F"/>
    <w:rsid w:val="00850B5F"/>
    <w:rsid w:val="00851012"/>
    <w:rsid w:val="00851D0E"/>
    <w:rsid w:val="008523B2"/>
    <w:rsid w:val="008523D2"/>
    <w:rsid w:val="00852DE1"/>
    <w:rsid w:val="008545BE"/>
    <w:rsid w:val="00854B8A"/>
    <w:rsid w:val="00855BF2"/>
    <w:rsid w:val="00855EAF"/>
    <w:rsid w:val="0085634D"/>
    <w:rsid w:val="00857818"/>
    <w:rsid w:val="00860515"/>
    <w:rsid w:val="00862C1B"/>
    <w:rsid w:val="00862DE5"/>
    <w:rsid w:val="00864A94"/>
    <w:rsid w:val="0086592B"/>
    <w:rsid w:val="00866323"/>
    <w:rsid w:val="008672EB"/>
    <w:rsid w:val="00870394"/>
    <w:rsid w:val="00870420"/>
    <w:rsid w:val="0087145C"/>
    <w:rsid w:val="00872A71"/>
    <w:rsid w:val="00872B25"/>
    <w:rsid w:val="008733BB"/>
    <w:rsid w:val="008733EF"/>
    <w:rsid w:val="00874BCD"/>
    <w:rsid w:val="00875418"/>
    <w:rsid w:val="0087592C"/>
    <w:rsid w:val="00875D44"/>
    <w:rsid w:val="00880EAA"/>
    <w:rsid w:val="00881984"/>
    <w:rsid w:val="00882601"/>
    <w:rsid w:val="00882BF5"/>
    <w:rsid w:val="00883307"/>
    <w:rsid w:val="00884E5A"/>
    <w:rsid w:val="00885D6E"/>
    <w:rsid w:val="0088723E"/>
    <w:rsid w:val="00890C2F"/>
    <w:rsid w:val="00890E35"/>
    <w:rsid w:val="00891D8B"/>
    <w:rsid w:val="00893C90"/>
    <w:rsid w:val="00894D9A"/>
    <w:rsid w:val="00895141"/>
    <w:rsid w:val="00895E54"/>
    <w:rsid w:val="00896699"/>
    <w:rsid w:val="00896853"/>
    <w:rsid w:val="008A04C4"/>
    <w:rsid w:val="008A21B6"/>
    <w:rsid w:val="008A241C"/>
    <w:rsid w:val="008A28CA"/>
    <w:rsid w:val="008A3C9A"/>
    <w:rsid w:val="008A4A86"/>
    <w:rsid w:val="008A4FEB"/>
    <w:rsid w:val="008A596B"/>
    <w:rsid w:val="008A6608"/>
    <w:rsid w:val="008A6D92"/>
    <w:rsid w:val="008B0259"/>
    <w:rsid w:val="008B442C"/>
    <w:rsid w:val="008B4C0B"/>
    <w:rsid w:val="008B4F04"/>
    <w:rsid w:val="008B5362"/>
    <w:rsid w:val="008B54DB"/>
    <w:rsid w:val="008B6A43"/>
    <w:rsid w:val="008B79EA"/>
    <w:rsid w:val="008C03C8"/>
    <w:rsid w:val="008C10C5"/>
    <w:rsid w:val="008C1880"/>
    <w:rsid w:val="008C2160"/>
    <w:rsid w:val="008C33A2"/>
    <w:rsid w:val="008C473D"/>
    <w:rsid w:val="008C5B1C"/>
    <w:rsid w:val="008C5ED1"/>
    <w:rsid w:val="008C70C9"/>
    <w:rsid w:val="008C7756"/>
    <w:rsid w:val="008D0D58"/>
    <w:rsid w:val="008D149E"/>
    <w:rsid w:val="008D213A"/>
    <w:rsid w:val="008D2D49"/>
    <w:rsid w:val="008D2F3D"/>
    <w:rsid w:val="008D3849"/>
    <w:rsid w:val="008D38D6"/>
    <w:rsid w:val="008D3FA4"/>
    <w:rsid w:val="008D4DB5"/>
    <w:rsid w:val="008D4EE7"/>
    <w:rsid w:val="008D5284"/>
    <w:rsid w:val="008D60B2"/>
    <w:rsid w:val="008E04DB"/>
    <w:rsid w:val="008E1588"/>
    <w:rsid w:val="008E2DE5"/>
    <w:rsid w:val="008E35DE"/>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2FDD"/>
    <w:rsid w:val="00903EBE"/>
    <w:rsid w:val="00904AE0"/>
    <w:rsid w:val="00904DE3"/>
    <w:rsid w:val="00905542"/>
    <w:rsid w:val="009061FF"/>
    <w:rsid w:val="00910EA3"/>
    <w:rsid w:val="00911653"/>
    <w:rsid w:val="00911946"/>
    <w:rsid w:val="009124F8"/>
    <w:rsid w:val="00912C85"/>
    <w:rsid w:val="009138D6"/>
    <w:rsid w:val="00913FDC"/>
    <w:rsid w:val="00914A5E"/>
    <w:rsid w:val="00915084"/>
    <w:rsid w:val="00915693"/>
    <w:rsid w:val="009157AF"/>
    <w:rsid w:val="00915A2A"/>
    <w:rsid w:val="009164E6"/>
    <w:rsid w:val="009211C5"/>
    <w:rsid w:val="00922B13"/>
    <w:rsid w:val="00923EF6"/>
    <w:rsid w:val="00924371"/>
    <w:rsid w:val="00924580"/>
    <w:rsid w:val="00925CB2"/>
    <w:rsid w:val="009272C8"/>
    <w:rsid w:val="00927BB0"/>
    <w:rsid w:val="00927BEE"/>
    <w:rsid w:val="00930DB7"/>
    <w:rsid w:val="0093142A"/>
    <w:rsid w:val="00932243"/>
    <w:rsid w:val="0093230C"/>
    <w:rsid w:val="00935684"/>
    <w:rsid w:val="009361FC"/>
    <w:rsid w:val="0093775D"/>
    <w:rsid w:val="0094069A"/>
    <w:rsid w:val="00940B7C"/>
    <w:rsid w:val="009412CB"/>
    <w:rsid w:val="009434AC"/>
    <w:rsid w:val="00944012"/>
    <w:rsid w:val="00944403"/>
    <w:rsid w:val="0094464E"/>
    <w:rsid w:val="00946809"/>
    <w:rsid w:val="00951D97"/>
    <w:rsid w:val="0095395F"/>
    <w:rsid w:val="00954482"/>
    <w:rsid w:val="009567D1"/>
    <w:rsid w:val="00962AD4"/>
    <w:rsid w:val="009639FA"/>
    <w:rsid w:val="00965CE8"/>
    <w:rsid w:val="00967910"/>
    <w:rsid w:val="00971102"/>
    <w:rsid w:val="00972EC5"/>
    <w:rsid w:val="00974BF6"/>
    <w:rsid w:val="0097511A"/>
    <w:rsid w:val="0097621F"/>
    <w:rsid w:val="00976511"/>
    <w:rsid w:val="00976BBA"/>
    <w:rsid w:val="00980B7C"/>
    <w:rsid w:val="00981807"/>
    <w:rsid w:val="00981ABB"/>
    <w:rsid w:val="00984E85"/>
    <w:rsid w:val="00985742"/>
    <w:rsid w:val="00986726"/>
    <w:rsid w:val="009868AC"/>
    <w:rsid w:val="00986F05"/>
    <w:rsid w:val="00986F8F"/>
    <w:rsid w:val="009905DD"/>
    <w:rsid w:val="0099183F"/>
    <w:rsid w:val="00992749"/>
    <w:rsid w:val="00992987"/>
    <w:rsid w:val="009933CB"/>
    <w:rsid w:val="00993DE5"/>
    <w:rsid w:val="00994301"/>
    <w:rsid w:val="00995355"/>
    <w:rsid w:val="0099570A"/>
    <w:rsid w:val="00995C33"/>
    <w:rsid w:val="00995DD3"/>
    <w:rsid w:val="00997C07"/>
    <w:rsid w:val="00997CEC"/>
    <w:rsid w:val="009A051F"/>
    <w:rsid w:val="009A1D97"/>
    <w:rsid w:val="009A1DC9"/>
    <w:rsid w:val="009A2651"/>
    <w:rsid w:val="009A4125"/>
    <w:rsid w:val="009A64CF"/>
    <w:rsid w:val="009A6886"/>
    <w:rsid w:val="009A7047"/>
    <w:rsid w:val="009A7B37"/>
    <w:rsid w:val="009B0454"/>
    <w:rsid w:val="009B1249"/>
    <w:rsid w:val="009B1312"/>
    <w:rsid w:val="009B16C7"/>
    <w:rsid w:val="009B1A38"/>
    <w:rsid w:val="009B292A"/>
    <w:rsid w:val="009B2B08"/>
    <w:rsid w:val="009B2B13"/>
    <w:rsid w:val="009B3563"/>
    <w:rsid w:val="009B61A9"/>
    <w:rsid w:val="009C2610"/>
    <w:rsid w:val="009C3082"/>
    <w:rsid w:val="009C3B9A"/>
    <w:rsid w:val="009C4123"/>
    <w:rsid w:val="009C468F"/>
    <w:rsid w:val="009C536D"/>
    <w:rsid w:val="009C55CD"/>
    <w:rsid w:val="009C635D"/>
    <w:rsid w:val="009C6627"/>
    <w:rsid w:val="009C68C1"/>
    <w:rsid w:val="009C6BA5"/>
    <w:rsid w:val="009C71C3"/>
    <w:rsid w:val="009D3223"/>
    <w:rsid w:val="009D35CD"/>
    <w:rsid w:val="009D4186"/>
    <w:rsid w:val="009D463E"/>
    <w:rsid w:val="009D5A79"/>
    <w:rsid w:val="009D5ADB"/>
    <w:rsid w:val="009E106A"/>
    <w:rsid w:val="009E110B"/>
    <w:rsid w:val="009E1477"/>
    <w:rsid w:val="009E1AE7"/>
    <w:rsid w:val="009E2DB2"/>
    <w:rsid w:val="009E4992"/>
    <w:rsid w:val="009E50F8"/>
    <w:rsid w:val="009E524C"/>
    <w:rsid w:val="009F02CC"/>
    <w:rsid w:val="009F20BA"/>
    <w:rsid w:val="009F3336"/>
    <w:rsid w:val="009F405D"/>
    <w:rsid w:val="009F6B1A"/>
    <w:rsid w:val="00A00ACE"/>
    <w:rsid w:val="00A00C82"/>
    <w:rsid w:val="00A00D9A"/>
    <w:rsid w:val="00A017E4"/>
    <w:rsid w:val="00A04AD2"/>
    <w:rsid w:val="00A05757"/>
    <w:rsid w:val="00A0584C"/>
    <w:rsid w:val="00A10CCD"/>
    <w:rsid w:val="00A1142D"/>
    <w:rsid w:val="00A12536"/>
    <w:rsid w:val="00A146F0"/>
    <w:rsid w:val="00A16A6C"/>
    <w:rsid w:val="00A25AB2"/>
    <w:rsid w:val="00A2617B"/>
    <w:rsid w:val="00A27EFB"/>
    <w:rsid w:val="00A30056"/>
    <w:rsid w:val="00A30529"/>
    <w:rsid w:val="00A3135F"/>
    <w:rsid w:val="00A314D9"/>
    <w:rsid w:val="00A32515"/>
    <w:rsid w:val="00A32660"/>
    <w:rsid w:val="00A332E7"/>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976"/>
    <w:rsid w:val="00A6032D"/>
    <w:rsid w:val="00A627CB"/>
    <w:rsid w:val="00A634BD"/>
    <w:rsid w:val="00A63543"/>
    <w:rsid w:val="00A649DA"/>
    <w:rsid w:val="00A6576E"/>
    <w:rsid w:val="00A65BD7"/>
    <w:rsid w:val="00A6686E"/>
    <w:rsid w:val="00A700E5"/>
    <w:rsid w:val="00A70FC0"/>
    <w:rsid w:val="00A719B6"/>
    <w:rsid w:val="00A73CDA"/>
    <w:rsid w:val="00A73F31"/>
    <w:rsid w:val="00A74C3E"/>
    <w:rsid w:val="00A75449"/>
    <w:rsid w:val="00A76204"/>
    <w:rsid w:val="00A76C36"/>
    <w:rsid w:val="00A771F5"/>
    <w:rsid w:val="00A7757F"/>
    <w:rsid w:val="00A779E6"/>
    <w:rsid w:val="00A81F60"/>
    <w:rsid w:val="00A823EB"/>
    <w:rsid w:val="00A82FF3"/>
    <w:rsid w:val="00A9021D"/>
    <w:rsid w:val="00A91595"/>
    <w:rsid w:val="00A91E03"/>
    <w:rsid w:val="00A91E7B"/>
    <w:rsid w:val="00A935AC"/>
    <w:rsid w:val="00A94450"/>
    <w:rsid w:val="00A94D96"/>
    <w:rsid w:val="00A96DAB"/>
    <w:rsid w:val="00A96E51"/>
    <w:rsid w:val="00A9753E"/>
    <w:rsid w:val="00A9767A"/>
    <w:rsid w:val="00A97A32"/>
    <w:rsid w:val="00AA15D6"/>
    <w:rsid w:val="00AA3331"/>
    <w:rsid w:val="00AA3A6D"/>
    <w:rsid w:val="00AA4AD8"/>
    <w:rsid w:val="00AA50B1"/>
    <w:rsid w:val="00AA685E"/>
    <w:rsid w:val="00AA7741"/>
    <w:rsid w:val="00AA7946"/>
    <w:rsid w:val="00AA7E5A"/>
    <w:rsid w:val="00AB0747"/>
    <w:rsid w:val="00AB0879"/>
    <w:rsid w:val="00AB256D"/>
    <w:rsid w:val="00AB2AC7"/>
    <w:rsid w:val="00AB2E5C"/>
    <w:rsid w:val="00AB3658"/>
    <w:rsid w:val="00AB3763"/>
    <w:rsid w:val="00AB6BBE"/>
    <w:rsid w:val="00AB6DAC"/>
    <w:rsid w:val="00AB769F"/>
    <w:rsid w:val="00AC181F"/>
    <w:rsid w:val="00AC2741"/>
    <w:rsid w:val="00AC27D3"/>
    <w:rsid w:val="00AC2E40"/>
    <w:rsid w:val="00AC3AA2"/>
    <w:rsid w:val="00AC412E"/>
    <w:rsid w:val="00AC5977"/>
    <w:rsid w:val="00AC61BB"/>
    <w:rsid w:val="00AC68EF"/>
    <w:rsid w:val="00AC7D96"/>
    <w:rsid w:val="00AD06AC"/>
    <w:rsid w:val="00AD1130"/>
    <w:rsid w:val="00AD3EA7"/>
    <w:rsid w:val="00AD570C"/>
    <w:rsid w:val="00AD5F53"/>
    <w:rsid w:val="00AD642E"/>
    <w:rsid w:val="00AD66E5"/>
    <w:rsid w:val="00AE0777"/>
    <w:rsid w:val="00AE0A98"/>
    <w:rsid w:val="00AE0DE4"/>
    <w:rsid w:val="00AE3373"/>
    <w:rsid w:val="00AE5B3D"/>
    <w:rsid w:val="00AE6610"/>
    <w:rsid w:val="00AF01A3"/>
    <w:rsid w:val="00AF0A86"/>
    <w:rsid w:val="00AF163D"/>
    <w:rsid w:val="00AF47A8"/>
    <w:rsid w:val="00AF49A2"/>
    <w:rsid w:val="00AF4ECC"/>
    <w:rsid w:val="00AF4F4F"/>
    <w:rsid w:val="00AF6100"/>
    <w:rsid w:val="00AF6DDF"/>
    <w:rsid w:val="00AF767E"/>
    <w:rsid w:val="00B00D42"/>
    <w:rsid w:val="00B013A7"/>
    <w:rsid w:val="00B0182C"/>
    <w:rsid w:val="00B02CFB"/>
    <w:rsid w:val="00B062FE"/>
    <w:rsid w:val="00B0746B"/>
    <w:rsid w:val="00B10363"/>
    <w:rsid w:val="00B12058"/>
    <w:rsid w:val="00B128CC"/>
    <w:rsid w:val="00B134CF"/>
    <w:rsid w:val="00B13E7D"/>
    <w:rsid w:val="00B14750"/>
    <w:rsid w:val="00B149B7"/>
    <w:rsid w:val="00B152E5"/>
    <w:rsid w:val="00B16924"/>
    <w:rsid w:val="00B17F0B"/>
    <w:rsid w:val="00B20912"/>
    <w:rsid w:val="00B21F25"/>
    <w:rsid w:val="00B21FB6"/>
    <w:rsid w:val="00B24173"/>
    <w:rsid w:val="00B245F9"/>
    <w:rsid w:val="00B246A3"/>
    <w:rsid w:val="00B2500C"/>
    <w:rsid w:val="00B25331"/>
    <w:rsid w:val="00B260CB"/>
    <w:rsid w:val="00B27E4D"/>
    <w:rsid w:val="00B3016F"/>
    <w:rsid w:val="00B30656"/>
    <w:rsid w:val="00B30B68"/>
    <w:rsid w:val="00B30ED9"/>
    <w:rsid w:val="00B30F05"/>
    <w:rsid w:val="00B31486"/>
    <w:rsid w:val="00B31F36"/>
    <w:rsid w:val="00B33E21"/>
    <w:rsid w:val="00B3448F"/>
    <w:rsid w:val="00B3484B"/>
    <w:rsid w:val="00B353CF"/>
    <w:rsid w:val="00B379FA"/>
    <w:rsid w:val="00B37B77"/>
    <w:rsid w:val="00B37DA8"/>
    <w:rsid w:val="00B4081A"/>
    <w:rsid w:val="00B41C54"/>
    <w:rsid w:val="00B4245D"/>
    <w:rsid w:val="00B44CE3"/>
    <w:rsid w:val="00B44DA2"/>
    <w:rsid w:val="00B51308"/>
    <w:rsid w:val="00B514C8"/>
    <w:rsid w:val="00B5165C"/>
    <w:rsid w:val="00B5398E"/>
    <w:rsid w:val="00B53DAA"/>
    <w:rsid w:val="00B55A1A"/>
    <w:rsid w:val="00B567DA"/>
    <w:rsid w:val="00B57C47"/>
    <w:rsid w:val="00B608A8"/>
    <w:rsid w:val="00B628D4"/>
    <w:rsid w:val="00B62D99"/>
    <w:rsid w:val="00B64C3F"/>
    <w:rsid w:val="00B655C9"/>
    <w:rsid w:val="00B67EBE"/>
    <w:rsid w:val="00B70144"/>
    <w:rsid w:val="00B70D14"/>
    <w:rsid w:val="00B71767"/>
    <w:rsid w:val="00B71C68"/>
    <w:rsid w:val="00B73D42"/>
    <w:rsid w:val="00B7556D"/>
    <w:rsid w:val="00B7698D"/>
    <w:rsid w:val="00B76A7D"/>
    <w:rsid w:val="00B76D15"/>
    <w:rsid w:val="00B77375"/>
    <w:rsid w:val="00B77EBF"/>
    <w:rsid w:val="00B804D8"/>
    <w:rsid w:val="00B809FB"/>
    <w:rsid w:val="00B817B2"/>
    <w:rsid w:val="00B824EE"/>
    <w:rsid w:val="00B833D3"/>
    <w:rsid w:val="00B844F3"/>
    <w:rsid w:val="00B86035"/>
    <w:rsid w:val="00B86CEA"/>
    <w:rsid w:val="00B9008D"/>
    <w:rsid w:val="00B90BB6"/>
    <w:rsid w:val="00B90C2C"/>
    <w:rsid w:val="00B90FE2"/>
    <w:rsid w:val="00B91E1B"/>
    <w:rsid w:val="00B953D7"/>
    <w:rsid w:val="00BA07C8"/>
    <w:rsid w:val="00BA2B12"/>
    <w:rsid w:val="00BA30D2"/>
    <w:rsid w:val="00BA6FB7"/>
    <w:rsid w:val="00BA7865"/>
    <w:rsid w:val="00BB076F"/>
    <w:rsid w:val="00BB1AD7"/>
    <w:rsid w:val="00BB1F1B"/>
    <w:rsid w:val="00BB23DB"/>
    <w:rsid w:val="00BB27F7"/>
    <w:rsid w:val="00BB28ED"/>
    <w:rsid w:val="00BB368C"/>
    <w:rsid w:val="00BB3F6E"/>
    <w:rsid w:val="00BB5645"/>
    <w:rsid w:val="00BB71B1"/>
    <w:rsid w:val="00BC0157"/>
    <w:rsid w:val="00BC04B2"/>
    <w:rsid w:val="00BC2FEA"/>
    <w:rsid w:val="00BC31F4"/>
    <w:rsid w:val="00BC4589"/>
    <w:rsid w:val="00BC4757"/>
    <w:rsid w:val="00BC5B04"/>
    <w:rsid w:val="00BC5D5D"/>
    <w:rsid w:val="00BD09B2"/>
    <w:rsid w:val="00BD2227"/>
    <w:rsid w:val="00BD3066"/>
    <w:rsid w:val="00BD3C2C"/>
    <w:rsid w:val="00BD4152"/>
    <w:rsid w:val="00BD74C0"/>
    <w:rsid w:val="00BD7744"/>
    <w:rsid w:val="00BD774E"/>
    <w:rsid w:val="00BE0AA5"/>
    <w:rsid w:val="00BE1679"/>
    <w:rsid w:val="00BE23CD"/>
    <w:rsid w:val="00BE6932"/>
    <w:rsid w:val="00BE7E1E"/>
    <w:rsid w:val="00BF2669"/>
    <w:rsid w:val="00BF44A3"/>
    <w:rsid w:val="00BF74FD"/>
    <w:rsid w:val="00BF7F33"/>
    <w:rsid w:val="00C007FB"/>
    <w:rsid w:val="00C019EA"/>
    <w:rsid w:val="00C055D7"/>
    <w:rsid w:val="00C060A8"/>
    <w:rsid w:val="00C0756F"/>
    <w:rsid w:val="00C10D60"/>
    <w:rsid w:val="00C147E7"/>
    <w:rsid w:val="00C14BA3"/>
    <w:rsid w:val="00C1502B"/>
    <w:rsid w:val="00C20518"/>
    <w:rsid w:val="00C20785"/>
    <w:rsid w:val="00C210E5"/>
    <w:rsid w:val="00C2153A"/>
    <w:rsid w:val="00C234F4"/>
    <w:rsid w:val="00C253EC"/>
    <w:rsid w:val="00C260BD"/>
    <w:rsid w:val="00C300E0"/>
    <w:rsid w:val="00C309B3"/>
    <w:rsid w:val="00C31F07"/>
    <w:rsid w:val="00C32F0B"/>
    <w:rsid w:val="00C33EA5"/>
    <w:rsid w:val="00C3550E"/>
    <w:rsid w:val="00C363BA"/>
    <w:rsid w:val="00C40224"/>
    <w:rsid w:val="00C41A88"/>
    <w:rsid w:val="00C429B8"/>
    <w:rsid w:val="00C42CC9"/>
    <w:rsid w:val="00C461B5"/>
    <w:rsid w:val="00C462F6"/>
    <w:rsid w:val="00C50EF1"/>
    <w:rsid w:val="00C53E18"/>
    <w:rsid w:val="00C57841"/>
    <w:rsid w:val="00C57BC3"/>
    <w:rsid w:val="00C57FF3"/>
    <w:rsid w:val="00C60E2C"/>
    <w:rsid w:val="00C626DD"/>
    <w:rsid w:val="00C62790"/>
    <w:rsid w:val="00C646F9"/>
    <w:rsid w:val="00C65FFA"/>
    <w:rsid w:val="00C671BA"/>
    <w:rsid w:val="00C7159A"/>
    <w:rsid w:val="00C71A5E"/>
    <w:rsid w:val="00C74EBF"/>
    <w:rsid w:val="00C75574"/>
    <w:rsid w:val="00C75B19"/>
    <w:rsid w:val="00C77238"/>
    <w:rsid w:val="00C77AC4"/>
    <w:rsid w:val="00C822A5"/>
    <w:rsid w:val="00C82D1B"/>
    <w:rsid w:val="00C832D9"/>
    <w:rsid w:val="00C85133"/>
    <w:rsid w:val="00C85D57"/>
    <w:rsid w:val="00C86433"/>
    <w:rsid w:val="00C8681F"/>
    <w:rsid w:val="00C8694F"/>
    <w:rsid w:val="00C906C9"/>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2504"/>
    <w:rsid w:val="00CB3275"/>
    <w:rsid w:val="00CB3795"/>
    <w:rsid w:val="00CB40C9"/>
    <w:rsid w:val="00CB5329"/>
    <w:rsid w:val="00CB62DF"/>
    <w:rsid w:val="00CB65AB"/>
    <w:rsid w:val="00CB6A2A"/>
    <w:rsid w:val="00CC3285"/>
    <w:rsid w:val="00CC6131"/>
    <w:rsid w:val="00CC68A4"/>
    <w:rsid w:val="00CC6BA3"/>
    <w:rsid w:val="00CC7805"/>
    <w:rsid w:val="00CC784A"/>
    <w:rsid w:val="00CD1075"/>
    <w:rsid w:val="00CD2FAF"/>
    <w:rsid w:val="00CD304F"/>
    <w:rsid w:val="00CD36E2"/>
    <w:rsid w:val="00CD3828"/>
    <w:rsid w:val="00CD5B4D"/>
    <w:rsid w:val="00CD66F1"/>
    <w:rsid w:val="00CD6724"/>
    <w:rsid w:val="00CE0F74"/>
    <w:rsid w:val="00CE26DE"/>
    <w:rsid w:val="00CE2BEB"/>
    <w:rsid w:val="00CE301D"/>
    <w:rsid w:val="00CE4736"/>
    <w:rsid w:val="00CE5F89"/>
    <w:rsid w:val="00CE6B94"/>
    <w:rsid w:val="00CE6D2B"/>
    <w:rsid w:val="00CE725E"/>
    <w:rsid w:val="00CE7628"/>
    <w:rsid w:val="00CE7CA4"/>
    <w:rsid w:val="00CF041F"/>
    <w:rsid w:val="00CF0CE0"/>
    <w:rsid w:val="00CF380B"/>
    <w:rsid w:val="00CF4A7F"/>
    <w:rsid w:val="00CF5484"/>
    <w:rsid w:val="00CF55D4"/>
    <w:rsid w:val="00CF64F7"/>
    <w:rsid w:val="00CF6596"/>
    <w:rsid w:val="00D03383"/>
    <w:rsid w:val="00D034D6"/>
    <w:rsid w:val="00D0562B"/>
    <w:rsid w:val="00D0587B"/>
    <w:rsid w:val="00D0692D"/>
    <w:rsid w:val="00D06B4D"/>
    <w:rsid w:val="00D07078"/>
    <w:rsid w:val="00D078F8"/>
    <w:rsid w:val="00D11AB2"/>
    <w:rsid w:val="00D11D52"/>
    <w:rsid w:val="00D1218C"/>
    <w:rsid w:val="00D12A62"/>
    <w:rsid w:val="00D12AAB"/>
    <w:rsid w:val="00D132CC"/>
    <w:rsid w:val="00D137C2"/>
    <w:rsid w:val="00D1438E"/>
    <w:rsid w:val="00D1480E"/>
    <w:rsid w:val="00D1743A"/>
    <w:rsid w:val="00D17502"/>
    <w:rsid w:val="00D211E6"/>
    <w:rsid w:val="00D21277"/>
    <w:rsid w:val="00D218EB"/>
    <w:rsid w:val="00D21D93"/>
    <w:rsid w:val="00D21FDE"/>
    <w:rsid w:val="00D21FE6"/>
    <w:rsid w:val="00D22441"/>
    <w:rsid w:val="00D2287B"/>
    <w:rsid w:val="00D231B0"/>
    <w:rsid w:val="00D23448"/>
    <w:rsid w:val="00D250A7"/>
    <w:rsid w:val="00D252F6"/>
    <w:rsid w:val="00D2586C"/>
    <w:rsid w:val="00D27AE1"/>
    <w:rsid w:val="00D30F93"/>
    <w:rsid w:val="00D32766"/>
    <w:rsid w:val="00D32AD9"/>
    <w:rsid w:val="00D33591"/>
    <w:rsid w:val="00D35301"/>
    <w:rsid w:val="00D3543D"/>
    <w:rsid w:val="00D35D92"/>
    <w:rsid w:val="00D36600"/>
    <w:rsid w:val="00D36DF9"/>
    <w:rsid w:val="00D37266"/>
    <w:rsid w:val="00D4047D"/>
    <w:rsid w:val="00D42844"/>
    <w:rsid w:val="00D429B6"/>
    <w:rsid w:val="00D44A43"/>
    <w:rsid w:val="00D44A9D"/>
    <w:rsid w:val="00D44D80"/>
    <w:rsid w:val="00D45802"/>
    <w:rsid w:val="00D52E32"/>
    <w:rsid w:val="00D539E4"/>
    <w:rsid w:val="00D542A3"/>
    <w:rsid w:val="00D548E2"/>
    <w:rsid w:val="00D56EAC"/>
    <w:rsid w:val="00D5712A"/>
    <w:rsid w:val="00D604FF"/>
    <w:rsid w:val="00D65082"/>
    <w:rsid w:val="00D65D94"/>
    <w:rsid w:val="00D66264"/>
    <w:rsid w:val="00D66A28"/>
    <w:rsid w:val="00D67CA3"/>
    <w:rsid w:val="00D67EBA"/>
    <w:rsid w:val="00D71BD0"/>
    <w:rsid w:val="00D735AA"/>
    <w:rsid w:val="00D73C95"/>
    <w:rsid w:val="00D740F1"/>
    <w:rsid w:val="00D7707E"/>
    <w:rsid w:val="00D776D1"/>
    <w:rsid w:val="00D77B53"/>
    <w:rsid w:val="00D819AD"/>
    <w:rsid w:val="00D84AFC"/>
    <w:rsid w:val="00D84C90"/>
    <w:rsid w:val="00D9108D"/>
    <w:rsid w:val="00D9140F"/>
    <w:rsid w:val="00D92003"/>
    <w:rsid w:val="00D924D8"/>
    <w:rsid w:val="00D93796"/>
    <w:rsid w:val="00D94C41"/>
    <w:rsid w:val="00D94FD8"/>
    <w:rsid w:val="00D963E7"/>
    <w:rsid w:val="00D96D34"/>
    <w:rsid w:val="00DA0757"/>
    <w:rsid w:val="00DA26DD"/>
    <w:rsid w:val="00DA2C56"/>
    <w:rsid w:val="00DA46F9"/>
    <w:rsid w:val="00DA68B6"/>
    <w:rsid w:val="00DA7491"/>
    <w:rsid w:val="00DA7887"/>
    <w:rsid w:val="00DB1F99"/>
    <w:rsid w:val="00DB37AA"/>
    <w:rsid w:val="00DB41AC"/>
    <w:rsid w:val="00DB4BD2"/>
    <w:rsid w:val="00DB53CC"/>
    <w:rsid w:val="00DB5CBF"/>
    <w:rsid w:val="00DB5F41"/>
    <w:rsid w:val="00DC023B"/>
    <w:rsid w:val="00DC0786"/>
    <w:rsid w:val="00DC0E9A"/>
    <w:rsid w:val="00DC1B1D"/>
    <w:rsid w:val="00DC6037"/>
    <w:rsid w:val="00DC67FB"/>
    <w:rsid w:val="00DC6FF6"/>
    <w:rsid w:val="00DC706F"/>
    <w:rsid w:val="00DC74A1"/>
    <w:rsid w:val="00DD072F"/>
    <w:rsid w:val="00DD1530"/>
    <w:rsid w:val="00DD1A2D"/>
    <w:rsid w:val="00DD350D"/>
    <w:rsid w:val="00DD5055"/>
    <w:rsid w:val="00DD6C54"/>
    <w:rsid w:val="00DE0459"/>
    <w:rsid w:val="00DE106F"/>
    <w:rsid w:val="00DE2613"/>
    <w:rsid w:val="00DE33E7"/>
    <w:rsid w:val="00DE3568"/>
    <w:rsid w:val="00DE3BF4"/>
    <w:rsid w:val="00DE6827"/>
    <w:rsid w:val="00DE698C"/>
    <w:rsid w:val="00DF1727"/>
    <w:rsid w:val="00DF2CB0"/>
    <w:rsid w:val="00DF40C5"/>
    <w:rsid w:val="00DF497D"/>
    <w:rsid w:val="00DF73C0"/>
    <w:rsid w:val="00DF7B13"/>
    <w:rsid w:val="00E00114"/>
    <w:rsid w:val="00E009B3"/>
    <w:rsid w:val="00E01A7D"/>
    <w:rsid w:val="00E0226F"/>
    <w:rsid w:val="00E0238C"/>
    <w:rsid w:val="00E033E7"/>
    <w:rsid w:val="00E03FE3"/>
    <w:rsid w:val="00E05B9E"/>
    <w:rsid w:val="00E06F66"/>
    <w:rsid w:val="00E10244"/>
    <w:rsid w:val="00E11FC0"/>
    <w:rsid w:val="00E13A66"/>
    <w:rsid w:val="00E15377"/>
    <w:rsid w:val="00E156F4"/>
    <w:rsid w:val="00E16AA6"/>
    <w:rsid w:val="00E16CDE"/>
    <w:rsid w:val="00E1766A"/>
    <w:rsid w:val="00E202B4"/>
    <w:rsid w:val="00E226E8"/>
    <w:rsid w:val="00E2369E"/>
    <w:rsid w:val="00E23DD6"/>
    <w:rsid w:val="00E24C80"/>
    <w:rsid w:val="00E266F1"/>
    <w:rsid w:val="00E30BF1"/>
    <w:rsid w:val="00E31C42"/>
    <w:rsid w:val="00E32129"/>
    <w:rsid w:val="00E3328F"/>
    <w:rsid w:val="00E33EF4"/>
    <w:rsid w:val="00E34401"/>
    <w:rsid w:val="00E357E5"/>
    <w:rsid w:val="00E361B8"/>
    <w:rsid w:val="00E36C2C"/>
    <w:rsid w:val="00E36CB1"/>
    <w:rsid w:val="00E36D84"/>
    <w:rsid w:val="00E400E6"/>
    <w:rsid w:val="00E44561"/>
    <w:rsid w:val="00E45170"/>
    <w:rsid w:val="00E50724"/>
    <w:rsid w:val="00E50AC2"/>
    <w:rsid w:val="00E50ED2"/>
    <w:rsid w:val="00E535D8"/>
    <w:rsid w:val="00E53D54"/>
    <w:rsid w:val="00E5514A"/>
    <w:rsid w:val="00E56CA1"/>
    <w:rsid w:val="00E60305"/>
    <w:rsid w:val="00E60398"/>
    <w:rsid w:val="00E60A3D"/>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D39"/>
    <w:rsid w:val="00E76006"/>
    <w:rsid w:val="00E80059"/>
    <w:rsid w:val="00E8076C"/>
    <w:rsid w:val="00E81CA9"/>
    <w:rsid w:val="00E83400"/>
    <w:rsid w:val="00E83526"/>
    <w:rsid w:val="00E84282"/>
    <w:rsid w:val="00E8548F"/>
    <w:rsid w:val="00E90EC5"/>
    <w:rsid w:val="00E916E1"/>
    <w:rsid w:val="00E946D6"/>
    <w:rsid w:val="00E9724B"/>
    <w:rsid w:val="00EA08EB"/>
    <w:rsid w:val="00EA0BDE"/>
    <w:rsid w:val="00EA17E1"/>
    <w:rsid w:val="00EA38BC"/>
    <w:rsid w:val="00EA4C55"/>
    <w:rsid w:val="00EA5FA8"/>
    <w:rsid w:val="00EA61AB"/>
    <w:rsid w:val="00EA7028"/>
    <w:rsid w:val="00EB1238"/>
    <w:rsid w:val="00EB4332"/>
    <w:rsid w:val="00EB5A8C"/>
    <w:rsid w:val="00EB644F"/>
    <w:rsid w:val="00EB646B"/>
    <w:rsid w:val="00EC4720"/>
    <w:rsid w:val="00EC521A"/>
    <w:rsid w:val="00EC64B8"/>
    <w:rsid w:val="00EC6724"/>
    <w:rsid w:val="00EC769E"/>
    <w:rsid w:val="00ED0575"/>
    <w:rsid w:val="00ED0695"/>
    <w:rsid w:val="00ED0C4B"/>
    <w:rsid w:val="00ED3501"/>
    <w:rsid w:val="00ED6249"/>
    <w:rsid w:val="00EE1015"/>
    <w:rsid w:val="00EE12EA"/>
    <w:rsid w:val="00EE2057"/>
    <w:rsid w:val="00EE30E8"/>
    <w:rsid w:val="00EE3161"/>
    <w:rsid w:val="00EE319C"/>
    <w:rsid w:val="00EE49F8"/>
    <w:rsid w:val="00EE4F2B"/>
    <w:rsid w:val="00EE618E"/>
    <w:rsid w:val="00EE622C"/>
    <w:rsid w:val="00EE65DE"/>
    <w:rsid w:val="00EE784D"/>
    <w:rsid w:val="00EE7F25"/>
    <w:rsid w:val="00EF07E1"/>
    <w:rsid w:val="00EF0B74"/>
    <w:rsid w:val="00EF0E54"/>
    <w:rsid w:val="00EF287E"/>
    <w:rsid w:val="00EF2AFB"/>
    <w:rsid w:val="00EF3864"/>
    <w:rsid w:val="00EF3E7E"/>
    <w:rsid w:val="00EF550C"/>
    <w:rsid w:val="00EF55CB"/>
    <w:rsid w:val="00EF78FF"/>
    <w:rsid w:val="00EF7A06"/>
    <w:rsid w:val="00F0084E"/>
    <w:rsid w:val="00F00D72"/>
    <w:rsid w:val="00F01160"/>
    <w:rsid w:val="00F0120F"/>
    <w:rsid w:val="00F04909"/>
    <w:rsid w:val="00F062FF"/>
    <w:rsid w:val="00F07884"/>
    <w:rsid w:val="00F07AD8"/>
    <w:rsid w:val="00F07B88"/>
    <w:rsid w:val="00F1203F"/>
    <w:rsid w:val="00F13368"/>
    <w:rsid w:val="00F148FE"/>
    <w:rsid w:val="00F16F57"/>
    <w:rsid w:val="00F173CA"/>
    <w:rsid w:val="00F201C3"/>
    <w:rsid w:val="00F20882"/>
    <w:rsid w:val="00F21B53"/>
    <w:rsid w:val="00F21FCB"/>
    <w:rsid w:val="00F22CC8"/>
    <w:rsid w:val="00F24561"/>
    <w:rsid w:val="00F24DA9"/>
    <w:rsid w:val="00F25803"/>
    <w:rsid w:val="00F25E95"/>
    <w:rsid w:val="00F273E0"/>
    <w:rsid w:val="00F27D5A"/>
    <w:rsid w:val="00F30512"/>
    <w:rsid w:val="00F3058B"/>
    <w:rsid w:val="00F30A25"/>
    <w:rsid w:val="00F32C8F"/>
    <w:rsid w:val="00F368B0"/>
    <w:rsid w:val="00F36EDC"/>
    <w:rsid w:val="00F371F9"/>
    <w:rsid w:val="00F41705"/>
    <w:rsid w:val="00F4227F"/>
    <w:rsid w:val="00F42599"/>
    <w:rsid w:val="00F437CE"/>
    <w:rsid w:val="00F448A4"/>
    <w:rsid w:val="00F45A4D"/>
    <w:rsid w:val="00F45B20"/>
    <w:rsid w:val="00F47DD6"/>
    <w:rsid w:val="00F52340"/>
    <w:rsid w:val="00F55788"/>
    <w:rsid w:val="00F560B3"/>
    <w:rsid w:val="00F56164"/>
    <w:rsid w:val="00F56670"/>
    <w:rsid w:val="00F57590"/>
    <w:rsid w:val="00F57D4A"/>
    <w:rsid w:val="00F60762"/>
    <w:rsid w:val="00F60840"/>
    <w:rsid w:val="00F60CB2"/>
    <w:rsid w:val="00F60DD4"/>
    <w:rsid w:val="00F61137"/>
    <w:rsid w:val="00F61353"/>
    <w:rsid w:val="00F613F1"/>
    <w:rsid w:val="00F61663"/>
    <w:rsid w:val="00F6368D"/>
    <w:rsid w:val="00F63F4C"/>
    <w:rsid w:val="00F65677"/>
    <w:rsid w:val="00F66C26"/>
    <w:rsid w:val="00F6748B"/>
    <w:rsid w:val="00F67765"/>
    <w:rsid w:val="00F7066B"/>
    <w:rsid w:val="00F72DF5"/>
    <w:rsid w:val="00F74DA3"/>
    <w:rsid w:val="00F7549D"/>
    <w:rsid w:val="00F76486"/>
    <w:rsid w:val="00F772C0"/>
    <w:rsid w:val="00F776C0"/>
    <w:rsid w:val="00F822A9"/>
    <w:rsid w:val="00F83A11"/>
    <w:rsid w:val="00F855AD"/>
    <w:rsid w:val="00F85A8C"/>
    <w:rsid w:val="00F8713B"/>
    <w:rsid w:val="00F875C3"/>
    <w:rsid w:val="00F8795C"/>
    <w:rsid w:val="00F9075D"/>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A7BF6"/>
    <w:rsid w:val="00FB03E8"/>
    <w:rsid w:val="00FB0D5D"/>
    <w:rsid w:val="00FB2AEA"/>
    <w:rsid w:val="00FB3E50"/>
    <w:rsid w:val="00FB5278"/>
    <w:rsid w:val="00FB579C"/>
    <w:rsid w:val="00FB5A94"/>
    <w:rsid w:val="00FB7ACB"/>
    <w:rsid w:val="00FB7CD3"/>
    <w:rsid w:val="00FC01FD"/>
    <w:rsid w:val="00FC14D3"/>
    <w:rsid w:val="00FC178F"/>
    <w:rsid w:val="00FC1881"/>
    <w:rsid w:val="00FC5074"/>
    <w:rsid w:val="00FC54F9"/>
    <w:rsid w:val="00FC674C"/>
    <w:rsid w:val="00FD04D6"/>
    <w:rsid w:val="00FD124F"/>
    <w:rsid w:val="00FD1FAD"/>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45DF"/>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B5A8C"/>
    <w:pPr>
      <w:spacing w:after="240"/>
    </w:pPr>
    <w:rPr>
      <w:sz w:val="24"/>
      <w:szCs w:val="24"/>
    </w:r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jc w:val="both"/>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uiPriority w:val="99"/>
    <w:qFormat/>
    <w:rsid w:val="00F27D5A"/>
    <w:pPr>
      <w:keepNext/>
      <w:suppressAutoHyphens/>
      <w:spacing w:after="0"/>
    </w:pPr>
    <w:rPr>
      <w:b/>
      <w:szCs w:val="20"/>
      <w:lang w:val="en-GB"/>
    </w:rPr>
  </w:style>
  <w:style w:type="paragraph" w:customStyle="1" w:styleId="TermNum">
    <w:name w:val="TermNum"/>
    <w:basedOn w:val="Normal"/>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rPr>
      <w:sz w:val="24"/>
      <w:szCs w:val="24"/>
    </w:rPr>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 w:val="24"/>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szCs w:val="24"/>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 w:val="24"/>
      <w:szCs w:val="26"/>
    </w:rPr>
  </w:style>
  <w:style w:type="numbering" w:styleId="111111">
    <w:name w:val="Outline List 2"/>
    <w:basedOn w:val="NoList"/>
    <w:rsid w:val="00152486"/>
    <w:pPr>
      <w:numPr>
        <w:numId w:val="12"/>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3"/>
      </w:numPr>
      <w:spacing w:after="0"/>
    </w:pPr>
    <w:rPr>
      <w:lang w:val="en-GB" w:eastAsia="en-GB"/>
    </w:rPr>
  </w:style>
  <w:style w:type="paragraph" w:styleId="ListBullet3">
    <w:name w:val="List Bullet 3"/>
    <w:basedOn w:val="Normal"/>
    <w:rsid w:val="00152486"/>
    <w:pPr>
      <w:numPr>
        <w:numId w:val="14"/>
      </w:numPr>
      <w:spacing w:after="0"/>
    </w:pPr>
    <w:rPr>
      <w:lang w:val="en-GB" w:eastAsia="en-GB"/>
    </w:rPr>
  </w:style>
  <w:style w:type="paragraph" w:styleId="ListBullet4">
    <w:name w:val="List Bullet 4"/>
    <w:basedOn w:val="Normal"/>
    <w:rsid w:val="00152486"/>
    <w:pPr>
      <w:numPr>
        <w:numId w:val="15"/>
      </w:numPr>
      <w:spacing w:after="0"/>
    </w:pPr>
    <w:rPr>
      <w:lang w:val="en-GB" w:eastAsia="en-GB"/>
    </w:rPr>
  </w:style>
  <w:style w:type="paragraph" w:styleId="ListBullet5">
    <w:name w:val="List Bullet 5"/>
    <w:basedOn w:val="Normal"/>
    <w:rsid w:val="00152486"/>
    <w:pPr>
      <w:numPr>
        <w:numId w:val="16"/>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spacing w:after="0"/>
      <w:ind w:left="240" w:hanging="240"/>
    </w:pPr>
    <w:rPr>
      <w:lang w:val="en-GB" w:eastAsia="en-GB"/>
    </w:rPr>
  </w:style>
  <w:style w:type="paragraph" w:styleId="Index2">
    <w:name w:val="index 2"/>
    <w:basedOn w:val="Normal"/>
    <w:next w:val="Normal"/>
    <w:autoRedefine/>
    <w:uiPriority w:val="99"/>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7"/>
      </w:numPr>
      <w:spacing w:after="0"/>
    </w:pPr>
    <w:rPr>
      <w:lang w:val="en-GB" w:eastAsia="en-GB"/>
    </w:rPr>
  </w:style>
  <w:style w:type="paragraph" w:styleId="ListNumber3">
    <w:name w:val="List Number 3"/>
    <w:basedOn w:val="Normal"/>
    <w:rsid w:val="00152486"/>
    <w:pPr>
      <w:numPr>
        <w:numId w:val="18"/>
      </w:numPr>
      <w:spacing w:after="0"/>
    </w:pPr>
    <w:rPr>
      <w:lang w:val="en-GB" w:eastAsia="en-GB"/>
    </w:rPr>
  </w:style>
  <w:style w:type="paragraph" w:styleId="ListNumber4">
    <w:name w:val="List Number 4"/>
    <w:basedOn w:val="Normal"/>
    <w:rsid w:val="00152486"/>
    <w:pPr>
      <w:numPr>
        <w:numId w:val="19"/>
      </w:numPr>
      <w:spacing w:after="0"/>
    </w:pPr>
    <w:rPr>
      <w:lang w:val="en-GB" w:eastAsia="en-GB"/>
    </w:rPr>
  </w:style>
  <w:style w:type="paragraph" w:styleId="ListNumber5">
    <w:name w:val="List Number 5"/>
    <w:basedOn w:val="Normal"/>
    <w:rsid w:val="00152486"/>
    <w:pPr>
      <w:numPr>
        <w:numId w:val="20"/>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uiPriority w:val="39"/>
    <w:rsid w:val="00152486"/>
    <w:pPr>
      <w:spacing w:after="0"/>
      <w:ind w:left="720"/>
    </w:pPr>
    <w:rPr>
      <w:lang w:val="en-GB" w:eastAsia="en-GB"/>
    </w:rPr>
  </w:style>
  <w:style w:type="paragraph" w:styleId="TOC5">
    <w:name w:val="toc 5"/>
    <w:basedOn w:val="Normal"/>
    <w:next w:val="Normal"/>
    <w:autoRedefine/>
    <w:uiPriority w:val="39"/>
    <w:rsid w:val="00152486"/>
    <w:pPr>
      <w:spacing w:after="0"/>
      <w:ind w:left="960"/>
    </w:pPr>
    <w:rPr>
      <w:lang w:val="en-GB" w:eastAsia="en-GB"/>
    </w:rPr>
  </w:style>
  <w:style w:type="paragraph" w:styleId="TOC6">
    <w:name w:val="toc 6"/>
    <w:basedOn w:val="Normal"/>
    <w:next w:val="Normal"/>
    <w:autoRedefine/>
    <w:uiPriority w:val="39"/>
    <w:rsid w:val="00152486"/>
    <w:pPr>
      <w:spacing w:after="0"/>
      <w:ind w:left="1200"/>
    </w:pPr>
    <w:rPr>
      <w:lang w:val="en-GB" w:eastAsia="en-GB"/>
    </w:rPr>
  </w:style>
  <w:style w:type="paragraph" w:styleId="TOC7">
    <w:name w:val="toc 7"/>
    <w:basedOn w:val="Normal"/>
    <w:next w:val="Normal"/>
    <w:autoRedefine/>
    <w:uiPriority w:val="39"/>
    <w:rsid w:val="00152486"/>
    <w:pPr>
      <w:spacing w:after="0"/>
      <w:ind w:left="1440"/>
    </w:pPr>
    <w:rPr>
      <w:lang w:val="en-GB" w:eastAsia="en-GB"/>
    </w:rPr>
  </w:style>
  <w:style w:type="paragraph" w:styleId="TOC8">
    <w:name w:val="toc 8"/>
    <w:basedOn w:val="Normal"/>
    <w:next w:val="Normal"/>
    <w:autoRedefine/>
    <w:uiPriority w:val="39"/>
    <w:rsid w:val="00152486"/>
    <w:pPr>
      <w:spacing w:after="0"/>
      <w:ind w:left="1680"/>
    </w:pPr>
    <w:rPr>
      <w:lang w:val="en-GB" w:eastAsia="en-GB"/>
    </w:rPr>
  </w:style>
  <w:style w:type="paragraph" w:styleId="TOC9">
    <w:name w:val="toc 9"/>
    <w:basedOn w:val="Normal"/>
    <w:next w:val="Normal"/>
    <w:autoRedefine/>
    <w:uiPriority w:val="39"/>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1"/>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B5A8C"/>
    <w:pPr>
      <w:spacing w:after="240"/>
    </w:pPr>
    <w:rPr>
      <w:sz w:val="24"/>
      <w:szCs w:val="24"/>
    </w:r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jc w:val="both"/>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uiPriority w:val="99"/>
    <w:qFormat/>
    <w:rsid w:val="00F27D5A"/>
    <w:pPr>
      <w:keepNext/>
      <w:suppressAutoHyphens/>
      <w:spacing w:after="0"/>
    </w:pPr>
    <w:rPr>
      <w:b/>
      <w:szCs w:val="20"/>
      <w:lang w:val="en-GB"/>
    </w:rPr>
  </w:style>
  <w:style w:type="paragraph" w:customStyle="1" w:styleId="TermNum">
    <w:name w:val="TermNum"/>
    <w:basedOn w:val="Normal"/>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rPr>
      <w:sz w:val="24"/>
      <w:szCs w:val="24"/>
    </w:rPr>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 w:val="24"/>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szCs w:val="24"/>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 w:val="24"/>
      <w:szCs w:val="26"/>
    </w:rPr>
  </w:style>
  <w:style w:type="numbering" w:styleId="111111">
    <w:name w:val="Outline List 2"/>
    <w:basedOn w:val="NoList"/>
    <w:rsid w:val="00152486"/>
    <w:pPr>
      <w:numPr>
        <w:numId w:val="12"/>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3"/>
      </w:numPr>
      <w:spacing w:after="0"/>
    </w:pPr>
    <w:rPr>
      <w:lang w:val="en-GB" w:eastAsia="en-GB"/>
    </w:rPr>
  </w:style>
  <w:style w:type="paragraph" w:styleId="ListBullet3">
    <w:name w:val="List Bullet 3"/>
    <w:basedOn w:val="Normal"/>
    <w:rsid w:val="00152486"/>
    <w:pPr>
      <w:numPr>
        <w:numId w:val="14"/>
      </w:numPr>
      <w:spacing w:after="0"/>
    </w:pPr>
    <w:rPr>
      <w:lang w:val="en-GB" w:eastAsia="en-GB"/>
    </w:rPr>
  </w:style>
  <w:style w:type="paragraph" w:styleId="ListBullet4">
    <w:name w:val="List Bullet 4"/>
    <w:basedOn w:val="Normal"/>
    <w:rsid w:val="00152486"/>
    <w:pPr>
      <w:numPr>
        <w:numId w:val="15"/>
      </w:numPr>
      <w:spacing w:after="0"/>
    </w:pPr>
    <w:rPr>
      <w:lang w:val="en-GB" w:eastAsia="en-GB"/>
    </w:rPr>
  </w:style>
  <w:style w:type="paragraph" w:styleId="ListBullet5">
    <w:name w:val="List Bullet 5"/>
    <w:basedOn w:val="Normal"/>
    <w:rsid w:val="00152486"/>
    <w:pPr>
      <w:numPr>
        <w:numId w:val="16"/>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spacing w:after="0"/>
      <w:ind w:left="240" w:hanging="240"/>
    </w:pPr>
    <w:rPr>
      <w:lang w:val="en-GB" w:eastAsia="en-GB"/>
    </w:rPr>
  </w:style>
  <w:style w:type="paragraph" w:styleId="Index2">
    <w:name w:val="index 2"/>
    <w:basedOn w:val="Normal"/>
    <w:next w:val="Normal"/>
    <w:autoRedefine/>
    <w:uiPriority w:val="99"/>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7"/>
      </w:numPr>
      <w:spacing w:after="0"/>
    </w:pPr>
    <w:rPr>
      <w:lang w:val="en-GB" w:eastAsia="en-GB"/>
    </w:rPr>
  </w:style>
  <w:style w:type="paragraph" w:styleId="ListNumber3">
    <w:name w:val="List Number 3"/>
    <w:basedOn w:val="Normal"/>
    <w:rsid w:val="00152486"/>
    <w:pPr>
      <w:numPr>
        <w:numId w:val="18"/>
      </w:numPr>
      <w:spacing w:after="0"/>
    </w:pPr>
    <w:rPr>
      <w:lang w:val="en-GB" w:eastAsia="en-GB"/>
    </w:rPr>
  </w:style>
  <w:style w:type="paragraph" w:styleId="ListNumber4">
    <w:name w:val="List Number 4"/>
    <w:basedOn w:val="Normal"/>
    <w:rsid w:val="00152486"/>
    <w:pPr>
      <w:numPr>
        <w:numId w:val="19"/>
      </w:numPr>
      <w:spacing w:after="0"/>
    </w:pPr>
    <w:rPr>
      <w:lang w:val="en-GB" w:eastAsia="en-GB"/>
    </w:rPr>
  </w:style>
  <w:style w:type="paragraph" w:styleId="ListNumber5">
    <w:name w:val="List Number 5"/>
    <w:basedOn w:val="Normal"/>
    <w:rsid w:val="00152486"/>
    <w:pPr>
      <w:numPr>
        <w:numId w:val="20"/>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uiPriority w:val="39"/>
    <w:rsid w:val="00152486"/>
    <w:pPr>
      <w:spacing w:after="0"/>
      <w:ind w:left="720"/>
    </w:pPr>
    <w:rPr>
      <w:lang w:val="en-GB" w:eastAsia="en-GB"/>
    </w:rPr>
  </w:style>
  <w:style w:type="paragraph" w:styleId="TOC5">
    <w:name w:val="toc 5"/>
    <w:basedOn w:val="Normal"/>
    <w:next w:val="Normal"/>
    <w:autoRedefine/>
    <w:uiPriority w:val="39"/>
    <w:rsid w:val="00152486"/>
    <w:pPr>
      <w:spacing w:after="0"/>
      <w:ind w:left="960"/>
    </w:pPr>
    <w:rPr>
      <w:lang w:val="en-GB" w:eastAsia="en-GB"/>
    </w:rPr>
  </w:style>
  <w:style w:type="paragraph" w:styleId="TOC6">
    <w:name w:val="toc 6"/>
    <w:basedOn w:val="Normal"/>
    <w:next w:val="Normal"/>
    <w:autoRedefine/>
    <w:uiPriority w:val="39"/>
    <w:rsid w:val="00152486"/>
    <w:pPr>
      <w:spacing w:after="0"/>
      <w:ind w:left="1200"/>
    </w:pPr>
    <w:rPr>
      <w:lang w:val="en-GB" w:eastAsia="en-GB"/>
    </w:rPr>
  </w:style>
  <w:style w:type="paragraph" w:styleId="TOC7">
    <w:name w:val="toc 7"/>
    <w:basedOn w:val="Normal"/>
    <w:next w:val="Normal"/>
    <w:autoRedefine/>
    <w:uiPriority w:val="39"/>
    <w:rsid w:val="00152486"/>
    <w:pPr>
      <w:spacing w:after="0"/>
      <w:ind w:left="1440"/>
    </w:pPr>
    <w:rPr>
      <w:lang w:val="en-GB" w:eastAsia="en-GB"/>
    </w:rPr>
  </w:style>
  <w:style w:type="paragraph" w:styleId="TOC8">
    <w:name w:val="toc 8"/>
    <w:basedOn w:val="Normal"/>
    <w:next w:val="Normal"/>
    <w:autoRedefine/>
    <w:uiPriority w:val="39"/>
    <w:rsid w:val="00152486"/>
    <w:pPr>
      <w:spacing w:after="0"/>
      <w:ind w:left="1680"/>
    </w:pPr>
    <w:rPr>
      <w:lang w:val="en-GB" w:eastAsia="en-GB"/>
    </w:rPr>
  </w:style>
  <w:style w:type="paragraph" w:styleId="TOC9">
    <w:name w:val="toc 9"/>
    <w:basedOn w:val="Normal"/>
    <w:next w:val="Normal"/>
    <w:autoRedefine/>
    <w:uiPriority w:val="39"/>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1"/>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inspire.ec.europa.eu/documents/Data_Specifications/INSPIRE_DataSpecification_HY_v3.1.pdf" TargetMode="External"/><Relationship Id="rId102" Type="http://schemas.openxmlformats.org/officeDocument/2006/relationships/hyperlink" Target="https://portal.opengeospatial.org/files/?artifact_id=59773" TargetMode="External"/><Relationship Id="rId103" Type="http://schemas.openxmlformats.org/officeDocument/2006/relationships/hyperlink" Target="https://portal.opengeospatial.org/files/?artifact_id=57222" TargetMode="External"/><Relationship Id="rId104" Type="http://schemas.openxmlformats.org/officeDocument/2006/relationships/hyperlink" Target="https://portal.opengeospatial.org/files/?artifact_id=55157" TargetMode="External"/><Relationship Id="rId105" Type="http://schemas.openxmlformats.org/officeDocument/2006/relationships/hyperlink" Target="https://water.usgs.gov/nawqa/sparrow/wrr97/geograp/hucs.txt" TargetMode="External"/><Relationship Id="rId106" Type="http://schemas.openxmlformats.org/officeDocument/2006/relationships/hyperlink" Target="http://www.whycos.org/chy/guide/168_Vol_I_en.pdf" TargetMode="External"/><Relationship Id="rId107" Type="http://schemas.openxmlformats.org/officeDocument/2006/relationships/footer" Target="footer1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pengeospatial.org/legal/" TargetMode="External"/><Relationship Id="rId108" Type="http://schemas.openxmlformats.org/officeDocument/2006/relationships/footer" Target="footer19.xml"/><Relationship Id="rId109" Type="http://schemas.openxmlformats.org/officeDocument/2006/relationships/fontTable" Target="fontTable.xml"/><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1.png"/><Relationship Id="rId17" Type="http://schemas.openxmlformats.org/officeDocument/2006/relationships/hyperlink" Target="http://www.opengis.net/spec/%7Bstandard%7D/%7Bm.n%7D" TargetMode="External"/><Relationship Id="rId18" Type="http://schemas.openxmlformats.org/officeDocument/2006/relationships/image" Target="media/image2.png"/><Relationship Id="rId19" Type="http://schemas.openxmlformats.org/officeDocument/2006/relationships/image" Target="media/image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header" Target="header3.xml"/><Relationship Id="rId74" Type="http://schemas.openxmlformats.org/officeDocument/2006/relationships/footer" Target="footer4.xml"/><Relationship Id="rId75" Type="http://schemas.openxmlformats.org/officeDocument/2006/relationships/footer" Target="footer5.xml"/><Relationship Id="rId76" Type="http://schemas.openxmlformats.org/officeDocument/2006/relationships/hyperlink" Target="https://github.com/opengeospatial/HY_Features/blob/master/spec/hydrology/hydrofeature/1.0/conf/hy_%20hydrofeature" TargetMode="External"/><Relationship Id="rId77" Type="http://schemas.openxmlformats.org/officeDocument/2006/relationships/hyperlink" Target="https://github.com/opengeospatial/HY_Features/blob/master/conf/uml_hydrofeature/namedfeature/*" TargetMode="External"/><Relationship Id="rId78" Type="http://schemas.openxmlformats.org/officeDocument/2006/relationships/hyperlink" Target="https://github.com/opengeospatial/HY_Features/blob/master/conf/uml_hydrofeature/hydrocomplex/*" TargetMode="External"/><Relationship Id="rId79" Type="http://schemas.openxmlformats.org/officeDocument/2006/relationships/hyperlink" Target="https://conf/uml_hydrofeature/positioning/*" TargetMode="External"/><Relationship Id="rId110" Type="http://schemas.openxmlformats.org/officeDocument/2006/relationships/theme" Target="theme/theme1.xml"/><Relationship Id="rId90" Type="http://schemas.openxmlformats.org/officeDocument/2006/relationships/footer" Target="footer8.xml"/><Relationship Id="rId91" Type="http://schemas.openxmlformats.org/officeDocument/2006/relationships/footer" Target="footer9.xml"/><Relationship Id="rId92" Type="http://schemas.openxmlformats.org/officeDocument/2006/relationships/footer" Target="footer10.xml"/><Relationship Id="rId93" Type="http://schemas.openxmlformats.org/officeDocument/2006/relationships/footer" Target="footer11.xml"/><Relationship Id="rId94" Type="http://schemas.openxmlformats.org/officeDocument/2006/relationships/footer" Target="footer12.xml"/><Relationship Id="rId95" Type="http://schemas.openxmlformats.org/officeDocument/2006/relationships/footer" Target="footer13.xml"/><Relationship Id="rId96" Type="http://schemas.openxmlformats.org/officeDocument/2006/relationships/header" Target="header5.xml"/><Relationship Id="rId97" Type="http://schemas.openxmlformats.org/officeDocument/2006/relationships/footer" Target="footer14.xml"/><Relationship Id="rId98" Type="http://schemas.openxmlformats.org/officeDocument/2006/relationships/footer" Target="footer15.xml"/><Relationship Id="rId99" Type="http://schemas.openxmlformats.org/officeDocument/2006/relationships/footer" Target="footer16.xml"/><Relationship Id="rId111" Type="http://schemas.microsoft.com/office/2011/relationships/commentsExtended" Target="commentsExtended.xml"/><Relationship Id="rId112" Type="http://schemas.microsoft.com/office/2011/relationships/people" Target="people.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hyperlink" Target="https://inspire-twg.jrc.it/svn/iso" TargetMode="External"/><Relationship Id="rId48" Type="http://schemas.openxmlformats.org/officeDocument/2006/relationships/image" Target="media/image31.png"/><Relationship Id="rId49" Type="http://schemas.openxmlformats.org/officeDocument/2006/relationships/image" Target="media/image3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100" Type="http://schemas.openxmlformats.org/officeDocument/2006/relationships/footer" Target="footer17.xml"/><Relationship Id="rId80" Type="http://schemas.openxmlformats.org/officeDocument/2006/relationships/hyperlink" Target="https://github.com/opengeospatial/HY_Features/blob/master/%20spec/hydrology/surfacehydrofeature/1.0/conf/hy_%20surfacehydrofeature" TargetMode="External"/><Relationship Id="rId81" Type="http://schemas.openxmlformats.org/officeDocument/2006/relationships/hyperlink" Target="https://github.com/opengeospatial/HY_Features/blob/master/conf/uml_surfacehydrofeature/channelnetwork/*" TargetMode="External"/><Relationship Id="rId82" Type="http://schemas.openxmlformats.org/officeDocument/2006/relationships/hyperlink" Target="https://github.com/opengeospatial/HY_Features/blob/master/conf/uml_surfacehydrofeature/hydrographicnetwork/*" TargetMode="External"/><Relationship Id="rId83" Type="http://schemas.openxmlformats.org/officeDocument/2006/relationships/hyperlink" Target="https://github.com/opengeospatial/HY_Features/blob/master/conf/uml_surfacehydrofeature/surfacewaterbodies/*" TargetMode="External"/><Relationship Id="rId84" Type="http://schemas.openxmlformats.org/officeDocument/2006/relationships/hyperlink" Target="https://github.com/opengeospatial/HY_Features/blob/master/conf/uml_surfacehydrofeature/storage/*" TargetMode="External"/><Relationship Id="rId85" Type="http://schemas.openxmlformats.org/officeDocument/2006/relationships/hyperlink" Target="https://github.com/opengeospatial/HY_Features/blob/master/%20spec/hydrology/hydrometricfeature/1.0/conf/hy_hydrometricfeature" TargetMode="External"/><Relationship Id="rId86" Type="http://schemas.openxmlformats.org/officeDocument/2006/relationships/hyperlink" Target="https://github.com/opengeospatial/HY_Features/blob/master/conf/uml_hydrometricfeature/hydrometricfeature/*" TargetMode="External"/><Relationship Id="rId87" Type="http://schemas.openxmlformats.org/officeDocument/2006/relationships/header" Target="header4.xml"/><Relationship Id="rId88" Type="http://schemas.openxmlformats.org/officeDocument/2006/relationships/footer" Target="footer6.xml"/><Relationship Id="rId89"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4F407-2B71-2B40-9119-6025113D7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\Users\Dornblut\OGC_HDWG\_HY2_Standard\OGC_Standard_Document_Template_10-176r4.dotx</Template>
  <TotalTime>457</TotalTime>
  <Pages>119</Pages>
  <Words>35094</Words>
  <Characters>200042</Characters>
  <Application>Microsoft Macintosh Word</Application>
  <DocSecurity>0</DocSecurity>
  <Lines>1667</Lines>
  <Paragraphs>469</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234667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David Blodgett</cp:lastModifiedBy>
  <cp:revision>31</cp:revision>
  <cp:lastPrinted>2016-09-28T08:30:00Z</cp:lastPrinted>
  <dcterms:created xsi:type="dcterms:W3CDTF">2016-11-16T18:38:00Z</dcterms:created>
  <dcterms:modified xsi:type="dcterms:W3CDTF">2016-11-18T16:12:00Z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1502830243</vt:i4>
  </property>
  <property fmtid="{D5CDD505-2E9C-101B-9397-08002B2CF9AE}" pid="3" name="_NewReviewCycle">
    <vt:lpwstr/>
  </property>
  <property fmtid="{D5CDD505-2E9C-101B-9397-08002B2CF9AE}" pid="4" name="_EmailSubject">
    <vt:lpwstr>out of office until Nov 4</vt:lpwstr>
  </property>
  <property fmtid="{D5CDD505-2E9C-101B-9397-08002B2CF9AE}" pid="5" name="_AuthorEmail">
    <vt:lpwstr>Dornblut@bafg.de</vt:lpwstr>
  </property>
  <property fmtid="{D5CDD505-2E9C-101B-9397-08002B2CF9AE}" pid="6" name="_AuthorEmailDisplayName">
    <vt:lpwstr>Dornblut, Irina, M4, MT</vt:lpwstr>
  </property>
</Properties>
</file>