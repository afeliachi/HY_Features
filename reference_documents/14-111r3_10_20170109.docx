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C4EB93" w14:textId="77777777" w:rsidR="009A7B37" w:rsidRPr="008E510D" w:rsidRDefault="009A7B37" w:rsidP="00834E29">
      <w:pPr>
        <w:jc w:val="right"/>
        <w:outlineLvl w:val="0"/>
        <w:rPr>
          <w:b/>
          <w:color w:val="0000FF"/>
          <w:sz w:val="36"/>
          <w:szCs w:val="36"/>
        </w:rPr>
      </w:pPr>
      <w:r w:rsidRPr="008E510D">
        <w:rPr>
          <w:b/>
          <w:sz w:val="36"/>
          <w:szCs w:val="36"/>
        </w:rPr>
        <w:t>Open Geospatial Consortium</w:t>
      </w:r>
      <w:r w:rsidRPr="008E510D">
        <w:rPr>
          <w:b/>
          <w:color w:val="0000FF"/>
          <w:sz w:val="36"/>
          <w:szCs w:val="36"/>
        </w:rPr>
        <w:t xml:space="preserve"> </w:t>
      </w:r>
    </w:p>
    <w:p w14:paraId="178E444A" w14:textId="38FC13CC" w:rsidR="00DB1F99" w:rsidRPr="008E510D" w:rsidRDefault="00DB1F99" w:rsidP="00834E29">
      <w:pPr>
        <w:jc w:val="right"/>
        <w:outlineLvl w:val="0"/>
        <w:rPr>
          <w:sz w:val="20"/>
          <w:szCs w:val="20"/>
        </w:rPr>
      </w:pPr>
      <w:r w:rsidRPr="008E510D">
        <w:rPr>
          <w:sz w:val="20"/>
          <w:szCs w:val="20"/>
        </w:rPr>
        <w:t>Submission Date:</w:t>
      </w:r>
      <w:r w:rsidRPr="00253484">
        <w:rPr>
          <w:sz w:val="20"/>
          <w:szCs w:val="20"/>
        </w:rPr>
        <w:t xml:space="preserve"> </w:t>
      </w:r>
      <w:r w:rsidR="004E5E44" w:rsidRPr="00253484">
        <w:rPr>
          <w:sz w:val="20"/>
          <w:szCs w:val="20"/>
        </w:rPr>
        <w:t>2016-</w:t>
      </w:r>
      <w:r w:rsidR="0038732F">
        <w:rPr>
          <w:sz w:val="20"/>
          <w:szCs w:val="20"/>
        </w:rPr>
        <w:t>21</w:t>
      </w:r>
      <w:r w:rsidR="004E5E44" w:rsidRPr="00253484">
        <w:rPr>
          <w:sz w:val="20"/>
          <w:szCs w:val="20"/>
        </w:rPr>
        <w:t>-</w:t>
      </w:r>
      <w:r w:rsidR="0038732F">
        <w:rPr>
          <w:sz w:val="20"/>
          <w:szCs w:val="20"/>
        </w:rPr>
        <w:t>11</w:t>
      </w:r>
    </w:p>
    <w:p w14:paraId="47DE9536" w14:textId="77777777" w:rsidR="00154114" w:rsidRPr="008E510D" w:rsidRDefault="00154114">
      <w:pPr>
        <w:jc w:val="right"/>
        <w:rPr>
          <w:color w:val="FF0000"/>
          <w:sz w:val="20"/>
          <w:szCs w:val="20"/>
        </w:rPr>
      </w:pPr>
      <w:r w:rsidRPr="008E510D">
        <w:rPr>
          <w:sz w:val="20"/>
          <w:szCs w:val="20"/>
        </w:rPr>
        <w:t xml:space="preserve">Approval </w:t>
      </w:r>
      <w:r w:rsidR="009A7B37" w:rsidRPr="008E510D">
        <w:rPr>
          <w:sz w:val="20"/>
          <w:szCs w:val="20"/>
        </w:rPr>
        <w:t>Date:</w:t>
      </w:r>
      <w:r w:rsidR="009A7B37" w:rsidRPr="008E510D">
        <w:rPr>
          <w:color w:val="0000FF"/>
          <w:sz w:val="20"/>
          <w:szCs w:val="20"/>
        </w:rPr>
        <w:t>   </w:t>
      </w:r>
      <w:r w:rsidRPr="008E510D">
        <w:rPr>
          <w:color w:val="FF0000"/>
          <w:sz w:val="20"/>
          <w:szCs w:val="20"/>
        </w:rPr>
        <w:t>&lt;</w:t>
      </w:r>
      <w:proofErr w:type="spellStart"/>
      <w:r w:rsidRPr="008E510D">
        <w:rPr>
          <w:color w:val="FF0000"/>
          <w:sz w:val="20"/>
          <w:szCs w:val="20"/>
        </w:rPr>
        <w:t>yyyy</w:t>
      </w:r>
      <w:proofErr w:type="spellEnd"/>
      <w:r w:rsidRPr="008E510D">
        <w:rPr>
          <w:color w:val="FF0000"/>
          <w:sz w:val="20"/>
          <w:szCs w:val="20"/>
        </w:rPr>
        <w:t>-</w:t>
      </w:r>
      <w:proofErr w:type="spellStart"/>
      <w:r w:rsidRPr="008E510D">
        <w:rPr>
          <w:color w:val="FF0000"/>
          <w:sz w:val="20"/>
          <w:szCs w:val="20"/>
        </w:rPr>
        <w:t>dd</w:t>
      </w:r>
      <w:proofErr w:type="spellEnd"/>
      <w:r w:rsidRPr="008E510D">
        <w:rPr>
          <w:color w:val="FF0000"/>
          <w:sz w:val="20"/>
          <w:szCs w:val="20"/>
        </w:rPr>
        <w:t>-mm</w:t>
      </w:r>
      <w:r w:rsidR="00377235" w:rsidRPr="008E510D">
        <w:rPr>
          <w:color w:val="FF0000"/>
          <w:sz w:val="20"/>
          <w:szCs w:val="20"/>
        </w:rPr>
        <w:t>&gt;</w:t>
      </w:r>
    </w:p>
    <w:p w14:paraId="410F19A6" w14:textId="77777777" w:rsidR="009A7B37" w:rsidRPr="008E510D" w:rsidRDefault="00154114" w:rsidP="00154114">
      <w:pPr>
        <w:jc w:val="right"/>
        <w:rPr>
          <w:color w:val="FF0000"/>
          <w:sz w:val="20"/>
          <w:szCs w:val="20"/>
        </w:rPr>
      </w:pPr>
      <w:r w:rsidRPr="008E510D">
        <w:rPr>
          <w:sz w:val="20"/>
          <w:szCs w:val="20"/>
        </w:rPr>
        <w:t>Publication Date:</w:t>
      </w:r>
      <w:r w:rsidRPr="008E510D">
        <w:rPr>
          <w:color w:val="0000FF"/>
          <w:sz w:val="20"/>
          <w:szCs w:val="20"/>
        </w:rPr>
        <w:t>   </w:t>
      </w:r>
      <w:r w:rsidRPr="008E510D">
        <w:rPr>
          <w:color w:val="FF0000"/>
          <w:sz w:val="20"/>
          <w:szCs w:val="20"/>
        </w:rPr>
        <w:t>&lt;</w:t>
      </w:r>
      <w:proofErr w:type="spellStart"/>
      <w:r w:rsidRPr="008E510D">
        <w:rPr>
          <w:color w:val="FF0000"/>
          <w:sz w:val="20"/>
          <w:szCs w:val="20"/>
        </w:rPr>
        <w:t>yyyy</w:t>
      </w:r>
      <w:proofErr w:type="spellEnd"/>
      <w:r w:rsidRPr="008E510D">
        <w:rPr>
          <w:color w:val="FF0000"/>
          <w:sz w:val="20"/>
          <w:szCs w:val="20"/>
        </w:rPr>
        <w:t>-</w:t>
      </w:r>
      <w:proofErr w:type="spellStart"/>
      <w:r w:rsidRPr="008E510D">
        <w:rPr>
          <w:color w:val="FF0000"/>
          <w:sz w:val="20"/>
          <w:szCs w:val="20"/>
        </w:rPr>
        <w:t>dd</w:t>
      </w:r>
      <w:proofErr w:type="spellEnd"/>
      <w:r w:rsidRPr="008E510D">
        <w:rPr>
          <w:color w:val="FF0000"/>
          <w:sz w:val="20"/>
          <w:szCs w:val="20"/>
        </w:rPr>
        <w:t>-mm&gt;</w:t>
      </w:r>
      <w:r w:rsidR="00377235" w:rsidRPr="008E510D">
        <w:rPr>
          <w:b/>
          <w:color w:val="0000FF"/>
          <w:sz w:val="20"/>
          <w:szCs w:val="20"/>
        </w:rPr>
        <w:t xml:space="preserve"> </w:t>
      </w:r>
    </w:p>
    <w:p w14:paraId="7B57D7C2" w14:textId="431CAC60" w:rsidR="009A7B37" w:rsidRPr="008E510D" w:rsidRDefault="009A7B37">
      <w:pPr>
        <w:jc w:val="right"/>
        <w:rPr>
          <w:sz w:val="20"/>
          <w:szCs w:val="20"/>
        </w:rPr>
      </w:pPr>
      <w:bookmarkStart w:id="0" w:name="Cover_RemoveText2"/>
      <w:r w:rsidRPr="008E510D">
        <w:rPr>
          <w:sz w:val="20"/>
          <w:szCs w:val="20"/>
        </w:rPr>
        <w:t>External identifier of this OGC</w:t>
      </w:r>
      <w:r w:rsidRPr="008E510D">
        <w:rPr>
          <w:sz w:val="20"/>
          <w:szCs w:val="20"/>
          <w:vertAlign w:val="superscript"/>
        </w:rPr>
        <w:t>®</w:t>
      </w:r>
      <w:r w:rsidRPr="008E510D">
        <w:rPr>
          <w:sz w:val="20"/>
          <w:szCs w:val="20"/>
        </w:rPr>
        <w:t xml:space="preserve"> document:</w:t>
      </w:r>
      <w:r w:rsidRPr="008E510D">
        <w:rPr>
          <w:color w:val="0000FF"/>
          <w:sz w:val="20"/>
          <w:szCs w:val="20"/>
        </w:rPr>
        <w:t xml:space="preserve"> </w:t>
      </w:r>
      <w:r w:rsidR="004C43DA" w:rsidRPr="008E510D">
        <w:rPr>
          <w:color w:val="0000FF"/>
          <w:sz w:val="20"/>
          <w:szCs w:val="20"/>
        </w:rPr>
        <w:t>&lt;</w:t>
      </w:r>
      <w:r w:rsidR="00D0692D">
        <w:rPr>
          <w:rFonts w:ascii="TimesNewRomanPSMT" w:hAnsi="TimesNewRomanPSMT" w:cs="TimesNewRomanPSMT"/>
          <w:color w:val="0000FF"/>
          <w:sz w:val="20"/>
          <w:szCs w:val="20"/>
        </w:rPr>
        <w:t>http://www.opengis.net/doc/[{doc-type/}]{standard}/{m.n}</w:t>
      </w:r>
      <w:r w:rsidR="004C43DA" w:rsidRPr="008E510D">
        <w:rPr>
          <w:sz w:val="20"/>
          <w:szCs w:val="20"/>
        </w:rPr>
        <w:t>&gt;</w:t>
      </w:r>
    </w:p>
    <w:p w14:paraId="73FD213D" w14:textId="5AB167CC" w:rsidR="009A7B37" w:rsidRPr="008E510D" w:rsidRDefault="009A7B37">
      <w:pPr>
        <w:jc w:val="right"/>
        <w:rPr>
          <w:sz w:val="20"/>
          <w:szCs w:val="20"/>
        </w:rPr>
      </w:pPr>
      <w:r w:rsidRPr="008E510D">
        <w:rPr>
          <w:sz w:val="20"/>
          <w:szCs w:val="20"/>
        </w:rPr>
        <w:t>Internal reference number of this OGC</w:t>
      </w:r>
      <w:r w:rsidRPr="008E510D">
        <w:rPr>
          <w:sz w:val="20"/>
          <w:szCs w:val="20"/>
          <w:vertAlign w:val="superscript"/>
        </w:rPr>
        <w:t>®</w:t>
      </w:r>
      <w:r w:rsidR="008E4C40">
        <w:rPr>
          <w:sz w:val="20"/>
          <w:szCs w:val="20"/>
        </w:rPr>
        <w:t xml:space="preserve"> document: </w:t>
      </w:r>
      <w:bookmarkEnd w:id="0"/>
      <w:r w:rsidR="00516DEE" w:rsidRPr="008E510D">
        <w:rPr>
          <w:sz w:val="20"/>
          <w:szCs w:val="20"/>
        </w:rPr>
        <w:t>14</w:t>
      </w:r>
      <w:r w:rsidR="004C43DA" w:rsidRPr="008E510D">
        <w:rPr>
          <w:sz w:val="20"/>
          <w:szCs w:val="20"/>
        </w:rPr>
        <w:t>-</w:t>
      </w:r>
      <w:r w:rsidR="003B04D4">
        <w:rPr>
          <w:sz w:val="20"/>
          <w:szCs w:val="20"/>
        </w:rPr>
        <w:t>111r</w:t>
      </w:r>
      <w:r w:rsidR="00A814CB">
        <w:rPr>
          <w:sz w:val="20"/>
          <w:szCs w:val="20"/>
        </w:rPr>
        <w:t>3</w:t>
      </w:r>
      <w:r w:rsidR="004C43DA" w:rsidRPr="008E510D">
        <w:rPr>
          <w:sz w:val="20"/>
          <w:szCs w:val="20"/>
        </w:rPr>
        <w:t xml:space="preserve"> </w:t>
      </w:r>
    </w:p>
    <w:p w14:paraId="50F1136D" w14:textId="41CEB653" w:rsidR="009A7B37" w:rsidRPr="008E510D" w:rsidRDefault="009A7B37" w:rsidP="006E2769">
      <w:pPr>
        <w:pStyle w:val="Beschriftung"/>
        <w:outlineLvl w:val="0"/>
      </w:pPr>
      <w:r w:rsidRPr="008E510D">
        <w:t xml:space="preserve">Version: </w:t>
      </w:r>
      <w:r w:rsidR="002104D0" w:rsidRPr="008E510D">
        <w:t>0</w:t>
      </w:r>
      <w:r w:rsidR="004E5E44">
        <w:t>.</w:t>
      </w:r>
      <w:del w:id="1" w:author="GRDC/ID" w:date="2017-01-09T07:47:00Z">
        <w:r w:rsidR="005D34D2" w:rsidDel="00A814CB">
          <w:delText>9</w:delText>
        </w:r>
      </w:del>
      <w:ins w:id="2" w:author="GRDC/ID" w:date="2017-01-09T07:47:00Z">
        <w:r w:rsidR="00A814CB">
          <w:t>10</w:t>
        </w:r>
      </w:ins>
      <w:r w:rsidR="00D0692D">
        <w:t xml:space="preserve"> </w:t>
      </w:r>
    </w:p>
    <w:p w14:paraId="4B831696" w14:textId="77777777" w:rsidR="009A7B37" w:rsidRPr="008E510D" w:rsidRDefault="009A7B37" w:rsidP="00834E29">
      <w:pPr>
        <w:jc w:val="right"/>
        <w:outlineLvl w:val="0"/>
        <w:rPr>
          <w:sz w:val="20"/>
          <w:szCs w:val="20"/>
        </w:rPr>
      </w:pPr>
      <w:r w:rsidRPr="008E510D">
        <w:rPr>
          <w:sz w:val="20"/>
          <w:szCs w:val="20"/>
        </w:rPr>
        <w:t>Category: OGC</w:t>
      </w:r>
      <w:r w:rsidRPr="008E510D">
        <w:rPr>
          <w:sz w:val="20"/>
          <w:szCs w:val="20"/>
          <w:vertAlign w:val="superscript"/>
        </w:rPr>
        <w:t>®</w:t>
      </w:r>
      <w:r w:rsidRPr="008E510D">
        <w:rPr>
          <w:color w:val="0000FF"/>
          <w:sz w:val="20"/>
          <w:szCs w:val="20"/>
        </w:rPr>
        <w:t xml:space="preserve"> </w:t>
      </w:r>
      <w:r w:rsidR="00EC6724" w:rsidRPr="008E510D">
        <w:rPr>
          <w:sz w:val="20"/>
          <w:szCs w:val="20"/>
        </w:rPr>
        <w:t>Implementation Standard</w:t>
      </w:r>
      <w:r w:rsidRPr="008E510D">
        <w:rPr>
          <w:sz w:val="20"/>
          <w:szCs w:val="20"/>
        </w:rPr>
        <w:t xml:space="preserve"> </w:t>
      </w:r>
    </w:p>
    <w:p w14:paraId="7F065819" w14:textId="62F6EA8B" w:rsidR="00E50724" w:rsidRPr="008E510D" w:rsidRDefault="009A7B37" w:rsidP="00AC2E40">
      <w:pPr>
        <w:jc w:val="right"/>
        <w:rPr>
          <w:sz w:val="20"/>
          <w:szCs w:val="20"/>
        </w:rPr>
      </w:pPr>
      <w:r w:rsidRPr="00046160">
        <w:rPr>
          <w:sz w:val="20"/>
          <w:szCs w:val="20"/>
        </w:rPr>
        <w:t>Editor</w:t>
      </w:r>
      <w:r w:rsidR="00035727" w:rsidRPr="00046160">
        <w:rPr>
          <w:sz w:val="20"/>
          <w:szCs w:val="20"/>
        </w:rPr>
        <w:t>s</w:t>
      </w:r>
      <w:r w:rsidRPr="00253484">
        <w:rPr>
          <w:sz w:val="20"/>
          <w:szCs w:val="20"/>
        </w:rPr>
        <w:t>:</w:t>
      </w:r>
      <w:r w:rsidR="006E2769">
        <w:rPr>
          <w:sz w:val="20"/>
          <w:szCs w:val="20"/>
        </w:rPr>
        <w:t xml:space="preserve"> </w:t>
      </w:r>
      <w:r w:rsidR="0000110E" w:rsidRPr="00253484">
        <w:rPr>
          <w:sz w:val="20"/>
          <w:szCs w:val="20"/>
        </w:rPr>
        <w:t>David Blodgett</w:t>
      </w:r>
      <w:r w:rsidR="00CA3290" w:rsidRPr="00253484">
        <w:rPr>
          <w:sz w:val="20"/>
          <w:szCs w:val="20"/>
        </w:rPr>
        <w:t>, Irina Dornblut</w:t>
      </w:r>
      <w:r w:rsidR="00604248">
        <w:rPr>
          <w:sz w:val="20"/>
          <w:szCs w:val="20"/>
        </w:rPr>
        <w:t>, Josh Lieberman</w:t>
      </w:r>
      <w:r w:rsidR="006E2769">
        <w:rPr>
          <w:sz w:val="20"/>
          <w:szCs w:val="20"/>
        </w:rPr>
        <w:t xml:space="preserve">, </w:t>
      </w:r>
      <w:r w:rsidR="006E2769" w:rsidRPr="00253484">
        <w:rPr>
          <w:sz w:val="20"/>
          <w:szCs w:val="20"/>
        </w:rPr>
        <w:t>Rob Atkinson</w:t>
      </w:r>
    </w:p>
    <w:p w14:paraId="7E2CCC44" w14:textId="77777777" w:rsidR="00AC2E40" w:rsidRPr="00D0692D" w:rsidRDefault="00AC2E40" w:rsidP="00AC2E40">
      <w:pPr>
        <w:jc w:val="right"/>
        <w:rPr>
          <w:b/>
          <w:sz w:val="28"/>
          <w:szCs w:val="28"/>
        </w:rPr>
      </w:pPr>
    </w:p>
    <w:p w14:paraId="17A53EBF" w14:textId="77777777" w:rsidR="00AC2E40" w:rsidRPr="00D0692D" w:rsidRDefault="00AC2E40" w:rsidP="00AC2E40">
      <w:pPr>
        <w:jc w:val="right"/>
        <w:rPr>
          <w:b/>
          <w:sz w:val="28"/>
          <w:szCs w:val="28"/>
        </w:rPr>
      </w:pPr>
    </w:p>
    <w:p w14:paraId="3964EA8C" w14:textId="5F66D076" w:rsidR="002104D0" w:rsidRPr="008E510D" w:rsidRDefault="00EC6724" w:rsidP="00B2500C">
      <w:pPr>
        <w:jc w:val="center"/>
        <w:rPr>
          <w:sz w:val="36"/>
          <w:szCs w:val="36"/>
        </w:rPr>
      </w:pPr>
      <w:r w:rsidRPr="008E510D">
        <w:rPr>
          <w:sz w:val="36"/>
          <w:szCs w:val="36"/>
        </w:rPr>
        <w:t>OGC</w:t>
      </w:r>
      <w:r w:rsidRPr="008E510D">
        <w:rPr>
          <w:sz w:val="40"/>
          <w:szCs w:val="40"/>
          <w:vertAlign w:val="superscript"/>
        </w:rPr>
        <w:t>®</w:t>
      </w:r>
      <w:r w:rsidRPr="008E510D">
        <w:rPr>
          <w:sz w:val="20"/>
        </w:rPr>
        <w:t xml:space="preserve"> </w:t>
      </w:r>
      <w:r w:rsidR="00AC2E40" w:rsidRPr="008E510D">
        <w:rPr>
          <w:sz w:val="36"/>
          <w:szCs w:val="36"/>
        </w:rPr>
        <w:t xml:space="preserve"> </w:t>
      </w:r>
      <w:r w:rsidR="00035727" w:rsidRPr="008E510D">
        <w:rPr>
          <w:sz w:val="36"/>
          <w:szCs w:val="36"/>
        </w:rPr>
        <w:t>WaterML 2 –</w:t>
      </w:r>
      <w:r w:rsidR="001F1677" w:rsidRPr="008E510D">
        <w:rPr>
          <w:sz w:val="36"/>
          <w:szCs w:val="36"/>
        </w:rPr>
        <w:t xml:space="preserve"> Part 3</w:t>
      </w:r>
      <w:r w:rsidR="00930DB7">
        <w:rPr>
          <w:sz w:val="36"/>
          <w:szCs w:val="36"/>
        </w:rPr>
        <w:t xml:space="preserve">: </w:t>
      </w:r>
      <w:r w:rsidR="005839D5" w:rsidRPr="008E510D">
        <w:rPr>
          <w:sz w:val="36"/>
          <w:szCs w:val="36"/>
        </w:rPr>
        <w:t xml:space="preserve"> </w:t>
      </w:r>
      <w:r w:rsidR="00B2500C">
        <w:rPr>
          <w:sz w:val="36"/>
          <w:szCs w:val="36"/>
        </w:rPr>
        <w:t>Surface Hydrology Features (</w:t>
      </w:r>
      <w:r w:rsidR="002104D0" w:rsidRPr="008E510D">
        <w:rPr>
          <w:sz w:val="36"/>
          <w:szCs w:val="36"/>
        </w:rPr>
        <w:t>HY_Features</w:t>
      </w:r>
      <w:r w:rsidR="00B2500C">
        <w:rPr>
          <w:sz w:val="36"/>
          <w:szCs w:val="36"/>
        </w:rPr>
        <w:t>)</w:t>
      </w:r>
      <w:r w:rsidR="00E13A66">
        <w:rPr>
          <w:sz w:val="36"/>
          <w:szCs w:val="36"/>
        </w:rPr>
        <w:t xml:space="preserve"> </w:t>
      </w:r>
      <w:r w:rsidR="00147019" w:rsidRPr="008E510D">
        <w:rPr>
          <w:sz w:val="36"/>
          <w:szCs w:val="36"/>
        </w:rPr>
        <w:t xml:space="preserve">Conceptual </w:t>
      </w:r>
      <w:r w:rsidR="00E13A66">
        <w:rPr>
          <w:sz w:val="36"/>
          <w:szCs w:val="36"/>
        </w:rPr>
        <w:t>M</w:t>
      </w:r>
      <w:r w:rsidR="00147019" w:rsidRPr="008E510D">
        <w:rPr>
          <w:sz w:val="36"/>
          <w:szCs w:val="36"/>
        </w:rPr>
        <w:t>odel</w:t>
      </w:r>
    </w:p>
    <w:p w14:paraId="6F86C96F" w14:textId="77777777" w:rsidR="00AC2E40" w:rsidRPr="008E510D" w:rsidRDefault="00AC2E40" w:rsidP="00AC2E40"/>
    <w:p w14:paraId="20EA9998" w14:textId="77777777" w:rsidR="009A7B37" w:rsidRPr="008E510D" w:rsidRDefault="009A7B37" w:rsidP="00834E29">
      <w:pPr>
        <w:pStyle w:val="zzCopyright"/>
        <w:pBdr>
          <w:top w:val="none" w:sz="0" w:space="0" w:color="auto"/>
          <w:left w:val="none" w:sz="0" w:space="0" w:color="auto"/>
          <w:bottom w:val="none" w:sz="0" w:space="0" w:color="auto"/>
          <w:right w:val="none" w:sz="0" w:space="0" w:color="auto"/>
        </w:pBdr>
        <w:jc w:val="center"/>
        <w:outlineLvl w:val="0"/>
        <w:rPr>
          <w:b/>
          <w:color w:val="auto"/>
          <w:lang w:val="en-US"/>
        </w:rPr>
      </w:pPr>
      <w:r w:rsidRPr="008E510D">
        <w:rPr>
          <w:b/>
          <w:color w:val="auto"/>
          <w:lang w:val="en-US"/>
        </w:rPr>
        <w:t>Copyright notice</w:t>
      </w:r>
    </w:p>
    <w:p w14:paraId="63130FD8" w14:textId="7E7C179C" w:rsidR="009A7B37" w:rsidRPr="008E510D" w:rsidRDefault="004203F0" w:rsidP="00E50724">
      <w:pPr>
        <w:jc w:val="center"/>
        <w:rPr>
          <w:b/>
        </w:rPr>
      </w:pPr>
      <w:r w:rsidRPr="008E510D">
        <w:t xml:space="preserve">Copyright © </w:t>
      </w:r>
      <w:r w:rsidR="0000110E" w:rsidRPr="008E510D">
        <w:t>2016</w:t>
      </w:r>
      <w:r w:rsidR="00E50724" w:rsidRPr="008E510D">
        <w:t xml:space="preserve"> Open Geospatial Consortium</w:t>
      </w:r>
      <w:r w:rsidR="009A7B37" w:rsidRPr="008E510D">
        <w:br/>
        <w:t xml:space="preserve">To obtain additional rights of use, visit </w:t>
      </w:r>
      <w:hyperlink r:id="rId9" w:history="1">
        <w:r w:rsidR="009A7B37" w:rsidRPr="008E510D">
          <w:rPr>
            <w:rStyle w:val="Hyperlink"/>
            <w:color w:val="auto"/>
          </w:rPr>
          <w:t>http://www.opengeospatial.org/legal/</w:t>
        </w:r>
      </w:hyperlink>
      <w:r w:rsidR="009A7B37" w:rsidRPr="008E510D">
        <w:t>.</w:t>
      </w:r>
    </w:p>
    <w:p w14:paraId="6D53B113" w14:textId="77777777" w:rsidR="00684C85" w:rsidRPr="008E510D" w:rsidRDefault="00684C85" w:rsidP="00684C85">
      <w:pPr>
        <w:jc w:val="center"/>
        <w:rPr>
          <w:b/>
          <w:bCs/>
        </w:rPr>
      </w:pPr>
    </w:p>
    <w:p w14:paraId="3EBD1D6A" w14:textId="77777777" w:rsidR="009A7B37" w:rsidRPr="008E510D" w:rsidRDefault="009A7B37" w:rsidP="00834E29">
      <w:pPr>
        <w:jc w:val="center"/>
        <w:outlineLvl w:val="0"/>
        <w:rPr>
          <w:b/>
          <w:bCs/>
        </w:rPr>
      </w:pPr>
      <w:r w:rsidRPr="008E510D">
        <w:rPr>
          <w:b/>
          <w:bCs/>
        </w:rPr>
        <w:t>Warning</w:t>
      </w:r>
    </w:p>
    <w:p w14:paraId="5BB78901" w14:textId="41CC463D" w:rsidR="00035727" w:rsidRPr="008E510D" w:rsidRDefault="00035727" w:rsidP="00834E29">
      <w:pPr>
        <w:autoSpaceDE w:val="0"/>
        <w:autoSpaceDN w:val="0"/>
        <w:adjustRightInd w:val="0"/>
        <w:spacing w:after="0"/>
        <w:outlineLvl w:val="0"/>
        <w:rPr>
          <w:rFonts w:ascii="TimesNewRomanPSMT" w:hAnsi="TimesNewRomanPSMT" w:cs="TimesNewRomanPSMT"/>
        </w:rPr>
      </w:pPr>
      <w:r w:rsidRPr="008E510D">
        <w:rPr>
          <w:rFonts w:ascii="TimesNewRomanPSMT" w:hAnsi="TimesNewRomanPSMT" w:cs="TimesNewRomanPSMT"/>
        </w:rPr>
        <w:t xml:space="preserve">This document is not </w:t>
      </w:r>
      <w:r w:rsidR="003F0A22">
        <w:rPr>
          <w:rFonts w:ascii="TimesNewRomanPSMT" w:hAnsi="TimesNewRomanPSMT" w:cs="TimesNewRomanPSMT"/>
        </w:rPr>
        <w:t xml:space="preserve">yet </w:t>
      </w:r>
      <w:r w:rsidRPr="008E510D">
        <w:rPr>
          <w:rFonts w:ascii="TimesNewRomanPSMT" w:hAnsi="TimesNewRomanPSMT" w:cs="TimesNewRomanPSMT"/>
        </w:rPr>
        <w:t>an OGC Standard. This document is distributed for review and</w:t>
      </w:r>
    </w:p>
    <w:p w14:paraId="2B0FC833"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comment. This document is subject to change without notice and may not be referred to</w:t>
      </w:r>
    </w:p>
    <w:p w14:paraId="17802864"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as an OGC Standard.</w:t>
      </w:r>
    </w:p>
    <w:p w14:paraId="5D1A2A7A" w14:textId="77777777" w:rsidR="00035727" w:rsidRPr="008E510D" w:rsidRDefault="00035727" w:rsidP="00035727">
      <w:pPr>
        <w:autoSpaceDE w:val="0"/>
        <w:autoSpaceDN w:val="0"/>
        <w:adjustRightInd w:val="0"/>
        <w:spacing w:after="0"/>
        <w:rPr>
          <w:rFonts w:ascii="TimesNewRomanPSMT" w:hAnsi="TimesNewRomanPSMT" w:cs="TimesNewRomanPSMT"/>
        </w:rPr>
      </w:pPr>
    </w:p>
    <w:p w14:paraId="2A9A5255" w14:textId="77777777" w:rsidR="00035727" w:rsidRPr="008E510D" w:rsidRDefault="00035727" w:rsidP="00834E29">
      <w:pPr>
        <w:autoSpaceDE w:val="0"/>
        <w:autoSpaceDN w:val="0"/>
        <w:adjustRightInd w:val="0"/>
        <w:spacing w:after="0"/>
        <w:outlineLvl w:val="0"/>
        <w:rPr>
          <w:rFonts w:ascii="TimesNewRomanPSMT" w:hAnsi="TimesNewRomanPSMT" w:cs="TimesNewRomanPSMT"/>
        </w:rPr>
      </w:pPr>
      <w:r w:rsidRPr="008E510D">
        <w:rPr>
          <w:rFonts w:ascii="TimesNewRomanPSMT" w:hAnsi="TimesNewRomanPSMT" w:cs="TimesNewRomanPSMT"/>
        </w:rPr>
        <w:t>Recipients of this document are invited to submit, with their comments, notification of</w:t>
      </w:r>
    </w:p>
    <w:p w14:paraId="781E3A8E" w14:textId="7FBDE6A2" w:rsidR="009A7B37" w:rsidRPr="00F02312" w:rsidRDefault="00035727" w:rsidP="00035727">
      <w:pPr>
        <w:autoSpaceDE w:val="0"/>
        <w:autoSpaceDN w:val="0"/>
        <w:adjustRightInd w:val="0"/>
        <w:spacing w:after="0"/>
      </w:pPr>
      <w:r w:rsidRPr="008E510D">
        <w:rPr>
          <w:rFonts w:ascii="TimesNewRomanPSMT" w:hAnsi="TimesNewRomanPSMT" w:cs="TimesNewRomanPSMT"/>
        </w:rPr>
        <w:t>any relevant patent rights of which they are aware and provide supporting</w:t>
      </w:r>
      <w:r w:rsidR="00A94D96" w:rsidRPr="00F02312">
        <w:rPr>
          <w:rFonts w:ascii="TimesNewRomanPSMT" w:hAnsi="TimesNewRomanPSMT" w:cs="TimesNewRomanPSMT"/>
        </w:rPr>
        <w:t xml:space="preserve"> </w:t>
      </w:r>
      <w:r w:rsidRPr="00F02312">
        <w:rPr>
          <w:rFonts w:ascii="TimesNewRomanPSMT" w:hAnsi="TimesNewRomanPSMT" w:cs="TimesNewRomanPSMT"/>
        </w:rPr>
        <w:t>documentation</w:t>
      </w:r>
      <w:r w:rsidR="006477EE" w:rsidRPr="00F02312">
        <w:rPr>
          <w:rFonts w:ascii="TimesNewRomanPSMT" w:hAnsi="TimesNewRomanPSMT" w:cs="TimesNewRomanPSMT"/>
        </w:rPr>
        <w:t>.</w:t>
      </w:r>
    </w:p>
    <w:p w14:paraId="3AB94BA1"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type:   </w:t>
      </w:r>
      <w:r w:rsidRPr="00985742">
        <w:rPr>
          <w:b w:val="0"/>
          <w:color w:val="auto"/>
          <w:sz w:val="20"/>
          <w:lang w:val="fr-CH"/>
        </w:rPr>
        <w:tab/>
        <w:t>OGC</w:t>
      </w:r>
      <w:r w:rsidRPr="00985742">
        <w:rPr>
          <w:b w:val="0"/>
          <w:color w:val="auto"/>
          <w:sz w:val="20"/>
          <w:vertAlign w:val="superscript"/>
          <w:lang w:val="fr-CH"/>
        </w:rPr>
        <w:t>®</w:t>
      </w:r>
      <w:r w:rsidRPr="00985742">
        <w:rPr>
          <w:b w:val="0"/>
          <w:color w:val="auto"/>
          <w:sz w:val="20"/>
          <w:lang w:val="fr-CH"/>
        </w:rPr>
        <w:t xml:space="preserve"> </w:t>
      </w:r>
      <w:proofErr w:type="spellStart"/>
      <w:r w:rsidR="00830688" w:rsidRPr="00985742">
        <w:rPr>
          <w:b w:val="0"/>
          <w:color w:val="auto"/>
          <w:sz w:val="20"/>
          <w:lang w:val="fr-CH"/>
        </w:rPr>
        <w:t>Implementation</w:t>
      </w:r>
      <w:proofErr w:type="spellEnd"/>
      <w:r w:rsidR="00830688" w:rsidRPr="00985742">
        <w:rPr>
          <w:b w:val="0"/>
          <w:color w:val="auto"/>
          <w:sz w:val="20"/>
          <w:lang w:val="fr-CH"/>
        </w:rPr>
        <w:t xml:space="preserve"> Standard</w:t>
      </w:r>
    </w:p>
    <w:p w14:paraId="719724A5"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 xml:space="preserve">Document </w:t>
      </w:r>
      <w:proofErr w:type="spellStart"/>
      <w:r w:rsidRPr="00985742">
        <w:rPr>
          <w:b w:val="0"/>
          <w:color w:val="auto"/>
          <w:sz w:val="20"/>
          <w:lang w:val="fr-CH"/>
        </w:rPr>
        <w:t>subtype</w:t>
      </w:r>
      <w:proofErr w:type="spellEnd"/>
      <w:r w:rsidRPr="00985742">
        <w:rPr>
          <w:b w:val="0"/>
          <w:color w:val="auto"/>
          <w:sz w:val="20"/>
          <w:lang w:val="fr-CH"/>
        </w:rPr>
        <w:t>:   </w:t>
      </w:r>
      <w:r w:rsidRPr="00985742">
        <w:rPr>
          <w:b w:val="0"/>
          <w:color w:val="auto"/>
          <w:sz w:val="20"/>
          <w:lang w:val="fr-CH"/>
        </w:rPr>
        <w:tab/>
      </w:r>
    </w:p>
    <w:p w14:paraId="4E65C0E2" w14:textId="77777777" w:rsidR="009A7B37" w:rsidRPr="00F02312" w:rsidRDefault="009A7B37">
      <w:pPr>
        <w:pStyle w:val="zzCover"/>
        <w:framePr w:hSpace="142" w:vSpace="142" w:wrap="auto" w:vAnchor="page" w:hAnchor="page" w:x="798" w:y="13865"/>
        <w:tabs>
          <w:tab w:val="left" w:pos="1980"/>
        </w:tabs>
        <w:suppressAutoHyphens/>
        <w:spacing w:after="0"/>
        <w:jc w:val="left"/>
        <w:rPr>
          <w:b w:val="0"/>
          <w:color w:val="auto"/>
          <w:sz w:val="20"/>
          <w:lang w:val="en-US"/>
        </w:rPr>
      </w:pPr>
      <w:r w:rsidRPr="00F02312">
        <w:rPr>
          <w:b w:val="0"/>
          <w:color w:val="auto"/>
          <w:sz w:val="20"/>
          <w:lang w:val="en-US"/>
        </w:rPr>
        <w:t>Document stage:   </w:t>
      </w:r>
      <w:r w:rsidRPr="00F02312">
        <w:rPr>
          <w:b w:val="0"/>
          <w:color w:val="auto"/>
          <w:sz w:val="20"/>
          <w:lang w:val="en-US"/>
        </w:rPr>
        <w:tab/>
        <w:t>Draft</w:t>
      </w:r>
    </w:p>
    <w:p w14:paraId="30A56A28" w14:textId="77777777" w:rsidR="009A7B37" w:rsidRPr="00F02312" w:rsidRDefault="009A7B37">
      <w:pPr>
        <w:pStyle w:val="zzCover"/>
        <w:framePr w:hSpace="142" w:vSpace="142" w:wrap="auto" w:vAnchor="page" w:hAnchor="page" w:x="798" w:y="13865"/>
        <w:tabs>
          <w:tab w:val="left" w:pos="1980"/>
        </w:tabs>
        <w:suppressAutoHyphens/>
        <w:spacing w:after="0"/>
        <w:jc w:val="left"/>
        <w:rPr>
          <w:color w:val="auto"/>
          <w:sz w:val="16"/>
          <w:lang w:val="en-US"/>
        </w:rPr>
      </w:pPr>
      <w:r w:rsidRPr="00F02312">
        <w:rPr>
          <w:b w:val="0"/>
          <w:color w:val="auto"/>
          <w:sz w:val="20"/>
          <w:lang w:val="en-US"/>
        </w:rPr>
        <w:t>Document language: </w:t>
      </w:r>
      <w:r w:rsidRPr="00F02312">
        <w:rPr>
          <w:b w:val="0"/>
          <w:color w:val="auto"/>
          <w:sz w:val="20"/>
          <w:lang w:val="en-US"/>
        </w:rPr>
        <w:tab/>
        <w:t>English</w:t>
      </w:r>
    </w:p>
    <w:p w14:paraId="54E64205" w14:textId="77777777" w:rsidR="00F60CB2" w:rsidRPr="008E510D" w:rsidRDefault="00F60CB2" w:rsidP="00F60CB2">
      <w:pPr>
        <w:rPr>
          <w:sz w:val="16"/>
          <w:szCs w:val="16"/>
        </w:rPr>
      </w:pPr>
      <w:bookmarkStart w:id="3" w:name="_Toc165888228"/>
      <w:r w:rsidRPr="009C3B9A">
        <w:br w:type="page"/>
      </w:r>
      <w:r w:rsidRPr="008E510D">
        <w:rPr>
          <w:sz w:val="16"/>
          <w:szCs w:val="16"/>
        </w:rPr>
        <w:lastRenderedPageBreak/>
        <w:t>License Agreement</w:t>
      </w:r>
    </w:p>
    <w:p w14:paraId="207F8A37" w14:textId="77777777" w:rsidR="00F60CB2" w:rsidRPr="008E510D" w:rsidRDefault="00F60CB2" w:rsidP="00D0692D">
      <w:pPr>
        <w:jc w:val="both"/>
        <w:rPr>
          <w:sz w:val="16"/>
          <w:szCs w:val="16"/>
        </w:rPr>
      </w:pPr>
      <w:r w:rsidRPr="008E510D">
        <w:rPr>
          <w:sz w:val="16"/>
          <w:szCs w:val="16"/>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57E635FF" w14:textId="77777777" w:rsidR="00F60CB2" w:rsidRPr="008E510D" w:rsidRDefault="00F60CB2" w:rsidP="00D0692D">
      <w:pPr>
        <w:jc w:val="both"/>
        <w:rPr>
          <w:sz w:val="16"/>
          <w:szCs w:val="16"/>
        </w:rPr>
      </w:pPr>
      <w:r w:rsidRPr="008E510D">
        <w:rPr>
          <w:sz w:val="16"/>
          <w:szCs w:val="16"/>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35B2658F" w14:textId="77777777" w:rsidR="00F60CB2" w:rsidRPr="008E510D" w:rsidRDefault="00F60CB2" w:rsidP="00D0692D">
      <w:pPr>
        <w:jc w:val="both"/>
        <w:rPr>
          <w:sz w:val="16"/>
          <w:szCs w:val="16"/>
        </w:rPr>
      </w:pPr>
      <w:r w:rsidRPr="008E510D">
        <w:rPr>
          <w:sz w:val="16"/>
          <w:szCs w:val="16"/>
        </w:rPr>
        <w:t>THIS LICENSE IS A COPYRIGHT LICENSE ONLY, AND DOES NOT CONVEY ANY RIGHTS UNDER ANY PATENTS THAT MAY BE IN FORCE ANYWHERE IN THE WORLD.</w:t>
      </w:r>
    </w:p>
    <w:p w14:paraId="17EEE456" w14:textId="77777777" w:rsidR="00F60CB2" w:rsidRPr="008E510D" w:rsidRDefault="00F60CB2" w:rsidP="00D0692D">
      <w:pPr>
        <w:jc w:val="both"/>
        <w:rPr>
          <w:sz w:val="16"/>
          <w:szCs w:val="16"/>
        </w:rPr>
      </w:pPr>
      <w:r w:rsidRPr="008E510D">
        <w:rPr>
          <w:sz w:val="16"/>
          <w:szCs w:val="16"/>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42BA725C" w14:textId="77777777" w:rsidR="00F60CB2" w:rsidRPr="008E510D" w:rsidRDefault="00F60CB2" w:rsidP="00D0692D">
      <w:pPr>
        <w:jc w:val="both"/>
        <w:rPr>
          <w:sz w:val="16"/>
          <w:szCs w:val="16"/>
        </w:rPr>
      </w:pPr>
      <w:r w:rsidRPr="008E510D">
        <w:rPr>
          <w:sz w:val="16"/>
          <w:szCs w:val="16"/>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05C21954" w14:textId="77777777" w:rsidR="00FA590F" w:rsidRPr="008E510D" w:rsidRDefault="00F60CB2" w:rsidP="00D0692D">
      <w:pPr>
        <w:jc w:val="both"/>
        <w:rPr>
          <w:sz w:val="16"/>
          <w:szCs w:val="16"/>
        </w:rPr>
      </w:pPr>
      <w:r w:rsidRPr="008E510D">
        <w:rPr>
          <w:sz w:val="16"/>
          <w:szCs w:val="16"/>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w:t>
      </w:r>
      <w:r w:rsidR="00FA590F" w:rsidRPr="008E510D">
        <w:rPr>
          <w:sz w:val="16"/>
          <w:szCs w:val="16"/>
        </w:rPr>
        <w:t xml:space="preserve">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02526032" w14:textId="77777777" w:rsidR="00F60CB2" w:rsidRPr="008E510D" w:rsidRDefault="00F60CB2" w:rsidP="00F60CB2">
      <w:r w:rsidRPr="008E510D">
        <w:br w:type="page"/>
      </w:r>
    </w:p>
    <w:p w14:paraId="298D7305" w14:textId="77777777" w:rsidR="005D4956" w:rsidRPr="008E510D" w:rsidRDefault="00F60CB2" w:rsidP="00834E29">
      <w:pPr>
        <w:pStyle w:val="Inhaltsverzeichnisberschrift"/>
        <w:outlineLvl w:val="0"/>
        <w:rPr>
          <w:color w:val="auto"/>
        </w:rPr>
      </w:pPr>
      <w:r w:rsidRPr="008E510D">
        <w:rPr>
          <w:color w:val="auto"/>
        </w:rPr>
        <w:lastRenderedPageBreak/>
        <w:t>Contents</w:t>
      </w:r>
    </w:p>
    <w:sdt>
      <w:sdtPr>
        <w:rPr>
          <w:rFonts w:ascii="Times New Roman" w:hAnsi="Times New Roman"/>
          <w:b w:val="0"/>
          <w:bCs w:val="0"/>
          <w:color w:val="auto"/>
          <w:sz w:val="24"/>
          <w:szCs w:val="24"/>
          <w:lang w:val="de-DE"/>
        </w:rPr>
        <w:id w:val="109093351"/>
        <w:docPartObj>
          <w:docPartGallery w:val="Table of Contents"/>
          <w:docPartUnique/>
        </w:docPartObj>
      </w:sdtPr>
      <w:sdtEndPr/>
      <w:sdtContent>
        <w:p w14:paraId="5D39817E" w14:textId="77510392" w:rsidR="0028056A" w:rsidRDefault="0028056A">
          <w:pPr>
            <w:pStyle w:val="Inhaltsverzeichnisberschrift"/>
          </w:pPr>
        </w:p>
        <w:p w14:paraId="54130FC9" w14:textId="77777777" w:rsidR="00C11F93" w:rsidRDefault="0028056A">
          <w:pPr>
            <w:pStyle w:val="Verzeichnis1"/>
            <w:tabs>
              <w:tab w:val="left" w:pos="480"/>
              <w:tab w:val="right" w:leader="dot" w:pos="8630"/>
            </w:tabs>
            <w:rPr>
              <w:rFonts w:asciiTheme="minorHAnsi" w:eastAsiaTheme="minorEastAsia" w:hAnsiTheme="minorHAnsi" w:cstheme="minorBidi"/>
              <w:noProof/>
              <w:sz w:val="22"/>
              <w:szCs w:val="22"/>
            </w:rPr>
          </w:pPr>
          <w:r>
            <w:fldChar w:fldCharType="begin"/>
          </w:r>
          <w:r>
            <w:instrText xml:space="preserve"> TOC \o "1-3" \h \z </w:instrText>
          </w:r>
          <w:r>
            <w:fldChar w:fldCharType="separate"/>
          </w:r>
          <w:hyperlink w:anchor="_Toc471741634" w:history="1">
            <w:r w:rsidR="00C11F93" w:rsidRPr="00AA0E06">
              <w:rPr>
                <w:rStyle w:val="Hyperlink"/>
                <w:noProof/>
              </w:rPr>
              <w:t>1.</w:t>
            </w:r>
            <w:r w:rsidR="00C11F93">
              <w:rPr>
                <w:rFonts w:asciiTheme="minorHAnsi" w:eastAsiaTheme="minorEastAsia" w:hAnsiTheme="minorHAnsi" w:cstheme="minorBidi"/>
                <w:noProof/>
                <w:sz w:val="22"/>
                <w:szCs w:val="22"/>
              </w:rPr>
              <w:tab/>
            </w:r>
            <w:r w:rsidR="00C11F93" w:rsidRPr="00AA0E06">
              <w:rPr>
                <w:rStyle w:val="Hyperlink"/>
                <w:noProof/>
              </w:rPr>
              <w:t>Scope</w:t>
            </w:r>
            <w:r w:rsidR="00C11F93">
              <w:rPr>
                <w:noProof/>
                <w:webHidden/>
              </w:rPr>
              <w:tab/>
            </w:r>
            <w:r w:rsidR="00C11F93">
              <w:rPr>
                <w:noProof/>
                <w:webHidden/>
              </w:rPr>
              <w:fldChar w:fldCharType="begin"/>
            </w:r>
            <w:r w:rsidR="00C11F93">
              <w:rPr>
                <w:noProof/>
                <w:webHidden/>
              </w:rPr>
              <w:instrText xml:space="preserve"> PAGEREF _Toc471741634 \h </w:instrText>
            </w:r>
            <w:r w:rsidR="00C11F93">
              <w:rPr>
                <w:noProof/>
                <w:webHidden/>
              </w:rPr>
            </w:r>
            <w:r w:rsidR="00C11F93">
              <w:rPr>
                <w:noProof/>
                <w:webHidden/>
              </w:rPr>
              <w:fldChar w:fldCharType="separate"/>
            </w:r>
            <w:r w:rsidR="00C11F93">
              <w:rPr>
                <w:noProof/>
                <w:webHidden/>
              </w:rPr>
              <w:t>1</w:t>
            </w:r>
            <w:r w:rsidR="00C11F93">
              <w:rPr>
                <w:noProof/>
                <w:webHidden/>
              </w:rPr>
              <w:fldChar w:fldCharType="end"/>
            </w:r>
          </w:hyperlink>
        </w:p>
        <w:p w14:paraId="7A516629" w14:textId="77777777" w:rsidR="00C11F93" w:rsidRDefault="00C11F93">
          <w:pPr>
            <w:pStyle w:val="Verzeichnis1"/>
            <w:tabs>
              <w:tab w:val="left" w:pos="480"/>
              <w:tab w:val="right" w:leader="dot" w:pos="8630"/>
            </w:tabs>
            <w:rPr>
              <w:rFonts w:asciiTheme="minorHAnsi" w:eastAsiaTheme="minorEastAsia" w:hAnsiTheme="minorHAnsi" w:cstheme="minorBidi"/>
              <w:noProof/>
              <w:sz w:val="22"/>
              <w:szCs w:val="22"/>
            </w:rPr>
          </w:pPr>
          <w:hyperlink w:anchor="_Toc471741635" w:history="1">
            <w:r w:rsidRPr="00AA0E06">
              <w:rPr>
                <w:rStyle w:val="Hyperlink"/>
                <w:noProof/>
              </w:rPr>
              <w:t>2.</w:t>
            </w:r>
            <w:r>
              <w:rPr>
                <w:rFonts w:asciiTheme="minorHAnsi" w:eastAsiaTheme="minorEastAsia" w:hAnsiTheme="minorHAnsi" w:cstheme="minorBidi"/>
                <w:noProof/>
                <w:sz w:val="22"/>
                <w:szCs w:val="22"/>
              </w:rPr>
              <w:tab/>
            </w:r>
            <w:r w:rsidRPr="00AA0E06">
              <w:rPr>
                <w:rStyle w:val="Hyperlink"/>
                <w:noProof/>
              </w:rPr>
              <w:t>Conformance</w:t>
            </w:r>
            <w:r>
              <w:rPr>
                <w:noProof/>
                <w:webHidden/>
              </w:rPr>
              <w:tab/>
            </w:r>
            <w:r>
              <w:rPr>
                <w:noProof/>
                <w:webHidden/>
              </w:rPr>
              <w:fldChar w:fldCharType="begin"/>
            </w:r>
            <w:r>
              <w:rPr>
                <w:noProof/>
                <w:webHidden/>
              </w:rPr>
              <w:instrText xml:space="preserve"> PAGEREF _Toc471741635 \h </w:instrText>
            </w:r>
            <w:r>
              <w:rPr>
                <w:noProof/>
                <w:webHidden/>
              </w:rPr>
            </w:r>
            <w:r>
              <w:rPr>
                <w:noProof/>
                <w:webHidden/>
              </w:rPr>
              <w:fldChar w:fldCharType="separate"/>
            </w:r>
            <w:r>
              <w:rPr>
                <w:noProof/>
                <w:webHidden/>
              </w:rPr>
              <w:t>3</w:t>
            </w:r>
            <w:r>
              <w:rPr>
                <w:noProof/>
                <w:webHidden/>
              </w:rPr>
              <w:fldChar w:fldCharType="end"/>
            </w:r>
          </w:hyperlink>
        </w:p>
        <w:p w14:paraId="1FC9326D" w14:textId="77777777" w:rsidR="00C11F93" w:rsidRDefault="00C11F93">
          <w:pPr>
            <w:pStyle w:val="Verzeichnis1"/>
            <w:tabs>
              <w:tab w:val="left" w:pos="480"/>
              <w:tab w:val="right" w:leader="dot" w:pos="8630"/>
            </w:tabs>
            <w:rPr>
              <w:rFonts w:asciiTheme="minorHAnsi" w:eastAsiaTheme="minorEastAsia" w:hAnsiTheme="minorHAnsi" w:cstheme="minorBidi"/>
              <w:noProof/>
              <w:sz w:val="22"/>
              <w:szCs w:val="22"/>
            </w:rPr>
          </w:pPr>
          <w:hyperlink w:anchor="_Toc471741636" w:history="1">
            <w:r w:rsidRPr="00AA0E06">
              <w:rPr>
                <w:rStyle w:val="Hyperlink"/>
                <w:noProof/>
              </w:rPr>
              <w:t>3.</w:t>
            </w:r>
            <w:r>
              <w:rPr>
                <w:rFonts w:asciiTheme="minorHAnsi" w:eastAsiaTheme="minorEastAsia" w:hAnsiTheme="minorHAnsi" w:cstheme="minorBidi"/>
                <w:noProof/>
                <w:sz w:val="22"/>
                <w:szCs w:val="22"/>
              </w:rPr>
              <w:tab/>
            </w:r>
            <w:r w:rsidRPr="00AA0E06">
              <w:rPr>
                <w:rStyle w:val="Hyperlink"/>
                <w:noProof/>
              </w:rPr>
              <w:t>Normative References</w:t>
            </w:r>
            <w:r>
              <w:rPr>
                <w:noProof/>
                <w:webHidden/>
              </w:rPr>
              <w:tab/>
            </w:r>
            <w:r>
              <w:rPr>
                <w:noProof/>
                <w:webHidden/>
              </w:rPr>
              <w:fldChar w:fldCharType="begin"/>
            </w:r>
            <w:r>
              <w:rPr>
                <w:noProof/>
                <w:webHidden/>
              </w:rPr>
              <w:instrText xml:space="preserve"> PAGEREF _Toc471741636 \h </w:instrText>
            </w:r>
            <w:r>
              <w:rPr>
                <w:noProof/>
                <w:webHidden/>
              </w:rPr>
            </w:r>
            <w:r>
              <w:rPr>
                <w:noProof/>
                <w:webHidden/>
              </w:rPr>
              <w:fldChar w:fldCharType="separate"/>
            </w:r>
            <w:r>
              <w:rPr>
                <w:noProof/>
                <w:webHidden/>
              </w:rPr>
              <w:t>4</w:t>
            </w:r>
            <w:r>
              <w:rPr>
                <w:noProof/>
                <w:webHidden/>
              </w:rPr>
              <w:fldChar w:fldCharType="end"/>
            </w:r>
          </w:hyperlink>
        </w:p>
        <w:p w14:paraId="04A038EC" w14:textId="77777777" w:rsidR="00C11F93" w:rsidRDefault="00C11F93">
          <w:pPr>
            <w:pStyle w:val="Verzeichnis1"/>
            <w:tabs>
              <w:tab w:val="left" w:pos="480"/>
              <w:tab w:val="right" w:leader="dot" w:pos="8630"/>
            </w:tabs>
            <w:rPr>
              <w:rFonts w:asciiTheme="minorHAnsi" w:eastAsiaTheme="minorEastAsia" w:hAnsiTheme="minorHAnsi" w:cstheme="minorBidi"/>
              <w:noProof/>
              <w:sz w:val="22"/>
              <w:szCs w:val="22"/>
            </w:rPr>
          </w:pPr>
          <w:hyperlink w:anchor="_Toc471741637" w:history="1">
            <w:r w:rsidRPr="00AA0E06">
              <w:rPr>
                <w:rStyle w:val="Hyperlink"/>
                <w:noProof/>
              </w:rPr>
              <w:t>4.</w:t>
            </w:r>
            <w:r>
              <w:rPr>
                <w:rFonts w:asciiTheme="minorHAnsi" w:eastAsiaTheme="minorEastAsia" w:hAnsiTheme="minorHAnsi" w:cstheme="minorBidi"/>
                <w:noProof/>
                <w:sz w:val="22"/>
                <w:szCs w:val="22"/>
              </w:rPr>
              <w:tab/>
            </w:r>
            <w:r w:rsidRPr="00AA0E06">
              <w:rPr>
                <w:rStyle w:val="Hyperlink"/>
                <w:noProof/>
              </w:rPr>
              <w:t>Terms and Definitions</w:t>
            </w:r>
            <w:r>
              <w:rPr>
                <w:noProof/>
                <w:webHidden/>
              </w:rPr>
              <w:tab/>
            </w:r>
            <w:r>
              <w:rPr>
                <w:noProof/>
                <w:webHidden/>
              </w:rPr>
              <w:fldChar w:fldCharType="begin"/>
            </w:r>
            <w:r>
              <w:rPr>
                <w:noProof/>
                <w:webHidden/>
              </w:rPr>
              <w:instrText xml:space="preserve"> PAGEREF _Toc471741637 \h </w:instrText>
            </w:r>
            <w:r>
              <w:rPr>
                <w:noProof/>
                <w:webHidden/>
              </w:rPr>
            </w:r>
            <w:r>
              <w:rPr>
                <w:noProof/>
                <w:webHidden/>
              </w:rPr>
              <w:fldChar w:fldCharType="separate"/>
            </w:r>
            <w:r>
              <w:rPr>
                <w:noProof/>
                <w:webHidden/>
              </w:rPr>
              <w:t>5</w:t>
            </w:r>
            <w:r>
              <w:rPr>
                <w:noProof/>
                <w:webHidden/>
              </w:rPr>
              <w:fldChar w:fldCharType="end"/>
            </w:r>
          </w:hyperlink>
        </w:p>
        <w:p w14:paraId="11B4677D" w14:textId="77777777" w:rsidR="00C11F93" w:rsidRDefault="00C11F93">
          <w:pPr>
            <w:pStyle w:val="Verzeichnis1"/>
            <w:tabs>
              <w:tab w:val="left" w:pos="480"/>
              <w:tab w:val="right" w:leader="dot" w:pos="8630"/>
            </w:tabs>
            <w:rPr>
              <w:rFonts w:asciiTheme="minorHAnsi" w:eastAsiaTheme="minorEastAsia" w:hAnsiTheme="minorHAnsi" w:cstheme="minorBidi"/>
              <w:noProof/>
              <w:sz w:val="22"/>
              <w:szCs w:val="22"/>
            </w:rPr>
          </w:pPr>
          <w:hyperlink w:anchor="_Toc471741638" w:history="1">
            <w:r w:rsidRPr="00AA0E06">
              <w:rPr>
                <w:rStyle w:val="Hyperlink"/>
                <w:noProof/>
              </w:rPr>
              <w:t>5.</w:t>
            </w:r>
            <w:r>
              <w:rPr>
                <w:rFonts w:asciiTheme="minorHAnsi" w:eastAsiaTheme="minorEastAsia" w:hAnsiTheme="minorHAnsi" w:cstheme="minorBidi"/>
                <w:noProof/>
                <w:sz w:val="22"/>
                <w:szCs w:val="22"/>
              </w:rPr>
              <w:tab/>
            </w:r>
            <w:r w:rsidRPr="00AA0E06">
              <w:rPr>
                <w:rStyle w:val="Hyperlink"/>
                <w:noProof/>
              </w:rPr>
              <w:t>Conventions</w:t>
            </w:r>
            <w:r>
              <w:rPr>
                <w:noProof/>
                <w:webHidden/>
              </w:rPr>
              <w:tab/>
            </w:r>
            <w:r>
              <w:rPr>
                <w:noProof/>
                <w:webHidden/>
              </w:rPr>
              <w:fldChar w:fldCharType="begin"/>
            </w:r>
            <w:r>
              <w:rPr>
                <w:noProof/>
                <w:webHidden/>
              </w:rPr>
              <w:instrText xml:space="preserve"> PAGEREF _Toc471741638 \h </w:instrText>
            </w:r>
            <w:r>
              <w:rPr>
                <w:noProof/>
                <w:webHidden/>
              </w:rPr>
            </w:r>
            <w:r>
              <w:rPr>
                <w:noProof/>
                <w:webHidden/>
              </w:rPr>
              <w:fldChar w:fldCharType="separate"/>
            </w:r>
            <w:r>
              <w:rPr>
                <w:noProof/>
                <w:webHidden/>
              </w:rPr>
              <w:t>14</w:t>
            </w:r>
            <w:r>
              <w:rPr>
                <w:noProof/>
                <w:webHidden/>
              </w:rPr>
              <w:fldChar w:fldCharType="end"/>
            </w:r>
          </w:hyperlink>
        </w:p>
        <w:p w14:paraId="50F2F143" w14:textId="77777777" w:rsidR="00C11F93" w:rsidRDefault="00C11F93">
          <w:pPr>
            <w:pStyle w:val="Verzeichnis2"/>
            <w:tabs>
              <w:tab w:val="left" w:pos="960"/>
              <w:tab w:val="right" w:leader="dot" w:pos="8630"/>
            </w:tabs>
            <w:rPr>
              <w:rFonts w:asciiTheme="minorHAnsi" w:eastAsiaTheme="minorEastAsia" w:hAnsiTheme="minorHAnsi" w:cstheme="minorBidi"/>
              <w:noProof/>
              <w:sz w:val="22"/>
              <w:szCs w:val="22"/>
            </w:rPr>
          </w:pPr>
          <w:hyperlink w:anchor="_Toc471741639" w:history="1">
            <w:r w:rsidRPr="00AA0E06">
              <w:rPr>
                <w:rStyle w:val="Hyperlink"/>
                <w:noProof/>
              </w:rPr>
              <w:t>5.1</w:t>
            </w:r>
            <w:r>
              <w:rPr>
                <w:rFonts w:asciiTheme="minorHAnsi" w:eastAsiaTheme="minorEastAsia" w:hAnsiTheme="minorHAnsi" w:cstheme="minorBidi"/>
                <w:noProof/>
                <w:sz w:val="22"/>
                <w:szCs w:val="22"/>
              </w:rPr>
              <w:tab/>
            </w:r>
            <w:r w:rsidRPr="00AA0E06">
              <w:rPr>
                <w:rStyle w:val="Hyperlink"/>
                <w:noProof/>
              </w:rPr>
              <w:t>Identifiers</w:t>
            </w:r>
            <w:r>
              <w:rPr>
                <w:noProof/>
                <w:webHidden/>
              </w:rPr>
              <w:tab/>
            </w:r>
            <w:r>
              <w:rPr>
                <w:noProof/>
                <w:webHidden/>
              </w:rPr>
              <w:fldChar w:fldCharType="begin"/>
            </w:r>
            <w:r>
              <w:rPr>
                <w:noProof/>
                <w:webHidden/>
              </w:rPr>
              <w:instrText xml:space="preserve"> PAGEREF _Toc471741639 \h </w:instrText>
            </w:r>
            <w:r>
              <w:rPr>
                <w:noProof/>
                <w:webHidden/>
              </w:rPr>
            </w:r>
            <w:r>
              <w:rPr>
                <w:noProof/>
                <w:webHidden/>
              </w:rPr>
              <w:fldChar w:fldCharType="separate"/>
            </w:r>
            <w:r>
              <w:rPr>
                <w:noProof/>
                <w:webHidden/>
              </w:rPr>
              <w:t>14</w:t>
            </w:r>
            <w:r>
              <w:rPr>
                <w:noProof/>
                <w:webHidden/>
              </w:rPr>
              <w:fldChar w:fldCharType="end"/>
            </w:r>
          </w:hyperlink>
        </w:p>
        <w:p w14:paraId="131E82CA" w14:textId="77777777" w:rsidR="00C11F93" w:rsidRDefault="00C11F93">
          <w:pPr>
            <w:pStyle w:val="Verzeichnis2"/>
            <w:tabs>
              <w:tab w:val="left" w:pos="960"/>
              <w:tab w:val="right" w:leader="dot" w:pos="8630"/>
            </w:tabs>
            <w:rPr>
              <w:rFonts w:asciiTheme="minorHAnsi" w:eastAsiaTheme="minorEastAsia" w:hAnsiTheme="minorHAnsi" w:cstheme="minorBidi"/>
              <w:noProof/>
              <w:sz w:val="22"/>
              <w:szCs w:val="22"/>
            </w:rPr>
          </w:pPr>
          <w:hyperlink w:anchor="_Toc471741640" w:history="1">
            <w:r w:rsidRPr="00AA0E06">
              <w:rPr>
                <w:rStyle w:val="Hyperlink"/>
                <w:noProof/>
              </w:rPr>
              <w:t>5.2</w:t>
            </w:r>
            <w:r>
              <w:rPr>
                <w:rFonts w:asciiTheme="minorHAnsi" w:eastAsiaTheme="minorEastAsia" w:hAnsiTheme="minorHAnsi" w:cstheme="minorBidi"/>
                <w:noProof/>
                <w:sz w:val="22"/>
                <w:szCs w:val="22"/>
              </w:rPr>
              <w:tab/>
            </w:r>
            <w:r w:rsidRPr="00AA0E06">
              <w:rPr>
                <w:rStyle w:val="Hyperlink"/>
                <w:noProof/>
              </w:rPr>
              <w:t>Symbols (and abbreviated terms)</w:t>
            </w:r>
            <w:r>
              <w:rPr>
                <w:noProof/>
                <w:webHidden/>
              </w:rPr>
              <w:tab/>
            </w:r>
            <w:r>
              <w:rPr>
                <w:noProof/>
                <w:webHidden/>
              </w:rPr>
              <w:fldChar w:fldCharType="begin"/>
            </w:r>
            <w:r>
              <w:rPr>
                <w:noProof/>
                <w:webHidden/>
              </w:rPr>
              <w:instrText xml:space="preserve"> PAGEREF _Toc471741640 \h </w:instrText>
            </w:r>
            <w:r>
              <w:rPr>
                <w:noProof/>
                <w:webHidden/>
              </w:rPr>
            </w:r>
            <w:r>
              <w:rPr>
                <w:noProof/>
                <w:webHidden/>
              </w:rPr>
              <w:fldChar w:fldCharType="separate"/>
            </w:r>
            <w:r>
              <w:rPr>
                <w:noProof/>
                <w:webHidden/>
              </w:rPr>
              <w:t>14</w:t>
            </w:r>
            <w:r>
              <w:rPr>
                <w:noProof/>
                <w:webHidden/>
              </w:rPr>
              <w:fldChar w:fldCharType="end"/>
            </w:r>
          </w:hyperlink>
        </w:p>
        <w:p w14:paraId="148C44FF" w14:textId="77777777" w:rsidR="00C11F93" w:rsidRDefault="00C11F93">
          <w:pPr>
            <w:pStyle w:val="Verzeichnis2"/>
            <w:tabs>
              <w:tab w:val="left" w:pos="960"/>
              <w:tab w:val="right" w:leader="dot" w:pos="8630"/>
            </w:tabs>
            <w:rPr>
              <w:rFonts w:asciiTheme="minorHAnsi" w:eastAsiaTheme="minorEastAsia" w:hAnsiTheme="minorHAnsi" w:cstheme="minorBidi"/>
              <w:noProof/>
              <w:sz w:val="22"/>
              <w:szCs w:val="22"/>
            </w:rPr>
          </w:pPr>
          <w:hyperlink w:anchor="_Toc471741641" w:history="1">
            <w:r w:rsidRPr="00AA0E06">
              <w:rPr>
                <w:rStyle w:val="Hyperlink"/>
                <w:noProof/>
              </w:rPr>
              <w:t>5.3</w:t>
            </w:r>
            <w:r>
              <w:rPr>
                <w:rFonts w:asciiTheme="minorHAnsi" w:eastAsiaTheme="minorEastAsia" w:hAnsiTheme="minorHAnsi" w:cstheme="minorBidi"/>
                <w:noProof/>
                <w:sz w:val="22"/>
                <w:szCs w:val="22"/>
              </w:rPr>
              <w:tab/>
            </w:r>
            <w:r w:rsidRPr="00AA0E06">
              <w:rPr>
                <w:rStyle w:val="Hyperlink"/>
                <w:noProof/>
              </w:rPr>
              <w:t>UML notation</w:t>
            </w:r>
            <w:r>
              <w:rPr>
                <w:noProof/>
                <w:webHidden/>
              </w:rPr>
              <w:tab/>
            </w:r>
            <w:r>
              <w:rPr>
                <w:noProof/>
                <w:webHidden/>
              </w:rPr>
              <w:fldChar w:fldCharType="begin"/>
            </w:r>
            <w:r>
              <w:rPr>
                <w:noProof/>
                <w:webHidden/>
              </w:rPr>
              <w:instrText xml:space="preserve"> PAGEREF _Toc471741641 \h </w:instrText>
            </w:r>
            <w:r>
              <w:rPr>
                <w:noProof/>
                <w:webHidden/>
              </w:rPr>
            </w:r>
            <w:r>
              <w:rPr>
                <w:noProof/>
                <w:webHidden/>
              </w:rPr>
              <w:fldChar w:fldCharType="separate"/>
            </w:r>
            <w:r>
              <w:rPr>
                <w:noProof/>
                <w:webHidden/>
              </w:rPr>
              <w:t>15</w:t>
            </w:r>
            <w:r>
              <w:rPr>
                <w:noProof/>
                <w:webHidden/>
              </w:rPr>
              <w:fldChar w:fldCharType="end"/>
            </w:r>
          </w:hyperlink>
        </w:p>
        <w:p w14:paraId="643F944C" w14:textId="77777777" w:rsidR="00C11F93" w:rsidRDefault="00C11F93">
          <w:pPr>
            <w:pStyle w:val="Verzeichnis2"/>
            <w:tabs>
              <w:tab w:val="left" w:pos="960"/>
              <w:tab w:val="right" w:leader="dot" w:pos="8630"/>
            </w:tabs>
            <w:rPr>
              <w:rFonts w:asciiTheme="minorHAnsi" w:eastAsiaTheme="minorEastAsia" w:hAnsiTheme="minorHAnsi" w:cstheme="minorBidi"/>
              <w:noProof/>
              <w:sz w:val="22"/>
              <w:szCs w:val="22"/>
            </w:rPr>
          </w:pPr>
          <w:hyperlink w:anchor="_Toc471741642" w:history="1">
            <w:r w:rsidRPr="00AA0E06">
              <w:rPr>
                <w:rStyle w:val="Hyperlink"/>
                <w:noProof/>
              </w:rPr>
              <w:t>5.4</w:t>
            </w:r>
            <w:r>
              <w:rPr>
                <w:rFonts w:asciiTheme="minorHAnsi" w:eastAsiaTheme="minorEastAsia" w:hAnsiTheme="minorHAnsi" w:cstheme="minorBidi"/>
                <w:noProof/>
                <w:sz w:val="22"/>
                <w:szCs w:val="22"/>
              </w:rPr>
              <w:tab/>
            </w:r>
            <w:r w:rsidRPr="00AA0E06">
              <w:rPr>
                <w:rStyle w:val="Hyperlink"/>
                <w:noProof/>
              </w:rPr>
              <w:t>WMO Terminology</w:t>
            </w:r>
            <w:r>
              <w:rPr>
                <w:noProof/>
                <w:webHidden/>
              </w:rPr>
              <w:tab/>
            </w:r>
            <w:r>
              <w:rPr>
                <w:noProof/>
                <w:webHidden/>
              </w:rPr>
              <w:fldChar w:fldCharType="begin"/>
            </w:r>
            <w:r>
              <w:rPr>
                <w:noProof/>
                <w:webHidden/>
              </w:rPr>
              <w:instrText xml:space="preserve"> PAGEREF _Toc471741642 \h </w:instrText>
            </w:r>
            <w:r>
              <w:rPr>
                <w:noProof/>
                <w:webHidden/>
              </w:rPr>
            </w:r>
            <w:r>
              <w:rPr>
                <w:noProof/>
                <w:webHidden/>
              </w:rPr>
              <w:fldChar w:fldCharType="separate"/>
            </w:r>
            <w:r>
              <w:rPr>
                <w:noProof/>
                <w:webHidden/>
              </w:rPr>
              <w:t>15</w:t>
            </w:r>
            <w:r>
              <w:rPr>
                <w:noProof/>
                <w:webHidden/>
              </w:rPr>
              <w:fldChar w:fldCharType="end"/>
            </w:r>
          </w:hyperlink>
        </w:p>
        <w:p w14:paraId="76290125" w14:textId="77777777" w:rsidR="00C11F93" w:rsidRDefault="00C11F93">
          <w:pPr>
            <w:pStyle w:val="Verzeichnis2"/>
            <w:tabs>
              <w:tab w:val="left" w:pos="960"/>
              <w:tab w:val="right" w:leader="dot" w:pos="8630"/>
            </w:tabs>
            <w:rPr>
              <w:rFonts w:asciiTheme="minorHAnsi" w:eastAsiaTheme="minorEastAsia" w:hAnsiTheme="minorHAnsi" w:cstheme="minorBidi"/>
              <w:noProof/>
              <w:sz w:val="22"/>
              <w:szCs w:val="22"/>
            </w:rPr>
          </w:pPr>
          <w:hyperlink w:anchor="_Toc471741643" w:history="1">
            <w:r w:rsidRPr="00AA0E06">
              <w:rPr>
                <w:rStyle w:val="Hyperlink"/>
                <w:noProof/>
              </w:rPr>
              <w:t>5.5</w:t>
            </w:r>
            <w:r>
              <w:rPr>
                <w:rFonts w:asciiTheme="minorHAnsi" w:eastAsiaTheme="minorEastAsia" w:hAnsiTheme="minorHAnsi" w:cstheme="minorBidi"/>
                <w:noProof/>
                <w:sz w:val="22"/>
                <w:szCs w:val="22"/>
              </w:rPr>
              <w:tab/>
            </w:r>
            <w:r w:rsidRPr="00AA0E06">
              <w:rPr>
                <w:rStyle w:val="Hyperlink"/>
                <w:noProof/>
              </w:rPr>
              <w:t>Naming convention</w:t>
            </w:r>
            <w:r>
              <w:rPr>
                <w:noProof/>
                <w:webHidden/>
              </w:rPr>
              <w:tab/>
            </w:r>
            <w:r>
              <w:rPr>
                <w:noProof/>
                <w:webHidden/>
              </w:rPr>
              <w:fldChar w:fldCharType="begin"/>
            </w:r>
            <w:r>
              <w:rPr>
                <w:noProof/>
                <w:webHidden/>
              </w:rPr>
              <w:instrText xml:space="preserve"> PAGEREF _Toc471741643 \h </w:instrText>
            </w:r>
            <w:r>
              <w:rPr>
                <w:noProof/>
                <w:webHidden/>
              </w:rPr>
            </w:r>
            <w:r>
              <w:rPr>
                <w:noProof/>
                <w:webHidden/>
              </w:rPr>
              <w:fldChar w:fldCharType="separate"/>
            </w:r>
            <w:r>
              <w:rPr>
                <w:noProof/>
                <w:webHidden/>
              </w:rPr>
              <w:t>16</w:t>
            </w:r>
            <w:r>
              <w:rPr>
                <w:noProof/>
                <w:webHidden/>
              </w:rPr>
              <w:fldChar w:fldCharType="end"/>
            </w:r>
          </w:hyperlink>
        </w:p>
        <w:p w14:paraId="1E1DEAF8" w14:textId="77777777" w:rsidR="00C11F93" w:rsidRDefault="00C11F93">
          <w:pPr>
            <w:pStyle w:val="Verzeichnis1"/>
            <w:tabs>
              <w:tab w:val="left" w:pos="480"/>
              <w:tab w:val="right" w:leader="dot" w:pos="8630"/>
            </w:tabs>
            <w:rPr>
              <w:rFonts w:asciiTheme="minorHAnsi" w:eastAsiaTheme="minorEastAsia" w:hAnsiTheme="minorHAnsi" w:cstheme="minorBidi"/>
              <w:noProof/>
              <w:sz w:val="22"/>
              <w:szCs w:val="22"/>
            </w:rPr>
          </w:pPr>
          <w:hyperlink w:anchor="_Toc471741644" w:history="1">
            <w:r w:rsidRPr="00AA0E06">
              <w:rPr>
                <w:rStyle w:val="Hyperlink"/>
                <w:noProof/>
              </w:rPr>
              <w:t>6.</w:t>
            </w:r>
            <w:r>
              <w:rPr>
                <w:rFonts w:asciiTheme="minorHAnsi" w:eastAsiaTheme="minorEastAsia" w:hAnsiTheme="minorHAnsi" w:cstheme="minorBidi"/>
                <w:noProof/>
                <w:sz w:val="22"/>
                <w:szCs w:val="22"/>
              </w:rPr>
              <w:tab/>
            </w:r>
            <w:r w:rsidRPr="00AA0E06">
              <w:rPr>
                <w:rStyle w:val="Hyperlink"/>
                <w:noProof/>
              </w:rPr>
              <w:t>Clauses not Containing Normative Material</w:t>
            </w:r>
            <w:r>
              <w:rPr>
                <w:noProof/>
                <w:webHidden/>
              </w:rPr>
              <w:tab/>
            </w:r>
            <w:r>
              <w:rPr>
                <w:noProof/>
                <w:webHidden/>
              </w:rPr>
              <w:fldChar w:fldCharType="begin"/>
            </w:r>
            <w:r>
              <w:rPr>
                <w:noProof/>
                <w:webHidden/>
              </w:rPr>
              <w:instrText xml:space="preserve"> PAGEREF _Toc471741644 \h </w:instrText>
            </w:r>
            <w:r>
              <w:rPr>
                <w:noProof/>
                <w:webHidden/>
              </w:rPr>
            </w:r>
            <w:r>
              <w:rPr>
                <w:noProof/>
                <w:webHidden/>
              </w:rPr>
              <w:fldChar w:fldCharType="separate"/>
            </w:r>
            <w:r>
              <w:rPr>
                <w:noProof/>
                <w:webHidden/>
              </w:rPr>
              <w:t>16</w:t>
            </w:r>
            <w:r>
              <w:rPr>
                <w:noProof/>
                <w:webHidden/>
              </w:rPr>
              <w:fldChar w:fldCharType="end"/>
            </w:r>
          </w:hyperlink>
        </w:p>
        <w:p w14:paraId="7CCBEF9A" w14:textId="77777777" w:rsidR="00C11F93" w:rsidRDefault="00C11F93">
          <w:pPr>
            <w:pStyle w:val="Verzeichnis2"/>
            <w:tabs>
              <w:tab w:val="left" w:pos="960"/>
              <w:tab w:val="right" w:leader="dot" w:pos="8630"/>
            </w:tabs>
            <w:rPr>
              <w:rFonts w:asciiTheme="minorHAnsi" w:eastAsiaTheme="minorEastAsia" w:hAnsiTheme="minorHAnsi" w:cstheme="minorBidi"/>
              <w:noProof/>
              <w:sz w:val="22"/>
              <w:szCs w:val="22"/>
            </w:rPr>
          </w:pPr>
          <w:hyperlink w:anchor="_Toc471741645" w:history="1">
            <w:r w:rsidRPr="00AA0E06">
              <w:rPr>
                <w:rStyle w:val="Hyperlink"/>
                <w:noProof/>
              </w:rPr>
              <w:t>6.1</w:t>
            </w:r>
            <w:r>
              <w:rPr>
                <w:rFonts w:asciiTheme="minorHAnsi" w:eastAsiaTheme="minorEastAsia" w:hAnsiTheme="minorHAnsi" w:cstheme="minorBidi"/>
                <w:noProof/>
                <w:sz w:val="22"/>
                <w:szCs w:val="22"/>
              </w:rPr>
              <w:tab/>
            </w:r>
            <w:r w:rsidRPr="00AA0E06">
              <w:rPr>
                <w:rStyle w:val="Hyperlink"/>
                <w:noProof/>
              </w:rPr>
              <w:t>Hydrology phenomena and the catchment concept</w:t>
            </w:r>
            <w:r>
              <w:rPr>
                <w:noProof/>
                <w:webHidden/>
              </w:rPr>
              <w:tab/>
            </w:r>
            <w:r>
              <w:rPr>
                <w:noProof/>
                <w:webHidden/>
              </w:rPr>
              <w:fldChar w:fldCharType="begin"/>
            </w:r>
            <w:r>
              <w:rPr>
                <w:noProof/>
                <w:webHidden/>
              </w:rPr>
              <w:instrText xml:space="preserve"> PAGEREF _Toc471741645 \h </w:instrText>
            </w:r>
            <w:r>
              <w:rPr>
                <w:noProof/>
                <w:webHidden/>
              </w:rPr>
            </w:r>
            <w:r>
              <w:rPr>
                <w:noProof/>
                <w:webHidden/>
              </w:rPr>
              <w:fldChar w:fldCharType="separate"/>
            </w:r>
            <w:r>
              <w:rPr>
                <w:noProof/>
                <w:webHidden/>
              </w:rPr>
              <w:t>16</w:t>
            </w:r>
            <w:r>
              <w:rPr>
                <w:noProof/>
                <w:webHidden/>
              </w:rPr>
              <w:fldChar w:fldCharType="end"/>
            </w:r>
          </w:hyperlink>
        </w:p>
        <w:p w14:paraId="36B3DA09" w14:textId="77777777" w:rsidR="00C11F93" w:rsidRDefault="00C11F93">
          <w:pPr>
            <w:pStyle w:val="Verzeichnis2"/>
            <w:tabs>
              <w:tab w:val="left" w:pos="960"/>
              <w:tab w:val="right" w:leader="dot" w:pos="8630"/>
            </w:tabs>
            <w:rPr>
              <w:rFonts w:asciiTheme="minorHAnsi" w:eastAsiaTheme="minorEastAsia" w:hAnsiTheme="minorHAnsi" w:cstheme="minorBidi"/>
              <w:noProof/>
              <w:sz w:val="22"/>
              <w:szCs w:val="22"/>
            </w:rPr>
          </w:pPr>
          <w:hyperlink w:anchor="_Toc471741646" w:history="1">
            <w:r w:rsidRPr="00AA0E06">
              <w:rPr>
                <w:rStyle w:val="Hyperlink"/>
                <w:noProof/>
              </w:rPr>
              <w:t>6.2</w:t>
            </w:r>
            <w:r>
              <w:rPr>
                <w:rFonts w:asciiTheme="minorHAnsi" w:eastAsiaTheme="minorEastAsia" w:hAnsiTheme="minorHAnsi" w:cstheme="minorBidi"/>
                <w:noProof/>
                <w:sz w:val="22"/>
                <w:szCs w:val="22"/>
              </w:rPr>
              <w:tab/>
            </w:r>
            <w:r w:rsidRPr="00AA0E06">
              <w:rPr>
                <w:rStyle w:val="Hyperlink"/>
                <w:noProof/>
              </w:rPr>
              <w:t>Catchment realization</w:t>
            </w:r>
            <w:r>
              <w:rPr>
                <w:noProof/>
                <w:webHidden/>
              </w:rPr>
              <w:tab/>
            </w:r>
            <w:r>
              <w:rPr>
                <w:noProof/>
                <w:webHidden/>
              </w:rPr>
              <w:fldChar w:fldCharType="begin"/>
            </w:r>
            <w:r>
              <w:rPr>
                <w:noProof/>
                <w:webHidden/>
              </w:rPr>
              <w:instrText xml:space="preserve"> PAGEREF _Toc471741646 \h </w:instrText>
            </w:r>
            <w:r>
              <w:rPr>
                <w:noProof/>
                <w:webHidden/>
              </w:rPr>
            </w:r>
            <w:r>
              <w:rPr>
                <w:noProof/>
                <w:webHidden/>
              </w:rPr>
              <w:fldChar w:fldCharType="separate"/>
            </w:r>
            <w:r>
              <w:rPr>
                <w:noProof/>
                <w:webHidden/>
              </w:rPr>
              <w:t>19</w:t>
            </w:r>
            <w:r>
              <w:rPr>
                <w:noProof/>
                <w:webHidden/>
              </w:rPr>
              <w:fldChar w:fldCharType="end"/>
            </w:r>
          </w:hyperlink>
        </w:p>
        <w:p w14:paraId="2CC0651C" w14:textId="77777777" w:rsidR="00C11F93" w:rsidRDefault="00C11F93">
          <w:pPr>
            <w:pStyle w:val="Verzeichnis2"/>
            <w:tabs>
              <w:tab w:val="left" w:pos="960"/>
              <w:tab w:val="right" w:leader="dot" w:pos="8630"/>
            </w:tabs>
            <w:rPr>
              <w:rFonts w:asciiTheme="minorHAnsi" w:eastAsiaTheme="minorEastAsia" w:hAnsiTheme="minorHAnsi" w:cstheme="minorBidi"/>
              <w:noProof/>
              <w:sz w:val="22"/>
              <w:szCs w:val="22"/>
            </w:rPr>
          </w:pPr>
          <w:hyperlink w:anchor="_Toc471741647" w:history="1">
            <w:r w:rsidRPr="00AA0E06">
              <w:rPr>
                <w:rStyle w:val="Hyperlink"/>
                <w:noProof/>
              </w:rPr>
              <w:t>6.3</w:t>
            </w:r>
            <w:r>
              <w:rPr>
                <w:rFonts w:asciiTheme="minorHAnsi" w:eastAsiaTheme="minorEastAsia" w:hAnsiTheme="minorHAnsi" w:cstheme="minorBidi"/>
                <w:noProof/>
                <w:sz w:val="22"/>
                <w:szCs w:val="22"/>
              </w:rPr>
              <w:tab/>
            </w:r>
            <w:r w:rsidRPr="00AA0E06">
              <w:rPr>
                <w:rStyle w:val="Hyperlink"/>
                <w:noProof/>
              </w:rPr>
              <w:t>Catchment topology and hierarchy</w:t>
            </w:r>
            <w:r>
              <w:rPr>
                <w:noProof/>
                <w:webHidden/>
              </w:rPr>
              <w:tab/>
            </w:r>
            <w:r>
              <w:rPr>
                <w:noProof/>
                <w:webHidden/>
              </w:rPr>
              <w:fldChar w:fldCharType="begin"/>
            </w:r>
            <w:r>
              <w:rPr>
                <w:noProof/>
                <w:webHidden/>
              </w:rPr>
              <w:instrText xml:space="preserve"> PAGEREF _Toc471741647 \h </w:instrText>
            </w:r>
            <w:r>
              <w:rPr>
                <w:noProof/>
                <w:webHidden/>
              </w:rPr>
            </w:r>
            <w:r>
              <w:rPr>
                <w:noProof/>
                <w:webHidden/>
              </w:rPr>
              <w:fldChar w:fldCharType="separate"/>
            </w:r>
            <w:r>
              <w:rPr>
                <w:noProof/>
                <w:webHidden/>
              </w:rPr>
              <w:t>21</w:t>
            </w:r>
            <w:r>
              <w:rPr>
                <w:noProof/>
                <w:webHidden/>
              </w:rPr>
              <w:fldChar w:fldCharType="end"/>
            </w:r>
          </w:hyperlink>
        </w:p>
        <w:p w14:paraId="6BF3B4D7" w14:textId="77777777" w:rsidR="00C11F93" w:rsidRDefault="00C11F93">
          <w:pPr>
            <w:pStyle w:val="Verzeichnis2"/>
            <w:tabs>
              <w:tab w:val="left" w:pos="960"/>
              <w:tab w:val="right" w:leader="dot" w:pos="8630"/>
            </w:tabs>
            <w:rPr>
              <w:rFonts w:asciiTheme="minorHAnsi" w:eastAsiaTheme="minorEastAsia" w:hAnsiTheme="minorHAnsi" w:cstheme="minorBidi"/>
              <w:noProof/>
              <w:sz w:val="22"/>
              <w:szCs w:val="22"/>
            </w:rPr>
          </w:pPr>
          <w:hyperlink w:anchor="_Toc471741648" w:history="1">
            <w:r w:rsidRPr="00AA0E06">
              <w:rPr>
                <w:rStyle w:val="Hyperlink"/>
                <w:noProof/>
              </w:rPr>
              <w:t>6.4</w:t>
            </w:r>
            <w:r>
              <w:rPr>
                <w:rFonts w:asciiTheme="minorHAnsi" w:eastAsiaTheme="minorEastAsia" w:hAnsiTheme="minorHAnsi" w:cstheme="minorBidi"/>
                <w:noProof/>
                <w:sz w:val="22"/>
                <w:szCs w:val="22"/>
              </w:rPr>
              <w:tab/>
            </w:r>
            <w:r w:rsidRPr="00AA0E06">
              <w:rPr>
                <w:rStyle w:val="Hyperlink"/>
                <w:noProof/>
              </w:rPr>
              <w:t>Catchment network realization</w:t>
            </w:r>
            <w:r>
              <w:rPr>
                <w:noProof/>
                <w:webHidden/>
              </w:rPr>
              <w:tab/>
            </w:r>
            <w:r>
              <w:rPr>
                <w:noProof/>
                <w:webHidden/>
              </w:rPr>
              <w:fldChar w:fldCharType="begin"/>
            </w:r>
            <w:r>
              <w:rPr>
                <w:noProof/>
                <w:webHidden/>
              </w:rPr>
              <w:instrText xml:space="preserve"> PAGEREF _Toc471741648 \h </w:instrText>
            </w:r>
            <w:r>
              <w:rPr>
                <w:noProof/>
                <w:webHidden/>
              </w:rPr>
            </w:r>
            <w:r>
              <w:rPr>
                <w:noProof/>
                <w:webHidden/>
              </w:rPr>
              <w:fldChar w:fldCharType="separate"/>
            </w:r>
            <w:r>
              <w:rPr>
                <w:noProof/>
                <w:webHidden/>
              </w:rPr>
              <w:t>23</w:t>
            </w:r>
            <w:r>
              <w:rPr>
                <w:noProof/>
                <w:webHidden/>
              </w:rPr>
              <w:fldChar w:fldCharType="end"/>
            </w:r>
          </w:hyperlink>
        </w:p>
        <w:p w14:paraId="7F6D9BDB" w14:textId="77777777" w:rsidR="00C11F93" w:rsidRDefault="00C11F93">
          <w:pPr>
            <w:pStyle w:val="Verzeichnis2"/>
            <w:tabs>
              <w:tab w:val="left" w:pos="960"/>
              <w:tab w:val="right" w:leader="dot" w:pos="8630"/>
            </w:tabs>
            <w:rPr>
              <w:rFonts w:asciiTheme="minorHAnsi" w:eastAsiaTheme="minorEastAsia" w:hAnsiTheme="minorHAnsi" w:cstheme="minorBidi"/>
              <w:noProof/>
              <w:sz w:val="22"/>
              <w:szCs w:val="22"/>
            </w:rPr>
          </w:pPr>
          <w:hyperlink w:anchor="_Toc471741649" w:history="1">
            <w:r w:rsidRPr="00AA0E06">
              <w:rPr>
                <w:rStyle w:val="Hyperlink"/>
                <w:noProof/>
              </w:rPr>
              <w:t>6.5</w:t>
            </w:r>
            <w:r>
              <w:rPr>
                <w:rFonts w:asciiTheme="minorHAnsi" w:eastAsiaTheme="minorEastAsia" w:hAnsiTheme="minorHAnsi" w:cstheme="minorBidi"/>
                <w:noProof/>
                <w:sz w:val="22"/>
                <w:szCs w:val="22"/>
              </w:rPr>
              <w:tab/>
            </w:r>
            <w:r w:rsidRPr="00AA0E06">
              <w:rPr>
                <w:rStyle w:val="Hyperlink"/>
                <w:noProof/>
              </w:rPr>
              <w:t>Surface water networks</w:t>
            </w:r>
            <w:r>
              <w:rPr>
                <w:noProof/>
                <w:webHidden/>
              </w:rPr>
              <w:tab/>
            </w:r>
            <w:r>
              <w:rPr>
                <w:noProof/>
                <w:webHidden/>
              </w:rPr>
              <w:fldChar w:fldCharType="begin"/>
            </w:r>
            <w:r>
              <w:rPr>
                <w:noProof/>
                <w:webHidden/>
              </w:rPr>
              <w:instrText xml:space="preserve"> PAGEREF _Toc471741649 \h </w:instrText>
            </w:r>
            <w:r>
              <w:rPr>
                <w:noProof/>
                <w:webHidden/>
              </w:rPr>
            </w:r>
            <w:r>
              <w:rPr>
                <w:noProof/>
                <w:webHidden/>
              </w:rPr>
              <w:fldChar w:fldCharType="separate"/>
            </w:r>
            <w:r>
              <w:rPr>
                <w:noProof/>
                <w:webHidden/>
              </w:rPr>
              <w:t>27</w:t>
            </w:r>
            <w:r>
              <w:rPr>
                <w:noProof/>
                <w:webHidden/>
              </w:rPr>
              <w:fldChar w:fldCharType="end"/>
            </w:r>
          </w:hyperlink>
        </w:p>
        <w:p w14:paraId="2B011539" w14:textId="77777777" w:rsidR="00C11F93" w:rsidRDefault="00C11F93">
          <w:pPr>
            <w:pStyle w:val="Verzeichnis3"/>
            <w:tabs>
              <w:tab w:val="left" w:pos="1200"/>
              <w:tab w:val="right" w:leader="dot" w:pos="8630"/>
            </w:tabs>
            <w:rPr>
              <w:rFonts w:asciiTheme="minorHAnsi" w:eastAsiaTheme="minorEastAsia" w:hAnsiTheme="minorHAnsi" w:cstheme="minorBidi"/>
              <w:noProof/>
              <w:sz w:val="22"/>
              <w:szCs w:val="22"/>
            </w:rPr>
          </w:pPr>
          <w:hyperlink w:anchor="_Toc471741650" w:history="1">
            <w:r w:rsidRPr="00AA0E06">
              <w:rPr>
                <w:rStyle w:val="Hyperlink"/>
                <w:noProof/>
              </w:rPr>
              <w:t>6.5.1</w:t>
            </w:r>
            <w:r>
              <w:rPr>
                <w:rFonts w:asciiTheme="minorHAnsi" w:eastAsiaTheme="minorEastAsia" w:hAnsiTheme="minorHAnsi" w:cstheme="minorBidi"/>
                <w:noProof/>
                <w:sz w:val="22"/>
                <w:szCs w:val="22"/>
              </w:rPr>
              <w:tab/>
            </w:r>
            <w:r w:rsidRPr="00AA0E06">
              <w:rPr>
                <w:rStyle w:val="Hyperlink"/>
                <w:noProof/>
              </w:rPr>
              <w:t>Hydrographic and channel network</w:t>
            </w:r>
            <w:r>
              <w:rPr>
                <w:noProof/>
                <w:webHidden/>
              </w:rPr>
              <w:tab/>
            </w:r>
            <w:r>
              <w:rPr>
                <w:noProof/>
                <w:webHidden/>
              </w:rPr>
              <w:fldChar w:fldCharType="begin"/>
            </w:r>
            <w:r>
              <w:rPr>
                <w:noProof/>
                <w:webHidden/>
              </w:rPr>
              <w:instrText xml:space="preserve"> PAGEREF _Toc471741650 \h </w:instrText>
            </w:r>
            <w:r>
              <w:rPr>
                <w:noProof/>
                <w:webHidden/>
              </w:rPr>
            </w:r>
            <w:r>
              <w:rPr>
                <w:noProof/>
                <w:webHidden/>
              </w:rPr>
              <w:fldChar w:fldCharType="separate"/>
            </w:r>
            <w:r>
              <w:rPr>
                <w:noProof/>
                <w:webHidden/>
              </w:rPr>
              <w:t>27</w:t>
            </w:r>
            <w:r>
              <w:rPr>
                <w:noProof/>
                <w:webHidden/>
              </w:rPr>
              <w:fldChar w:fldCharType="end"/>
            </w:r>
          </w:hyperlink>
        </w:p>
        <w:p w14:paraId="6397FE80" w14:textId="77777777" w:rsidR="00C11F93" w:rsidRDefault="00C11F93">
          <w:pPr>
            <w:pStyle w:val="Verzeichnis3"/>
            <w:tabs>
              <w:tab w:val="left" w:pos="1200"/>
              <w:tab w:val="right" w:leader="dot" w:pos="8630"/>
            </w:tabs>
            <w:rPr>
              <w:rFonts w:asciiTheme="minorHAnsi" w:eastAsiaTheme="minorEastAsia" w:hAnsiTheme="minorHAnsi" w:cstheme="minorBidi"/>
              <w:noProof/>
              <w:sz w:val="22"/>
              <w:szCs w:val="22"/>
            </w:rPr>
          </w:pPr>
          <w:hyperlink w:anchor="_Toc471741651" w:history="1">
            <w:r w:rsidRPr="00AA0E06">
              <w:rPr>
                <w:rStyle w:val="Hyperlink"/>
                <w:noProof/>
              </w:rPr>
              <w:t>6.5.2</w:t>
            </w:r>
            <w:r>
              <w:rPr>
                <w:rFonts w:asciiTheme="minorHAnsi" w:eastAsiaTheme="minorEastAsia" w:hAnsiTheme="minorHAnsi" w:cstheme="minorBidi"/>
                <w:noProof/>
                <w:sz w:val="22"/>
                <w:szCs w:val="22"/>
              </w:rPr>
              <w:tab/>
            </w:r>
            <w:r w:rsidRPr="00AA0E06">
              <w:rPr>
                <w:rStyle w:val="Hyperlink"/>
                <w:noProof/>
              </w:rPr>
              <w:t>Hydrometric network</w:t>
            </w:r>
            <w:r>
              <w:rPr>
                <w:noProof/>
                <w:webHidden/>
              </w:rPr>
              <w:tab/>
            </w:r>
            <w:r>
              <w:rPr>
                <w:noProof/>
                <w:webHidden/>
              </w:rPr>
              <w:fldChar w:fldCharType="begin"/>
            </w:r>
            <w:r>
              <w:rPr>
                <w:noProof/>
                <w:webHidden/>
              </w:rPr>
              <w:instrText xml:space="preserve"> PAGEREF _Toc471741651 \h </w:instrText>
            </w:r>
            <w:r>
              <w:rPr>
                <w:noProof/>
                <w:webHidden/>
              </w:rPr>
            </w:r>
            <w:r>
              <w:rPr>
                <w:noProof/>
                <w:webHidden/>
              </w:rPr>
              <w:fldChar w:fldCharType="separate"/>
            </w:r>
            <w:r>
              <w:rPr>
                <w:noProof/>
                <w:webHidden/>
              </w:rPr>
              <w:t>29</w:t>
            </w:r>
            <w:r>
              <w:rPr>
                <w:noProof/>
                <w:webHidden/>
              </w:rPr>
              <w:fldChar w:fldCharType="end"/>
            </w:r>
          </w:hyperlink>
        </w:p>
        <w:p w14:paraId="590B69B0" w14:textId="77777777" w:rsidR="00C11F93" w:rsidRDefault="00C11F93">
          <w:pPr>
            <w:pStyle w:val="Verzeichnis2"/>
            <w:tabs>
              <w:tab w:val="left" w:pos="960"/>
              <w:tab w:val="right" w:leader="dot" w:pos="8630"/>
            </w:tabs>
            <w:rPr>
              <w:rFonts w:asciiTheme="minorHAnsi" w:eastAsiaTheme="minorEastAsia" w:hAnsiTheme="minorHAnsi" w:cstheme="minorBidi"/>
              <w:noProof/>
              <w:sz w:val="22"/>
              <w:szCs w:val="22"/>
            </w:rPr>
          </w:pPr>
          <w:hyperlink w:anchor="_Toc471741652" w:history="1">
            <w:r w:rsidRPr="00AA0E06">
              <w:rPr>
                <w:rStyle w:val="Hyperlink"/>
                <w:noProof/>
              </w:rPr>
              <w:t>6.6</w:t>
            </w:r>
            <w:r>
              <w:rPr>
                <w:rFonts w:asciiTheme="minorHAnsi" w:eastAsiaTheme="minorEastAsia" w:hAnsiTheme="minorHAnsi" w:cstheme="minorBidi"/>
                <w:noProof/>
                <w:sz w:val="22"/>
                <w:szCs w:val="22"/>
              </w:rPr>
              <w:tab/>
            </w:r>
            <w:r w:rsidRPr="00AA0E06">
              <w:rPr>
                <w:rStyle w:val="Hyperlink"/>
                <w:noProof/>
              </w:rPr>
              <w:t>Indirect Position and river reference system</w:t>
            </w:r>
            <w:r>
              <w:rPr>
                <w:noProof/>
                <w:webHidden/>
              </w:rPr>
              <w:tab/>
            </w:r>
            <w:r>
              <w:rPr>
                <w:noProof/>
                <w:webHidden/>
              </w:rPr>
              <w:fldChar w:fldCharType="begin"/>
            </w:r>
            <w:r>
              <w:rPr>
                <w:noProof/>
                <w:webHidden/>
              </w:rPr>
              <w:instrText xml:space="preserve"> PAGEREF _Toc471741652 \h </w:instrText>
            </w:r>
            <w:r>
              <w:rPr>
                <w:noProof/>
                <w:webHidden/>
              </w:rPr>
            </w:r>
            <w:r>
              <w:rPr>
                <w:noProof/>
                <w:webHidden/>
              </w:rPr>
              <w:fldChar w:fldCharType="separate"/>
            </w:r>
            <w:r>
              <w:rPr>
                <w:noProof/>
                <w:webHidden/>
              </w:rPr>
              <w:t>29</w:t>
            </w:r>
            <w:r>
              <w:rPr>
                <w:noProof/>
                <w:webHidden/>
              </w:rPr>
              <w:fldChar w:fldCharType="end"/>
            </w:r>
          </w:hyperlink>
        </w:p>
        <w:p w14:paraId="25E26213" w14:textId="77777777" w:rsidR="00C11F93" w:rsidRDefault="00C11F93">
          <w:pPr>
            <w:pStyle w:val="Verzeichnis3"/>
            <w:tabs>
              <w:tab w:val="left" w:pos="1200"/>
              <w:tab w:val="right" w:leader="dot" w:pos="8630"/>
            </w:tabs>
            <w:rPr>
              <w:rFonts w:asciiTheme="minorHAnsi" w:eastAsiaTheme="minorEastAsia" w:hAnsiTheme="minorHAnsi" w:cstheme="minorBidi"/>
              <w:noProof/>
              <w:sz w:val="22"/>
              <w:szCs w:val="22"/>
            </w:rPr>
          </w:pPr>
          <w:hyperlink w:anchor="_Toc471741653" w:history="1">
            <w:r w:rsidRPr="00AA0E06">
              <w:rPr>
                <w:rStyle w:val="Hyperlink"/>
                <w:noProof/>
              </w:rPr>
              <w:t>6.6.1</w:t>
            </w:r>
            <w:r>
              <w:rPr>
                <w:rFonts w:asciiTheme="minorHAnsi" w:eastAsiaTheme="minorEastAsia" w:hAnsiTheme="minorHAnsi" w:cstheme="minorBidi"/>
                <w:noProof/>
                <w:sz w:val="22"/>
                <w:szCs w:val="22"/>
              </w:rPr>
              <w:tab/>
            </w:r>
            <w:r w:rsidRPr="00AA0E06">
              <w:rPr>
                <w:rStyle w:val="Hyperlink"/>
                <w:noProof/>
              </w:rPr>
              <w:t>River reference system</w:t>
            </w:r>
            <w:r>
              <w:rPr>
                <w:noProof/>
                <w:webHidden/>
              </w:rPr>
              <w:tab/>
            </w:r>
            <w:r>
              <w:rPr>
                <w:noProof/>
                <w:webHidden/>
              </w:rPr>
              <w:fldChar w:fldCharType="begin"/>
            </w:r>
            <w:r>
              <w:rPr>
                <w:noProof/>
                <w:webHidden/>
              </w:rPr>
              <w:instrText xml:space="preserve"> PAGEREF _Toc471741653 \h </w:instrText>
            </w:r>
            <w:r>
              <w:rPr>
                <w:noProof/>
                <w:webHidden/>
              </w:rPr>
            </w:r>
            <w:r>
              <w:rPr>
                <w:noProof/>
                <w:webHidden/>
              </w:rPr>
              <w:fldChar w:fldCharType="separate"/>
            </w:r>
            <w:r>
              <w:rPr>
                <w:noProof/>
                <w:webHidden/>
              </w:rPr>
              <w:t>30</w:t>
            </w:r>
            <w:r>
              <w:rPr>
                <w:noProof/>
                <w:webHidden/>
              </w:rPr>
              <w:fldChar w:fldCharType="end"/>
            </w:r>
          </w:hyperlink>
        </w:p>
        <w:p w14:paraId="78D94445" w14:textId="77777777" w:rsidR="00C11F93" w:rsidRDefault="00C11F93">
          <w:pPr>
            <w:pStyle w:val="Verzeichnis3"/>
            <w:tabs>
              <w:tab w:val="left" w:pos="1200"/>
              <w:tab w:val="right" w:leader="dot" w:pos="8630"/>
            </w:tabs>
            <w:rPr>
              <w:rFonts w:asciiTheme="minorHAnsi" w:eastAsiaTheme="minorEastAsia" w:hAnsiTheme="minorHAnsi" w:cstheme="minorBidi"/>
              <w:noProof/>
              <w:sz w:val="22"/>
              <w:szCs w:val="22"/>
            </w:rPr>
          </w:pPr>
          <w:hyperlink w:anchor="_Toc471741654" w:history="1">
            <w:r w:rsidRPr="00AA0E06">
              <w:rPr>
                <w:rStyle w:val="Hyperlink"/>
                <w:noProof/>
              </w:rPr>
              <w:t>6.6.2</w:t>
            </w:r>
            <w:r>
              <w:rPr>
                <w:rFonts w:asciiTheme="minorHAnsi" w:eastAsiaTheme="minorEastAsia" w:hAnsiTheme="minorHAnsi" w:cstheme="minorBidi"/>
                <w:noProof/>
                <w:sz w:val="22"/>
                <w:szCs w:val="22"/>
              </w:rPr>
              <w:tab/>
            </w:r>
            <w:r w:rsidRPr="00AA0E06">
              <w:rPr>
                <w:rStyle w:val="Hyperlink"/>
                <w:noProof/>
              </w:rPr>
              <w:t>Indirect position</w:t>
            </w:r>
            <w:r>
              <w:rPr>
                <w:noProof/>
                <w:webHidden/>
              </w:rPr>
              <w:tab/>
            </w:r>
            <w:r>
              <w:rPr>
                <w:noProof/>
                <w:webHidden/>
              </w:rPr>
              <w:fldChar w:fldCharType="begin"/>
            </w:r>
            <w:r>
              <w:rPr>
                <w:noProof/>
                <w:webHidden/>
              </w:rPr>
              <w:instrText xml:space="preserve"> PAGEREF _Toc471741654 \h </w:instrText>
            </w:r>
            <w:r>
              <w:rPr>
                <w:noProof/>
                <w:webHidden/>
              </w:rPr>
            </w:r>
            <w:r>
              <w:rPr>
                <w:noProof/>
                <w:webHidden/>
              </w:rPr>
              <w:fldChar w:fldCharType="separate"/>
            </w:r>
            <w:r>
              <w:rPr>
                <w:noProof/>
                <w:webHidden/>
              </w:rPr>
              <w:t>30</w:t>
            </w:r>
            <w:r>
              <w:rPr>
                <w:noProof/>
                <w:webHidden/>
              </w:rPr>
              <w:fldChar w:fldCharType="end"/>
            </w:r>
          </w:hyperlink>
        </w:p>
        <w:p w14:paraId="421D154F" w14:textId="77777777" w:rsidR="00C11F93" w:rsidRDefault="00C11F93">
          <w:pPr>
            <w:pStyle w:val="Verzeichnis3"/>
            <w:tabs>
              <w:tab w:val="left" w:pos="1200"/>
              <w:tab w:val="right" w:leader="dot" w:pos="8630"/>
            </w:tabs>
            <w:rPr>
              <w:rFonts w:asciiTheme="minorHAnsi" w:eastAsiaTheme="minorEastAsia" w:hAnsiTheme="minorHAnsi" w:cstheme="minorBidi"/>
              <w:noProof/>
              <w:sz w:val="22"/>
              <w:szCs w:val="22"/>
            </w:rPr>
          </w:pPr>
          <w:hyperlink w:anchor="_Toc471741655" w:history="1">
            <w:r w:rsidRPr="00AA0E06">
              <w:rPr>
                <w:rStyle w:val="Hyperlink"/>
                <w:noProof/>
              </w:rPr>
              <w:t>6.6.3</w:t>
            </w:r>
            <w:r>
              <w:rPr>
                <w:rFonts w:asciiTheme="minorHAnsi" w:eastAsiaTheme="minorEastAsia" w:hAnsiTheme="minorHAnsi" w:cstheme="minorBidi"/>
                <w:noProof/>
                <w:sz w:val="22"/>
                <w:szCs w:val="22"/>
              </w:rPr>
              <w:tab/>
            </w:r>
            <w:r w:rsidRPr="00AA0E06">
              <w:rPr>
                <w:rStyle w:val="Hyperlink"/>
                <w:noProof/>
              </w:rPr>
              <w:t>Network navigation</w:t>
            </w:r>
            <w:r>
              <w:rPr>
                <w:noProof/>
                <w:webHidden/>
              </w:rPr>
              <w:tab/>
            </w:r>
            <w:r>
              <w:rPr>
                <w:noProof/>
                <w:webHidden/>
              </w:rPr>
              <w:fldChar w:fldCharType="begin"/>
            </w:r>
            <w:r>
              <w:rPr>
                <w:noProof/>
                <w:webHidden/>
              </w:rPr>
              <w:instrText xml:space="preserve"> PAGEREF _Toc471741655 \h </w:instrText>
            </w:r>
            <w:r>
              <w:rPr>
                <w:noProof/>
                <w:webHidden/>
              </w:rPr>
            </w:r>
            <w:r>
              <w:rPr>
                <w:noProof/>
                <w:webHidden/>
              </w:rPr>
              <w:fldChar w:fldCharType="separate"/>
            </w:r>
            <w:r>
              <w:rPr>
                <w:noProof/>
                <w:webHidden/>
              </w:rPr>
              <w:t>38</w:t>
            </w:r>
            <w:r>
              <w:rPr>
                <w:noProof/>
                <w:webHidden/>
              </w:rPr>
              <w:fldChar w:fldCharType="end"/>
            </w:r>
          </w:hyperlink>
        </w:p>
        <w:p w14:paraId="70C7567B" w14:textId="77777777" w:rsidR="00C11F93" w:rsidRDefault="00C11F93">
          <w:pPr>
            <w:pStyle w:val="Verzeichnis1"/>
            <w:tabs>
              <w:tab w:val="left" w:pos="480"/>
              <w:tab w:val="right" w:leader="dot" w:pos="8630"/>
            </w:tabs>
            <w:rPr>
              <w:rFonts w:asciiTheme="minorHAnsi" w:eastAsiaTheme="minorEastAsia" w:hAnsiTheme="minorHAnsi" w:cstheme="minorBidi"/>
              <w:noProof/>
              <w:sz w:val="22"/>
              <w:szCs w:val="22"/>
            </w:rPr>
          </w:pPr>
          <w:hyperlink w:anchor="_Toc471741656" w:history="1">
            <w:r w:rsidRPr="00AA0E06">
              <w:rPr>
                <w:rStyle w:val="Hyperlink"/>
                <w:noProof/>
              </w:rPr>
              <w:t>7.</w:t>
            </w:r>
            <w:r>
              <w:rPr>
                <w:rFonts w:asciiTheme="minorHAnsi" w:eastAsiaTheme="minorEastAsia" w:hAnsiTheme="minorHAnsi" w:cstheme="minorBidi"/>
                <w:noProof/>
                <w:sz w:val="22"/>
                <w:szCs w:val="22"/>
              </w:rPr>
              <w:tab/>
            </w:r>
            <w:r w:rsidRPr="00AA0E06">
              <w:rPr>
                <w:rStyle w:val="Hyperlink"/>
                <w:noProof/>
              </w:rPr>
              <w:t>Clause containing normative material</w:t>
            </w:r>
            <w:r>
              <w:rPr>
                <w:noProof/>
                <w:webHidden/>
              </w:rPr>
              <w:tab/>
            </w:r>
            <w:r>
              <w:rPr>
                <w:noProof/>
                <w:webHidden/>
              </w:rPr>
              <w:fldChar w:fldCharType="begin"/>
            </w:r>
            <w:r>
              <w:rPr>
                <w:noProof/>
                <w:webHidden/>
              </w:rPr>
              <w:instrText xml:space="preserve"> PAGEREF _Toc471741656 \h </w:instrText>
            </w:r>
            <w:r>
              <w:rPr>
                <w:noProof/>
                <w:webHidden/>
              </w:rPr>
            </w:r>
            <w:r>
              <w:rPr>
                <w:noProof/>
                <w:webHidden/>
              </w:rPr>
              <w:fldChar w:fldCharType="separate"/>
            </w:r>
            <w:r>
              <w:rPr>
                <w:noProof/>
                <w:webHidden/>
              </w:rPr>
              <w:t>39</w:t>
            </w:r>
            <w:r>
              <w:rPr>
                <w:noProof/>
                <w:webHidden/>
              </w:rPr>
              <w:fldChar w:fldCharType="end"/>
            </w:r>
          </w:hyperlink>
        </w:p>
        <w:p w14:paraId="2A4DA445" w14:textId="77777777" w:rsidR="00C11F93" w:rsidRDefault="00C11F93">
          <w:pPr>
            <w:pStyle w:val="Verzeichnis2"/>
            <w:tabs>
              <w:tab w:val="left" w:pos="960"/>
              <w:tab w:val="right" w:leader="dot" w:pos="8630"/>
            </w:tabs>
            <w:rPr>
              <w:rFonts w:asciiTheme="minorHAnsi" w:eastAsiaTheme="minorEastAsia" w:hAnsiTheme="minorHAnsi" w:cstheme="minorBidi"/>
              <w:noProof/>
              <w:sz w:val="22"/>
              <w:szCs w:val="22"/>
            </w:rPr>
          </w:pPr>
          <w:hyperlink w:anchor="_Toc471741657" w:history="1">
            <w:r w:rsidRPr="00AA0E06">
              <w:rPr>
                <w:rStyle w:val="Hyperlink"/>
                <w:noProof/>
              </w:rPr>
              <w:t>7.1</w:t>
            </w:r>
            <w:r>
              <w:rPr>
                <w:rFonts w:asciiTheme="minorHAnsi" w:eastAsiaTheme="minorEastAsia" w:hAnsiTheme="minorHAnsi" w:cstheme="minorBidi"/>
                <w:noProof/>
                <w:sz w:val="22"/>
                <w:szCs w:val="22"/>
              </w:rPr>
              <w:tab/>
            </w:r>
            <w:r w:rsidRPr="00AA0E06">
              <w:rPr>
                <w:rStyle w:val="Hyperlink"/>
                <w:noProof/>
              </w:rPr>
              <w:t>The HY_Features conceptual model</w:t>
            </w:r>
            <w:r>
              <w:rPr>
                <w:noProof/>
                <w:webHidden/>
              </w:rPr>
              <w:tab/>
            </w:r>
            <w:r>
              <w:rPr>
                <w:noProof/>
                <w:webHidden/>
              </w:rPr>
              <w:fldChar w:fldCharType="begin"/>
            </w:r>
            <w:r>
              <w:rPr>
                <w:noProof/>
                <w:webHidden/>
              </w:rPr>
              <w:instrText xml:space="preserve"> PAGEREF _Toc471741657 \h </w:instrText>
            </w:r>
            <w:r>
              <w:rPr>
                <w:noProof/>
                <w:webHidden/>
              </w:rPr>
            </w:r>
            <w:r>
              <w:rPr>
                <w:noProof/>
                <w:webHidden/>
              </w:rPr>
              <w:fldChar w:fldCharType="separate"/>
            </w:r>
            <w:r>
              <w:rPr>
                <w:noProof/>
                <w:webHidden/>
              </w:rPr>
              <w:t>39</w:t>
            </w:r>
            <w:r>
              <w:rPr>
                <w:noProof/>
                <w:webHidden/>
              </w:rPr>
              <w:fldChar w:fldCharType="end"/>
            </w:r>
          </w:hyperlink>
        </w:p>
        <w:p w14:paraId="7FA3C101" w14:textId="77777777" w:rsidR="00C11F93" w:rsidRDefault="00C11F93">
          <w:pPr>
            <w:pStyle w:val="Verzeichnis2"/>
            <w:tabs>
              <w:tab w:val="left" w:pos="960"/>
              <w:tab w:val="right" w:leader="dot" w:pos="8630"/>
            </w:tabs>
            <w:rPr>
              <w:rFonts w:asciiTheme="minorHAnsi" w:eastAsiaTheme="minorEastAsia" w:hAnsiTheme="minorHAnsi" w:cstheme="minorBidi"/>
              <w:noProof/>
              <w:sz w:val="22"/>
              <w:szCs w:val="22"/>
            </w:rPr>
          </w:pPr>
          <w:hyperlink w:anchor="_Toc471741658" w:history="1">
            <w:r w:rsidRPr="00AA0E06">
              <w:rPr>
                <w:rStyle w:val="Hyperlink"/>
                <w:noProof/>
              </w:rPr>
              <w:t>7.2</w:t>
            </w:r>
            <w:r>
              <w:rPr>
                <w:rFonts w:asciiTheme="minorHAnsi" w:eastAsiaTheme="minorEastAsia" w:hAnsiTheme="minorHAnsi" w:cstheme="minorBidi"/>
                <w:noProof/>
                <w:sz w:val="22"/>
                <w:szCs w:val="22"/>
              </w:rPr>
              <w:tab/>
            </w:r>
            <w:r w:rsidRPr="00AA0E06">
              <w:rPr>
                <w:rStyle w:val="Hyperlink"/>
                <w:noProof/>
              </w:rPr>
              <w:t>HY_Features conceptual model conformance</w:t>
            </w:r>
            <w:r>
              <w:rPr>
                <w:noProof/>
                <w:webHidden/>
              </w:rPr>
              <w:tab/>
            </w:r>
            <w:r>
              <w:rPr>
                <w:noProof/>
                <w:webHidden/>
              </w:rPr>
              <w:fldChar w:fldCharType="begin"/>
            </w:r>
            <w:r>
              <w:rPr>
                <w:noProof/>
                <w:webHidden/>
              </w:rPr>
              <w:instrText xml:space="preserve"> PAGEREF _Toc471741658 \h </w:instrText>
            </w:r>
            <w:r>
              <w:rPr>
                <w:noProof/>
                <w:webHidden/>
              </w:rPr>
            </w:r>
            <w:r>
              <w:rPr>
                <w:noProof/>
                <w:webHidden/>
              </w:rPr>
              <w:fldChar w:fldCharType="separate"/>
            </w:r>
            <w:r>
              <w:rPr>
                <w:noProof/>
                <w:webHidden/>
              </w:rPr>
              <w:t>42</w:t>
            </w:r>
            <w:r>
              <w:rPr>
                <w:noProof/>
                <w:webHidden/>
              </w:rPr>
              <w:fldChar w:fldCharType="end"/>
            </w:r>
          </w:hyperlink>
        </w:p>
        <w:p w14:paraId="483050AE" w14:textId="77777777" w:rsidR="00C11F93" w:rsidRDefault="00C11F93">
          <w:pPr>
            <w:pStyle w:val="Verzeichnis2"/>
            <w:tabs>
              <w:tab w:val="left" w:pos="960"/>
              <w:tab w:val="right" w:leader="dot" w:pos="8630"/>
            </w:tabs>
            <w:rPr>
              <w:rFonts w:asciiTheme="minorHAnsi" w:eastAsiaTheme="minorEastAsia" w:hAnsiTheme="minorHAnsi" w:cstheme="minorBidi"/>
              <w:noProof/>
              <w:sz w:val="22"/>
              <w:szCs w:val="22"/>
            </w:rPr>
          </w:pPr>
          <w:hyperlink w:anchor="_Toc471741659" w:history="1">
            <w:r w:rsidRPr="00AA0E06">
              <w:rPr>
                <w:rStyle w:val="Hyperlink"/>
                <w:noProof/>
              </w:rPr>
              <w:t>7.3</w:t>
            </w:r>
            <w:r>
              <w:rPr>
                <w:rFonts w:asciiTheme="minorHAnsi" w:eastAsiaTheme="minorEastAsia" w:hAnsiTheme="minorHAnsi" w:cstheme="minorBidi"/>
                <w:noProof/>
                <w:sz w:val="22"/>
                <w:szCs w:val="22"/>
              </w:rPr>
              <w:tab/>
            </w:r>
            <w:r w:rsidRPr="00AA0E06">
              <w:rPr>
                <w:rStyle w:val="Hyperlink"/>
                <w:noProof/>
              </w:rPr>
              <w:t>HydroFeature module</w:t>
            </w:r>
            <w:r>
              <w:rPr>
                <w:noProof/>
                <w:webHidden/>
              </w:rPr>
              <w:tab/>
            </w:r>
            <w:r>
              <w:rPr>
                <w:noProof/>
                <w:webHidden/>
              </w:rPr>
              <w:fldChar w:fldCharType="begin"/>
            </w:r>
            <w:r>
              <w:rPr>
                <w:noProof/>
                <w:webHidden/>
              </w:rPr>
              <w:instrText xml:space="preserve"> PAGEREF _Toc471741659 \h </w:instrText>
            </w:r>
            <w:r>
              <w:rPr>
                <w:noProof/>
                <w:webHidden/>
              </w:rPr>
            </w:r>
            <w:r>
              <w:rPr>
                <w:noProof/>
                <w:webHidden/>
              </w:rPr>
              <w:fldChar w:fldCharType="separate"/>
            </w:r>
            <w:r>
              <w:rPr>
                <w:noProof/>
                <w:webHidden/>
              </w:rPr>
              <w:t>43</w:t>
            </w:r>
            <w:r>
              <w:rPr>
                <w:noProof/>
                <w:webHidden/>
              </w:rPr>
              <w:fldChar w:fldCharType="end"/>
            </w:r>
          </w:hyperlink>
        </w:p>
        <w:p w14:paraId="0093ECB8" w14:textId="77777777" w:rsidR="00C11F93" w:rsidRDefault="00C11F93">
          <w:pPr>
            <w:pStyle w:val="Verzeichnis3"/>
            <w:tabs>
              <w:tab w:val="left" w:pos="1200"/>
              <w:tab w:val="right" w:leader="dot" w:pos="8630"/>
            </w:tabs>
            <w:rPr>
              <w:rFonts w:asciiTheme="minorHAnsi" w:eastAsiaTheme="minorEastAsia" w:hAnsiTheme="minorHAnsi" w:cstheme="minorBidi"/>
              <w:noProof/>
              <w:sz w:val="22"/>
              <w:szCs w:val="22"/>
            </w:rPr>
          </w:pPr>
          <w:hyperlink w:anchor="_Toc471741660" w:history="1">
            <w:r w:rsidRPr="00AA0E06">
              <w:rPr>
                <w:rStyle w:val="Hyperlink"/>
                <w:noProof/>
              </w:rPr>
              <w:t>7.3.1</w:t>
            </w:r>
            <w:r>
              <w:rPr>
                <w:rFonts w:asciiTheme="minorHAnsi" w:eastAsiaTheme="minorEastAsia" w:hAnsiTheme="minorHAnsi" w:cstheme="minorBidi"/>
                <w:noProof/>
                <w:sz w:val="22"/>
                <w:szCs w:val="22"/>
              </w:rPr>
              <w:tab/>
            </w:r>
            <w:r w:rsidRPr="00AA0E06">
              <w:rPr>
                <w:rStyle w:val="Hyperlink"/>
                <w:noProof/>
              </w:rPr>
              <w:t>Named Feature Package</w:t>
            </w:r>
            <w:r>
              <w:rPr>
                <w:noProof/>
                <w:webHidden/>
              </w:rPr>
              <w:tab/>
            </w:r>
            <w:r>
              <w:rPr>
                <w:noProof/>
                <w:webHidden/>
              </w:rPr>
              <w:fldChar w:fldCharType="begin"/>
            </w:r>
            <w:r>
              <w:rPr>
                <w:noProof/>
                <w:webHidden/>
              </w:rPr>
              <w:instrText xml:space="preserve"> PAGEREF _Toc471741660 \h </w:instrText>
            </w:r>
            <w:r>
              <w:rPr>
                <w:noProof/>
                <w:webHidden/>
              </w:rPr>
            </w:r>
            <w:r>
              <w:rPr>
                <w:noProof/>
                <w:webHidden/>
              </w:rPr>
              <w:fldChar w:fldCharType="separate"/>
            </w:r>
            <w:r>
              <w:rPr>
                <w:noProof/>
                <w:webHidden/>
              </w:rPr>
              <w:t>45</w:t>
            </w:r>
            <w:r>
              <w:rPr>
                <w:noProof/>
                <w:webHidden/>
              </w:rPr>
              <w:fldChar w:fldCharType="end"/>
            </w:r>
          </w:hyperlink>
        </w:p>
        <w:p w14:paraId="45ED0996" w14:textId="77777777" w:rsidR="00C11F93" w:rsidRDefault="00C11F93">
          <w:pPr>
            <w:pStyle w:val="Verzeichnis3"/>
            <w:tabs>
              <w:tab w:val="left" w:pos="1200"/>
              <w:tab w:val="right" w:leader="dot" w:pos="8630"/>
            </w:tabs>
            <w:rPr>
              <w:rFonts w:asciiTheme="minorHAnsi" w:eastAsiaTheme="minorEastAsia" w:hAnsiTheme="minorHAnsi" w:cstheme="minorBidi"/>
              <w:noProof/>
              <w:sz w:val="22"/>
              <w:szCs w:val="22"/>
            </w:rPr>
          </w:pPr>
          <w:hyperlink w:anchor="_Toc471741661" w:history="1">
            <w:r w:rsidRPr="00AA0E06">
              <w:rPr>
                <w:rStyle w:val="Hyperlink"/>
                <w:noProof/>
              </w:rPr>
              <w:t>7.3.2</w:t>
            </w:r>
            <w:r>
              <w:rPr>
                <w:rFonts w:asciiTheme="minorHAnsi" w:eastAsiaTheme="minorEastAsia" w:hAnsiTheme="minorHAnsi" w:cstheme="minorBidi"/>
                <w:noProof/>
                <w:sz w:val="22"/>
                <w:szCs w:val="22"/>
              </w:rPr>
              <w:tab/>
            </w:r>
            <w:r w:rsidRPr="00AA0E06">
              <w:rPr>
                <w:rStyle w:val="Hyperlink"/>
                <w:noProof/>
              </w:rPr>
              <w:t>The HydroComplex package</w:t>
            </w:r>
            <w:r>
              <w:rPr>
                <w:noProof/>
                <w:webHidden/>
              </w:rPr>
              <w:tab/>
            </w:r>
            <w:r>
              <w:rPr>
                <w:noProof/>
                <w:webHidden/>
              </w:rPr>
              <w:fldChar w:fldCharType="begin"/>
            </w:r>
            <w:r>
              <w:rPr>
                <w:noProof/>
                <w:webHidden/>
              </w:rPr>
              <w:instrText xml:space="preserve"> PAGEREF _Toc471741661 \h </w:instrText>
            </w:r>
            <w:r>
              <w:rPr>
                <w:noProof/>
                <w:webHidden/>
              </w:rPr>
            </w:r>
            <w:r>
              <w:rPr>
                <w:noProof/>
                <w:webHidden/>
              </w:rPr>
              <w:fldChar w:fldCharType="separate"/>
            </w:r>
            <w:r>
              <w:rPr>
                <w:noProof/>
                <w:webHidden/>
              </w:rPr>
              <w:t>47</w:t>
            </w:r>
            <w:r>
              <w:rPr>
                <w:noProof/>
                <w:webHidden/>
              </w:rPr>
              <w:fldChar w:fldCharType="end"/>
            </w:r>
          </w:hyperlink>
        </w:p>
        <w:p w14:paraId="3195A8EB" w14:textId="77777777" w:rsidR="00C11F93" w:rsidRDefault="00C11F93">
          <w:pPr>
            <w:pStyle w:val="Verzeichnis3"/>
            <w:tabs>
              <w:tab w:val="left" w:pos="1200"/>
              <w:tab w:val="right" w:leader="dot" w:pos="8630"/>
            </w:tabs>
            <w:rPr>
              <w:rFonts w:asciiTheme="minorHAnsi" w:eastAsiaTheme="minorEastAsia" w:hAnsiTheme="minorHAnsi" w:cstheme="minorBidi"/>
              <w:noProof/>
              <w:sz w:val="22"/>
              <w:szCs w:val="22"/>
            </w:rPr>
          </w:pPr>
          <w:hyperlink w:anchor="_Toc471741662" w:history="1">
            <w:r w:rsidRPr="00AA0E06">
              <w:rPr>
                <w:rStyle w:val="Hyperlink"/>
                <w:noProof/>
              </w:rPr>
              <w:t>7.3.3</w:t>
            </w:r>
            <w:r>
              <w:rPr>
                <w:rFonts w:asciiTheme="minorHAnsi" w:eastAsiaTheme="minorEastAsia" w:hAnsiTheme="minorHAnsi" w:cstheme="minorBidi"/>
                <w:noProof/>
                <w:sz w:val="22"/>
                <w:szCs w:val="22"/>
              </w:rPr>
              <w:tab/>
            </w:r>
            <w:r w:rsidRPr="00AA0E06">
              <w:rPr>
                <w:rStyle w:val="Hyperlink"/>
                <w:noProof/>
              </w:rPr>
              <w:t>The River Positioning System</w:t>
            </w:r>
            <w:r>
              <w:rPr>
                <w:noProof/>
                <w:webHidden/>
              </w:rPr>
              <w:tab/>
            </w:r>
            <w:r>
              <w:rPr>
                <w:noProof/>
                <w:webHidden/>
              </w:rPr>
              <w:fldChar w:fldCharType="begin"/>
            </w:r>
            <w:r>
              <w:rPr>
                <w:noProof/>
                <w:webHidden/>
              </w:rPr>
              <w:instrText xml:space="preserve"> PAGEREF _Toc471741662 \h </w:instrText>
            </w:r>
            <w:r>
              <w:rPr>
                <w:noProof/>
                <w:webHidden/>
              </w:rPr>
            </w:r>
            <w:r>
              <w:rPr>
                <w:noProof/>
                <w:webHidden/>
              </w:rPr>
              <w:fldChar w:fldCharType="separate"/>
            </w:r>
            <w:r>
              <w:rPr>
                <w:noProof/>
                <w:webHidden/>
              </w:rPr>
              <w:t>61</w:t>
            </w:r>
            <w:r>
              <w:rPr>
                <w:noProof/>
                <w:webHidden/>
              </w:rPr>
              <w:fldChar w:fldCharType="end"/>
            </w:r>
          </w:hyperlink>
        </w:p>
        <w:p w14:paraId="557E141D" w14:textId="77777777" w:rsidR="00C11F93" w:rsidRDefault="00C11F93">
          <w:pPr>
            <w:pStyle w:val="Verzeichnis2"/>
            <w:tabs>
              <w:tab w:val="left" w:pos="960"/>
              <w:tab w:val="right" w:leader="dot" w:pos="8630"/>
            </w:tabs>
            <w:rPr>
              <w:rFonts w:asciiTheme="minorHAnsi" w:eastAsiaTheme="minorEastAsia" w:hAnsiTheme="minorHAnsi" w:cstheme="minorBidi"/>
              <w:noProof/>
              <w:sz w:val="22"/>
              <w:szCs w:val="22"/>
            </w:rPr>
          </w:pPr>
          <w:hyperlink w:anchor="_Toc471741663" w:history="1">
            <w:r w:rsidRPr="00AA0E06">
              <w:rPr>
                <w:rStyle w:val="Hyperlink"/>
                <w:noProof/>
              </w:rPr>
              <w:t>7.4</w:t>
            </w:r>
            <w:r>
              <w:rPr>
                <w:rFonts w:asciiTheme="minorHAnsi" w:eastAsiaTheme="minorEastAsia" w:hAnsiTheme="minorHAnsi" w:cstheme="minorBidi"/>
                <w:noProof/>
                <w:sz w:val="22"/>
                <w:szCs w:val="22"/>
              </w:rPr>
              <w:tab/>
            </w:r>
            <w:r w:rsidRPr="00AA0E06">
              <w:rPr>
                <w:rStyle w:val="Hyperlink"/>
                <w:noProof/>
              </w:rPr>
              <w:t>The Surface Hydro Feature model</w:t>
            </w:r>
            <w:r>
              <w:rPr>
                <w:noProof/>
                <w:webHidden/>
              </w:rPr>
              <w:tab/>
            </w:r>
            <w:r>
              <w:rPr>
                <w:noProof/>
                <w:webHidden/>
              </w:rPr>
              <w:fldChar w:fldCharType="begin"/>
            </w:r>
            <w:r>
              <w:rPr>
                <w:noProof/>
                <w:webHidden/>
              </w:rPr>
              <w:instrText xml:space="preserve"> PAGEREF _Toc471741663 \h </w:instrText>
            </w:r>
            <w:r>
              <w:rPr>
                <w:noProof/>
                <w:webHidden/>
              </w:rPr>
            </w:r>
            <w:r>
              <w:rPr>
                <w:noProof/>
                <w:webHidden/>
              </w:rPr>
              <w:fldChar w:fldCharType="separate"/>
            </w:r>
            <w:r>
              <w:rPr>
                <w:noProof/>
                <w:webHidden/>
              </w:rPr>
              <w:t>66</w:t>
            </w:r>
            <w:r>
              <w:rPr>
                <w:noProof/>
                <w:webHidden/>
              </w:rPr>
              <w:fldChar w:fldCharType="end"/>
            </w:r>
          </w:hyperlink>
        </w:p>
        <w:p w14:paraId="60D68715" w14:textId="77777777" w:rsidR="00C11F93" w:rsidRDefault="00C11F93">
          <w:pPr>
            <w:pStyle w:val="Verzeichnis3"/>
            <w:tabs>
              <w:tab w:val="left" w:pos="1200"/>
              <w:tab w:val="right" w:leader="dot" w:pos="8630"/>
            </w:tabs>
            <w:rPr>
              <w:rFonts w:asciiTheme="minorHAnsi" w:eastAsiaTheme="minorEastAsia" w:hAnsiTheme="minorHAnsi" w:cstheme="minorBidi"/>
              <w:noProof/>
              <w:sz w:val="22"/>
              <w:szCs w:val="22"/>
            </w:rPr>
          </w:pPr>
          <w:hyperlink w:anchor="_Toc471741664" w:history="1">
            <w:r w:rsidRPr="00AA0E06">
              <w:rPr>
                <w:rStyle w:val="Hyperlink"/>
                <w:noProof/>
              </w:rPr>
              <w:t>7.4.1</w:t>
            </w:r>
            <w:r>
              <w:rPr>
                <w:rFonts w:asciiTheme="minorHAnsi" w:eastAsiaTheme="minorEastAsia" w:hAnsiTheme="minorHAnsi" w:cstheme="minorBidi"/>
                <w:noProof/>
                <w:sz w:val="22"/>
                <w:szCs w:val="22"/>
              </w:rPr>
              <w:tab/>
            </w:r>
            <w:r w:rsidRPr="00AA0E06">
              <w:rPr>
                <w:rStyle w:val="Hyperlink"/>
                <w:noProof/>
              </w:rPr>
              <w:t>The Channel Network model</w:t>
            </w:r>
            <w:r>
              <w:rPr>
                <w:noProof/>
                <w:webHidden/>
              </w:rPr>
              <w:tab/>
            </w:r>
            <w:r>
              <w:rPr>
                <w:noProof/>
                <w:webHidden/>
              </w:rPr>
              <w:fldChar w:fldCharType="begin"/>
            </w:r>
            <w:r>
              <w:rPr>
                <w:noProof/>
                <w:webHidden/>
              </w:rPr>
              <w:instrText xml:space="preserve"> PAGEREF _Toc471741664 \h </w:instrText>
            </w:r>
            <w:r>
              <w:rPr>
                <w:noProof/>
                <w:webHidden/>
              </w:rPr>
            </w:r>
            <w:r>
              <w:rPr>
                <w:noProof/>
                <w:webHidden/>
              </w:rPr>
              <w:fldChar w:fldCharType="separate"/>
            </w:r>
            <w:r>
              <w:rPr>
                <w:noProof/>
                <w:webHidden/>
              </w:rPr>
              <w:t>67</w:t>
            </w:r>
            <w:r>
              <w:rPr>
                <w:noProof/>
                <w:webHidden/>
              </w:rPr>
              <w:fldChar w:fldCharType="end"/>
            </w:r>
          </w:hyperlink>
        </w:p>
        <w:p w14:paraId="210915B6" w14:textId="77777777" w:rsidR="00C11F93" w:rsidRDefault="00C11F93">
          <w:pPr>
            <w:pStyle w:val="Verzeichnis3"/>
            <w:tabs>
              <w:tab w:val="left" w:pos="1200"/>
              <w:tab w:val="right" w:leader="dot" w:pos="8630"/>
            </w:tabs>
            <w:rPr>
              <w:rFonts w:asciiTheme="minorHAnsi" w:eastAsiaTheme="minorEastAsia" w:hAnsiTheme="minorHAnsi" w:cstheme="minorBidi"/>
              <w:noProof/>
              <w:sz w:val="22"/>
              <w:szCs w:val="22"/>
            </w:rPr>
          </w:pPr>
          <w:hyperlink w:anchor="_Toc471741665" w:history="1">
            <w:r w:rsidRPr="00AA0E06">
              <w:rPr>
                <w:rStyle w:val="Hyperlink"/>
                <w:noProof/>
              </w:rPr>
              <w:t>7.4.2</w:t>
            </w:r>
            <w:r>
              <w:rPr>
                <w:rFonts w:asciiTheme="minorHAnsi" w:eastAsiaTheme="minorEastAsia" w:hAnsiTheme="minorHAnsi" w:cstheme="minorBidi"/>
                <w:noProof/>
                <w:sz w:val="22"/>
                <w:szCs w:val="22"/>
              </w:rPr>
              <w:tab/>
            </w:r>
            <w:r w:rsidRPr="00AA0E06">
              <w:rPr>
                <w:rStyle w:val="Hyperlink"/>
                <w:noProof/>
              </w:rPr>
              <w:t>The Hydrographic Network model</w:t>
            </w:r>
            <w:r>
              <w:rPr>
                <w:noProof/>
                <w:webHidden/>
              </w:rPr>
              <w:tab/>
            </w:r>
            <w:r>
              <w:rPr>
                <w:noProof/>
                <w:webHidden/>
              </w:rPr>
              <w:fldChar w:fldCharType="begin"/>
            </w:r>
            <w:r>
              <w:rPr>
                <w:noProof/>
                <w:webHidden/>
              </w:rPr>
              <w:instrText xml:space="preserve"> PAGEREF _Toc471741665 \h </w:instrText>
            </w:r>
            <w:r>
              <w:rPr>
                <w:noProof/>
                <w:webHidden/>
              </w:rPr>
            </w:r>
            <w:r>
              <w:rPr>
                <w:noProof/>
                <w:webHidden/>
              </w:rPr>
              <w:fldChar w:fldCharType="separate"/>
            </w:r>
            <w:r>
              <w:rPr>
                <w:noProof/>
                <w:webHidden/>
              </w:rPr>
              <w:t>72</w:t>
            </w:r>
            <w:r>
              <w:rPr>
                <w:noProof/>
                <w:webHidden/>
              </w:rPr>
              <w:fldChar w:fldCharType="end"/>
            </w:r>
          </w:hyperlink>
        </w:p>
        <w:p w14:paraId="74929BDD" w14:textId="77777777" w:rsidR="00C11F93" w:rsidRDefault="00C11F93">
          <w:pPr>
            <w:pStyle w:val="Verzeichnis3"/>
            <w:tabs>
              <w:tab w:val="left" w:pos="1200"/>
              <w:tab w:val="right" w:leader="dot" w:pos="8630"/>
            </w:tabs>
            <w:rPr>
              <w:rFonts w:asciiTheme="minorHAnsi" w:eastAsiaTheme="minorEastAsia" w:hAnsiTheme="minorHAnsi" w:cstheme="minorBidi"/>
              <w:noProof/>
              <w:sz w:val="22"/>
              <w:szCs w:val="22"/>
            </w:rPr>
          </w:pPr>
          <w:hyperlink w:anchor="_Toc471741666" w:history="1">
            <w:r w:rsidRPr="00AA0E06">
              <w:rPr>
                <w:rStyle w:val="Hyperlink"/>
                <w:noProof/>
              </w:rPr>
              <w:t>7.4.3</w:t>
            </w:r>
            <w:r>
              <w:rPr>
                <w:rFonts w:asciiTheme="minorHAnsi" w:eastAsiaTheme="minorEastAsia" w:hAnsiTheme="minorHAnsi" w:cstheme="minorBidi"/>
                <w:noProof/>
                <w:sz w:val="22"/>
                <w:szCs w:val="22"/>
              </w:rPr>
              <w:tab/>
            </w:r>
            <w:r w:rsidRPr="00AA0E06">
              <w:rPr>
                <w:rStyle w:val="Hyperlink"/>
                <w:noProof/>
              </w:rPr>
              <w:t>The Surface-Water Body types</w:t>
            </w:r>
            <w:r>
              <w:rPr>
                <w:noProof/>
                <w:webHidden/>
              </w:rPr>
              <w:tab/>
            </w:r>
            <w:r>
              <w:rPr>
                <w:noProof/>
                <w:webHidden/>
              </w:rPr>
              <w:fldChar w:fldCharType="begin"/>
            </w:r>
            <w:r>
              <w:rPr>
                <w:noProof/>
                <w:webHidden/>
              </w:rPr>
              <w:instrText xml:space="preserve"> PAGEREF _Toc471741666 \h </w:instrText>
            </w:r>
            <w:r>
              <w:rPr>
                <w:noProof/>
                <w:webHidden/>
              </w:rPr>
            </w:r>
            <w:r>
              <w:rPr>
                <w:noProof/>
                <w:webHidden/>
              </w:rPr>
              <w:fldChar w:fldCharType="separate"/>
            </w:r>
            <w:r>
              <w:rPr>
                <w:noProof/>
                <w:webHidden/>
              </w:rPr>
              <w:t>78</w:t>
            </w:r>
            <w:r>
              <w:rPr>
                <w:noProof/>
                <w:webHidden/>
              </w:rPr>
              <w:fldChar w:fldCharType="end"/>
            </w:r>
          </w:hyperlink>
        </w:p>
        <w:p w14:paraId="377268B1" w14:textId="77777777" w:rsidR="00C11F93" w:rsidRDefault="00C11F93">
          <w:pPr>
            <w:pStyle w:val="Verzeichnis3"/>
            <w:tabs>
              <w:tab w:val="left" w:pos="1200"/>
              <w:tab w:val="right" w:leader="dot" w:pos="8630"/>
            </w:tabs>
            <w:rPr>
              <w:rFonts w:asciiTheme="minorHAnsi" w:eastAsiaTheme="minorEastAsia" w:hAnsiTheme="minorHAnsi" w:cstheme="minorBidi"/>
              <w:noProof/>
              <w:sz w:val="22"/>
              <w:szCs w:val="22"/>
            </w:rPr>
          </w:pPr>
          <w:hyperlink w:anchor="_Toc471741667" w:history="1">
            <w:r w:rsidRPr="00AA0E06">
              <w:rPr>
                <w:rStyle w:val="Hyperlink"/>
                <w:noProof/>
              </w:rPr>
              <w:t>7.4.4</w:t>
            </w:r>
            <w:r>
              <w:rPr>
                <w:rFonts w:asciiTheme="minorHAnsi" w:eastAsiaTheme="minorEastAsia" w:hAnsiTheme="minorHAnsi" w:cstheme="minorBidi"/>
                <w:noProof/>
                <w:sz w:val="22"/>
                <w:szCs w:val="22"/>
              </w:rPr>
              <w:tab/>
            </w:r>
            <w:r w:rsidRPr="00AA0E06">
              <w:rPr>
                <w:rStyle w:val="Hyperlink"/>
                <w:noProof/>
              </w:rPr>
              <w:t>The Storage model</w:t>
            </w:r>
            <w:r>
              <w:rPr>
                <w:noProof/>
                <w:webHidden/>
              </w:rPr>
              <w:tab/>
            </w:r>
            <w:r>
              <w:rPr>
                <w:noProof/>
                <w:webHidden/>
              </w:rPr>
              <w:fldChar w:fldCharType="begin"/>
            </w:r>
            <w:r>
              <w:rPr>
                <w:noProof/>
                <w:webHidden/>
              </w:rPr>
              <w:instrText xml:space="preserve"> PAGEREF _Toc471741667 \h </w:instrText>
            </w:r>
            <w:r>
              <w:rPr>
                <w:noProof/>
                <w:webHidden/>
              </w:rPr>
            </w:r>
            <w:r>
              <w:rPr>
                <w:noProof/>
                <w:webHidden/>
              </w:rPr>
              <w:fldChar w:fldCharType="separate"/>
            </w:r>
            <w:r>
              <w:rPr>
                <w:noProof/>
                <w:webHidden/>
              </w:rPr>
              <w:t>78</w:t>
            </w:r>
            <w:r>
              <w:rPr>
                <w:noProof/>
                <w:webHidden/>
              </w:rPr>
              <w:fldChar w:fldCharType="end"/>
            </w:r>
          </w:hyperlink>
        </w:p>
        <w:p w14:paraId="3B272E6F" w14:textId="77777777" w:rsidR="00C11F93" w:rsidRDefault="00C11F93">
          <w:pPr>
            <w:pStyle w:val="Verzeichnis2"/>
            <w:tabs>
              <w:tab w:val="left" w:pos="960"/>
              <w:tab w:val="right" w:leader="dot" w:pos="8630"/>
            </w:tabs>
            <w:rPr>
              <w:rFonts w:asciiTheme="minorHAnsi" w:eastAsiaTheme="minorEastAsia" w:hAnsiTheme="minorHAnsi" w:cstheme="minorBidi"/>
              <w:noProof/>
              <w:sz w:val="22"/>
              <w:szCs w:val="22"/>
            </w:rPr>
          </w:pPr>
          <w:hyperlink w:anchor="_Toc471741668" w:history="1">
            <w:r w:rsidRPr="00AA0E06">
              <w:rPr>
                <w:rStyle w:val="Hyperlink"/>
                <w:noProof/>
              </w:rPr>
              <w:t>7.5</w:t>
            </w:r>
            <w:r>
              <w:rPr>
                <w:rFonts w:asciiTheme="minorHAnsi" w:eastAsiaTheme="minorEastAsia" w:hAnsiTheme="minorHAnsi" w:cstheme="minorBidi"/>
                <w:noProof/>
                <w:sz w:val="22"/>
                <w:szCs w:val="22"/>
              </w:rPr>
              <w:tab/>
            </w:r>
            <w:r w:rsidRPr="00AA0E06">
              <w:rPr>
                <w:rStyle w:val="Hyperlink"/>
                <w:noProof/>
              </w:rPr>
              <w:t>The Hydrometric Network application schema</w:t>
            </w:r>
            <w:r>
              <w:rPr>
                <w:noProof/>
                <w:webHidden/>
              </w:rPr>
              <w:tab/>
            </w:r>
            <w:r>
              <w:rPr>
                <w:noProof/>
                <w:webHidden/>
              </w:rPr>
              <w:fldChar w:fldCharType="begin"/>
            </w:r>
            <w:r>
              <w:rPr>
                <w:noProof/>
                <w:webHidden/>
              </w:rPr>
              <w:instrText xml:space="preserve"> PAGEREF _Toc471741668 \h </w:instrText>
            </w:r>
            <w:r>
              <w:rPr>
                <w:noProof/>
                <w:webHidden/>
              </w:rPr>
            </w:r>
            <w:r>
              <w:rPr>
                <w:noProof/>
                <w:webHidden/>
              </w:rPr>
              <w:fldChar w:fldCharType="separate"/>
            </w:r>
            <w:r>
              <w:rPr>
                <w:noProof/>
                <w:webHidden/>
              </w:rPr>
              <w:t>80</w:t>
            </w:r>
            <w:r>
              <w:rPr>
                <w:noProof/>
                <w:webHidden/>
              </w:rPr>
              <w:fldChar w:fldCharType="end"/>
            </w:r>
          </w:hyperlink>
        </w:p>
        <w:p w14:paraId="692D33E2" w14:textId="77777777" w:rsidR="00C11F93" w:rsidRDefault="00C11F93">
          <w:pPr>
            <w:pStyle w:val="Verzeichnis3"/>
            <w:tabs>
              <w:tab w:val="left" w:pos="1200"/>
              <w:tab w:val="right" w:leader="dot" w:pos="8630"/>
            </w:tabs>
            <w:rPr>
              <w:rFonts w:asciiTheme="minorHAnsi" w:eastAsiaTheme="minorEastAsia" w:hAnsiTheme="minorHAnsi" w:cstheme="minorBidi"/>
              <w:noProof/>
              <w:sz w:val="22"/>
              <w:szCs w:val="22"/>
            </w:rPr>
          </w:pPr>
          <w:hyperlink w:anchor="_Toc471741669" w:history="1">
            <w:r w:rsidRPr="00AA0E06">
              <w:rPr>
                <w:rStyle w:val="Hyperlink"/>
                <w:noProof/>
              </w:rPr>
              <w:t>7.5.1</w:t>
            </w:r>
            <w:r>
              <w:rPr>
                <w:rFonts w:asciiTheme="minorHAnsi" w:eastAsiaTheme="minorEastAsia" w:hAnsiTheme="minorHAnsi" w:cstheme="minorBidi"/>
                <w:noProof/>
                <w:sz w:val="22"/>
                <w:szCs w:val="22"/>
              </w:rPr>
              <w:tab/>
            </w:r>
            <w:r w:rsidRPr="00AA0E06">
              <w:rPr>
                <w:rStyle w:val="Hyperlink"/>
                <w:noProof/>
              </w:rPr>
              <w:t>Hydrometric Network</w:t>
            </w:r>
            <w:r>
              <w:rPr>
                <w:noProof/>
                <w:webHidden/>
              </w:rPr>
              <w:tab/>
            </w:r>
            <w:r>
              <w:rPr>
                <w:noProof/>
                <w:webHidden/>
              </w:rPr>
              <w:fldChar w:fldCharType="begin"/>
            </w:r>
            <w:r>
              <w:rPr>
                <w:noProof/>
                <w:webHidden/>
              </w:rPr>
              <w:instrText xml:space="preserve"> PAGEREF _Toc471741669 \h </w:instrText>
            </w:r>
            <w:r>
              <w:rPr>
                <w:noProof/>
                <w:webHidden/>
              </w:rPr>
            </w:r>
            <w:r>
              <w:rPr>
                <w:noProof/>
                <w:webHidden/>
              </w:rPr>
              <w:fldChar w:fldCharType="separate"/>
            </w:r>
            <w:r>
              <w:rPr>
                <w:noProof/>
                <w:webHidden/>
              </w:rPr>
              <w:t>81</w:t>
            </w:r>
            <w:r>
              <w:rPr>
                <w:noProof/>
                <w:webHidden/>
              </w:rPr>
              <w:fldChar w:fldCharType="end"/>
            </w:r>
          </w:hyperlink>
        </w:p>
        <w:p w14:paraId="062C63F6" w14:textId="77777777" w:rsidR="00C11F93" w:rsidRDefault="00C11F93">
          <w:pPr>
            <w:pStyle w:val="Verzeichnis3"/>
            <w:tabs>
              <w:tab w:val="left" w:pos="1200"/>
              <w:tab w:val="right" w:leader="dot" w:pos="8630"/>
            </w:tabs>
            <w:rPr>
              <w:rFonts w:asciiTheme="minorHAnsi" w:eastAsiaTheme="minorEastAsia" w:hAnsiTheme="minorHAnsi" w:cstheme="minorBidi"/>
              <w:noProof/>
              <w:sz w:val="22"/>
              <w:szCs w:val="22"/>
            </w:rPr>
          </w:pPr>
          <w:hyperlink w:anchor="_Toc471741670" w:history="1">
            <w:r w:rsidRPr="00AA0E06">
              <w:rPr>
                <w:rStyle w:val="Hyperlink"/>
                <w:noProof/>
              </w:rPr>
              <w:t>7.5.2</w:t>
            </w:r>
            <w:r>
              <w:rPr>
                <w:rFonts w:asciiTheme="minorHAnsi" w:eastAsiaTheme="minorEastAsia" w:hAnsiTheme="minorHAnsi" w:cstheme="minorBidi"/>
                <w:noProof/>
                <w:sz w:val="22"/>
                <w:szCs w:val="22"/>
              </w:rPr>
              <w:tab/>
            </w:r>
            <w:r w:rsidRPr="00AA0E06">
              <w:rPr>
                <w:rStyle w:val="Hyperlink"/>
                <w:noProof/>
              </w:rPr>
              <w:t>Hydrometric Feature</w:t>
            </w:r>
            <w:r>
              <w:rPr>
                <w:noProof/>
                <w:webHidden/>
              </w:rPr>
              <w:tab/>
            </w:r>
            <w:r>
              <w:rPr>
                <w:noProof/>
                <w:webHidden/>
              </w:rPr>
              <w:fldChar w:fldCharType="begin"/>
            </w:r>
            <w:r>
              <w:rPr>
                <w:noProof/>
                <w:webHidden/>
              </w:rPr>
              <w:instrText xml:space="preserve"> PAGEREF _Toc471741670 \h </w:instrText>
            </w:r>
            <w:r>
              <w:rPr>
                <w:noProof/>
                <w:webHidden/>
              </w:rPr>
            </w:r>
            <w:r>
              <w:rPr>
                <w:noProof/>
                <w:webHidden/>
              </w:rPr>
              <w:fldChar w:fldCharType="separate"/>
            </w:r>
            <w:r>
              <w:rPr>
                <w:noProof/>
                <w:webHidden/>
              </w:rPr>
              <w:t>82</w:t>
            </w:r>
            <w:r>
              <w:rPr>
                <w:noProof/>
                <w:webHidden/>
              </w:rPr>
              <w:fldChar w:fldCharType="end"/>
            </w:r>
          </w:hyperlink>
        </w:p>
        <w:p w14:paraId="70037555" w14:textId="77777777" w:rsidR="00C11F93" w:rsidRDefault="00C11F93">
          <w:pPr>
            <w:pStyle w:val="Verzeichnis1"/>
            <w:tabs>
              <w:tab w:val="right" w:leader="dot" w:pos="8630"/>
            </w:tabs>
            <w:rPr>
              <w:rFonts w:asciiTheme="minorHAnsi" w:eastAsiaTheme="minorEastAsia" w:hAnsiTheme="minorHAnsi" w:cstheme="minorBidi"/>
              <w:noProof/>
              <w:sz w:val="22"/>
              <w:szCs w:val="22"/>
            </w:rPr>
          </w:pPr>
          <w:hyperlink w:anchor="_Toc471741671" w:history="1">
            <w:r w:rsidRPr="00AA0E06">
              <w:rPr>
                <w:rStyle w:val="Hyperlink"/>
                <w:noProof/>
              </w:rPr>
              <w:t>ANNEX A Conformance Class Abstract Test Suite (Normative)</w:t>
            </w:r>
            <w:r>
              <w:rPr>
                <w:noProof/>
                <w:webHidden/>
              </w:rPr>
              <w:tab/>
            </w:r>
            <w:r>
              <w:rPr>
                <w:noProof/>
                <w:webHidden/>
              </w:rPr>
              <w:fldChar w:fldCharType="begin"/>
            </w:r>
            <w:r>
              <w:rPr>
                <w:noProof/>
                <w:webHidden/>
              </w:rPr>
              <w:instrText xml:space="preserve"> PAGEREF _Toc471741671 \h </w:instrText>
            </w:r>
            <w:r>
              <w:rPr>
                <w:noProof/>
                <w:webHidden/>
              </w:rPr>
            </w:r>
            <w:r>
              <w:rPr>
                <w:noProof/>
                <w:webHidden/>
              </w:rPr>
              <w:fldChar w:fldCharType="separate"/>
            </w:r>
            <w:r>
              <w:rPr>
                <w:noProof/>
                <w:webHidden/>
              </w:rPr>
              <w:t>1</w:t>
            </w:r>
            <w:r>
              <w:rPr>
                <w:noProof/>
                <w:webHidden/>
              </w:rPr>
              <w:fldChar w:fldCharType="end"/>
            </w:r>
          </w:hyperlink>
        </w:p>
        <w:p w14:paraId="4FB93B15" w14:textId="77777777" w:rsidR="00C11F93" w:rsidRDefault="00C11F93">
          <w:pPr>
            <w:pStyle w:val="Verzeichnis2"/>
            <w:tabs>
              <w:tab w:val="right" w:leader="dot" w:pos="8630"/>
            </w:tabs>
            <w:rPr>
              <w:rFonts w:asciiTheme="minorHAnsi" w:eastAsiaTheme="minorEastAsia" w:hAnsiTheme="minorHAnsi" w:cstheme="minorBidi"/>
              <w:noProof/>
              <w:sz w:val="22"/>
              <w:szCs w:val="22"/>
            </w:rPr>
          </w:pPr>
          <w:hyperlink w:anchor="_Toc471741672" w:history="1">
            <w:r w:rsidRPr="00AA0E06">
              <w:rPr>
                <w:rStyle w:val="Hyperlink"/>
                <w:noProof/>
              </w:rPr>
              <w:t>A.1 Introduction</w:t>
            </w:r>
            <w:r>
              <w:rPr>
                <w:noProof/>
                <w:webHidden/>
              </w:rPr>
              <w:tab/>
            </w:r>
            <w:r>
              <w:rPr>
                <w:noProof/>
                <w:webHidden/>
              </w:rPr>
              <w:fldChar w:fldCharType="begin"/>
            </w:r>
            <w:r>
              <w:rPr>
                <w:noProof/>
                <w:webHidden/>
              </w:rPr>
              <w:instrText xml:space="preserve"> PAGEREF _Toc471741672 \h </w:instrText>
            </w:r>
            <w:r>
              <w:rPr>
                <w:noProof/>
                <w:webHidden/>
              </w:rPr>
            </w:r>
            <w:r>
              <w:rPr>
                <w:noProof/>
                <w:webHidden/>
              </w:rPr>
              <w:fldChar w:fldCharType="separate"/>
            </w:r>
            <w:r>
              <w:rPr>
                <w:noProof/>
                <w:webHidden/>
              </w:rPr>
              <w:t>1</w:t>
            </w:r>
            <w:r>
              <w:rPr>
                <w:noProof/>
                <w:webHidden/>
              </w:rPr>
              <w:fldChar w:fldCharType="end"/>
            </w:r>
          </w:hyperlink>
        </w:p>
        <w:p w14:paraId="101C828D" w14:textId="77777777" w:rsidR="00C11F93" w:rsidRDefault="00C11F93">
          <w:pPr>
            <w:pStyle w:val="Verzeichnis2"/>
            <w:tabs>
              <w:tab w:val="right" w:leader="dot" w:pos="8630"/>
            </w:tabs>
            <w:rPr>
              <w:rFonts w:asciiTheme="minorHAnsi" w:eastAsiaTheme="minorEastAsia" w:hAnsiTheme="minorHAnsi" w:cstheme="minorBidi"/>
              <w:noProof/>
              <w:sz w:val="22"/>
              <w:szCs w:val="22"/>
            </w:rPr>
          </w:pPr>
          <w:hyperlink w:anchor="_Toc471741673" w:history="1">
            <w:r w:rsidRPr="00AA0E06">
              <w:rPr>
                <w:rStyle w:val="Hyperlink"/>
                <w:noProof/>
              </w:rPr>
              <w:t>A.2 Conformance class: HY_Features implementation schema equivalence</w:t>
            </w:r>
            <w:r>
              <w:rPr>
                <w:noProof/>
                <w:webHidden/>
              </w:rPr>
              <w:tab/>
            </w:r>
            <w:r>
              <w:rPr>
                <w:noProof/>
                <w:webHidden/>
              </w:rPr>
              <w:fldChar w:fldCharType="begin"/>
            </w:r>
            <w:r>
              <w:rPr>
                <w:noProof/>
                <w:webHidden/>
              </w:rPr>
              <w:instrText xml:space="preserve"> PAGEREF _Toc471741673 \h </w:instrText>
            </w:r>
            <w:r>
              <w:rPr>
                <w:noProof/>
                <w:webHidden/>
              </w:rPr>
            </w:r>
            <w:r>
              <w:rPr>
                <w:noProof/>
                <w:webHidden/>
              </w:rPr>
              <w:fldChar w:fldCharType="separate"/>
            </w:r>
            <w:r>
              <w:rPr>
                <w:noProof/>
                <w:webHidden/>
              </w:rPr>
              <w:t>2</w:t>
            </w:r>
            <w:r>
              <w:rPr>
                <w:noProof/>
                <w:webHidden/>
              </w:rPr>
              <w:fldChar w:fldCharType="end"/>
            </w:r>
          </w:hyperlink>
        </w:p>
        <w:p w14:paraId="30C9209C" w14:textId="77777777" w:rsidR="00C11F93" w:rsidRDefault="00C11F93">
          <w:pPr>
            <w:pStyle w:val="Verzeichnis1"/>
            <w:tabs>
              <w:tab w:val="right" w:leader="dot" w:pos="8630"/>
            </w:tabs>
            <w:rPr>
              <w:rFonts w:asciiTheme="minorHAnsi" w:eastAsiaTheme="minorEastAsia" w:hAnsiTheme="minorHAnsi" w:cstheme="minorBidi"/>
              <w:noProof/>
              <w:sz w:val="22"/>
              <w:szCs w:val="22"/>
            </w:rPr>
          </w:pPr>
          <w:hyperlink w:anchor="_Toc471741674" w:history="1">
            <w:r w:rsidRPr="00AA0E06">
              <w:rPr>
                <w:rStyle w:val="Hyperlink"/>
                <w:noProof/>
              </w:rPr>
              <w:t>ANNEX B - Code lists for the HY_Features model</w:t>
            </w:r>
            <w:r>
              <w:rPr>
                <w:noProof/>
                <w:webHidden/>
              </w:rPr>
              <w:tab/>
            </w:r>
            <w:r>
              <w:rPr>
                <w:noProof/>
                <w:webHidden/>
              </w:rPr>
              <w:fldChar w:fldCharType="begin"/>
            </w:r>
            <w:r>
              <w:rPr>
                <w:noProof/>
                <w:webHidden/>
              </w:rPr>
              <w:instrText xml:space="preserve"> PAGEREF _Toc471741674 \h </w:instrText>
            </w:r>
            <w:r>
              <w:rPr>
                <w:noProof/>
                <w:webHidden/>
              </w:rPr>
            </w:r>
            <w:r>
              <w:rPr>
                <w:noProof/>
                <w:webHidden/>
              </w:rPr>
              <w:fldChar w:fldCharType="separate"/>
            </w:r>
            <w:r>
              <w:rPr>
                <w:noProof/>
                <w:webHidden/>
              </w:rPr>
              <w:t>4</w:t>
            </w:r>
            <w:r>
              <w:rPr>
                <w:noProof/>
                <w:webHidden/>
              </w:rPr>
              <w:fldChar w:fldCharType="end"/>
            </w:r>
          </w:hyperlink>
        </w:p>
        <w:p w14:paraId="2EF4BBCB" w14:textId="77777777" w:rsidR="00C11F93" w:rsidRDefault="00C11F93">
          <w:pPr>
            <w:pStyle w:val="Verzeichnis2"/>
            <w:tabs>
              <w:tab w:val="right" w:leader="dot" w:pos="8630"/>
            </w:tabs>
            <w:rPr>
              <w:rFonts w:asciiTheme="minorHAnsi" w:eastAsiaTheme="minorEastAsia" w:hAnsiTheme="minorHAnsi" w:cstheme="minorBidi"/>
              <w:noProof/>
              <w:sz w:val="22"/>
              <w:szCs w:val="22"/>
            </w:rPr>
          </w:pPr>
          <w:hyperlink w:anchor="_Toc471741675" w:history="1">
            <w:r w:rsidRPr="00AA0E06">
              <w:rPr>
                <w:rStyle w:val="Hyperlink"/>
                <w:noProof/>
              </w:rPr>
              <w:t>B.1 Terms identifying a fixed landmark determined to realize the conceptual outfall</w:t>
            </w:r>
            <w:r>
              <w:rPr>
                <w:noProof/>
                <w:webHidden/>
              </w:rPr>
              <w:tab/>
            </w:r>
            <w:r>
              <w:rPr>
                <w:noProof/>
                <w:webHidden/>
              </w:rPr>
              <w:fldChar w:fldCharType="begin"/>
            </w:r>
            <w:r>
              <w:rPr>
                <w:noProof/>
                <w:webHidden/>
              </w:rPr>
              <w:instrText xml:space="preserve"> PAGEREF _Toc471741675 \h </w:instrText>
            </w:r>
            <w:r>
              <w:rPr>
                <w:noProof/>
                <w:webHidden/>
              </w:rPr>
            </w:r>
            <w:r>
              <w:rPr>
                <w:noProof/>
                <w:webHidden/>
              </w:rPr>
              <w:fldChar w:fldCharType="separate"/>
            </w:r>
            <w:r>
              <w:rPr>
                <w:noProof/>
                <w:webHidden/>
              </w:rPr>
              <w:t>4</w:t>
            </w:r>
            <w:r>
              <w:rPr>
                <w:noProof/>
                <w:webHidden/>
              </w:rPr>
              <w:fldChar w:fldCharType="end"/>
            </w:r>
          </w:hyperlink>
        </w:p>
        <w:p w14:paraId="7DD51A48" w14:textId="77777777" w:rsidR="00C11F93" w:rsidRDefault="00C11F93">
          <w:pPr>
            <w:pStyle w:val="Verzeichnis2"/>
            <w:tabs>
              <w:tab w:val="right" w:leader="dot" w:pos="8630"/>
            </w:tabs>
            <w:rPr>
              <w:rFonts w:asciiTheme="minorHAnsi" w:eastAsiaTheme="minorEastAsia" w:hAnsiTheme="minorHAnsi" w:cstheme="minorBidi"/>
              <w:noProof/>
              <w:sz w:val="22"/>
              <w:szCs w:val="22"/>
            </w:rPr>
          </w:pPr>
          <w:hyperlink w:anchor="_Toc471741676" w:history="1">
            <w:r w:rsidRPr="00AA0E06">
              <w:rPr>
                <w:rStyle w:val="Hyperlink"/>
                <w:noProof/>
              </w:rPr>
              <w:t>B.2 Terms commonly used in hydrology to describe a spatial relation between two locations</w:t>
            </w:r>
            <w:r>
              <w:rPr>
                <w:noProof/>
                <w:webHidden/>
              </w:rPr>
              <w:tab/>
            </w:r>
            <w:r>
              <w:rPr>
                <w:noProof/>
                <w:webHidden/>
              </w:rPr>
              <w:fldChar w:fldCharType="begin"/>
            </w:r>
            <w:r>
              <w:rPr>
                <w:noProof/>
                <w:webHidden/>
              </w:rPr>
              <w:instrText xml:space="preserve"> PAGEREF _Toc471741676 \h </w:instrText>
            </w:r>
            <w:r>
              <w:rPr>
                <w:noProof/>
                <w:webHidden/>
              </w:rPr>
            </w:r>
            <w:r>
              <w:rPr>
                <w:noProof/>
                <w:webHidden/>
              </w:rPr>
              <w:fldChar w:fldCharType="separate"/>
            </w:r>
            <w:r>
              <w:rPr>
                <w:noProof/>
                <w:webHidden/>
              </w:rPr>
              <w:t>5</w:t>
            </w:r>
            <w:r>
              <w:rPr>
                <w:noProof/>
                <w:webHidden/>
              </w:rPr>
              <w:fldChar w:fldCharType="end"/>
            </w:r>
          </w:hyperlink>
        </w:p>
        <w:p w14:paraId="735E3D8E" w14:textId="77777777" w:rsidR="00C11F93" w:rsidRDefault="00C11F93">
          <w:pPr>
            <w:pStyle w:val="Verzeichnis2"/>
            <w:tabs>
              <w:tab w:val="right" w:leader="dot" w:pos="8630"/>
            </w:tabs>
            <w:rPr>
              <w:rFonts w:asciiTheme="minorHAnsi" w:eastAsiaTheme="minorEastAsia" w:hAnsiTheme="minorHAnsi" w:cstheme="minorBidi"/>
              <w:noProof/>
              <w:sz w:val="22"/>
              <w:szCs w:val="22"/>
            </w:rPr>
          </w:pPr>
          <w:hyperlink w:anchor="_Toc471741677" w:history="1">
            <w:r w:rsidRPr="00AA0E06">
              <w:rPr>
                <w:rStyle w:val="Hyperlink"/>
                <w:noProof/>
              </w:rPr>
              <w:t>B.3 Terms commonly used in hydrology to describe a drainage pattern</w:t>
            </w:r>
            <w:r>
              <w:rPr>
                <w:noProof/>
                <w:webHidden/>
              </w:rPr>
              <w:tab/>
            </w:r>
            <w:r>
              <w:rPr>
                <w:noProof/>
                <w:webHidden/>
              </w:rPr>
              <w:fldChar w:fldCharType="begin"/>
            </w:r>
            <w:r>
              <w:rPr>
                <w:noProof/>
                <w:webHidden/>
              </w:rPr>
              <w:instrText xml:space="preserve"> PAGEREF _Toc471741677 \h </w:instrText>
            </w:r>
            <w:r>
              <w:rPr>
                <w:noProof/>
                <w:webHidden/>
              </w:rPr>
            </w:r>
            <w:r>
              <w:rPr>
                <w:noProof/>
                <w:webHidden/>
              </w:rPr>
              <w:fldChar w:fldCharType="separate"/>
            </w:r>
            <w:r>
              <w:rPr>
                <w:noProof/>
                <w:webHidden/>
              </w:rPr>
              <w:t>5</w:t>
            </w:r>
            <w:r>
              <w:rPr>
                <w:noProof/>
                <w:webHidden/>
              </w:rPr>
              <w:fldChar w:fldCharType="end"/>
            </w:r>
          </w:hyperlink>
        </w:p>
        <w:p w14:paraId="016C651B" w14:textId="77777777" w:rsidR="00C11F93" w:rsidRDefault="00C11F93">
          <w:pPr>
            <w:pStyle w:val="Verzeichnis2"/>
            <w:tabs>
              <w:tab w:val="right" w:leader="dot" w:pos="8630"/>
            </w:tabs>
            <w:rPr>
              <w:rFonts w:asciiTheme="minorHAnsi" w:eastAsiaTheme="minorEastAsia" w:hAnsiTheme="minorHAnsi" w:cstheme="minorBidi"/>
              <w:noProof/>
              <w:sz w:val="22"/>
              <w:szCs w:val="22"/>
            </w:rPr>
          </w:pPr>
          <w:hyperlink w:anchor="_Toc471741678" w:history="1">
            <w:r w:rsidRPr="00AA0E06">
              <w:rPr>
                <w:rStyle w:val="Hyperlink"/>
                <w:noProof/>
              </w:rPr>
              <w:t>B.4 Terms commonly used to indicate the type of name usage.</w:t>
            </w:r>
            <w:r>
              <w:rPr>
                <w:noProof/>
                <w:webHidden/>
              </w:rPr>
              <w:tab/>
            </w:r>
            <w:r>
              <w:rPr>
                <w:noProof/>
                <w:webHidden/>
              </w:rPr>
              <w:fldChar w:fldCharType="begin"/>
            </w:r>
            <w:r>
              <w:rPr>
                <w:noProof/>
                <w:webHidden/>
              </w:rPr>
              <w:instrText xml:space="preserve"> PAGEREF _Toc471741678 \h </w:instrText>
            </w:r>
            <w:r>
              <w:rPr>
                <w:noProof/>
                <w:webHidden/>
              </w:rPr>
            </w:r>
            <w:r>
              <w:rPr>
                <w:noProof/>
                <w:webHidden/>
              </w:rPr>
              <w:fldChar w:fldCharType="separate"/>
            </w:r>
            <w:r>
              <w:rPr>
                <w:noProof/>
                <w:webHidden/>
              </w:rPr>
              <w:t>6</w:t>
            </w:r>
            <w:r>
              <w:rPr>
                <w:noProof/>
                <w:webHidden/>
              </w:rPr>
              <w:fldChar w:fldCharType="end"/>
            </w:r>
          </w:hyperlink>
        </w:p>
        <w:p w14:paraId="366F5B4E" w14:textId="77777777" w:rsidR="00C11F93" w:rsidRDefault="00C11F93">
          <w:pPr>
            <w:pStyle w:val="Verzeichnis1"/>
            <w:tabs>
              <w:tab w:val="right" w:leader="dot" w:pos="8630"/>
            </w:tabs>
            <w:rPr>
              <w:rFonts w:asciiTheme="minorHAnsi" w:eastAsiaTheme="minorEastAsia" w:hAnsiTheme="minorHAnsi" w:cstheme="minorBidi"/>
              <w:noProof/>
              <w:sz w:val="22"/>
              <w:szCs w:val="22"/>
            </w:rPr>
          </w:pPr>
          <w:hyperlink w:anchor="_Toc471741679" w:history="1">
            <w:r w:rsidRPr="00AA0E06">
              <w:rPr>
                <w:rStyle w:val="Hyperlink"/>
                <w:noProof/>
              </w:rPr>
              <w:t>ANNEX C:  HY_Features  - AHGF Mapping</w:t>
            </w:r>
            <w:r>
              <w:rPr>
                <w:noProof/>
                <w:webHidden/>
              </w:rPr>
              <w:tab/>
            </w:r>
            <w:r>
              <w:rPr>
                <w:noProof/>
                <w:webHidden/>
              </w:rPr>
              <w:fldChar w:fldCharType="begin"/>
            </w:r>
            <w:r>
              <w:rPr>
                <w:noProof/>
                <w:webHidden/>
              </w:rPr>
              <w:instrText xml:space="preserve"> PAGEREF _Toc471741679 \h </w:instrText>
            </w:r>
            <w:r>
              <w:rPr>
                <w:noProof/>
                <w:webHidden/>
              </w:rPr>
            </w:r>
            <w:r>
              <w:rPr>
                <w:noProof/>
                <w:webHidden/>
              </w:rPr>
              <w:fldChar w:fldCharType="separate"/>
            </w:r>
            <w:r>
              <w:rPr>
                <w:noProof/>
                <w:webHidden/>
              </w:rPr>
              <w:t>1</w:t>
            </w:r>
            <w:r>
              <w:rPr>
                <w:noProof/>
                <w:webHidden/>
              </w:rPr>
              <w:fldChar w:fldCharType="end"/>
            </w:r>
          </w:hyperlink>
        </w:p>
        <w:p w14:paraId="690E9667" w14:textId="77777777" w:rsidR="00C11F93" w:rsidRDefault="00C11F93">
          <w:pPr>
            <w:pStyle w:val="Verzeichnis2"/>
            <w:tabs>
              <w:tab w:val="right" w:leader="dot" w:pos="8630"/>
            </w:tabs>
            <w:rPr>
              <w:rFonts w:asciiTheme="minorHAnsi" w:eastAsiaTheme="minorEastAsia" w:hAnsiTheme="minorHAnsi" w:cstheme="minorBidi"/>
              <w:noProof/>
              <w:sz w:val="22"/>
              <w:szCs w:val="22"/>
            </w:rPr>
          </w:pPr>
          <w:hyperlink w:anchor="_Toc471741680" w:history="1">
            <w:r w:rsidRPr="00AA0E06">
              <w:rPr>
                <w:rStyle w:val="Hyperlink"/>
                <w:noProof/>
              </w:rPr>
              <w:t>C.1 Catchment Model</w:t>
            </w:r>
            <w:r>
              <w:rPr>
                <w:noProof/>
                <w:webHidden/>
              </w:rPr>
              <w:tab/>
            </w:r>
            <w:r>
              <w:rPr>
                <w:noProof/>
                <w:webHidden/>
              </w:rPr>
              <w:fldChar w:fldCharType="begin"/>
            </w:r>
            <w:r>
              <w:rPr>
                <w:noProof/>
                <w:webHidden/>
              </w:rPr>
              <w:instrText xml:space="preserve"> PAGEREF _Toc471741680 \h </w:instrText>
            </w:r>
            <w:r>
              <w:rPr>
                <w:noProof/>
                <w:webHidden/>
              </w:rPr>
            </w:r>
            <w:r>
              <w:rPr>
                <w:noProof/>
                <w:webHidden/>
              </w:rPr>
              <w:fldChar w:fldCharType="separate"/>
            </w:r>
            <w:r>
              <w:rPr>
                <w:noProof/>
                <w:webHidden/>
              </w:rPr>
              <w:t>1</w:t>
            </w:r>
            <w:r>
              <w:rPr>
                <w:noProof/>
                <w:webHidden/>
              </w:rPr>
              <w:fldChar w:fldCharType="end"/>
            </w:r>
          </w:hyperlink>
        </w:p>
        <w:p w14:paraId="6FACD544" w14:textId="77777777" w:rsidR="00C11F93" w:rsidRDefault="00C11F93">
          <w:pPr>
            <w:pStyle w:val="Verzeichnis2"/>
            <w:tabs>
              <w:tab w:val="right" w:leader="dot" w:pos="8630"/>
            </w:tabs>
            <w:rPr>
              <w:rFonts w:asciiTheme="minorHAnsi" w:eastAsiaTheme="minorEastAsia" w:hAnsiTheme="minorHAnsi" w:cstheme="minorBidi"/>
              <w:noProof/>
              <w:sz w:val="22"/>
              <w:szCs w:val="22"/>
            </w:rPr>
          </w:pPr>
          <w:hyperlink w:anchor="_Toc471741681" w:history="1">
            <w:r w:rsidRPr="00AA0E06">
              <w:rPr>
                <w:rStyle w:val="Hyperlink"/>
                <w:noProof/>
              </w:rPr>
              <w:t>C.2 Hydrographic Network</w:t>
            </w:r>
            <w:r>
              <w:rPr>
                <w:noProof/>
                <w:webHidden/>
              </w:rPr>
              <w:tab/>
            </w:r>
            <w:r>
              <w:rPr>
                <w:noProof/>
                <w:webHidden/>
              </w:rPr>
              <w:fldChar w:fldCharType="begin"/>
            </w:r>
            <w:r>
              <w:rPr>
                <w:noProof/>
                <w:webHidden/>
              </w:rPr>
              <w:instrText xml:space="preserve"> PAGEREF _Toc471741681 \h </w:instrText>
            </w:r>
            <w:r>
              <w:rPr>
                <w:noProof/>
                <w:webHidden/>
              </w:rPr>
            </w:r>
            <w:r>
              <w:rPr>
                <w:noProof/>
                <w:webHidden/>
              </w:rPr>
              <w:fldChar w:fldCharType="separate"/>
            </w:r>
            <w:r>
              <w:rPr>
                <w:noProof/>
                <w:webHidden/>
              </w:rPr>
              <w:t>2</w:t>
            </w:r>
            <w:r>
              <w:rPr>
                <w:noProof/>
                <w:webHidden/>
              </w:rPr>
              <w:fldChar w:fldCharType="end"/>
            </w:r>
          </w:hyperlink>
        </w:p>
        <w:p w14:paraId="547E8877" w14:textId="77777777" w:rsidR="00C11F93" w:rsidRDefault="00C11F93">
          <w:pPr>
            <w:pStyle w:val="Verzeichnis2"/>
            <w:tabs>
              <w:tab w:val="right" w:leader="dot" w:pos="8630"/>
            </w:tabs>
            <w:rPr>
              <w:rFonts w:asciiTheme="minorHAnsi" w:eastAsiaTheme="minorEastAsia" w:hAnsiTheme="minorHAnsi" w:cstheme="minorBidi"/>
              <w:noProof/>
              <w:sz w:val="22"/>
              <w:szCs w:val="22"/>
            </w:rPr>
          </w:pPr>
          <w:hyperlink w:anchor="_Toc471741682" w:history="1">
            <w:r w:rsidRPr="00AA0E06">
              <w:rPr>
                <w:rStyle w:val="Hyperlink"/>
                <w:noProof/>
              </w:rPr>
              <w:t>C.3 Hydrometric Network</w:t>
            </w:r>
            <w:r>
              <w:rPr>
                <w:noProof/>
                <w:webHidden/>
              </w:rPr>
              <w:tab/>
            </w:r>
            <w:r>
              <w:rPr>
                <w:noProof/>
                <w:webHidden/>
              </w:rPr>
              <w:fldChar w:fldCharType="begin"/>
            </w:r>
            <w:r>
              <w:rPr>
                <w:noProof/>
                <w:webHidden/>
              </w:rPr>
              <w:instrText xml:space="preserve"> PAGEREF _Toc471741682 \h </w:instrText>
            </w:r>
            <w:r>
              <w:rPr>
                <w:noProof/>
                <w:webHidden/>
              </w:rPr>
            </w:r>
            <w:r>
              <w:rPr>
                <w:noProof/>
                <w:webHidden/>
              </w:rPr>
              <w:fldChar w:fldCharType="separate"/>
            </w:r>
            <w:r>
              <w:rPr>
                <w:noProof/>
                <w:webHidden/>
              </w:rPr>
              <w:t>4</w:t>
            </w:r>
            <w:r>
              <w:rPr>
                <w:noProof/>
                <w:webHidden/>
              </w:rPr>
              <w:fldChar w:fldCharType="end"/>
            </w:r>
          </w:hyperlink>
        </w:p>
        <w:p w14:paraId="15461353" w14:textId="77777777" w:rsidR="00C11F93" w:rsidRDefault="00C11F93">
          <w:pPr>
            <w:pStyle w:val="Verzeichnis1"/>
            <w:tabs>
              <w:tab w:val="right" w:leader="dot" w:pos="8630"/>
            </w:tabs>
            <w:rPr>
              <w:rFonts w:asciiTheme="minorHAnsi" w:eastAsiaTheme="minorEastAsia" w:hAnsiTheme="minorHAnsi" w:cstheme="minorBidi"/>
              <w:noProof/>
              <w:sz w:val="22"/>
              <w:szCs w:val="22"/>
            </w:rPr>
          </w:pPr>
          <w:hyperlink w:anchor="_Toc471741683" w:history="1">
            <w:r w:rsidRPr="00AA0E06">
              <w:rPr>
                <w:rStyle w:val="Hyperlink"/>
                <w:noProof/>
              </w:rPr>
              <w:t>ANNEX D: HY_Features - NHDPlus  Mapping</w:t>
            </w:r>
            <w:r>
              <w:rPr>
                <w:noProof/>
                <w:webHidden/>
              </w:rPr>
              <w:tab/>
            </w:r>
            <w:r>
              <w:rPr>
                <w:noProof/>
                <w:webHidden/>
              </w:rPr>
              <w:fldChar w:fldCharType="begin"/>
            </w:r>
            <w:r>
              <w:rPr>
                <w:noProof/>
                <w:webHidden/>
              </w:rPr>
              <w:instrText xml:space="preserve"> PAGEREF _Toc471741683 \h </w:instrText>
            </w:r>
            <w:r>
              <w:rPr>
                <w:noProof/>
                <w:webHidden/>
              </w:rPr>
            </w:r>
            <w:r>
              <w:rPr>
                <w:noProof/>
                <w:webHidden/>
              </w:rPr>
              <w:fldChar w:fldCharType="separate"/>
            </w:r>
            <w:r>
              <w:rPr>
                <w:noProof/>
                <w:webHidden/>
              </w:rPr>
              <w:t>1</w:t>
            </w:r>
            <w:r>
              <w:rPr>
                <w:noProof/>
                <w:webHidden/>
              </w:rPr>
              <w:fldChar w:fldCharType="end"/>
            </w:r>
          </w:hyperlink>
        </w:p>
        <w:p w14:paraId="3C6025AE" w14:textId="77777777" w:rsidR="00C11F93" w:rsidRDefault="00C11F93">
          <w:pPr>
            <w:pStyle w:val="Verzeichnis2"/>
            <w:tabs>
              <w:tab w:val="right" w:leader="dot" w:pos="8630"/>
            </w:tabs>
            <w:rPr>
              <w:rFonts w:asciiTheme="minorHAnsi" w:eastAsiaTheme="minorEastAsia" w:hAnsiTheme="minorHAnsi" w:cstheme="minorBidi"/>
              <w:noProof/>
              <w:sz w:val="22"/>
              <w:szCs w:val="22"/>
            </w:rPr>
          </w:pPr>
          <w:hyperlink w:anchor="_Toc471741684" w:history="1">
            <w:r w:rsidRPr="00AA0E06">
              <w:rPr>
                <w:rStyle w:val="Hyperlink"/>
                <w:noProof/>
              </w:rPr>
              <w:t>D.1 Catchment Model</w:t>
            </w:r>
            <w:r>
              <w:rPr>
                <w:noProof/>
                <w:webHidden/>
              </w:rPr>
              <w:tab/>
            </w:r>
            <w:r>
              <w:rPr>
                <w:noProof/>
                <w:webHidden/>
              </w:rPr>
              <w:fldChar w:fldCharType="begin"/>
            </w:r>
            <w:r>
              <w:rPr>
                <w:noProof/>
                <w:webHidden/>
              </w:rPr>
              <w:instrText xml:space="preserve"> PAGEREF _Toc471741684 \h </w:instrText>
            </w:r>
            <w:r>
              <w:rPr>
                <w:noProof/>
                <w:webHidden/>
              </w:rPr>
            </w:r>
            <w:r>
              <w:rPr>
                <w:noProof/>
                <w:webHidden/>
              </w:rPr>
              <w:fldChar w:fldCharType="separate"/>
            </w:r>
            <w:r>
              <w:rPr>
                <w:noProof/>
                <w:webHidden/>
              </w:rPr>
              <w:t>1</w:t>
            </w:r>
            <w:r>
              <w:rPr>
                <w:noProof/>
                <w:webHidden/>
              </w:rPr>
              <w:fldChar w:fldCharType="end"/>
            </w:r>
          </w:hyperlink>
        </w:p>
        <w:p w14:paraId="4F924579" w14:textId="77777777" w:rsidR="00C11F93" w:rsidRDefault="00C11F93">
          <w:pPr>
            <w:pStyle w:val="Verzeichnis2"/>
            <w:tabs>
              <w:tab w:val="right" w:leader="dot" w:pos="8630"/>
            </w:tabs>
            <w:rPr>
              <w:rFonts w:asciiTheme="minorHAnsi" w:eastAsiaTheme="minorEastAsia" w:hAnsiTheme="minorHAnsi" w:cstheme="minorBidi"/>
              <w:noProof/>
              <w:sz w:val="22"/>
              <w:szCs w:val="22"/>
            </w:rPr>
          </w:pPr>
          <w:hyperlink w:anchor="_Toc471741685" w:history="1">
            <w:r w:rsidRPr="00AA0E06">
              <w:rPr>
                <w:rStyle w:val="Hyperlink"/>
                <w:noProof/>
              </w:rPr>
              <w:t>D.2 Hydrographic Network Model</w:t>
            </w:r>
            <w:r>
              <w:rPr>
                <w:noProof/>
                <w:webHidden/>
              </w:rPr>
              <w:tab/>
            </w:r>
            <w:r>
              <w:rPr>
                <w:noProof/>
                <w:webHidden/>
              </w:rPr>
              <w:fldChar w:fldCharType="begin"/>
            </w:r>
            <w:r>
              <w:rPr>
                <w:noProof/>
                <w:webHidden/>
              </w:rPr>
              <w:instrText xml:space="preserve"> PAGEREF _Toc471741685 \h </w:instrText>
            </w:r>
            <w:r>
              <w:rPr>
                <w:noProof/>
                <w:webHidden/>
              </w:rPr>
            </w:r>
            <w:r>
              <w:rPr>
                <w:noProof/>
                <w:webHidden/>
              </w:rPr>
              <w:fldChar w:fldCharType="separate"/>
            </w:r>
            <w:r>
              <w:rPr>
                <w:noProof/>
                <w:webHidden/>
              </w:rPr>
              <w:t>2</w:t>
            </w:r>
            <w:r>
              <w:rPr>
                <w:noProof/>
                <w:webHidden/>
              </w:rPr>
              <w:fldChar w:fldCharType="end"/>
            </w:r>
          </w:hyperlink>
        </w:p>
        <w:p w14:paraId="398014D0" w14:textId="77777777" w:rsidR="00C11F93" w:rsidRDefault="00C11F93">
          <w:pPr>
            <w:pStyle w:val="Verzeichnis2"/>
            <w:tabs>
              <w:tab w:val="right" w:leader="dot" w:pos="8630"/>
            </w:tabs>
            <w:rPr>
              <w:rFonts w:asciiTheme="minorHAnsi" w:eastAsiaTheme="minorEastAsia" w:hAnsiTheme="minorHAnsi" w:cstheme="minorBidi"/>
              <w:noProof/>
              <w:sz w:val="22"/>
              <w:szCs w:val="22"/>
            </w:rPr>
          </w:pPr>
          <w:hyperlink w:anchor="_Toc471741686" w:history="1">
            <w:r w:rsidRPr="00AA0E06">
              <w:rPr>
                <w:rStyle w:val="Hyperlink"/>
                <w:noProof/>
              </w:rPr>
              <w:t>D.3 Hydrometric Network Model</w:t>
            </w:r>
            <w:r>
              <w:rPr>
                <w:noProof/>
                <w:webHidden/>
              </w:rPr>
              <w:tab/>
            </w:r>
            <w:r>
              <w:rPr>
                <w:noProof/>
                <w:webHidden/>
              </w:rPr>
              <w:fldChar w:fldCharType="begin"/>
            </w:r>
            <w:r>
              <w:rPr>
                <w:noProof/>
                <w:webHidden/>
              </w:rPr>
              <w:instrText xml:space="preserve"> PAGEREF _Toc471741686 \h </w:instrText>
            </w:r>
            <w:r>
              <w:rPr>
                <w:noProof/>
                <w:webHidden/>
              </w:rPr>
            </w:r>
            <w:r>
              <w:rPr>
                <w:noProof/>
                <w:webHidden/>
              </w:rPr>
              <w:fldChar w:fldCharType="separate"/>
            </w:r>
            <w:r>
              <w:rPr>
                <w:noProof/>
                <w:webHidden/>
              </w:rPr>
              <w:t>3</w:t>
            </w:r>
            <w:r>
              <w:rPr>
                <w:noProof/>
                <w:webHidden/>
              </w:rPr>
              <w:fldChar w:fldCharType="end"/>
            </w:r>
          </w:hyperlink>
        </w:p>
        <w:p w14:paraId="01AB51F3" w14:textId="77777777" w:rsidR="00C11F93" w:rsidRDefault="00C11F93">
          <w:pPr>
            <w:pStyle w:val="Verzeichnis1"/>
            <w:tabs>
              <w:tab w:val="right" w:leader="dot" w:pos="8630"/>
            </w:tabs>
            <w:rPr>
              <w:rFonts w:asciiTheme="minorHAnsi" w:eastAsiaTheme="minorEastAsia" w:hAnsiTheme="minorHAnsi" w:cstheme="minorBidi"/>
              <w:noProof/>
              <w:sz w:val="22"/>
              <w:szCs w:val="22"/>
            </w:rPr>
          </w:pPr>
          <w:hyperlink w:anchor="_Toc471741687" w:history="1">
            <w:r w:rsidRPr="00AA0E06">
              <w:rPr>
                <w:rStyle w:val="Hyperlink"/>
                <w:noProof/>
              </w:rPr>
              <w:t>ANNEX E: HY_Features - INSPIRE Hydrography Theme</w:t>
            </w:r>
            <w:r>
              <w:rPr>
                <w:noProof/>
                <w:webHidden/>
              </w:rPr>
              <w:tab/>
            </w:r>
            <w:r>
              <w:rPr>
                <w:noProof/>
                <w:webHidden/>
              </w:rPr>
              <w:fldChar w:fldCharType="begin"/>
            </w:r>
            <w:r>
              <w:rPr>
                <w:noProof/>
                <w:webHidden/>
              </w:rPr>
              <w:instrText xml:space="preserve"> PAGEREF _Toc471741687 \h </w:instrText>
            </w:r>
            <w:r>
              <w:rPr>
                <w:noProof/>
                <w:webHidden/>
              </w:rPr>
            </w:r>
            <w:r>
              <w:rPr>
                <w:noProof/>
                <w:webHidden/>
              </w:rPr>
              <w:fldChar w:fldCharType="separate"/>
            </w:r>
            <w:r>
              <w:rPr>
                <w:noProof/>
                <w:webHidden/>
              </w:rPr>
              <w:t>1</w:t>
            </w:r>
            <w:r>
              <w:rPr>
                <w:noProof/>
                <w:webHidden/>
              </w:rPr>
              <w:fldChar w:fldCharType="end"/>
            </w:r>
          </w:hyperlink>
        </w:p>
        <w:p w14:paraId="24737759" w14:textId="77777777" w:rsidR="00C11F93" w:rsidRDefault="00C11F93">
          <w:pPr>
            <w:pStyle w:val="Verzeichnis2"/>
            <w:tabs>
              <w:tab w:val="right" w:leader="dot" w:pos="8630"/>
            </w:tabs>
            <w:rPr>
              <w:rFonts w:asciiTheme="minorHAnsi" w:eastAsiaTheme="minorEastAsia" w:hAnsiTheme="minorHAnsi" w:cstheme="minorBidi"/>
              <w:noProof/>
              <w:sz w:val="22"/>
              <w:szCs w:val="22"/>
            </w:rPr>
          </w:pPr>
          <w:hyperlink w:anchor="_Toc471741688" w:history="1">
            <w:r w:rsidRPr="00AA0E06">
              <w:rPr>
                <w:rStyle w:val="Hyperlink"/>
                <w:noProof/>
              </w:rPr>
              <w:t>E.1 Catchment Model</w:t>
            </w:r>
            <w:r>
              <w:rPr>
                <w:noProof/>
                <w:webHidden/>
              </w:rPr>
              <w:tab/>
            </w:r>
            <w:r>
              <w:rPr>
                <w:noProof/>
                <w:webHidden/>
              </w:rPr>
              <w:fldChar w:fldCharType="begin"/>
            </w:r>
            <w:r>
              <w:rPr>
                <w:noProof/>
                <w:webHidden/>
              </w:rPr>
              <w:instrText xml:space="preserve"> PAGEREF _Toc471741688 \h </w:instrText>
            </w:r>
            <w:r>
              <w:rPr>
                <w:noProof/>
                <w:webHidden/>
              </w:rPr>
            </w:r>
            <w:r>
              <w:rPr>
                <w:noProof/>
                <w:webHidden/>
              </w:rPr>
              <w:fldChar w:fldCharType="separate"/>
            </w:r>
            <w:r>
              <w:rPr>
                <w:noProof/>
                <w:webHidden/>
              </w:rPr>
              <w:t>1</w:t>
            </w:r>
            <w:r>
              <w:rPr>
                <w:noProof/>
                <w:webHidden/>
              </w:rPr>
              <w:fldChar w:fldCharType="end"/>
            </w:r>
          </w:hyperlink>
        </w:p>
        <w:p w14:paraId="7CB66148" w14:textId="77777777" w:rsidR="00C11F93" w:rsidRDefault="00C11F93">
          <w:pPr>
            <w:pStyle w:val="Verzeichnis2"/>
            <w:tabs>
              <w:tab w:val="right" w:leader="dot" w:pos="8630"/>
            </w:tabs>
            <w:rPr>
              <w:rFonts w:asciiTheme="minorHAnsi" w:eastAsiaTheme="minorEastAsia" w:hAnsiTheme="minorHAnsi" w:cstheme="minorBidi"/>
              <w:noProof/>
              <w:sz w:val="22"/>
              <w:szCs w:val="22"/>
            </w:rPr>
          </w:pPr>
          <w:hyperlink w:anchor="_Toc471741689" w:history="1">
            <w:r w:rsidRPr="00AA0E06">
              <w:rPr>
                <w:rStyle w:val="Hyperlink"/>
                <w:noProof/>
              </w:rPr>
              <w:t>E.2 Hydrographic Network Model</w:t>
            </w:r>
            <w:r>
              <w:rPr>
                <w:noProof/>
                <w:webHidden/>
              </w:rPr>
              <w:tab/>
            </w:r>
            <w:r>
              <w:rPr>
                <w:noProof/>
                <w:webHidden/>
              </w:rPr>
              <w:fldChar w:fldCharType="begin"/>
            </w:r>
            <w:r>
              <w:rPr>
                <w:noProof/>
                <w:webHidden/>
              </w:rPr>
              <w:instrText xml:space="preserve"> PAGEREF _Toc471741689 \h </w:instrText>
            </w:r>
            <w:r>
              <w:rPr>
                <w:noProof/>
                <w:webHidden/>
              </w:rPr>
            </w:r>
            <w:r>
              <w:rPr>
                <w:noProof/>
                <w:webHidden/>
              </w:rPr>
              <w:fldChar w:fldCharType="separate"/>
            </w:r>
            <w:r>
              <w:rPr>
                <w:noProof/>
                <w:webHidden/>
              </w:rPr>
              <w:t>3</w:t>
            </w:r>
            <w:r>
              <w:rPr>
                <w:noProof/>
                <w:webHidden/>
              </w:rPr>
              <w:fldChar w:fldCharType="end"/>
            </w:r>
          </w:hyperlink>
        </w:p>
        <w:p w14:paraId="7BBEF0BA" w14:textId="77777777" w:rsidR="00C11F93" w:rsidRDefault="00C11F93">
          <w:pPr>
            <w:pStyle w:val="Verzeichnis1"/>
            <w:tabs>
              <w:tab w:val="right" w:leader="dot" w:pos="8630"/>
            </w:tabs>
            <w:rPr>
              <w:rFonts w:asciiTheme="minorHAnsi" w:eastAsiaTheme="minorEastAsia" w:hAnsiTheme="minorHAnsi" w:cstheme="minorBidi"/>
              <w:noProof/>
              <w:sz w:val="22"/>
              <w:szCs w:val="22"/>
            </w:rPr>
          </w:pPr>
          <w:hyperlink w:anchor="_Toc471741690" w:history="1">
            <w:r w:rsidRPr="00AA0E06">
              <w:rPr>
                <w:rStyle w:val="Hyperlink"/>
                <w:noProof/>
              </w:rPr>
              <w:t>ANNEX F: HY_Features - SANDRE  Mapping</w:t>
            </w:r>
            <w:r>
              <w:rPr>
                <w:noProof/>
                <w:webHidden/>
              </w:rPr>
              <w:tab/>
            </w:r>
            <w:r>
              <w:rPr>
                <w:noProof/>
                <w:webHidden/>
              </w:rPr>
              <w:fldChar w:fldCharType="begin"/>
            </w:r>
            <w:r>
              <w:rPr>
                <w:noProof/>
                <w:webHidden/>
              </w:rPr>
              <w:instrText xml:space="preserve"> PAGEREF _Toc471741690 \h </w:instrText>
            </w:r>
            <w:r>
              <w:rPr>
                <w:noProof/>
                <w:webHidden/>
              </w:rPr>
            </w:r>
            <w:r>
              <w:rPr>
                <w:noProof/>
                <w:webHidden/>
              </w:rPr>
              <w:fldChar w:fldCharType="separate"/>
            </w:r>
            <w:r>
              <w:rPr>
                <w:noProof/>
                <w:webHidden/>
              </w:rPr>
              <w:t>1</w:t>
            </w:r>
            <w:r>
              <w:rPr>
                <w:noProof/>
                <w:webHidden/>
              </w:rPr>
              <w:fldChar w:fldCharType="end"/>
            </w:r>
          </w:hyperlink>
        </w:p>
        <w:p w14:paraId="67260D39" w14:textId="77777777" w:rsidR="00C11F93" w:rsidRDefault="00C11F93">
          <w:pPr>
            <w:pStyle w:val="Verzeichnis2"/>
            <w:tabs>
              <w:tab w:val="right" w:leader="dot" w:pos="8630"/>
            </w:tabs>
            <w:rPr>
              <w:rFonts w:asciiTheme="minorHAnsi" w:eastAsiaTheme="minorEastAsia" w:hAnsiTheme="minorHAnsi" w:cstheme="minorBidi"/>
              <w:noProof/>
              <w:sz w:val="22"/>
              <w:szCs w:val="22"/>
            </w:rPr>
          </w:pPr>
          <w:hyperlink w:anchor="_Toc471741691" w:history="1">
            <w:r w:rsidRPr="00AA0E06">
              <w:rPr>
                <w:rStyle w:val="Hyperlink"/>
                <w:noProof/>
              </w:rPr>
              <w:t>F.1 Catchment Model</w:t>
            </w:r>
            <w:r>
              <w:rPr>
                <w:noProof/>
                <w:webHidden/>
              </w:rPr>
              <w:tab/>
            </w:r>
            <w:r>
              <w:rPr>
                <w:noProof/>
                <w:webHidden/>
              </w:rPr>
              <w:fldChar w:fldCharType="begin"/>
            </w:r>
            <w:r>
              <w:rPr>
                <w:noProof/>
                <w:webHidden/>
              </w:rPr>
              <w:instrText xml:space="preserve"> PAGEREF _Toc471741691 \h </w:instrText>
            </w:r>
            <w:r>
              <w:rPr>
                <w:noProof/>
                <w:webHidden/>
              </w:rPr>
            </w:r>
            <w:r>
              <w:rPr>
                <w:noProof/>
                <w:webHidden/>
              </w:rPr>
              <w:fldChar w:fldCharType="separate"/>
            </w:r>
            <w:r>
              <w:rPr>
                <w:noProof/>
                <w:webHidden/>
              </w:rPr>
              <w:t>1</w:t>
            </w:r>
            <w:r>
              <w:rPr>
                <w:noProof/>
                <w:webHidden/>
              </w:rPr>
              <w:fldChar w:fldCharType="end"/>
            </w:r>
          </w:hyperlink>
        </w:p>
        <w:p w14:paraId="39D63513" w14:textId="77777777" w:rsidR="00C11F93" w:rsidRDefault="00C11F93">
          <w:pPr>
            <w:pStyle w:val="Verzeichnis2"/>
            <w:tabs>
              <w:tab w:val="right" w:leader="dot" w:pos="8630"/>
            </w:tabs>
            <w:rPr>
              <w:rFonts w:asciiTheme="minorHAnsi" w:eastAsiaTheme="minorEastAsia" w:hAnsiTheme="minorHAnsi" w:cstheme="minorBidi"/>
              <w:noProof/>
              <w:sz w:val="22"/>
              <w:szCs w:val="22"/>
            </w:rPr>
          </w:pPr>
          <w:hyperlink w:anchor="_Toc471741692" w:history="1">
            <w:r w:rsidRPr="00AA0E06">
              <w:rPr>
                <w:rStyle w:val="Hyperlink"/>
                <w:noProof/>
              </w:rPr>
              <w:t>F.2 Hydrographic Network Model</w:t>
            </w:r>
            <w:r>
              <w:rPr>
                <w:noProof/>
                <w:webHidden/>
              </w:rPr>
              <w:tab/>
            </w:r>
            <w:r>
              <w:rPr>
                <w:noProof/>
                <w:webHidden/>
              </w:rPr>
              <w:fldChar w:fldCharType="begin"/>
            </w:r>
            <w:r>
              <w:rPr>
                <w:noProof/>
                <w:webHidden/>
              </w:rPr>
              <w:instrText xml:space="preserve"> PAGEREF _Toc471741692 \h </w:instrText>
            </w:r>
            <w:r>
              <w:rPr>
                <w:noProof/>
                <w:webHidden/>
              </w:rPr>
            </w:r>
            <w:r>
              <w:rPr>
                <w:noProof/>
                <w:webHidden/>
              </w:rPr>
              <w:fldChar w:fldCharType="separate"/>
            </w:r>
            <w:r>
              <w:rPr>
                <w:noProof/>
                <w:webHidden/>
              </w:rPr>
              <w:t>2</w:t>
            </w:r>
            <w:r>
              <w:rPr>
                <w:noProof/>
                <w:webHidden/>
              </w:rPr>
              <w:fldChar w:fldCharType="end"/>
            </w:r>
          </w:hyperlink>
        </w:p>
        <w:p w14:paraId="69BEECEC" w14:textId="77777777" w:rsidR="00C11F93" w:rsidRDefault="00C11F93">
          <w:pPr>
            <w:pStyle w:val="Verzeichnis2"/>
            <w:tabs>
              <w:tab w:val="right" w:leader="dot" w:pos="8630"/>
            </w:tabs>
            <w:rPr>
              <w:rFonts w:asciiTheme="minorHAnsi" w:eastAsiaTheme="minorEastAsia" w:hAnsiTheme="minorHAnsi" w:cstheme="minorBidi"/>
              <w:noProof/>
              <w:sz w:val="22"/>
              <w:szCs w:val="22"/>
            </w:rPr>
          </w:pPr>
          <w:hyperlink w:anchor="_Toc471741693" w:history="1">
            <w:r w:rsidRPr="00AA0E06">
              <w:rPr>
                <w:rStyle w:val="Hyperlink"/>
                <w:noProof/>
              </w:rPr>
              <w:t>F.3 Hydrometric Network Model</w:t>
            </w:r>
            <w:r>
              <w:rPr>
                <w:noProof/>
                <w:webHidden/>
              </w:rPr>
              <w:tab/>
            </w:r>
            <w:r>
              <w:rPr>
                <w:noProof/>
                <w:webHidden/>
              </w:rPr>
              <w:fldChar w:fldCharType="begin"/>
            </w:r>
            <w:r>
              <w:rPr>
                <w:noProof/>
                <w:webHidden/>
              </w:rPr>
              <w:instrText xml:space="preserve"> PAGEREF _Toc471741693 \h </w:instrText>
            </w:r>
            <w:r>
              <w:rPr>
                <w:noProof/>
                <w:webHidden/>
              </w:rPr>
            </w:r>
            <w:r>
              <w:rPr>
                <w:noProof/>
                <w:webHidden/>
              </w:rPr>
              <w:fldChar w:fldCharType="separate"/>
            </w:r>
            <w:r>
              <w:rPr>
                <w:noProof/>
                <w:webHidden/>
              </w:rPr>
              <w:t>3</w:t>
            </w:r>
            <w:r>
              <w:rPr>
                <w:noProof/>
                <w:webHidden/>
              </w:rPr>
              <w:fldChar w:fldCharType="end"/>
            </w:r>
          </w:hyperlink>
        </w:p>
        <w:p w14:paraId="5C93FD76" w14:textId="77777777" w:rsidR="00C11F93" w:rsidRDefault="00C11F93">
          <w:pPr>
            <w:pStyle w:val="Verzeichnis1"/>
            <w:tabs>
              <w:tab w:val="right" w:leader="dot" w:pos="8630"/>
            </w:tabs>
            <w:rPr>
              <w:rFonts w:asciiTheme="minorHAnsi" w:eastAsiaTheme="minorEastAsia" w:hAnsiTheme="minorHAnsi" w:cstheme="minorBidi"/>
              <w:noProof/>
              <w:sz w:val="22"/>
              <w:szCs w:val="22"/>
            </w:rPr>
          </w:pPr>
          <w:hyperlink w:anchor="_Toc471741694" w:history="1">
            <w:r w:rsidRPr="00AA0E06">
              <w:rPr>
                <w:rStyle w:val="Hyperlink"/>
                <w:noProof/>
              </w:rPr>
              <w:t>ANNEX G: Bibliography</w:t>
            </w:r>
            <w:r>
              <w:rPr>
                <w:noProof/>
                <w:webHidden/>
              </w:rPr>
              <w:tab/>
            </w:r>
            <w:r>
              <w:rPr>
                <w:noProof/>
                <w:webHidden/>
              </w:rPr>
              <w:fldChar w:fldCharType="begin"/>
            </w:r>
            <w:r>
              <w:rPr>
                <w:noProof/>
                <w:webHidden/>
              </w:rPr>
              <w:instrText xml:space="preserve"> PAGEREF _Toc471741694 \h </w:instrText>
            </w:r>
            <w:r>
              <w:rPr>
                <w:noProof/>
                <w:webHidden/>
              </w:rPr>
            </w:r>
            <w:r>
              <w:rPr>
                <w:noProof/>
                <w:webHidden/>
              </w:rPr>
              <w:fldChar w:fldCharType="separate"/>
            </w:r>
            <w:r>
              <w:rPr>
                <w:noProof/>
                <w:webHidden/>
              </w:rPr>
              <w:t>1</w:t>
            </w:r>
            <w:r>
              <w:rPr>
                <w:noProof/>
                <w:webHidden/>
              </w:rPr>
              <w:fldChar w:fldCharType="end"/>
            </w:r>
          </w:hyperlink>
        </w:p>
        <w:p w14:paraId="346F8F01" w14:textId="77777777" w:rsidR="00C11F93" w:rsidRDefault="00C11F93">
          <w:pPr>
            <w:pStyle w:val="Verzeichnis1"/>
            <w:tabs>
              <w:tab w:val="right" w:leader="dot" w:pos="8630"/>
            </w:tabs>
            <w:rPr>
              <w:rFonts w:asciiTheme="minorHAnsi" w:eastAsiaTheme="minorEastAsia" w:hAnsiTheme="minorHAnsi" w:cstheme="minorBidi"/>
              <w:noProof/>
              <w:sz w:val="22"/>
              <w:szCs w:val="22"/>
            </w:rPr>
          </w:pPr>
          <w:hyperlink w:anchor="_Toc471741695" w:history="1">
            <w:r w:rsidRPr="00AA0E06">
              <w:rPr>
                <w:rStyle w:val="Hyperlink"/>
                <w:noProof/>
              </w:rPr>
              <w:t>ANNEX H: Revision history</w:t>
            </w:r>
            <w:r>
              <w:rPr>
                <w:noProof/>
                <w:webHidden/>
              </w:rPr>
              <w:tab/>
            </w:r>
            <w:r>
              <w:rPr>
                <w:noProof/>
                <w:webHidden/>
              </w:rPr>
              <w:fldChar w:fldCharType="begin"/>
            </w:r>
            <w:r>
              <w:rPr>
                <w:noProof/>
                <w:webHidden/>
              </w:rPr>
              <w:instrText xml:space="preserve"> PAGEREF _Toc471741695 \h </w:instrText>
            </w:r>
            <w:r>
              <w:rPr>
                <w:noProof/>
                <w:webHidden/>
              </w:rPr>
            </w:r>
            <w:r>
              <w:rPr>
                <w:noProof/>
                <w:webHidden/>
              </w:rPr>
              <w:fldChar w:fldCharType="separate"/>
            </w:r>
            <w:r>
              <w:rPr>
                <w:noProof/>
                <w:webHidden/>
              </w:rPr>
              <w:t>1</w:t>
            </w:r>
            <w:r>
              <w:rPr>
                <w:noProof/>
                <w:webHidden/>
              </w:rPr>
              <w:fldChar w:fldCharType="end"/>
            </w:r>
          </w:hyperlink>
        </w:p>
        <w:p w14:paraId="0229A56E" w14:textId="4D572900" w:rsidR="0028056A" w:rsidRDefault="0028056A">
          <w:r>
            <w:rPr>
              <w:b/>
              <w:bCs/>
              <w:lang w:val="de-DE"/>
            </w:rPr>
            <w:fldChar w:fldCharType="end"/>
          </w:r>
        </w:p>
      </w:sdtContent>
    </w:sdt>
    <w:p w14:paraId="41D7396E" w14:textId="6B6E7A7A" w:rsidR="001155BB" w:rsidRPr="008E510D" w:rsidRDefault="001155BB" w:rsidP="00834E29">
      <w:pPr>
        <w:pStyle w:val="Inhaltsverzeichnisberschrift"/>
        <w:outlineLvl w:val="0"/>
        <w:rPr>
          <w:color w:val="auto"/>
        </w:rPr>
      </w:pPr>
      <w:r>
        <w:rPr>
          <w:color w:val="auto"/>
        </w:rPr>
        <w:t>Figures</w:t>
      </w:r>
    </w:p>
    <w:p w14:paraId="1355136F" w14:textId="77777777" w:rsidR="001155BB" w:rsidRDefault="001155BB">
      <w:pPr>
        <w:pStyle w:val="Abbildungsverzeichnis"/>
        <w:tabs>
          <w:tab w:val="right" w:leader="dot" w:pos="8630"/>
        </w:tabs>
      </w:pPr>
    </w:p>
    <w:p w14:paraId="6498E009" w14:textId="77777777" w:rsidR="00C11F93" w:rsidRDefault="001155BB">
      <w:pPr>
        <w:pStyle w:val="Abbildungsverzeichnis"/>
        <w:tabs>
          <w:tab w:val="right" w:leader="dot" w:pos="8630"/>
        </w:tabs>
        <w:rPr>
          <w:rFonts w:asciiTheme="minorHAnsi" w:eastAsiaTheme="minorEastAsia" w:hAnsiTheme="minorHAnsi" w:cstheme="minorBidi"/>
          <w:noProof/>
          <w:sz w:val="22"/>
          <w:szCs w:val="22"/>
          <w:lang w:val="en-US" w:eastAsia="en-US"/>
        </w:rPr>
      </w:pPr>
      <w:r>
        <w:fldChar w:fldCharType="begin"/>
      </w:r>
      <w:r>
        <w:instrText xml:space="preserve"> TOC \h \z \c "Figure" </w:instrText>
      </w:r>
      <w:r>
        <w:fldChar w:fldCharType="separate"/>
      </w:r>
      <w:hyperlink w:anchor="_Toc471741696" w:history="1">
        <w:r w:rsidR="00C11F93" w:rsidRPr="000747B1">
          <w:rPr>
            <w:rStyle w:val="Hyperlink"/>
            <w:noProof/>
          </w:rPr>
          <w:t>Figure 1: HY_Features in the context of the OGC Abstract Specification as well as Observations &amp; Measurements</w:t>
        </w:r>
        <w:r w:rsidR="00C11F93">
          <w:rPr>
            <w:noProof/>
            <w:webHidden/>
          </w:rPr>
          <w:tab/>
        </w:r>
        <w:r w:rsidR="00C11F93">
          <w:rPr>
            <w:noProof/>
            <w:webHidden/>
          </w:rPr>
          <w:fldChar w:fldCharType="begin"/>
        </w:r>
        <w:r w:rsidR="00C11F93">
          <w:rPr>
            <w:noProof/>
            <w:webHidden/>
          </w:rPr>
          <w:instrText xml:space="preserve"> PAGEREF _Toc471741696 \h </w:instrText>
        </w:r>
        <w:r w:rsidR="00C11F93">
          <w:rPr>
            <w:noProof/>
            <w:webHidden/>
          </w:rPr>
        </w:r>
        <w:r w:rsidR="00C11F93">
          <w:rPr>
            <w:noProof/>
            <w:webHidden/>
          </w:rPr>
          <w:fldChar w:fldCharType="separate"/>
        </w:r>
        <w:r w:rsidR="00C11F93">
          <w:rPr>
            <w:noProof/>
            <w:webHidden/>
          </w:rPr>
          <w:t>3</w:t>
        </w:r>
        <w:r w:rsidR="00C11F93">
          <w:rPr>
            <w:noProof/>
            <w:webHidden/>
          </w:rPr>
          <w:fldChar w:fldCharType="end"/>
        </w:r>
      </w:hyperlink>
    </w:p>
    <w:p w14:paraId="57D79727"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697" w:history="1">
        <w:r w:rsidRPr="000747B1">
          <w:rPr>
            <w:rStyle w:val="Hyperlink"/>
            <w:noProof/>
          </w:rPr>
          <w:t>Figure 2: Processes of the Hydrologic Cycle</w:t>
        </w:r>
        <w:r>
          <w:rPr>
            <w:noProof/>
            <w:webHidden/>
          </w:rPr>
          <w:tab/>
        </w:r>
        <w:r>
          <w:rPr>
            <w:noProof/>
            <w:webHidden/>
          </w:rPr>
          <w:fldChar w:fldCharType="begin"/>
        </w:r>
        <w:r>
          <w:rPr>
            <w:noProof/>
            <w:webHidden/>
          </w:rPr>
          <w:instrText xml:space="preserve"> PAGEREF _Toc471741697 \h </w:instrText>
        </w:r>
        <w:r>
          <w:rPr>
            <w:noProof/>
            <w:webHidden/>
          </w:rPr>
        </w:r>
        <w:r>
          <w:rPr>
            <w:noProof/>
            <w:webHidden/>
          </w:rPr>
          <w:fldChar w:fldCharType="separate"/>
        </w:r>
        <w:r>
          <w:rPr>
            <w:noProof/>
            <w:webHidden/>
          </w:rPr>
          <w:t>16</w:t>
        </w:r>
        <w:r>
          <w:rPr>
            <w:noProof/>
            <w:webHidden/>
          </w:rPr>
          <w:fldChar w:fldCharType="end"/>
        </w:r>
      </w:hyperlink>
    </w:p>
    <w:p w14:paraId="04CEA3DD"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698" w:history="1">
        <w:r w:rsidRPr="000747B1">
          <w:rPr>
            <w:rStyle w:val="Hyperlink"/>
            <w:noProof/>
          </w:rPr>
          <w:t>Figure 3: Illustration of multiple representations of a catchment</w:t>
        </w:r>
        <w:r>
          <w:rPr>
            <w:noProof/>
            <w:webHidden/>
          </w:rPr>
          <w:tab/>
        </w:r>
        <w:r>
          <w:rPr>
            <w:noProof/>
            <w:webHidden/>
          </w:rPr>
          <w:fldChar w:fldCharType="begin"/>
        </w:r>
        <w:r>
          <w:rPr>
            <w:noProof/>
            <w:webHidden/>
          </w:rPr>
          <w:instrText xml:space="preserve"> PAGEREF _Toc471741698 \h </w:instrText>
        </w:r>
        <w:r>
          <w:rPr>
            <w:noProof/>
            <w:webHidden/>
          </w:rPr>
        </w:r>
        <w:r>
          <w:rPr>
            <w:noProof/>
            <w:webHidden/>
          </w:rPr>
          <w:fldChar w:fldCharType="separate"/>
        </w:r>
        <w:r>
          <w:rPr>
            <w:noProof/>
            <w:webHidden/>
          </w:rPr>
          <w:t>18</w:t>
        </w:r>
        <w:r>
          <w:rPr>
            <w:noProof/>
            <w:webHidden/>
          </w:rPr>
          <w:fldChar w:fldCharType="end"/>
        </w:r>
      </w:hyperlink>
    </w:p>
    <w:p w14:paraId="06710FF5"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699" w:history="1">
        <w:r w:rsidRPr="000747B1">
          <w:rPr>
            <w:rStyle w:val="Hyperlink"/>
            <w:noProof/>
          </w:rPr>
          <w:t>Figure 4: Idealized catchment concept independent of realization or representation.</w:t>
        </w:r>
        <w:r>
          <w:rPr>
            <w:noProof/>
            <w:webHidden/>
          </w:rPr>
          <w:tab/>
        </w:r>
        <w:r>
          <w:rPr>
            <w:noProof/>
            <w:webHidden/>
          </w:rPr>
          <w:fldChar w:fldCharType="begin"/>
        </w:r>
        <w:r>
          <w:rPr>
            <w:noProof/>
            <w:webHidden/>
          </w:rPr>
          <w:instrText xml:space="preserve"> PAGEREF _Toc471741699 \h </w:instrText>
        </w:r>
        <w:r>
          <w:rPr>
            <w:noProof/>
            <w:webHidden/>
          </w:rPr>
        </w:r>
        <w:r>
          <w:rPr>
            <w:noProof/>
            <w:webHidden/>
          </w:rPr>
          <w:fldChar w:fldCharType="separate"/>
        </w:r>
        <w:r>
          <w:rPr>
            <w:noProof/>
            <w:webHidden/>
          </w:rPr>
          <w:t>19</w:t>
        </w:r>
        <w:r>
          <w:rPr>
            <w:noProof/>
            <w:webHidden/>
          </w:rPr>
          <w:fldChar w:fldCharType="end"/>
        </w:r>
      </w:hyperlink>
    </w:p>
    <w:p w14:paraId="3A7DE619"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00" w:history="1">
        <w:r w:rsidRPr="000747B1">
          <w:rPr>
            <w:rStyle w:val="Hyperlink"/>
            <w:noProof/>
          </w:rPr>
          <w:t>Figure 5: Multiple catchment realizations (top left to bottom right): a) catchment boundary, b) catchment area, c) catchment flowpath d) subcatchment network, e) hydrographic network, f) geo-schematic network, g) flow network, h) hydrometric network of monitoring stations.</w:t>
        </w:r>
        <w:r>
          <w:rPr>
            <w:noProof/>
            <w:webHidden/>
          </w:rPr>
          <w:tab/>
        </w:r>
        <w:r>
          <w:rPr>
            <w:noProof/>
            <w:webHidden/>
          </w:rPr>
          <w:fldChar w:fldCharType="begin"/>
        </w:r>
        <w:r>
          <w:rPr>
            <w:noProof/>
            <w:webHidden/>
          </w:rPr>
          <w:instrText xml:space="preserve"> PAGEREF _Toc471741700 \h </w:instrText>
        </w:r>
        <w:r>
          <w:rPr>
            <w:noProof/>
            <w:webHidden/>
          </w:rPr>
        </w:r>
        <w:r>
          <w:rPr>
            <w:noProof/>
            <w:webHidden/>
          </w:rPr>
          <w:fldChar w:fldCharType="separate"/>
        </w:r>
        <w:r>
          <w:rPr>
            <w:noProof/>
            <w:webHidden/>
          </w:rPr>
          <w:t>20</w:t>
        </w:r>
        <w:r>
          <w:rPr>
            <w:noProof/>
            <w:webHidden/>
          </w:rPr>
          <w:fldChar w:fldCharType="end"/>
        </w:r>
      </w:hyperlink>
    </w:p>
    <w:p w14:paraId="0AF11A7D"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01" w:history="1">
        <w:r w:rsidRPr="000747B1">
          <w:rPr>
            <w:rStyle w:val="Hyperlink"/>
            <w:noProof/>
          </w:rPr>
          <w:t xml:space="preserve">Figure 6: Catchment aggregation (top left to bottom right): a) Simple catchments with one inflow and one outflow each; b) Joined (conjoint) catchments flowing </w:t>
        </w:r>
        <w:r w:rsidRPr="000747B1">
          <w:rPr>
            <w:rStyle w:val="Hyperlink"/>
            <w:noProof/>
          </w:rPr>
          <w:lastRenderedPageBreak/>
          <w:t>into a single downstream catchment; c) catchments joining in a water body or wetland with no clear network; d) catchments joining through intermittent or subsurface flows; e) catchments that join through areas of complex or braided channels; f, catchments with outfalls made up by many channels such as in a delta.</w:t>
        </w:r>
        <w:r>
          <w:rPr>
            <w:noProof/>
            <w:webHidden/>
          </w:rPr>
          <w:tab/>
        </w:r>
        <w:r>
          <w:rPr>
            <w:noProof/>
            <w:webHidden/>
          </w:rPr>
          <w:fldChar w:fldCharType="begin"/>
        </w:r>
        <w:r>
          <w:rPr>
            <w:noProof/>
            <w:webHidden/>
          </w:rPr>
          <w:instrText xml:space="preserve"> PAGEREF _Toc471741701 \h </w:instrText>
        </w:r>
        <w:r>
          <w:rPr>
            <w:noProof/>
            <w:webHidden/>
          </w:rPr>
        </w:r>
        <w:r>
          <w:rPr>
            <w:noProof/>
            <w:webHidden/>
          </w:rPr>
          <w:fldChar w:fldCharType="separate"/>
        </w:r>
        <w:r>
          <w:rPr>
            <w:noProof/>
            <w:webHidden/>
          </w:rPr>
          <w:t>21</w:t>
        </w:r>
        <w:r>
          <w:rPr>
            <w:noProof/>
            <w:webHidden/>
          </w:rPr>
          <w:fldChar w:fldCharType="end"/>
        </w:r>
      </w:hyperlink>
    </w:p>
    <w:p w14:paraId="5E91D2DF"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02" w:history="1">
        <w:r w:rsidRPr="000747B1">
          <w:rPr>
            <w:rStyle w:val="Hyperlink"/>
            <w:noProof/>
          </w:rPr>
          <w:t>Figure 7: Catchment hierarchy, with one catchment (dark grey) nested within another catchment (light grey)</w:t>
        </w:r>
        <w:r>
          <w:rPr>
            <w:noProof/>
            <w:webHidden/>
          </w:rPr>
          <w:tab/>
        </w:r>
        <w:r>
          <w:rPr>
            <w:noProof/>
            <w:webHidden/>
          </w:rPr>
          <w:fldChar w:fldCharType="begin"/>
        </w:r>
        <w:r>
          <w:rPr>
            <w:noProof/>
            <w:webHidden/>
          </w:rPr>
          <w:instrText xml:space="preserve"> PAGEREF _Toc471741702 \h </w:instrText>
        </w:r>
        <w:r>
          <w:rPr>
            <w:noProof/>
            <w:webHidden/>
          </w:rPr>
        </w:r>
        <w:r>
          <w:rPr>
            <w:noProof/>
            <w:webHidden/>
          </w:rPr>
          <w:fldChar w:fldCharType="separate"/>
        </w:r>
        <w:r>
          <w:rPr>
            <w:noProof/>
            <w:webHidden/>
          </w:rPr>
          <w:t>22</w:t>
        </w:r>
        <w:r>
          <w:rPr>
            <w:noProof/>
            <w:webHidden/>
          </w:rPr>
          <w:fldChar w:fldCharType="end"/>
        </w:r>
      </w:hyperlink>
    </w:p>
    <w:p w14:paraId="1B53AE53"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03" w:history="1">
        <w:r w:rsidRPr="000747B1">
          <w:rPr>
            <w:rStyle w:val="Hyperlink"/>
            <w:noProof/>
          </w:rPr>
          <w:t>Figure 8: Catchment hierarchy with smaller catchments (C1, C2, C3) part of a dendritic catchment network, which is also a catchment</w:t>
        </w:r>
        <w:r>
          <w:rPr>
            <w:noProof/>
            <w:webHidden/>
          </w:rPr>
          <w:tab/>
        </w:r>
        <w:r>
          <w:rPr>
            <w:noProof/>
            <w:webHidden/>
          </w:rPr>
          <w:fldChar w:fldCharType="begin"/>
        </w:r>
        <w:r>
          <w:rPr>
            <w:noProof/>
            <w:webHidden/>
          </w:rPr>
          <w:instrText xml:space="preserve"> PAGEREF _Toc471741703 \h </w:instrText>
        </w:r>
        <w:r>
          <w:rPr>
            <w:noProof/>
            <w:webHidden/>
          </w:rPr>
        </w:r>
        <w:r>
          <w:rPr>
            <w:noProof/>
            <w:webHidden/>
          </w:rPr>
          <w:fldChar w:fldCharType="separate"/>
        </w:r>
        <w:r>
          <w:rPr>
            <w:noProof/>
            <w:webHidden/>
          </w:rPr>
          <w:t>23</w:t>
        </w:r>
        <w:r>
          <w:rPr>
            <w:noProof/>
            <w:webHidden/>
          </w:rPr>
          <w:fldChar w:fldCharType="end"/>
        </w:r>
      </w:hyperlink>
    </w:p>
    <w:p w14:paraId="74535C8C"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04" w:history="1">
        <w:r w:rsidRPr="000747B1">
          <w:rPr>
            <w:rStyle w:val="Hyperlink"/>
            <w:noProof/>
          </w:rPr>
          <w:t>Figure 9: Catchment area (grey) and flowpath realizations that connect catchment inflow to outflow (red) and define a hydrologically significant unit.</w:t>
        </w:r>
        <w:r>
          <w:rPr>
            <w:noProof/>
            <w:webHidden/>
          </w:rPr>
          <w:tab/>
        </w:r>
        <w:r>
          <w:rPr>
            <w:noProof/>
            <w:webHidden/>
          </w:rPr>
          <w:fldChar w:fldCharType="begin"/>
        </w:r>
        <w:r>
          <w:rPr>
            <w:noProof/>
            <w:webHidden/>
          </w:rPr>
          <w:instrText xml:space="preserve"> PAGEREF _Toc471741704 \h </w:instrText>
        </w:r>
        <w:r>
          <w:rPr>
            <w:noProof/>
            <w:webHidden/>
          </w:rPr>
        </w:r>
        <w:r>
          <w:rPr>
            <w:noProof/>
            <w:webHidden/>
          </w:rPr>
          <w:fldChar w:fldCharType="separate"/>
        </w:r>
        <w:r>
          <w:rPr>
            <w:noProof/>
            <w:webHidden/>
          </w:rPr>
          <w:t>24</w:t>
        </w:r>
        <w:r>
          <w:rPr>
            <w:noProof/>
            <w:webHidden/>
          </w:rPr>
          <w:fldChar w:fldCharType="end"/>
        </w:r>
      </w:hyperlink>
    </w:p>
    <w:p w14:paraId="3D12621E"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05" w:history="1">
        <w:r w:rsidRPr="000747B1">
          <w:rPr>
            <w:rStyle w:val="Hyperlink"/>
            <w:noProof/>
          </w:rPr>
          <w:t>Figure 10: Multiple catchments contributing to a common outflow node.</w:t>
        </w:r>
        <w:r>
          <w:rPr>
            <w:noProof/>
            <w:webHidden/>
          </w:rPr>
          <w:tab/>
        </w:r>
        <w:r>
          <w:rPr>
            <w:noProof/>
            <w:webHidden/>
          </w:rPr>
          <w:fldChar w:fldCharType="begin"/>
        </w:r>
        <w:r>
          <w:rPr>
            <w:noProof/>
            <w:webHidden/>
          </w:rPr>
          <w:instrText xml:space="preserve"> PAGEREF _Toc471741705 \h </w:instrText>
        </w:r>
        <w:r>
          <w:rPr>
            <w:noProof/>
            <w:webHidden/>
          </w:rPr>
        </w:r>
        <w:r>
          <w:rPr>
            <w:noProof/>
            <w:webHidden/>
          </w:rPr>
          <w:fldChar w:fldCharType="separate"/>
        </w:r>
        <w:r>
          <w:rPr>
            <w:noProof/>
            <w:webHidden/>
          </w:rPr>
          <w:t>24</w:t>
        </w:r>
        <w:r>
          <w:rPr>
            <w:noProof/>
            <w:webHidden/>
          </w:rPr>
          <w:fldChar w:fldCharType="end"/>
        </w:r>
      </w:hyperlink>
    </w:p>
    <w:p w14:paraId="054AEB19"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06" w:history="1">
        <w:r w:rsidRPr="000747B1">
          <w:rPr>
            <w:rStyle w:val="Hyperlink"/>
            <w:noProof/>
          </w:rPr>
          <w:t>Figure 11: Catchment receiving inflow via an identified but not necessarily realized node (Outfall).</w:t>
        </w:r>
        <w:r>
          <w:rPr>
            <w:noProof/>
            <w:webHidden/>
          </w:rPr>
          <w:tab/>
        </w:r>
        <w:r>
          <w:rPr>
            <w:noProof/>
            <w:webHidden/>
          </w:rPr>
          <w:fldChar w:fldCharType="begin"/>
        </w:r>
        <w:r>
          <w:rPr>
            <w:noProof/>
            <w:webHidden/>
          </w:rPr>
          <w:instrText xml:space="preserve"> PAGEREF _Toc471741706 \h </w:instrText>
        </w:r>
        <w:r>
          <w:rPr>
            <w:noProof/>
            <w:webHidden/>
          </w:rPr>
        </w:r>
        <w:r>
          <w:rPr>
            <w:noProof/>
            <w:webHidden/>
          </w:rPr>
          <w:fldChar w:fldCharType="separate"/>
        </w:r>
        <w:r>
          <w:rPr>
            <w:noProof/>
            <w:webHidden/>
          </w:rPr>
          <w:t>25</w:t>
        </w:r>
        <w:r>
          <w:rPr>
            <w:noProof/>
            <w:webHidden/>
          </w:rPr>
          <w:fldChar w:fldCharType="end"/>
        </w:r>
      </w:hyperlink>
    </w:p>
    <w:p w14:paraId="2629DB86"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07" w:history="1">
        <w:r w:rsidRPr="000747B1">
          <w:rPr>
            <w:rStyle w:val="Hyperlink"/>
            <w:noProof/>
          </w:rPr>
          <w:t>Figure 12: Non-dendritic stream network complexity: a) ambiguous detailed flow: b) unambiguous aggregated flow.</w:t>
        </w:r>
        <w:r>
          <w:rPr>
            <w:noProof/>
            <w:webHidden/>
          </w:rPr>
          <w:tab/>
        </w:r>
        <w:r>
          <w:rPr>
            <w:noProof/>
            <w:webHidden/>
          </w:rPr>
          <w:fldChar w:fldCharType="begin"/>
        </w:r>
        <w:r>
          <w:rPr>
            <w:noProof/>
            <w:webHidden/>
          </w:rPr>
          <w:instrText xml:space="preserve"> PAGEREF _Toc471741707 \h </w:instrText>
        </w:r>
        <w:r>
          <w:rPr>
            <w:noProof/>
            <w:webHidden/>
          </w:rPr>
        </w:r>
        <w:r>
          <w:rPr>
            <w:noProof/>
            <w:webHidden/>
          </w:rPr>
          <w:fldChar w:fldCharType="separate"/>
        </w:r>
        <w:r>
          <w:rPr>
            <w:noProof/>
            <w:webHidden/>
          </w:rPr>
          <w:t>25</w:t>
        </w:r>
        <w:r>
          <w:rPr>
            <w:noProof/>
            <w:webHidden/>
          </w:rPr>
          <w:fldChar w:fldCharType="end"/>
        </w:r>
      </w:hyperlink>
    </w:p>
    <w:p w14:paraId="2ED77B6C"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08" w:history="1">
        <w:r w:rsidRPr="000747B1">
          <w:rPr>
            <w:rStyle w:val="Hyperlink"/>
            <w:noProof/>
          </w:rPr>
          <w:t>Figure 13: Catchment realization feature types with tagged values indicating possible catchment topological relations</w:t>
        </w:r>
        <w:r>
          <w:rPr>
            <w:noProof/>
            <w:webHidden/>
          </w:rPr>
          <w:tab/>
        </w:r>
        <w:r>
          <w:rPr>
            <w:noProof/>
            <w:webHidden/>
          </w:rPr>
          <w:fldChar w:fldCharType="begin"/>
        </w:r>
        <w:r>
          <w:rPr>
            <w:noProof/>
            <w:webHidden/>
          </w:rPr>
          <w:instrText xml:space="preserve"> PAGEREF _Toc471741708 \h </w:instrText>
        </w:r>
        <w:r>
          <w:rPr>
            <w:noProof/>
            <w:webHidden/>
          </w:rPr>
        </w:r>
        <w:r>
          <w:rPr>
            <w:noProof/>
            <w:webHidden/>
          </w:rPr>
          <w:fldChar w:fldCharType="separate"/>
        </w:r>
        <w:r>
          <w:rPr>
            <w:noProof/>
            <w:webHidden/>
          </w:rPr>
          <w:t>26</w:t>
        </w:r>
        <w:r>
          <w:rPr>
            <w:noProof/>
            <w:webHidden/>
          </w:rPr>
          <w:fldChar w:fldCharType="end"/>
        </w:r>
      </w:hyperlink>
    </w:p>
    <w:p w14:paraId="1BA6AC9D"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09" w:history="1">
        <w:r w:rsidRPr="000747B1">
          <w:rPr>
            <w:rStyle w:val="Hyperlink"/>
            <w:noProof/>
          </w:rPr>
          <w:t>Figure 14: Inflow node referenced along a downstream flowpath</w:t>
        </w:r>
        <w:r>
          <w:rPr>
            <w:noProof/>
            <w:webHidden/>
          </w:rPr>
          <w:tab/>
        </w:r>
        <w:r>
          <w:rPr>
            <w:noProof/>
            <w:webHidden/>
          </w:rPr>
          <w:fldChar w:fldCharType="begin"/>
        </w:r>
        <w:r>
          <w:rPr>
            <w:noProof/>
            <w:webHidden/>
          </w:rPr>
          <w:instrText xml:space="preserve"> PAGEREF _Toc471741709 \h </w:instrText>
        </w:r>
        <w:r>
          <w:rPr>
            <w:noProof/>
            <w:webHidden/>
          </w:rPr>
        </w:r>
        <w:r>
          <w:rPr>
            <w:noProof/>
            <w:webHidden/>
          </w:rPr>
          <w:fldChar w:fldCharType="separate"/>
        </w:r>
        <w:r>
          <w:rPr>
            <w:noProof/>
            <w:webHidden/>
          </w:rPr>
          <w:t>30</w:t>
        </w:r>
        <w:r>
          <w:rPr>
            <w:noProof/>
            <w:webHidden/>
          </w:rPr>
          <w:fldChar w:fldCharType="end"/>
        </w:r>
      </w:hyperlink>
    </w:p>
    <w:p w14:paraId="6438B65C"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10" w:history="1">
        <w:r w:rsidRPr="000747B1">
          <w:rPr>
            <w:rStyle w:val="Hyperlink"/>
            <w:noProof/>
          </w:rPr>
          <w:t>Figure 15: Newly introduced outfall referenced along an upstream and downstream flowpath</w:t>
        </w:r>
        <w:r>
          <w:rPr>
            <w:noProof/>
            <w:webHidden/>
          </w:rPr>
          <w:tab/>
        </w:r>
        <w:r>
          <w:rPr>
            <w:noProof/>
            <w:webHidden/>
          </w:rPr>
          <w:fldChar w:fldCharType="begin"/>
        </w:r>
        <w:r>
          <w:rPr>
            <w:noProof/>
            <w:webHidden/>
          </w:rPr>
          <w:instrText xml:space="preserve"> PAGEREF _Toc471741710 \h </w:instrText>
        </w:r>
        <w:r>
          <w:rPr>
            <w:noProof/>
            <w:webHidden/>
          </w:rPr>
        </w:r>
        <w:r>
          <w:rPr>
            <w:noProof/>
            <w:webHidden/>
          </w:rPr>
          <w:fldChar w:fldCharType="separate"/>
        </w:r>
        <w:r>
          <w:rPr>
            <w:noProof/>
            <w:webHidden/>
          </w:rPr>
          <w:t>31</w:t>
        </w:r>
        <w:r>
          <w:rPr>
            <w:noProof/>
            <w:webHidden/>
          </w:rPr>
          <w:fldChar w:fldCharType="end"/>
        </w:r>
      </w:hyperlink>
    </w:p>
    <w:p w14:paraId="6EB8D185"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11" w:history="1">
        <w:r w:rsidRPr="000747B1">
          <w:rPr>
            <w:rStyle w:val="Hyperlink"/>
            <w:noProof/>
          </w:rPr>
          <w:t>Figure 16: New location referenced along a downstream flowpath, expressed as part of the known distance from outflow node</w:t>
        </w:r>
        <w:r>
          <w:rPr>
            <w:noProof/>
            <w:webHidden/>
          </w:rPr>
          <w:tab/>
        </w:r>
        <w:r>
          <w:rPr>
            <w:noProof/>
            <w:webHidden/>
          </w:rPr>
          <w:fldChar w:fldCharType="begin"/>
        </w:r>
        <w:r>
          <w:rPr>
            <w:noProof/>
            <w:webHidden/>
          </w:rPr>
          <w:instrText xml:space="preserve"> PAGEREF _Toc471741711 \h </w:instrText>
        </w:r>
        <w:r>
          <w:rPr>
            <w:noProof/>
            <w:webHidden/>
          </w:rPr>
        </w:r>
        <w:r>
          <w:rPr>
            <w:noProof/>
            <w:webHidden/>
          </w:rPr>
          <w:fldChar w:fldCharType="separate"/>
        </w:r>
        <w:r>
          <w:rPr>
            <w:noProof/>
            <w:webHidden/>
          </w:rPr>
          <w:t>32</w:t>
        </w:r>
        <w:r>
          <w:rPr>
            <w:noProof/>
            <w:webHidden/>
          </w:rPr>
          <w:fldChar w:fldCharType="end"/>
        </w:r>
      </w:hyperlink>
    </w:p>
    <w:p w14:paraId="434ABCF3"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12" w:history="1">
        <w:r w:rsidRPr="000747B1">
          <w:rPr>
            <w:rStyle w:val="Hyperlink"/>
            <w:noProof/>
          </w:rPr>
          <w:t>Figure 17: New location referenced along a downstream flowpath, expressed as part of the known distance from outflow node</w:t>
        </w:r>
        <w:r>
          <w:rPr>
            <w:noProof/>
            <w:webHidden/>
          </w:rPr>
          <w:tab/>
        </w:r>
        <w:r>
          <w:rPr>
            <w:noProof/>
            <w:webHidden/>
          </w:rPr>
          <w:fldChar w:fldCharType="begin"/>
        </w:r>
        <w:r>
          <w:rPr>
            <w:noProof/>
            <w:webHidden/>
          </w:rPr>
          <w:instrText xml:space="preserve"> PAGEREF _Toc471741712 \h </w:instrText>
        </w:r>
        <w:r>
          <w:rPr>
            <w:noProof/>
            <w:webHidden/>
          </w:rPr>
        </w:r>
        <w:r>
          <w:rPr>
            <w:noProof/>
            <w:webHidden/>
          </w:rPr>
          <w:fldChar w:fldCharType="separate"/>
        </w:r>
        <w:r>
          <w:rPr>
            <w:noProof/>
            <w:webHidden/>
          </w:rPr>
          <w:t>32</w:t>
        </w:r>
        <w:r>
          <w:rPr>
            <w:noProof/>
            <w:webHidden/>
          </w:rPr>
          <w:fldChar w:fldCharType="end"/>
        </w:r>
      </w:hyperlink>
    </w:p>
    <w:p w14:paraId="253F83D5"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13" w:history="1">
        <w:r w:rsidRPr="000747B1">
          <w:rPr>
            <w:rStyle w:val="Hyperlink"/>
            <w:noProof/>
          </w:rPr>
          <w:t>Figure 18: Position (yellow dot) of an outflow node referencing an inflow node, expressed as a measured distance from a upstream referent (red dot).</w:t>
        </w:r>
        <w:r>
          <w:rPr>
            <w:noProof/>
            <w:webHidden/>
          </w:rPr>
          <w:tab/>
        </w:r>
        <w:r>
          <w:rPr>
            <w:noProof/>
            <w:webHidden/>
          </w:rPr>
          <w:fldChar w:fldCharType="begin"/>
        </w:r>
        <w:r>
          <w:rPr>
            <w:noProof/>
            <w:webHidden/>
          </w:rPr>
          <w:instrText xml:space="preserve"> PAGEREF _Toc471741713 \h </w:instrText>
        </w:r>
        <w:r>
          <w:rPr>
            <w:noProof/>
            <w:webHidden/>
          </w:rPr>
        </w:r>
        <w:r>
          <w:rPr>
            <w:noProof/>
            <w:webHidden/>
          </w:rPr>
          <w:fldChar w:fldCharType="separate"/>
        </w:r>
        <w:r>
          <w:rPr>
            <w:noProof/>
            <w:webHidden/>
          </w:rPr>
          <w:t>33</w:t>
        </w:r>
        <w:r>
          <w:rPr>
            <w:noProof/>
            <w:webHidden/>
          </w:rPr>
          <w:fldChar w:fldCharType="end"/>
        </w:r>
      </w:hyperlink>
    </w:p>
    <w:p w14:paraId="10B135C8"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14" w:history="1">
        <w:r w:rsidRPr="000747B1">
          <w:rPr>
            <w:rStyle w:val="Hyperlink"/>
            <w:noProof/>
          </w:rPr>
          <w:t>Figure 19: Position (yellow dot) of an inflow node relative to an outflow node, determined along a downstream flowpath, expressed as a measured distance from a downstream referent (red dot).</w:t>
        </w:r>
        <w:r>
          <w:rPr>
            <w:noProof/>
            <w:webHidden/>
          </w:rPr>
          <w:tab/>
        </w:r>
        <w:r>
          <w:rPr>
            <w:noProof/>
            <w:webHidden/>
          </w:rPr>
          <w:fldChar w:fldCharType="begin"/>
        </w:r>
        <w:r>
          <w:rPr>
            <w:noProof/>
            <w:webHidden/>
          </w:rPr>
          <w:instrText xml:space="preserve"> PAGEREF _Toc471741714 \h </w:instrText>
        </w:r>
        <w:r>
          <w:rPr>
            <w:noProof/>
            <w:webHidden/>
          </w:rPr>
        </w:r>
        <w:r>
          <w:rPr>
            <w:noProof/>
            <w:webHidden/>
          </w:rPr>
          <w:fldChar w:fldCharType="separate"/>
        </w:r>
        <w:r>
          <w:rPr>
            <w:noProof/>
            <w:webHidden/>
          </w:rPr>
          <w:t>34</w:t>
        </w:r>
        <w:r>
          <w:rPr>
            <w:noProof/>
            <w:webHidden/>
          </w:rPr>
          <w:fldChar w:fldCharType="end"/>
        </w:r>
      </w:hyperlink>
    </w:p>
    <w:p w14:paraId="7969045B"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15" w:history="1">
        <w:r w:rsidRPr="000747B1">
          <w:rPr>
            <w:rStyle w:val="Hyperlink"/>
            <w:noProof/>
          </w:rPr>
          <w:t>Figure 20: Intermediate Position (yellow dot) between known inflow and outflow nodes, expressed as distance from a located upstream or downstream referent (red dots).</w:t>
        </w:r>
        <w:r>
          <w:rPr>
            <w:noProof/>
            <w:webHidden/>
          </w:rPr>
          <w:tab/>
        </w:r>
        <w:r>
          <w:rPr>
            <w:noProof/>
            <w:webHidden/>
          </w:rPr>
          <w:fldChar w:fldCharType="begin"/>
        </w:r>
        <w:r>
          <w:rPr>
            <w:noProof/>
            <w:webHidden/>
          </w:rPr>
          <w:instrText xml:space="preserve"> PAGEREF _Toc471741715 \h </w:instrText>
        </w:r>
        <w:r>
          <w:rPr>
            <w:noProof/>
            <w:webHidden/>
          </w:rPr>
        </w:r>
        <w:r>
          <w:rPr>
            <w:noProof/>
            <w:webHidden/>
          </w:rPr>
          <w:fldChar w:fldCharType="separate"/>
        </w:r>
        <w:r>
          <w:rPr>
            <w:noProof/>
            <w:webHidden/>
          </w:rPr>
          <w:t>35</w:t>
        </w:r>
        <w:r>
          <w:rPr>
            <w:noProof/>
            <w:webHidden/>
          </w:rPr>
          <w:fldChar w:fldCharType="end"/>
        </w:r>
      </w:hyperlink>
    </w:p>
    <w:p w14:paraId="4CD91AEF"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16" w:history="1">
        <w:r w:rsidRPr="000747B1">
          <w:rPr>
            <w:rStyle w:val="Hyperlink"/>
            <w:noProof/>
          </w:rPr>
          <w:t>Figure 21: HY_Features modules and packages</w:t>
        </w:r>
        <w:r>
          <w:rPr>
            <w:noProof/>
            <w:webHidden/>
          </w:rPr>
          <w:tab/>
        </w:r>
        <w:r>
          <w:rPr>
            <w:noProof/>
            <w:webHidden/>
          </w:rPr>
          <w:fldChar w:fldCharType="begin"/>
        </w:r>
        <w:r>
          <w:rPr>
            <w:noProof/>
            <w:webHidden/>
          </w:rPr>
          <w:instrText xml:space="preserve"> PAGEREF _Toc471741716 \h </w:instrText>
        </w:r>
        <w:r>
          <w:rPr>
            <w:noProof/>
            <w:webHidden/>
          </w:rPr>
        </w:r>
        <w:r>
          <w:rPr>
            <w:noProof/>
            <w:webHidden/>
          </w:rPr>
          <w:fldChar w:fldCharType="separate"/>
        </w:r>
        <w:r>
          <w:rPr>
            <w:noProof/>
            <w:webHidden/>
          </w:rPr>
          <w:t>41</w:t>
        </w:r>
        <w:r>
          <w:rPr>
            <w:noProof/>
            <w:webHidden/>
          </w:rPr>
          <w:fldChar w:fldCharType="end"/>
        </w:r>
      </w:hyperlink>
    </w:p>
    <w:p w14:paraId="3FEB10AD"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17" w:history="1">
        <w:r w:rsidRPr="000747B1">
          <w:rPr>
            <w:rStyle w:val="Hyperlink"/>
            <w:noProof/>
          </w:rPr>
          <w:t>Figure 22: Hydro Feature requirements Class Diagram</w:t>
        </w:r>
        <w:r>
          <w:rPr>
            <w:noProof/>
            <w:webHidden/>
          </w:rPr>
          <w:tab/>
        </w:r>
        <w:r>
          <w:rPr>
            <w:noProof/>
            <w:webHidden/>
          </w:rPr>
          <w:fldChar w:fldCharType="begin"/>
        </w:r>
        <w:r>
          <w:rPr>
            <w:noProof/>
            <w:webHidden/>
          </w:rPr>
          <w:instrText xml:space="preserve"> PAGEREF _Toc471741717 \h </w:instrText>
        </w:r>
        <w:r>
          <w:rPr>
            <w:noProof/>
            <w:webHidden/>
          </w:rPr>
        </w:r>
        <w:r>
          <w:rPr>
            <w:noProof/>
            <w:webHidden/>
          </w:rPr>
          <w:fldChar w:fldCharType="separate"/>
        </w:r>
        <w:r>
          <w:rPr>
            <w:noProof/>
            <w:webHidden/>
          </w:rPr>
          <w:t>43</w:t>
        </w:r>
        <w:r>
          <w:rPr>
            <w:noProof/>
            <w:webHidden/>
          </w:rPr>
          <w:fldChar w:fldCharType="end"/>
        </w:r>
      </w:hyperlink>
    </w:p>
    <w:p w14:paraId="37EB8C1F"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18" w:history="1">
        <w:r w:rsidRPr="000747B1">
          <w:rPr>
            <w:rStyle w:val="Hyperlink"/>
            <w:noProof/>
          </w:rPr>
          <w:t>Figure 23: Hydro Feature – external dependencies</w:t>
        </w:r>
        <w:r>
          <w:rPr>
            <w:noProof/>
            <w:webHidden/>
          </w:rPr>
          <w:tab/>
        </w:r>
        <w:r>
          <w:rPr>
            <w:noProof/>
            <w:webHidden/>
          </w:rPr>
          <w:fldChar w:fldCharType="begin"/>
        </w:r>
        <w:r>
          <w:rPr>
            <w:noProof/>
            <w:webHidden/>
          </w:rPr>
          <w:instrText xml:space="preserve"> PAGEREF _Toc471741718 \h </w:instrText>
        </w:r>
        <w:r>
          <w:rPr>
            <w:noProof/>
            <w:webHidden/>
          </w:rPr>
        </w:r>
        <w:r>
          <w:rPr>
            <w:noProof/>
            <w:webHidden/>
          </w:rPr>
          <w:fldChar w:fldCharType="separate"/>
        </w:r>
        <w:r>
          <w:rPr>
            <w:noProof/>
            <w:webHidden/>
          </w:rPr>
          <w:t>44</w:t>
        </w:r>
        <w:r>
          <w:rPr>
            <w:noProof/>
            <w:webHidden/>
          </w:rPr>
          <w:fldChar w:fldCharType="end"/>
        </w:r>
      </w:hyperlink>
    </w:p>
    <w:p w14:paraId="626B61D8"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19" w:history="1">
        <w:r w:rsidRPr="000747B1">
          <w:rPr>
            <w:rStyle w:val="Hyperlink"/>
            <w:noProof/>
          </w:rPr>
          <w:t>Figure 24: Hydrologic features describing separate aspects of hydrology phenomena</w:t>
        </w:r>
        <w:r>
          <w:rPr>
            <w:noProof/>
            <w:webHidden/>
          </w:rPr>
          <w:tab/>
        </w:r>
        <w:r>
          <w:rPr>
            <w:noProof/>
            <w:webHidden/>
          </w:rPr>
          <w:fldChar w:fldCharType="begin"/>
        </w:r>
        <w:r>
          <w:rPr>
            <w:noProof/>
            <w:webHidden/>
          </w:rPr>
          <w:instrText xml:space="preserve"> PAGEREF _Toc471741719 \h </w:instrText>
        </w:r>
        <w:r>
          <w:rPr>
            <w:noProof/>
            <w:webHidden/>
          </w:rPr>
        </w:r>
        <w:r>
          <w:rPr>
            <w:noProof/>
            <w:webHidden/>
          </w:rPr>
          <w:fldChar w:fldCharType="separate"/>
        </w:r>
        <w:r>
          <w:rPr>
            <w:noProof/>
            <w:webHidden/>
          </w:rPr>
          <w:t>45</w:t>
        </w:r>
        <w:r>
          <w:rPr>
            <w:noProof/>
            <w:webHidden/>
          </w:rPr>
          <w:fldChar w:fldCharType="end"/>
        </w:r>
      </w:hyperlink>
    </w:p>
    <w:p w14:paraId="4C957A7A"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20" w:history="1">
        <w:r w:rsidRPr="000747B1">
          <w:rPr>
            <w:rStyle w:val="Hyperlink"/>
            <w:noProof/>
          </w:rPr>
          <w:t>Figure 25: Named Feature (UML class diagram)</w:t>
        </w:r>
        <w:r>
          <w:rPr>
            <w:noProof/>
            <w:webHidden/>
          </w:rPr>
          <w:tab/>
        </w:r>
        <w:r>
          <w:rPr>
            <w:noProof/>
            <w:webHidden/>
          </w:rPr>
          <w:fldChar w:fldCharType="begin"/>
        </w:r>
        <w:r>
          <w:rPr>
            <w:noProof/>
            <w:webHidden/>
          </w:rPr>
          <w:instrText xml:space="preserve"> PAGEREF _Toc471741720 \h </w:instrText>
        </w:r>
        <w:r>
          <w:rPr>
            <w:noProof/>
            <w:webHidden/>
          </w:rPr>
        </w:r>
        <w:r>
          <w:rPr>
            <w:noProof/>
            <w:webHidden/>
          </w:rPr>
          <w:fldChar w:fldCharType="separate"/>
        </w:r>
        <w:r>
          <w:rPr>
            <w:noProof/>
            <w:webHidden/>
          </w:rPr>
          <w:t>46</w:t>
        </w:r>
        <w:r>
          <w:rPr>
            <w:noProof/>
            <w:webHidden/>
          </w:rPr>
          <w:fldChar w:fldCharType="end"/>
        </w:r>
      </w:hyperlink>
    </w:p>
    <w:p w14:paraId="1D888073"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21" w:history="1">
        <w:r w:rsidRPr="000747B1">
          <w:rPr>
            <w:rStyle w:val="Hyperlink"/>
            <w:noProof/>
          </w:rPr>
          <w:t>Figure 26: Catchment model (UML class diagram)</w:t>
        </w:r>
        <w:r>
          <w:rPr>
            <w:noProof/>
            <w:webHidden/>
          </w:rPr>
          <w:tab/>
        </w:r>
        <w:r>
          <w:rPr>
            <w:noProof/>
            <w:webHidden/>
          </w:rPr>
          <w:fldChar w:fldCharType="begin"/>
        </w:r>
        <w:r>
          <w:rPr>
            <w:noProof/>
            <w:webHidden/>
          </w:rPr>
          <w:instrText xml:space="preserve"> PAGEREF _Toc471741721 \h </w:instrText>
        </w:r>
        <w:r>
          <w:rPr>
            <w:noProof/>
            <w:webHidden/>
          </w:rPr>
        </w:r>
        <w:r>
          <w:rPr>
            <w:noProof/>
            <w:webHidden/>
          </w:rPr>
          <w:fldChar w:fldCharType="separate"/>
        </w:r>
        <w:r>
          <w:rPr>
            <w:noProof/>
            <w:webHidden/>
          </w:rPr>
          <w:t>48</w:t>
        </w:r>
        <w:r>
          <w:rPr>
            <w:noProof/>
            <w:webHidden/>
          </w:rPr>
          <w:fldChar w:fldCharType="end"/>
        </w:r>
      </w:hyperlink>
    </w:p>
    <w:p w14:paraId="18B4855C"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22" w:history="1">
        <w:r w:rsidRPr="000747B1">
          <w:rPr>
            <w:rStyle w:val="Hyperlink"/>
            <w:noProof/>
          </w:rPr>
          <w:t>Figure 27: Catchment and outfall (UML class diagram)</w:t>
        </w:r>
        <w:r>
          <w:rPr>
            <w:noProof/>
            <w:webHidden/>
          </w:rPr>
          <w:tab/>
        </w:r>
        <w:r>
          <w:rPr>
            <w:noProof/>
            <w:webHidden/>
          </w:rPr>
          <w:fldChar w:fldCharType="begin"/>
        </w:r>
        <w:r>
          <w:rPr>
            <w:noProof/>
            <w:webHidden/>
          </w:rPr>
          <w:instrText xml:space="preserve"> PAGEREF _Toc471741722 \h </w:instrText>
        </w:r>
        <w:r>
          <w:rPr>
            <w:noProof/>
            <w:webHidden/>
          </w:rPr>
        </w:r>
        <w:r>
          <w:rPr>
            <w:noProof/>
            <w:webHidden/>
          </w:rPr>
          <w:fldChar w:fldCharType="separate"/>
        </w:r>
        <w:r>
          <w:rPr>
            <w:noProof/>
            <w:webHidden/>
          </w:rPr>
          <w:t>49</w:t>
        </w:r>
        <w:r>
          <w:rPr>
            <w:noProof/>
            <w:webHidden/>
          </w:rPr>
          <w:fldChar w:fldCharType="end"/>
        </w:r>
      </w:hyperlink>
    </w:p>
    <w:p w14:paraId="606CDC22"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23" w:history="1">
        <w:r w:rsidRPr="000747B1">
          <w:rPr>
            <w:rStyle w:val="Hyperlink"/>
            <w:noProof/>
          </w:rPr>
          <w:t>Figure 28: Containing / contained catchment (UML class diagram)</w:t>
        </w:r>
        <w:r>
          <w:rPr>
            <w:noProof/>
            <w:webHidden/>
          </w:rPr>
          <w:tab/>
        </w:r>
        <w:r>
          <w:rPr>
            <w:noProof/>
            <w:webHidden/>
          </w:rPr>
          <w:fldChar w:fldCharType="begin"/>
        </w:r>
        <w:r>
          <w:rPr>
            <w:noProof/>
            <w:webHidden/>
          </w:rPr>
          <w:instrText xml:space="preserve"> PAGEREF _Toc471741723 \h </w:instrText>
        </w:r>
        <w:r>
          <w:rPr>
            <w:noProof/>
            <w:webHidden/>
          </w:rPr>
        </w:r>
        <w:r>
          <w:rPr>
            <w:noProof/>
            <w:webHidden/>
          </w:rPr>
          <w:fldChar w:fldCharType="separate"/>
        </w:r>
        <w:r>
          <w:rPr>
            <w:noProof/>
            <w:webHidden/>
          </w:rPr>
          <w:t>50</w:t>
        </w:r>
        <w:r>
          <w:rPr>
            <w:noProof/>
            <w:webHidden/>
          </w:rPr>
          <w:fldChar w:fldCharType="end"/>
        </w:r>
      </w:hyperlink>
    </w:p>
    <w:p w14:paraId="4B45E9A7"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24" w:history="1">
        <w:r w:rsidRPr="000747B1">
          <w:rPr>
            <w:rStyle w:val="Hyperlink"/>
            <w:noProof/>
          </w:rPr>
          <w:t>Figure 29: Conjoint catchment (UML class diagram)</w:t>
        </w:r>
        <w:r>
          <w:rPr>
            <w:noProof/>
            <w:webHidden/>
          </w:rPr>
          <w:tab/>
        </w:r>
        <w:r>
          <w:rPr>
            <w:noProof/>
            <w:webHidden/>
          </w:rPr>
          <w:fldChar w:fldCharType="begin"/>
        </w:r>
        <w:r>
          <w:rPr>
            <w:noProof/>
            <w:webHidden/>
          </w:rPr>
          <w:instrText xml:space="preserve"> PAGEREF _Toc471741724 \h </w:instrText>
        </w:r>
        <w:r>
          <w:rPr>
            <w:noProof/>
            <w:webHidden/>
          </w:rPr>
        </w:r>
        <w:r>
          <w:rPr>
            <w:noProof/>
            <w:webHidden/>
          </w:rPr>
          <w:fldChar w:fldCharType="separate"/>
        </w:r>
        <w:r>
          <w:rPr>
            <w:noProof/>
            <w:webHidden/>
          </w:rPr>
          <w:t>50</w:t>
        </w:r>
        <w:r>
          <w:rPr>
            <w:noProof/>
            <w:webHidden/>
          </w:rPr>
          <w:fldChar w:fldCharType="end"/>
        </w:r>
      </w:hyperlink>
    </w:p>
    <w:p w14:paraId="54219BAF"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25" w:history="1">
        <w:r w:rsidRPr="000747B1">
          <w:rPr>
            <w:rStyle w:val="Hyperlink"/>
            <w:noProof/>
          </w:rPr>
          <w:t>Figure 30: Upper / lower catchment (UML class diagram)</w:t>
        </w:r>
        <w:r>
          <w:rPr>
            <w:noProof/>
            <w:webHidden/>
          </w:rPr>
          <w:tab/>
        </w:r>
        <w:r>
          <w:rPr>
            <w:noProof/>
            <w:webHidden/>
          </w:rPr>
          <w:fldChar w:fldCharType="begin"/>
        </w:r>
        <w:r>
          <w:rPr>
            <w:noProof/>
            <w:webHidden/>
          </w:rPr>
          <w:instrText xml:space="preserve"> PAGEREF _Toc471741725 \h </w:instrText>
        </w:r>
        <w:r>
          <w:rPr>
            <w:noProof/>
            <w:webHidden/>
          </w:rPr>
        </w:r>
        <w:r>
          <w:rPr>
            <w:noProof/>
            <w:webHidden/>
          </w:rPr>
          <w:fldChar w:fldCharType="separate"/>
        </w:r>
        <w:r>
          <w:rPr>
            <w:noProof/>
            <w:webHidden/>
          </w:rPr>
          <w:t>50</w:t>
        </w:r>
        <w:r>
          <w:rPr>
            <w:noProof/>
            <w:webHidden/>
          </w:rPr>
          <w:fldChar w:fldCharType="end"/>
        </w:r>
      </w:hyperlink>
    </w:p>
    <w:p w14:paraId="285E779F"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26" w:history="1">
        <w:r w:rsidRPr="000747B1">
          <w:rPr>
            <w:rStyle w:val="Hyperlink"/>
            <w:noProof/>
          </w:rPr>
          <w:t>Figure 31: Catchment aggregate (UML class diagram)</w:t>
        </w:r>
        <w:r>
          <w:rPr>
            <w:noProof/>
            <w:webHidden/>
          </w:rPr>
          <w:tab/>
        </w:r>
        <w:r>
          <w:rPr>
            <w:noProof/>
            <w:webHidden/>
          </w:rPr>
          <w:fldChar w:fldCharType="begin"/>
        </w:r>
        <w:r>
          <w:rPr>
            <w:noProof/>
            <w:webHidden/>
          </w:rPr>
          <w:instrText xml:space="preserve"> PAGEREF _Toc471741726 \h </w:instrText>
        </w:r>
        <w:r>
          <w:rPr>
            <w:noProof/>
            <w:webHidden/>
          </w:rPr>
        </w:r>
        <w:r>
          <w:rPr>
            <w:noProof/>
            <w:webHidden/>
          </w:rPr>
          <w:fldChar w:fldCharType="separate"/>
        </w:r>
        <w:r>
          <w:rPr>
            <w:noProof/>
            <w:webHidden/>
          </w:rPr>
          <w:t>51</w:t>
        </w:r>
        <w:r>
          <w:rPr>
            <w:noProof/>
            <w:webHidden/>
          </w:rPr>
          <w:fldChar w:fldCharType="end"/>
        </w:r>
      </w:hyperlink>
    </w:p>
    <w:p w14:paraId="4B1FC995"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27" w:history="1">
        <w:r w:rsidRPr="000747B1">
          <w:rPr>
            <w:rStyle w:val="Hyperlink"/>
            <w:noProof/>
          </w:rPr>
          <w:t>Figure 32: Dendritic catchment (UML class diagram)</w:t>
        </w:r>
        <w:r>
          <w:rPr>
            <w:noProof/>
            <w:webHidden/>
          </w:rPr>
          <w:tab/>
        </w:r>
        <w:r>
          <w:rPr>
            <w:noProof/>
            <w:webHidden/>
          </w:rPr>
          <w:fldChar w:fldCharType="begin"/>
        </w:r>
        <w:r>
          <w:rPr>
            <w:noProof/>
            <w:webHidden/>
          </w:rPr>
          <w:instrText xml:space="preserve"> PAGEREF _Toc471741727 \h </w:instrText>
        </w:r>
        <w:r>
          <w:rPr>
            <w:noProof/>
            <w:webHidden/>
          </w:rPr>
        </w:r>
        <w:r>
          <w:rPr>
            <w:noProof/>
            <w:webHidden/>
          </w:rPr>
          <w:fldChar w:fldCharType="separate"/>
        </w:r>
        <w:r>
          <w:rPr>
            <w:noProof/>
            <w:webHidden/>
          </w:rPr>
          <w:t>52</w:t>
        </w:r>
        <w:r>
          <w:rPr>
            <w:noProof/>
            <w:webHidden/>
          </w:rPr>
          <w:fldChar w:fldCharType="end"/>
        </w:r>
      </w:hyperlink>
    </w:p>
    <w:p w14:paraId="1D852329"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28" w:history="1">
        <w:r w:rsidRPr="000747B1">
          <w:rPr>
            <w:rStyle w:val="Hyperlink"/>
            <w:noProof/>
          </w:rPr>
          <w:t>Figure 33: Interior catchment (UML class diagram)</w:t>
        </w:r>
        <w:r>
          <w:rPr>
            <w:noProof/>
            <w:webHidden/>
          </w:rPr>
          <w:tab/>
        </w:r>
        <w:r>
          <w:rPr>
            <w:noProof/>
            <w:webHidden/>
          </w:rPr>
          <w:fldChar w:fldCharType="begin"/>
        </w:r>
        <w:r>
          <w:rPr>
            <w:noProof/>
            <w:webHidden/>
          </w:rPr>
          <w:instrText xml:space="preserve"> PAGEREF _Toc471741728 \h </w:instrText>
        </w:r>
        <w:r>
          <w:rPr>
            <w:noProof/>
            <w:webHidden/>
          </w:rPr>
        </w:r>
        <w:r>
          <w:rPr>
            <w:noProof/>
            <w:webHidden/>
          </w:rPr>
          <w:fldChar w:fldCharType="separate"/>
        </w:r>
        <w:r>
          <w:rPr>
            <w:noProof/>
            <w:webHidden/>
          </w:rPr>
          <w:t>54</w:t>
        </w:r>
        <w:r>
          <w:rPr>
            <w:noProof/>
            <w:webHidden/>
          </w:rPr>
          <w:fldChar w:fldCharType="end"/>
        </w:r>
      </w:hyperlink>
    </w:p>
    <w:p w14:paraId="17A2A10E"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29" w:history="1">
        <w:r w:rsidRPr="000747B1">
          <w:rPr>
            <w:rStyle w:val="Hyperlink"/>
            <w:noProof/>
          </w:rPr>
          <w:t>Figure 34: Outfall (UML class diagram)</w:t>
        </w:r>
        <w:r>
          <w:rPr>
            <w:noProof/>
            <w:webHidden/>
          </w:rPr>
          <w:tab/>
        </w:r>
        <w:r>
          <w:rPr>
            <w:noProof/>
            <w:webHidden/>
          </w:rPr>
          <w:fldChar w:fldCharType="begin"/>
        </w:r>
        <w:r>
          <w:rPr>
            <w:noProof/>
            <w:webHidden/>
          </w:rPr>
          <w:instrText xml:space="preserve"> PAGEREF _Toc471741729 \h </w:instrText>
        </w:r>
        <w:r>
          <w:rPr>
            <w:noProof/>
            <w:webHidden/>
          </w:rPr>
        </w:r>
        <w:r>
          <w:rPr>
            <w:noProof/>
            <w:webHidden/>
          </w:rPr>
          <w:fldChar w:fldCharType="separate"/>
        </w:r>
        <w:r>
          <w:rPr>
            <w:noProof/>
            <w:webHidden/>
          </w:rPr>
          <w:t>55</w:t>
        </w:r>
        <w:r>
          <w:rPr>
            <w:noProof/>
            <w:webHidden/>
          </w:rPr>
          <w:fldChar w:fldCharType="end"/>
        </w:r>
      </w:hyperlink>
    </w:p>
    <w:p w14:paraId="550962A9"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30" w:history="1">
        <w:r w:rsidRPr="000747B1">
          <w:rPr>
            <w:rStyle w:val="Hyperlink"/>
            <w:noProof/>
          </w:rPr>
          <w:t>Figure 35: Catchment realization and its specialization (UML class diagram)</w:t>
        </w:r>
        <w:r>
          <w:rPr>
            <w:noProof/>
            <w:webHidden/>
          </w:rPr>
          <w:tab/>
        </w:r>
        <w:r>
          <w:rPr>
            <w:noProof/>
            <w:webHidden/>
          </w:rPr>
          <w:fldChar w:fldCharType="begin"/>
        </w:r>
        <w:r>
          <w:rPr>
            <w:noProof/>
            <w:webHidden/>
          </w:rPr>
          <w:instrText xml:space="preserve"> PAGEREF _Toc471741730 \h </w:instrText>
        </w:r>
        <w:r>
          <w:rPr>
            <w:noProof/>
            <w:webHidden/>
          </w:rPr>
        </w:r>
        <w:r>
          <w:rPr>
            <w:noProof/>
            <w:webHidden/>
          </w:rPr>
          <w:fldChar w:fldCharType="separate"/>
        </w:r>
        <w:r>
          <w:rPr>
            <w:noProof/>
            <w:webHidden/>
          </w:rPr>
          <w:t>57</w:t>
        </w:r>
        <w:r>
          <w:rPr>
            <w:noProof/>
            <w:webHidden/>
          </w:rPr>
          <w:fldChar w:fldCharType="end"/>
        </w:r>
      </w:hyperlink>
    </w:p>
    <w:p w14:paraId="641ADFA9"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31" w:history="1">
        <w:r w:rsidRPr="000747B1">
          <w:rPr>
            <w:rStyle w:val="Hyperlink"/>
            <w:noProof/>
          </w:rPr>
          <w:t>Figure 36: Outfall Realization (UML class diagram)</w:t>
        </w:r>
        <w:r>
          <w:rPr>
            <w:noProof/>
            <w:webHidden/>
          </w:rPr>
          <w:tab/>
        </w:r>
        <w:r>
          <w:rPr>
            <w:noProof/>
            <w:webHidden/>
          </w:rPr>
          <w:fldChar w:fldCharType="begin"/>
        </w:r>
        <w:r>
          <w:rPr>
            <w:noProof/>
            <w:webHidden/>
          </w:rPr>
          <w:instrText xml:space="preserve"> PAGEREF _Toc471741731 \h </w:instrText>
        </w:r>
        <w:r>
          <w:rPr>
            <w:noProof/>
            <w:webHidden/>
          </w:rPr>
        </w:r>
        <w:r>
          <w:rPr>
            <w:noProof/>
            <w:webHidden/>
          </w:rPr>
          <w:fldChar w:fldCharType="separate"/>
        </w:r>
        <w:r>
          <w:rPr>
            <w:noProof/>
            <w:webHidden/>
          </w:rPr>
          <w:t>61</w:t>
        </w:r>
        <w:r>
          <w:rPr>
            <w:noProof/>
            <w:webHidden/>
          </w:rPr>
          <w:fldChar w:fldCharType="end"/>
        </w:r>
      </w:hyperlink>
    </w:p>
    <w:p w14:paraId="7603304E"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32" w:history="1">
        <w:r w:rsidRPr="000747B1">
          <w:rPr>
            <w:rStyle w:val="Hyperlink"/>
            <w:noProof/>
          </w:rPr>
          <w:t>Figure 37: River Positioning System (UML class diagram)</w:t>
        </w:r>
        <w:r>
          <w:rPr>
            <w:noProof/>
            <w:webHidden/>
          </w:rPr>
          <w:tab/>
        </w:r>
        <w:r>
          <w:rPr>
            <w:noProof/>
            <w:webHidden/>
          </w:rPr>
          <w:fldChar w:fldCharType="begin"/>
        </w:r>
        <w:r>
          <w:rPr>
            <w:noProof/>
            <w:webHidden/>
          </w:rPr>
          <w:instrText xml:space="preserve"> PAGEREF _Toc471741732 \h </w:instrText>
        </w:r>
        <w:r>
          <w:rPr>
            <w:noProof/>
            <w:webHidden/>
          </w:rPr>
        </w:r>
        <w:r>
          <w:rPr>
            <w:noProof/>
            <w:webHidden/>
          </w:rPr>
          <w:fldChar w:fldCharType="separate"/>
        </w:r>
        <w:r>
          <w:rPr>
            <w:noProof/>
            <w:webHidden/>
          </w:rPr>
          <w:t>62</w:t>
        </w:r>
        <w:r>
          <w:rPr>
            <w:noProof/>
            <w:webHidden/>
          </w:rPr>
          <w:fldChar w:fldCharType="end"/>
        </w:r>
      </w:hyperlink>
    </w:p>
    <w:p w14:paraId="73611F56"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33" w:history="1">
        <w:r w:rsidRPr="000747B1">
          <w:rPr>
            <w:rStyle w:val="Hyperlink"/>
            <w:noProof/>
          </w:rPr>
          <w:t>Figure 38: Surface Hydro Feature - Class Diagram</w:t>
        </w:r>
        <w:r>
          <w:rPr>
            <w:noProof/>
            <w:webHidden/>
          </w:rPr>
          <w:tab/>
        </w:r>
        <w:r>
          <w:rPr>
            <w:noProof/>
            <w:webHidden/>
          </w:rPr>
          <w:fldChar w:fldCharType="begin"/>
        </w:r>
        <w:r>
          <w:rPr>
            <w:noProof/>
            <w:webHidden/>
          </w:rPr>
          <w:instrText xml:space="preserve"> PAGEREF _Toc471741733 \h </w:instrText>
        </w:r>
        <w:r>
          <w:rPr>
            <w:noProof/>
            <w:webHidden/>
          </w:rPr>
        </w:r>
        <w:r>
          <w:rPr>
            <w:noProof/>
            <w:webHidden/>
          </w:rPr>
          <w:fldChar w:fldCharType="separate"/>
        </w:r>
        <w:r>
          <w:rPr>
            <w:noProof/>
            <w:webHidden/>
          </w:rPr>
          <w:t>66</w:t>
        </w:r>
        <w:r>
          <w:rPr>
            <w:noProof/>
            <w:webHidden/>
          </w:rPr>
          <w:fldChar w:fldCharType="end"/>
        </w:r>
      </w:hyperlink>
    </w:p>
    <w:p w14:paraId="6FFC21F2"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34" w:history="1">
        <w:r w:rsidRPr="000747B1">
          <w:rPr>
            <w:rStyle w:val="Hyperlink"/>
            <w:noProof/>
          </w:rPr>
          <w:t>Figure 39: Surface Hydro Feature - dependencies</w:t>
        </w:r>
        <w:r>
          <w:rPr>
            <w:noProof/>
            <w:webHidden/>
          </w:rPr>
          <w:tab/>
        </w:r>
        <w:r>
          <w:rPr>
            <w:noProof/>
            <w:webHidden/>
          </w:rPr>
          <w:fldChar w:fldCharType="begin"/>
        </w:r>
        <w:r>
          <w:rPr>
            <w:noProof/>
            <w:webHidden/>
          </w:rPr>
          <w:instrText xml:space="preserve"> PAGEREF _Toc471741734 \h </w:instrText>
        </w:r>
        <w:r>
          <w:rPr>
            <w:noProof/>
            <w:webHidden/>
          </w:rPr>
        </w:r>
        <w:r>
          <w:rPr>
            <w:noProof/>
            <w:webHidden/>
          </w:rPr>
          <w:fldChar w:fldCharType="separate"/>
        </w:r>
        <w:r>
          <w:rPr>
            <w:noProof/>
            <w:webHidden/>
          </w:rPr>
          <w:t>67</w:t>
        </w:r>
        <w:r>
          <w:rPr>
            <w:noProof/>
            <w:webHidden/>
          </w:rPr>
          <w:fldChar w:fldCharType="end"/>
        </w:r>
      </w:hyperlink>
    </w:p>
    <w:p w14:paraId="36AF3CEC"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35" w:history="1">
        <w:r w:rsidRPr="000747B1">
          <w:rPr>
            <w:rStyle w:val="Hyperlink"/>
            <w:noProof/>
          </w:rPr>
          <w:t>Figure 40: Channel Network realizing the catchment (UML class diagram)</w:t>
        </w:r>
        <w:r>
          <w:rPr>
            <w:noProof/>
            <w:webHidden/>
          </w:rPr>
          <w:tab/>
        </w:r>
        <w:r>
          <w:rPr>
            <w:noProof/>
            <w:webHidden/>
          </w:rPr>
          <w:fldChar w:fldCharType="begin"/>
        </w:r>
        <w:r>
          <w:rPr>
            <w:noProof/>
            <w:webHidden/>
          </w:rPr>
          <w:instrText xml:space="preserve"> PAGEREF _Toc471741735 \h </w:instrText>
        </w:r>
        <w:r>
          <w:rPr>
            <w:noProof/>
            <w:webHidden/>
          </w:rPr>
        </w:r>
        <w:r>
          <w:rPr>
            <w:noProof/>
            <w:webHidden/>
          </w:rPr>
          <w:fldChar w:fldCharType="separate"/>
        </w:r>
        <w:r>
          <w:rPr>
            <w:noProof/>
            <w:webHidden/>
          </w:rPr>
          <w:t>68</w:t>
        </w:r>
        <w:r>
          <w:rPr>
            <w:noProof/>
            <w:webHidden/>
          </w:rPr>
          <w:fldChar w:fldCharType="end"/>
        </w:r>
      </w:hyperlink>
    </w:p>
    <w:p w14:paraId="7BC0F4E2"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36" w:history="1">
        <w:r w:rsidRPr="000747B1">
          <w:rPr>
            <w:rStyle w:val="Hyperlink"/>
            <w:noProof/>
          </w:rPr>
          <w:t>Figure 41: Depression and Channel realizing the outfall (UML class diagram)</w:t>
        </w:r>
        <w:r>
          <w:rPr>
            <w:noProof/>
            <w:webHidden/>
          </w:rPr>
          <w:tab/>
        </w:r>
        <w:r>
          <w:rPr>
            <w:noProof/>
            <w:webHidden/>
          </w:rPr>
          <w:fldChar w:fldCharType="begin"/>
        </w:r>
        <w:r>
          <w:rPr>
            <w:noProof/>
            <w:webHidden/>
          </w:rPr>
          <w:instrText xml:space="preserve"> PAGEREF _Toc471741736 \h </w:instrText>
        </w:r>
        <w:r>
          <w:rPr>
            <w:noProof/>
            <w:webHidden/>
          </w:rPr>
        </w:r>
        <w:r>
          <w:rPr>
            <w:noProof/>
            <w:webHidden/>
          </w:rPr>
          <w:fldChar w:fldCharType="separate"/>
        </w:r>
        <w:r>
          <w:rPr>
            <w:noProof/>
            <w:webHidden/>
          </w:rPr>
          <w:t>69</w:t>
        </w:r>
        <w:r>
          <w:rPr>
            <w:noProof/>
            <w:webHidden/>
          </w:rPr>
          <w:fldChar w:fldCharType="end"/>
        </w:r>
      </w:hyperlink>
    </w:p>
    <w:p w14:paraId="347F896C"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37" w:history="1">
        <w:r w:rsidRPr="000747B1">
          <w:rPr>
            <w:rStyle w:val="Hyperlink"/>
            <w:noProof/>
          </w:rPr>
          <w:t>Figure 42: Hydrographic Network realizing the catchment (UML class diagram)</w:t>
        </w:r>
        <w:r>
          <w:rPr>
            <w:noProof/>
            <w:webHidden/>
          </w:rPr>
          <w:tab/>
        </w:r>
        <w:r>
          <w:rPr>
            <w:noProof/>
            <w:webHidden/>
          </w:rPr>
          <w:fldChar w:fldCharType="begin"/>
        </w:r>
        <w:r>
          <w:rPr>
            <w:noProof/>
            <w:webHidden/>
          </w:rPr>
          <w:instrText xml:space="preserve"> PAGEREF _Toc471741737 \h </w:instrText>
        </w:r>
        <w:r>
          <w:rPr>
            <w:noProof/>
            <w:webHidden/>
          </w:rPr>
        </w:r>
        <w:r>
          <w:rPr>
            <w:noProof/>
            <w:webHidden/>
          </w:rPr>
          <w:fldChar w:fldCharType="separate"/>
        </w:r>
        <w:r>
          <w:rPr>
            <w:noProof/>
            <w:webHidden/>
          </w:rPr>
          <w:t>73</w:t>
        </w:r>
        <w:r>
          <w:rPr>
            <w:noProof/>
            <w:webHidden/>
          </w:rPr>
          <w:fldChar w:fldCharType="end"/>
        </w:r>
      </w:hyperlink>
    </w:p>
    <w:p w14:paraId="1BC7CFB9"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38" w:history="1">
        <w:r w:rsidRPr="000747B1">
          <w:rPr>
            <w:rStyle w:val="Hyperlink"/>
            <w:noProof/>
          </w:rPr>
          <w:t>Figure 43: Water Body realizing the outfall (UML class diagram)</w:t>
        </w:r>
        <w:r>
          <w:rPr>
            <w:noProof/>
            <w:webHidden/>
          </w:rPr>
          <w:tab/>
        </w:r>
        <w:r>
          <w:rPr>
            <w:noProof/>
            <w:webHidden/>
          </w:rPr>
          <w:fldChar w:fldCharType="begin"/>
        </w:r>
        <w:r>
          <w:rPr>
            <w:noProof/>
            <w:webHidden/>
          </w:rPr>
          <w:instrText xml:space="preserve"> PAGEREF _Toc471741738 \h </w:instrText>
        </w:r>
        <w:r>
          <w:rPr>
            <w:noProof/>
            <w:webHidden/>
          </w:rPr>
        </w:r>
        <w:r>
          <w:rPr>
            <w:noProof/>
            <w:webHidden/>
          </w:rPr>
          <w:fldChar w:fldCharType="separate"/>
        </w:r>
        <w:r>
          <w:rPr>
            <w:noProof/>
            <w:webHidden/>
          </w:rPr>
          <w:t>75</w:t>
        </w:r>
        <w:r>
          <w:rPr>
            <w:noProof/>
            <w:webHidden/>
          </w:rPr>
          <w:fldChar w:fldCharType="end"/>
        </w:r>
      </w:hyperlink>
    </w:p>
    <w:p w14:paraId="5B78BDBA"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39" w:history="1">
        <w:r w:rsidRPr="000747B1">
          <w:rPr>
            <w:rStyle w:val="Hyperlink"/>
            <w:noProof/>
          </w:rPr>
          <w:t>Figure 44: Reservoir realizing the outfall (UML class diagram)</w:t>
        </w:r>
        <w:r>
          <w:rPr>
            <w:noProof/>
            <w:webHidden/>
          </w:rPr>
          <w:tab/>
        </w:r>
        <w:r>
          <w:rPr>
            <w:noProof/>
            <w:webHidden/>
          </w:rPr>
          <w:fldChar w:fldCharType="begin"/>
        </w:r>
        <w:r>
          <w:rPr>
            <w:noProof/>
            <w:webHidden/>
          </w:rPr>
          <w:instrText xml:space="preserve"> PAGEREF _Toc471741739 \h </w:instrText>
        </w:r>
        <w:r>
          <w:rPr>
            <w:noProof/>
            <w:webHidden/>
          </w:rPr>
        </w:r>
        <w:r>
          <w:rPr>
            <w:noProof/>
            <w:webHidden/>
          </w:rPr>
          <w:fldChar w:fldCharType="separate"/>
        </w:r>
        <w:r>
          <w:rPr>
            <w:noProof/>
            <w:webHidden/>
          </w:rPr>
          <w:t>79</w:t>
        </w:r>
        <w:r>
          <w:rPr>
            <w:noProof/>
            <w:webHidden/>
          </w:rPr>
          <w:fldChar w:fldCharType="end"/>
        </w:r>
      </w:hyperlink>
    </w:p>
    <w:p w14:paraId="42137A63"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40" w:history="1">
        <w:r w:rsidRPr="000747B1">
          <w:rPr>
            <w:rStyle w:val="Hyperlink"/>
            <w:noProof/>
          </w:rPr>
          <w:t>Figure 45: Hydrometric Network – dependencies</w:t>
        </w:r>
        <w:r>
          <w:rPr>
            <w:noProof/>
            <w:webHidden/>
          </w:rPr>
          <w:tab/>
        </w:r>
        <w:r>
          <w:rPr>
            <w:noProof/>
            <w:webHidden/>
          </w:rPr>
          <w:fldChar w:fldCharType="begin"/>
        </w:r>
        <w:r>
          <w:rPr>
            <w:noProof/>
            <w:webHidden/>
          </w:rPr>
          <w:instrText xml:space="preserve"> PAGEREF _Toc471741740 \h </w:instrText>
        </w:r>
        <w:r>
          <w:rPr>
            <w:noProof/>
            <w:webHidden/>
          </w:rPr>
        </w:r>
        <w:r>
          <w:rPr>
            <w:noProof/>
            <w:webHidden/>
          </w:rPr>
          <w:fldChar w:fldCharType="separate"/>
        </w:r>
        <w:r>
          <w:rPr>
            <w:noProof/>
            <w:webHidden/>
          </w:rPr>
          <w:t>80</w:t>
        </w:r>
        <w:r>
          <w:rPr>
            <w:noProof/>
            <w:webHidden/>
          </w:rPr>
          <w:fldChar w:fldCharType="end"/>
        </w:r>
      </w:hyperlink>
    </w:p>
    <w:p w14:paraId="004AFE70"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41" w:history="1">
        <w:r w:rsidRPr="000747B1">
          <w:rPr>
            <w:rStyle w:val="Hyperlink"/>
            <w:noProof/>
          </w:rPr>
          <w:t>Figure 46: Hydrometric network and hydrometric feature realizing catchment and outfall (UML class diagram)</w:t>
        </w:r>
        <w:r>
          <w:rPr>
            <w:noProof/>
            <w:webHidden/>
          </w:rPr>
          <w:tab/>
        </w:r>
        <w:r>
          <w:rPr>
            <w:noProof/>
            <w:webHidden/>
          </w:rPr>
          <w:fldChar w:fldCharType="begin"/>
        </w:r>
        <w:r>
          <w:rPr>
            <w:noProof/>
            <w:webHidden/>
          </w:rPr>
          <w:instrText xml:space="preserve"> PAGEREF _Toc471741741 \h </w:instrText>
        </w:r>
        <w:r>
          <w:rPr>
            <w:noProof/>
            <w:webHidden/>
          </w:rPr>
        </w:r>
        <w:r>
          <w:rPr>
            <w:noProof/>
            <w:webHidden/>
          </w:rPr>
          <w:fldChar w:fldCharType="separate"/>
        </w:r>
        <w:r>
          <w:rPr>
            <w:noProof/>
            <w:webHidden/>
          </w:rPr>
          <w:t>81</w:t>
        </w:r>
        <w:r>
          <w:rPr>
            <w:noProof/>
            <w:webHidden/>
          </w:rPr>
          <w:fldChar w:fldCharType="end"/>
        </w:r>
      </w:hyperlink>
    </w:p>
    <w:p w14:paraId="2F32540F" w14:textId="77777777" w:rsidR="008D4EE7" w:rsidRDefault="001155BB">
      <w:pPr>
        <w:spacing w:after="0"/>
        <w:rPr>
          <w:lang w:val="en-GB" w:eastAsia="en-GB"/>
        </w:rPr>
      </w:pPr>
      <w:r>
        <w:rPr>
          <w:lang w:val="en-GB" w:eastAsia="en-GB"/>
        </w:rPr>
        <w:fldChar w:fldCharType="end"/>
      </w:r>
    </w:p>
    <w:p w14:paraId="67323B13" w14:textId="46890E37" w:rsidR="008D4EE7" w:rsidRPr="008A5499" w:rsidRDefault="00145C24" w:rsidP="00834E29">
      <w:pPr>
        <w:pStyle w:val="Inhaltsverzeichnisberschrift"/>
        <w:outlineLvl w:val="0"/>
        <w:rPr>
          <w:color w:val="auto"/>
        </w:rPr>
      </w:pPr>
      <w:r w:rsidRPr="008A5499">
        <w:rPr>
          <w:color w:val="auto"/>
        </w:rPr>
        <w:t>Table</w:t>
      </w:r>
      <w:r w:rsidR="008D4EE7" w:rsidRPr="008A5499">
        <w:rPr>
          <w:color w:val="auto"/>
        </w:rPr>
        <w:t>s</w:t>
      </w:r>
    </w:p>
    <w:p w14:paraId="258CDB67" w14:textId="77777777" w:rsidR="00C11F93" w:rsidRDefault="008D4EE7">
      <w:pPr>
        <w:pStyle w:val="Abbildungsverzeichnis"/>
        <w:tabs>
          <w:tab w:val="right" w:leader="dot" w:pos="8630"/>
        </w:tabs>
        <w:rPr>
          <w:rFonts w:asciiTheme="minorHAnsi" w:eastAsiaTheme="minorEastAsia" w:hAnsiTheme="minorHAnsi" w:cstheme="minorBidi"/>
          <w:noProof/>
          <w:sz w:val="22"/>
          <w:szCs w:val="22"/>
          <w:lang w:val="en-US" w:eastAsia="en-US"/>
        </w:rPr>
      </w:pPr>
      <w:r w:rsidRPr="008A5499">
        <w:rPr>
          <w:lang w:val="de-DE"/>
        </w:rPr>
        <w:fldChar w:fldCharType="begin"/>
      </w:r>
      <w:r w:rsidRPr="008A5499">
        <w:rPr>
          <w:lang w:val="en-US"/>
        </w:rPr>
        <w:instrText xml:space="preserve"> TOC \h \z \c "Table" </w:instrText>
      </w:r>
      <w:r w:rsidRPr="008A5499">
        <w:rPr>
          <w:lang w:val="de-DE"/>
        </w:rPr>
        <w:fldChar w:fldCharType="separate"/>
      </w:r>
      <w:hyperlink w:anchor="_Toc471741742" w:history="1">
        <w:r w:rsidR="00C11F93" w:rsidRPr="00C54CB7">
          <w:rPr>
            <w:rStyle w:val="Hyperlink"/>
            <w:noProof/>
          </w:rPr>
          <w:t>Table 1: HY_Features river positioning concepts comparable with the OGC Linear</w:t>
        </w:r>
        <w:r w:rsidR="00C11F93" w:rsidRPr="00C54CB7">
          <w:rPr>
            <w:rStyle w:val="Hyperlink"/>
            <w:rFonts w:eastAsia="MS Mincho"/>
            <w:noProof/>
            <w:lang w:val="en-AU"/>
          </w:rPr>
          <w:t xml:space="preserve"> referencing model</w:t>
        </w:r>
        <w:r w:rsidR="00C11F93">
          <w:rPr>
            <w:noProof/>
            <w:webHidden/>
          </w:rPr>
          <w:tab/>
        </w:r>
        <w:r w:rsidR="00C11F93">
          <w:rPr>
            <w:noProof/>
            <w:webHidden/>
          </w:rPr>
          <w:fldChar w:fldCharType="begin"/>
        </w:r>
        <w:r w:rsidR="00C11F93">
          <w:rPr>
            <w:noProof/>
            <w:webHidden/>
          </w:rPr>
          <w:instrText xml:space="preserve"> PAGEREF _Toc471741742 \h </w:instrText>
        </w:r>
        <w:r w:rsidR="00C11F93">
          <w:rPr>
            <w:noProof/>
            <w:webHidden/>
          </w:rPr>
        </w:r>
        <w:r w:rsidR="00C11F93">
          <w:rPr>
            <w:noProof/>
            <w:webHidden/>
          </w:rPr>
          <w:fldChar w:fldCharType="separate"/>
        </w:r>
        <w:r w:rsidR="00C11F93">
          <w:rPr>
            <w:noProof/>
            <w:webHidden/>
          </w:rPr>
          <w:t>36</w:t>
        </w:r>
        <w:r w:rsidR="00C11F93">
          <w:rPr>
            <w:noProof/>
            <w:webHidden/>
          </w:rPr>
          <w:fldChar w:fldCharType="end"/>
        </w:r>
      </w:hyperlink>
    </w:p>
    <w:p w14:paraId="27C9D1BD"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43" w:history="1">
        <w:r w:rsidRPr="00C54CB7">
          <w:rPr>
            <w:rStyle w:val="Hyperlink"/>
            <w:noProof/>
          </w:rPr>
          <w:t xml:space="preserve">Table 2: HY_Features concepts comparable with the </w:t>
        </w:r>
        <w:r w:rsidRPr="00C54CB7">
          <w:rPr>
            <w:rStyle w:val="Hyperlink"/>
            <w:rFonts w:eastAsia="MS Mincho"/>
            <w:noProof/>
            <w:lang w:val="en-AU"/>
          </w:rPr>
          <w:t xml:space="preserve">OGC </w:t>
        </w:r>
        <w:r w:rsidRPr="00C54CB7">
          <w:rPr>
            <w:rStyle w:val="Hyperlink"/>
            <w:noProof/>
          </w:rPr>
          <w:t>Network navigation</w:t>
        </w:r>
        <w:r w:rsidRPr="00C54CB7">
          <w:rPr>
            <w:rStyle w:val="Hyperlink"/>
            <w:rFonts w:eastAsia="MS Mincho"/>
            <w:noProof/>
            <w:lang w:val="en-AU"/>
          </w:rPr>
          <w:t xml:space="preserve"> model</w:t>
        </w:r>
        <w:r>
          <w:rPr>
            <w:noProof/>
            <w:webHidden/>
          </w:rPr>
          <w:tab/>
        </w:r>
        <w:r>
          <w:rPr>
            <w:noProof/>
            <w:webHidden/>
          </w:rPr>
          <w:fldChar w:fldCharType="begin"/>
        </w:r>
        <w:r>
          <w:rPr>
            <w:noProof/>
            <w:webHidden/>
          </w:rPr>
          <w:instrText xml:space="preserve"> PAGEREF _Toc471741743 \h </w:instrText>
        </w:r>
        <w:r>
          <w:rPr>
            <w:noProof/>
            <w:webHidden/>
          </w:rPr>
        </w:r>
        <w:r>
          <w:rPr>
            <w:noProof/>
            <w:webHidden/>
          </w:rPr>
          <w:fldChar w:fldCharType="separate"/>
        </w:r>
        <w:r>
          <w:rPr>
            <w:noProof/>
            <w:webHidden/>
          </w:rPr>
          <w:t>38</w:t>
        </w:r>
        <w:r>
          <w:rPr>
            <w:noProof/>
            <w:webHidden/>
          </w:rPr>
          <w:fldChar w:fldCharType="end"/>
        </w:r>
      </w:hyperlink>
    </w:p>
    <w:p w14:paraId="048018E7"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44" w:history="1">
        <w:r w:rsidRPr="00C54CB7">
          <w:rPr>
            <w:rStyle w:val="Hyperlink"/>
            <w:noProof/>
          </w:rPr>
          <w:t>Table 3: HY_Features modules, concepts reflected, and leaf packages included</w:t>
        </w:r>
        <w:r>
          <w:rPr>
            <w:noProof/>
            <w:webHidden/>
          </w:rPr>
          <w:tab/>
        </w:r>
        <w:r>
          <w:rPr>
            <w:noProof/>
            <w:webHidden/>
          </w:rPr>
          <w:fldChar w:fldCharType="begin"/>
        </w:r>
        <w:r>
          <w:rPr>
            <w:noProof/>
            <w:webHidden/>
          </w:rPr>
          <w:instrText xml:space="preserve"> PAGEREF _Toc471741744 \h </w:instrText>
        </w:r>
        <w:r>
          <w:rPr>
            <w:noProof/>
            <w:webHidden/>
          </w:rPr>
        </w:r>
        <w:r>
          <w:rPr>
            <w:noProof/>
            <w:webHidden/>
          </w:rPr>
          <w:fldChar w:fldCharType="separate"/>
        </w:r>
        <w:r>
          <w:rPr>
            <w:noProof/>
            <w:webHidden/>
          </w:rPr>
          <w:t>40</w:t>
        </w:r>
        <w:r>
          <w:rPr>
            <w:noProof/>
            <w:webHidden/>
          </w:rPr>
          <w:fldChar w:fldCharType="end"/>
        </w:r>
      </w:hyperlink>
    </w:p>
    <w:p w14:paraId="41481635"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45" w:history="1">
        <w:r w:rsidRPr="00C54CB7">
          <w:rPr>
            <w:rStyle w:val="Hyperlink"/>
            <w:noProof/>
          </w:rPr>
          <w:t>Table 4: HY_HydroFeature</w:t>
        </w:r>
        <w:r>
          <w:rPr>
            <w:noProof/>
            <w:webHidden/>
          </w:rPr>
          <w:tab/>
        </w:r>
        <w:r>
          <w:rPr>
            <w:noProof/>
            <w:webHidden/>
          </w:rPr>
          <w:fldChar w:fldCharType="begin"/>
        </w:r>
        <w:r>
          <w:rPr>
            <w:noProof/>
            <w:webHidden/>
          </w:rPr>
          <w:instrText xml:space="preserve"> PAGEREF _Toc471741745 \h </w:instrText>
        </w:r>
        <w:r>
          <w:rPr>
            <w:noProof/>
            <w:webHidden/>
          </w:rPr>
        </w:r>
        <w:r>
          <w:rPr>
            <w:noProof/>
            <w:webHidden/>
          </w:rPr>
          <w:fldChar w:fldCharType="separate"/>
        </w:r>
        <w:r>
          <w:rPr>
            <w:noProof/>
            <w:webHidden/>
          </w:rPr>
          <w:t>46</w:t>
        </w:r>
        <w:r>
          <w:rPr>
            <w:noProof/>
            <w:webHidden/>
          </w:rPr>
          <w:fldChar w:fldCharType="end"/>
        </w:r>
      </w:hyperlink>
    </w:p>
    <w:p w14:paraId="0588C341"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46" w:history="1">
        <w:r w:rsidRPr="00C54CB7">
          <w:rPr>
            <w:rStyle w:val="Hyperlink"/>
            <w:noProof/>
          </w:rPr>
          <w:t>Table 5: HY_HydroFeatureName</w:t>
        </w:r>
        <w:r>
          <w:rPr>
            <w:noProof/>
            <w:webHidden/>
          </w:rPr>
          <w:tab/>
        </w:r>
        <w:r>
          <w:rPr>
            <w:noProof/>
            <w:webHidden/>
          </w:rPr>
          <w:fldChar w:fldCharType="begin"/>
        </w:r>
        <w:r>
          <w:rPr>
            <w:noProof/>
            <w:webHidden/>
          </w:rPr>
          <w:instrText xml:space="preserve"> PAGEREF _Toc471741746 \h </w:instrText>
        </w:r>
        <w:r>
          <w:rPr>
            <w:noProof/>
            <w:webHidden/>
          </w:rPr>
        </w:r>
        <w:r>
          <w:rPr>
            <w:noProof/>
            <w:webHidden/>
          </w:rPr>
          <w:fldChar w:fldCharType="separate"/>
        </w:r>
        <w:r>
          <w:rPr>
            <w:noProof/>
            <w:webHidden/>
          </w:rPr>
          <w:t>46</w:t>
        </w:r>
        <w:r>
          <w:rPr>
            <w:noProof/>
            <w:webHidden/>
          </w:rPr>
          <w:fldChar w:fldCharType="end"/>
        </w:r>
      </w:hyperlink>
    </w:p>
    <w:p w14:paraId="6AB7397A"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47" w:history="1">
        <w:r w:rsidRPr="00C54CB7">
          <w:rPr>
            <w:rStyle w:val="Hyperlink"/>
            <w:noProof/>
          </w:rPr>
          <w:t>Table 6: HY_Catchment</w:t>
        </w:r>
        <w:r>
          <w:rPr>
            <w:noProof/>
            <w:webHidden/>
          </w:rPr>
          <w:tab/>
        </w:r>
        <w:r>
          <w:rPr>
            <w:noProof/>
            <w:webHidden/>
          </w:rPr>
          <w:fldChar w:fldCharType="begin"/>
        </w:r>
        <w:r>
          <w:rPr>
            <w:noProof/>
            <w:webHidden/>
          </w:rPr>
          <w:instrText xml:space="preserve"> PAGEREF _Toc471741747 \h </w:instrText>
        </w:r>
        <w:r>
          <w:rPr>
            <w:noProof/>
            <w:webHidden/>
          </w:rPr>
        </w:r>
        <w:r>
          <w:rPr>
            <w:noProof/>
            <w:webHidden/>
          </w:rPr>
          <w:fldChar w:fldCharType="separate"/>
        </w:r>
        <w:r>
          <w:rPr>
            <w:noProof/>
            <w:webHidden/>
          </w:rPr>
          <w:t>48</w:t>
        </w:r>
        <w:r>
          <w:rPr>
            <w:noProof/>
            <w:webHidden/>
          </w:rPr>
          <w:fldChar w:fldCharType="end"/>
        </w:r>
      </w:hyperlink>
    </w:p>
    <w:p w14:paraId="1224E540"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48" w:history="1">
        <w:r w:rsidRPr="00C54CB7">
          <w:rPr>
            <w:rStyle w:val="Hyperlink"/>
            <w:noProof/>
          </w:rPr>
          <w:t>Table 7: HY_CatchmentAggregate</w:t>
        </w:r>
        <w:r>
          <w:rPr>
            <w:noProof/>
            <w:webHidden/>
          </w:rPr>
          <w:tab/>
        </w:r>
        <w:r>
          <w:rPr>
            <w:noProof/>
            <w:webHidden/>
          </w:rPr>
          <w:fldChar w:fldCharType="begin"/>
        </w:r>
        <w:r>
          <w:rPr>
            <w:noProof/>
            <w:webHidden/>
          </w:rPr>
          <w:instrText xml:space="preserve"> PAGEREF _Toc471741748 \h </w:instrText>
        </w:r>
        <w:r>
          <w:rPr>
            <w:noProof/>
            <w:webHidden/>
          </w:rPr>
        </w:r>
        <w:r>
          <w:rPr>
            <w:noProof/>
            <w:webHidden/>
          </w:rPr>
          <w:fldChar w:fldCharType="separate"/>
        </w:r>
        <w:r>
          <w:rPr>
            <w:noProof/>
            <w:webHidden/>
          </w:rPr>
          <w:t>51</w:t>
        </w:r>
        <w:r>
          <w:rPr>
            <w:noProof/>
            <w:webHidden/>
          </w:rPr>
          <w:fldChar w:fldCharType="end"/>
        </w:r>
      </w:hyperlink>
    </w:p>
    <w:p w14:paraId="2C7B7941"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49" w:history="1">
        <w:r w:rsidRPr="00C54CB7">
          <w:rPr>
            <w:rStyle w:val="Hyperlink"/>
            <w:noProof/>
          </w:rPr>
          <w:t>Table 8: HY_DendriticCatchment</w:t>
        </w:r>
        <w:r>
          <w:rPr>
            <w:noProof/>
            <w:webHidden/>
          </w:rPr>
          <w:tab/>
        </w:r>
        <w:r>
          <w:rPr>
            <w:noProof/>
            <w:webHidden/>
          </w:rPr>
          <w:fldChar w:fldCharType="begin"/>
        </w:r>
        <w:r>
          <w:rPr>
            <w:noProof/>
            <w:webHidden/>
          </w:rPr>
          <w:instrText xml:space="preserve"> PAGEREF _Toc471741749 \h </w:instrText>
        </w:r>
        <w:r>
          <w:rPr>
            <w:noProof/>
            <w:webHidden/>
          </w:rPr>
        </w:r>
        <w:r>
          <w:rPr>
            <w:noProof/>
            <w:webHidden/>
          </w:rPr>
          <w:fldChar w:fldCharType="separate"/>
        </w:r>
        <w:r>
          <w:rPr>
            <w:noProof/>
            <w:webHidden/>
          </w:rPr>
          <w:t>52</w:t>
        </w:r>
        <w:r>
          <w:rPr>
            <w:noProof/>
            <w:webHidden/>
          </w:rPr>
          <w:fldChar w:fldCharType="end"/>
        </w:r>
      </w:hyperlink>
    </w:p>
    <w:p w14:paraId="17E78483"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50" w:history="1">
        <w:r w:rsidRPr="00C54CB7">
          <w:rPr>
            <w:rStyle w:val="Hyperlink"/>
            <w:noProof/>
          </w:rPr>
          <w:t>Table 9: HY_ InteriorCatchment</w:t>
        </w:r>
        <w:r>
          <w:rPr>
            <w:noProof/>
            <w:webHidden/>
          </w:rPr>
          <w:tab/>
        </w:r>
        <w:r>
          <w:rPr>
            <w:noProof/>
            <w:webHidden/>
          </w:rPr>
          <w:fldChar w:fldCharType="begin"/>
        </w:r>
        <w:r>
          <w:rPr>
            <w:noProof/>
            <w:webHidden/>
          </w:rPr>
          <w:instrText xml:space="preserve"> PAGEREF _Toc471741750 \h </w:instrText>
        </w:r>
        <w:r>
          <w:rPr>
            <w:noProof/>
            <w:webHidden/>
          </w:rPr>
        </w:r>
        <w:r>
          <w:rPr>
            <w:noProof/>
            <w:webHidden/>
          </w:rPr>
          <w:fldChar w:fldCharType="separate"/>
        </w:r>
        <w:r>
          <w:rPr>
            <w:noProof/>
            <w:webHidden/>
          </w:rPr>
          <w:t>54</w:t>
        </w:r>
        <w:r>
          <w:rPr>
            <w:noProof/>
            <w:webHidden/>
          </w:rPr>
          <w:fldChar w:fldCharType="end"/>
        </w:r>
      </w:hyperlink>
    </w:p>
    <w:p w14:paraId="27D35D86"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51" w:history="1">
        <w:r w:rsidRPr="00C54CB7">
          <w:rPr>
            <w:rStyle w:val="Hyperlink"/>
            <w:noProof/>
          </w:rPr>
          <w:t>Table 10: HY_Outfall</w:t>
        </w:r>
        <w:r>
          <w:rPr>
            <w:noProof/>
            <w:webHidden/>
          </w:rPr>
          <w:tab/>
        </w:r>
        <w:r>
          <w:rPr>
            <w:noProof/>
            <w:webHidden/>
          </w:rPr>
          <w:fldChar w:fldCharType="begin"/>
        </w:r>
        <w:r>
          <w:rPr>
            <w:noProof/>
            <w:webHidden/>
          </w:rPr>
          <w:instrText xml:space="preserve"> PAGEREF _Toc471741751 \h </w:instrText>
        </w:r>
        <w:r>
          <w:rPr>
            <w:noProof/>
            <w:webHidden/>
          </w:rPr>
        </w:r>
        <w:r>
          <w:rPr>
            <w:noProof/>
            <w:webHidden/>
          </w:rPr>
          <w:fldChar w:fldCharType="separate"/>
        </w:r>
        <w:r>
          <w:rPr>
            <w:noProof/>
            <w:webHidden/>
          </w:rPr>
          <w:t>55</w:t>
        </w:r>
        <w:r>
          <w:rPr>
            <w:noProof/>
            <w:webHidden/>
          </w:rPr>
          <w:fldChar w:fldCharType="end"/>
        </w:r>
      </w:hyperlink>
    </w:p>
    <w:p w14:paraId="72B79F8A"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52" w:history="1">
        <w:r w:rsidRPr="00C54CB7">
          <w:rPr>
            <w:rStyle w:val="Hyperlink"/>
            <w:noProof/>
          </w:rPr>
          <w:t>Table 11: HY_CatchmentRealization</w:t>
        </w:r>
        <w:r>
          <w:rPr>
            <w:noProof/>
            <w:webHidden/>
          </w:rPr>
          <w:tab/>
        </w:r>
        <w:r>
          <w:rPr>
            <w:noProof/>
            <w:webHidden/>
          </w:rPr>
          <w:fldChar w:fldCharType="begin"/>
        </w:r>
        <w:r>
          <w:rPr>
            <w:noProof/>
            <w:webHidden/>
          </w:rPr>
          <w:instrText xml:space="preserve"> PAGEREF _Toc471741752 \h </w:instrText>
        </w:r>
        <w:r>
          <w:rPr>
            <w:noProof/>
            <w:webHidden/>
          </w:rPr>
        </w:r>
        <w:r>
          <w:rPr>
            <w:noProof/>
            <w:webHidden/>
          </w:rPr>
          <w:fldChar w:fldCharType="separate"/>
        </w:r>
        <w:r>
          <w:rPr>
            <w:noProof/>
            <w:webHidden/>
          </w:rPr>
          <w:t>57</w:t>
        </w:r>
        <w:r>
          <w:rPr>
            <w:noProof/>
            <w:webHidden/>
          </w:rPr>
          <w:fldChar w:fldCharType="end"/>
        </w:r>
      </w:hyperlink>
    </w:p>
    <w:p w14:paraId="09706460"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53" w:history="1">
        <w:r w:rsidRPr="00C54CB7">
          <w:rPr>
            <w:rStyle w:val="Hyperlink"/>
            <w:noProof/>
          </w:rPr>
          <w:t>Table 12: HY_Flowpath</w:t>
        </w:r>
        <w:r>
          <w:rPr>
            <w:noProof/>
            <w:webHidden/>
          </w:rPr>
          <w:tab/>
        </w:r>
        <w:r>
          <w:rPr>
            <w:noProof/>
            <w:webHidden/>
          </w:rPr>
          <w:fldChar w:fldCharType="begin"/>
        </w:r>
        <w:r>
          <w:rPr>
            <w:noProof/>
            <w:webHidden/>
          </w:rPr>
          <w:instrText xml:space="preserve"> PAGEREF _Toc471741753 \h </w:instrText>
        </w:r>
        <w:r>
          <w:rPr>
            <w:noProof/>
            <w:webHidden/>
          </w:rPr>
        </w:r>
        <w:r>
          <w:rPr>
            <w:noProof/>
            <w:webHidden/>
          </w:rPr>
          <w:fldChar w:fldCharType="separate"/>
        </w:r>
        <w:r>
          <w:rPr>
            <w:noProof/>
            <w:webHidden/>
          </w:rPr>
          <w:t>58</w:t>
        </w:r>
        <w:r>
          <w:rPr>
            <w:noProof/>
            <w:webHidden/>
          </w:rPr>
          <w:fldChar w:fldCharType="end"/>
        </w:r>
      </w:hyperlink>
    </w:p>
    <w:p w14:paraId="37C7784A"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54" w:history="1">
        <w:r w:rsidRPr="00C54CB7">
          <w:rPr>
            <w:rStyle w:val="Hyperlink"/>
            <w:noProof/>
          </w:rPr>
          <w:t>Table 13: HY_WaterEdge</w:t>
        </w:r>
        <w:r>
          <w:rPr>
            <w:noProof/>
            <w:webHidden/>
          </w:rPr>
          <w:tab/>
        </w:r>
        <w:r>
          <w:rPr>
            <w:noProof/>
            <w:webHidden/>
          </w:rPr>
          <w:fldChar w:fldCharType="begin"/>
        </w:r>
        <w:r>
          <w:rPr>
            <w:noProof/>
            <w:webHidden/>
          </w:rPr>
          <w:instrText xml:space="preserve"> PAGEREF _Toc471741754 \h </w:instrText>
        </w:r>
        <w:r>
          <w:rPr>
            <w:noProof/>
            <w:webHidden/>
          </w:rPr>
        </w:r>
        <w:r>
          <w:rPr>
            <w:noProof/>
            <w:webHidden/>
          </w:rPr>
          <w:fldChar w:fldCharType="separate"/>
        </w:r>
        <w:r>
          <w:rPr>
            <w:noProof/>
            <w:webHidden/>
          </w:rPr>
          <w:t>58</w:t>
        </w:r>
        <w:r>
          <w:rPr>
            <w:noProof/>
            <w:webHidden/>
          </w:rPr>
          <w:fldChar w:fldCharType="end"/>
        </w:r>
      </w:hyperlink>
    </w:p>
    <w:p w14:paraId="7A5E784F"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55" w:history="1">
        <w:r w:rsidRPr="00C54CB7">
          <w:rPr>
            <w:rStyle w:val="Hyperlink"/>
            <w:noProof/>
          </w:rPr>
          <w:t>Table 14: HY_CatchmentBoundary</w:t>
        </w:r>
        <w:r>
          <w:rPr>
            <w:noProof/>
            <w:webHidden/>
          </w:rPr>
          <w:tab/>
        </w:r>
        <w:r>
          <w:rPr>
            <w:noProof/>
            <w:webHidden/>
          </w:rPr>
          <w:fldChar w:fldCharType="begin"/>
        </w:r>
        <w:r>
          <w:rPr>
            <w:noProof/>
            <w:webHidden/>
          </w:rPr>
          <w:instrText xml:space="preserve"> PAGEREF _Toc471741755 \h </w:instrText>
        </w:r>
        <w:r>
          <w:rPr>
            <w:noProof/>
            <w:webHidden/>
          </w:rPr>
        </w:r>
        <w:r>
          <w:rPr>
            <w:noProof/>
            <w:webHidden/>
          </w:rPr>
          <w:fldChar w:fldCharType="separate"/>
        </w:r>
        <w:r>
          <w:rPr>
            <w:noProof/>
            <w:webHidden/>
          </w:rPr>
          <w:t>59</w:t>
        </w:r>
        <w:r>
          <w:rPr>
            <w:noProof/>
            <w:webHidden/>
          </w:rPr>
          <w:fldChar w:fldCharType="end"/>
        </w:r>
      </w:hyperlink>
    </w:p>
    <w:p w14:paraId="153A6F34"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56" w:history="1">
        <w:r w:rsidRPr="00C54CB7">
          <w:rPr>
            <w:rStyle w:val="Hyperlink"/>
            <w:noProof/>
          </w:rPr>
          <w:t>Table 15: HY_CatchmentArea</w:t>
        </w:r>
        <w:r>
          <w:rPr>
            <w:noProof/>
            <w:webHidden/>
          </w:rPr>
          <w:tab/>
        </w:r>
        <w:r>
          <w:rPr>
            <w:noProof/>
            <w:webHidden/>
          </w:rPr>
          <w:fldChar w:fldCharType="begin"/>
        </w:r>
        <w:r>
          <w:rPr>
            <w:noProof/>
            <w:webHidden/>
          </w:rPr>
          <w:instrText xml:space="preserve"> PAGEREF _Toc471741756 \h </w:instrText>
        </w:r>
        <w:r>
          <w:rPr>
            <w:noProof/>
            <w:webHidden/>
          </w:rPr>
        </w:r>
        <w:r>
          <w:rPr>
            <w:noProof/>
            <w:webHidden/>
          </w:rPr>
          <w:fldChar w:fldCharType="separate"/>
        </w:r>
        <w:r>
          <w:rPr>
            <w:noProof/>
            <w:webHidden/>
          </w:rPr>
          <w:t>59</w:t>
        </w:r>
        <w:r>
          <w:rPr>
            <w:noProof/>
            <w:webHidden/>
          </w:rPr>
          <w:fldChar w:fldCharType="end"/>
        </w:r>
      </w:hyperlink>
    </w:p>
    <w:p w14:paraId="7DC8E525"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57" w:history="1">
        <w:r w:rsidRPr="00C54CB7">
          <w:rPr>
            <w:rStyle w:val="Hyperlink"/>
            <w:noProof/>
          </w:rPr>
          <w:t>Table 16: HY_HydroNetwork</w:t>
        </w:r>
        <w:r>
          <w:rPr>
            <w:noProof/>
            <w:webHidden/>
          </w:rPr>
          <w:tab/>
        </w:r>
        <w:r>
          <w:rPr>
            <w:noProof/>
            <w:webHidden/>
          </w:rPr>
          <w:fldChar w:fldCharType="begin"/>
        </w:r>
        <w:r>
          <w:rPr>
            <w:noProof/>
            <w:webHidden/>
          </w:rPr>
          <w:instrText xml:space="preserve"> PAGEREF _Toc471741757 \h </w:instrText>
        </w:r>
        <w:r>
          <w:rPr>
            <w:noProof/>
            <w:webHidden/>
          </w:rPr>
        </w:r>
        <w:r>
          <w:rPr>
            <w:noProof/>
            <w:webHidden/>
          </w:rPr>
          <w:fldChar w:fldCharType="separate"/>
        </w:r>
        <w:r>
          <w:rPr>
            <w:noProof/>
            <w:webHidden/>
          </w:rPr>
          <w:t>60</w:t>
        </w:r>
        <w:r>
          <w:rPr>
            <w:noProof/>
            <w:webHidden/>
          </w:rPr>
          <w:fldChar w:fldCharType="end"/>
        </w:r>
      </w:hyperlink>
    </w:p>
    <w:p w14:paraId="1F0BB2AE"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58" w:history="1">
        <w:r w:rsidRPr="00C54CB7">
          <w:rPr>
            <w:rStyle w:val="Hyperlink"/>
            <w:noProof/>
          </w:rPr>
          <w:t>Table 17: HY_OutfallRealization</w:t>
        </w:r>
        <w:r>
          <w:rPr>
            <w:noProof/>
            <w:webHidden/>
          </w:rPr>
          <w:tab/>
        </w:r>
        <w:r>
          <w:rPr>
            <w:noProof/>
            <w:webHidden/>
          </w:rPr>
          <w:fldChar w:fldCharType="begin"/>
        </w:r>
        <w:r>
          <w:rPr>
            <w:noProof/>
            <w:webHidden/>
          </w:rPr>
          <w:instrText xml:space="preserve"> PAGEREF _Toc471741758 \h </w:instrText>
        </w:r>
        <w:r>
          <w:rPr>
            <w:noProof/>
            <w:webHidden/>
          </w:rPr>
        </w:r>
        <w:r>
          <w:rPr>
            <w:noProof/>
            <w:webHidden/>
          </w:rPr>
          <w:fldChar w:fldCharType="separate"/>
        </w:r>
        <w:r>
          <w:rPr>
            <w:noProof/>
            <w:webHidden/>
          </w:rPr>
          <w:t>61</w:t>
        </w:r>
        <w:r>
          <w:rPr>
            <w:noProof/>
            <w:webHidden/>
          </w:rPr>
          <w:fldChar w:fldCharType="end"/>
        </w:r>
      </w:hyperlink>
    </w:p>
    <w:p w14:paraId="1ED288D1"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59" w:history="1">
        <w:r w:rsidRPr="00C54CB7">
          <w:rPr>
            <w:rStyle w:val="Hyperlink"/>
            <w:noProof/>
          </w:rPr>
          <w:t>Table 18: HY_IndirectPosition</w:t>
        </w:r>
        <w:r>
          <w:rPr>
            <w:noProof/>
            <w:webHidden/>
          </w:rPr>
          <w:tab/>
        </w:r>
        <w:r>
          <w:rPr>
            <w:noProof/>
            <w:webHidden/>
          </w:rPr>
          <w:fldChar w:fldCharType="begin"/>
        </w:r>
        <w:r>
          <w:rPr>
            <w:noProof/>
            <w:webHidden/>
          </w:rPr>
          <w:instrText xml:space="preserve"> PAGEREF _Toc471741759 \h </w:instrText>
        </w:r>
        <w:r>
          <w:rPr>
            <w:noProof/>
            <w:webHidden/>
          </w:rPr>
        </w:r>
        <w:r>
          <w:rPr>
            <w:noProof/>
            <w:webHidden/>
          </w:rPr>
          <w:fldChar w:fldCharType="separate"/>
        </w:r>
        <w:r>
          <w:rPr>
            <w:noProof/>
            <w:webHidden/>
          </w:rPr>
          <w:t>63</w:t>
        </w:r>
        <w:r>
          <w:rPr>
            <w:noProof/>
            <w:webHidden/>
          </w:rPr>
          <w:fldChar w:fldCharType="end"/>
        </w:r>
      </w:hyperlink>
    </w:p>
    <w:p w14:paraId="0DD777F8"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60" w:history="1">
        <w:r w:rsidRPr="00C54CB7">
          <w:rPr>
            <w:rStyle w:val="Hyperlink"/>
            <w:noProof/>
          </w:rPr>
          <w:t>Table 19: HY_RiverReferenceSystem</w:t>
        </w:r>
        <w:r>
          <w:rPr>
            <w:noProof/>
            <w:webHidden/>
          </w:rPr>
          <w:tab/>
        </w:r>
        <w:r>
          <w:rPr>
            <w:noProof/>
            <w:webHidden/>
          </w:rPr>
          <w:fldChar w:fldCharType="begin"/>
        </w:r>
        <w:r>
          <w:rPr>
            <w:noProof/>
            <w:webHidden/>
          </w:rPr>
          <w:instrText xml:space="preserve"> PAGEREF _Toc471741760 \h </w:instrText>
        </w:r>
        <w:r>
          <w:rPr>
            <w:noProof/>
            <w:webHidden/>
          </w:rPr>
        </w:r>
        <w:r>
          <w:rPr>
            <w:noProof/>
            <w:webHidden/>
          </w:rPr>
          <w:fldChar w:fldCharType="separate"/>
        </w:r>
        <w:r>
          <w:rPr>
            <w:noProof/>
            <w:webHidden/>
          </w:rPr>
          <w:t>65</w:t>
        </w:r>
        <w:r>
          <w:rPr>
            <w:noProof/>
            <w:webHidden/>
          </w:rPr>
          <w:fldChar w:fldCharType="end"/>
        </w:r>
      </w:hyperlink>
    </w:p>
    <w:p w14:paraId="1E2227DB"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61" w:history="1">
        <w:r w:rsidRPr="00C54CB7">
          <w:rPr>
            <w:rStyle w:val="Hyperlink"/>
            <w:noProof/>
          </w:rPr>
          <w:t>Table 20: HY_DistanceFromReferent</w:t>
        </w:r>
        <w:r>
          <w:rPr>
            <w:noProof/>
            <w:webHidden/>
          </w:rPr>
          <w:tab/>
        </w:r>
        <w:r>
          <w:rPr>
            <w:noProof/>
            <w:webHidden/>
          </w:rPr>
          <w:fldChar w:fldCharType="begin"/>
        </w:r>
        <w:r>
          <w:rPr>
            <w:noProof/>
            <w:webHidden/>
          </w:rPr>
          <w:instrText xml:space="preserve"> PAGEREF _Toc471741761 \h </w:instrText>
        </w:r>
        <w:r>
          <w:rPr>
            <w:noProof/>
            <w:webHidden/>
          </w:rPr>
        </w:r>
        <w:r>
          <w:rPr>
            <w:noProof/>
            <w:webHidden/>
          </w:rPr>
          <w:fldChar w:fldCharType="separate"/>
        </w:r>
        <w:r>
          <w:rPr>
            <w:noProof/>
            <w:webHidden/>
          </w:rPr>
          <w:t>65</w:t>
        </w:r>
        <w:r>
          <w:rPr>
            <w:noProof/>
            <w:webHidden/>
          </w:rPr>
          <w:fldChar w:fldCharType="end"/>
        </w:r>
      </w:hyperlink>
    </w:p>
    <w:p w14:paraId="1F5FD055"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62" w:history="1">
        <w:r w:rsidRPr="00C54CB7">
          <w:rPr>
            <w:rStyle w:val="Hyperlink"/>
            <w:noProof/>
          </w:rPr>
          <w:t>Table 21: HY_ChannelNetwork</w:t>
        </w:r>
        <w:r>
          <w:rPr>
            <w:noProof/>
            <w:webHidden/>
          </w:rPr>
          <w:tab/>
        </w:r>
        <w:r>
          <w:rPr>
            <w:noProof/>
            <w:webHidden/>
          </w:rPr>
          <w:fldChar w:fldCharType="begin"/>
        </w:r>
        <w:r>
          <w:rPr>
            <w:noProof/>
            <w:webHidden/>
          </w:rPr>
          <w:instrText xml:space="preserve"> PAGEREF _Toc471741762 \h </w:instrText>
        </w:r>
        <w:r>
          <w:rPr>
            <w:noProof/>
            <w:webHidden/>
          </w:rPr>
        </w:r>
        <w:r>
          <w:rPr>
            <w:noProof/>
            <w:webHidden/>
          </w:rPr>
          <w:fldChar w:fldCharType="separate"/>
        </w:r>
        <w:r>
          <w:rPr>
            <w:noProof/>
            <w:webHidden/>
          </w:rPr>
          <w:t>70</w:t>
        </w:r>
        <w:r>
          <w:rPr>
            <w:noProof/>
            <w:webHidden/>
          </w:rPr>
          <w:fldChar w:fldCharType="end"/>
        </w:r>
      </w:hyperlink>
    </w:p>
    <w:p w14:paraId="39C80334"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63" w:history="1">
        <w:r w:rsidRPr="00C54CB7">
          <w:rPr>
            <w:rStyle w:val="Hyperlink"/>
            <w:noProof/>
          </w:rPr>
          <w:t>Table 22: HY_Depression</w:t>
        </w:r>
        <w:r>
          <w:rPr>
            <w:noProof/>
            <w:webHidden/>
          </w:rPr>
          <w:tab/>
        </w:r>
        <w:r>
          <w:rPr>
            <w:noProof/>
            <w:webHidden/>
          </w:rPr>
          <w:fldChar w:fldCharType="begin"/>
        </w:r>
        <w:r>
          <w:rPr>
            <w:noProof/>
            <w:webHidden/>
          </w:rPr>
          <w:instrText xml:space="preserve"> PAGEREF _Toc471741763 \h </w:instrText>
        </w:r>
        <w:r>
          <w:rPr>
            <w:noProof/>
            <w:webHidden/>
          </w:rPr>
        </w:r>
        <w:r>
          <w:rPr>
            <w:noProof/>
            <w:webHidden/>
          </w:rPr>
          <w:fldChar w:fldCharType="separate"/>
        </w:r>
        <w:r>
          <w:rPr>
            <w:noProof/>
            <w:webHidden/>
          </w:rPr>
          <w:t>71</w:t>
        </w:r>
        <w:r>
          <w:rPr>
            <w:noProof/>
            <w:webHidden/>
          </w:rPr>
          <w:fldChar w:fldCharType="end"/>
        </w:r>
      </w:hyperlink>
    </w:p>
    <w:p w14:paraId="492FAFD1"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64" w:history="1">
        <w:r w:rsidRPr="00C54CB7">
          <w:rPr>
            <w:rStyle w:val="Hyperlink"/>
            <w:noProof/>
          </w:rPr>
          <w:t>Table 23: HY_Channel</w:t>
        </w:r>
        <w:r>
          <w:rPr>
            <w:noProof/>
            <w:webHidden/>
          </w:rPr>
          <w:tab/>
        </w:r>
        <w:r>
          <w:rPr>
            <w:noProof/>
            <w:webHidden/>
          </w:rPr>
          <w:fldChar w:fldCharType="begin"/>
        </w:r>
        <w:r>
          <w:rPr>
            <w:noProof/>
            <w:webHidden/>
          </w:rPr>
          <w:instrText xml:space="preserve"> PAGEREF _Toc471741764 \h </w:instrText>
        </w:r>
        <w:r>
          <w:rPr>
            <w:noProof/>
            <w:webHidden/>
          </w:rPr>
        </w:r>
        <w:r>
          <w:rPr>
            <w:noProof/>
            <w:webHidden/>
          </w:rPr>
          <w:fldChar w:fldCharType="separate"/>
        </w:r>
        <w:r>
          <w:rPr>
            <w:noProof/>
            <w:webHidden/>
          </w:rPr>
          <w:t>71</w:t>
        </w:r>
        <w:r>
          <w:rPr>
            <w:noProof/>
            <w:webHidden/>
          </w:rPr>
          <w:fldChar w:fldCharType="end"/>
        </w:r>
      </w:hyperlink>
    </w:p>
    <w:p w14:paraId="4578BB2B"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65" w:history="1">
        <w:r w:rsidRPr="00C54CB7">
          <w:rPr>
            <w:rStyle w:val="Hyperlink"/>
            <w:noProof/>
          </w:rPr>
          <w:t>Table 24: HY_HydrographicNetwork</w:t>
        </w:r>
        <w:r>
          <w:rPr>
            <w:noProof/>
            <w:webHidden/>
          </w:rPr>
          <w:tab/>
        </w:r>
        <w:r>
          <w:rPr>
            <w:noProof/>
            <w:webHidden/>
          </w:rPr>
          <w:fldChar w:fldCharType="begin"/>
        </w:r>
        <w:r>
          <w:rPr>
            <w:noProof/>
            <w:webHidden/>
          </w:rPr>
          <w:instrText xml:space="preserve"> PAGEREF _Toc471741765 \h </w:instrText>
        </w:r>
        <w:r>
          <w:rPr>
            <w:noProof/>
            <w:webHidden/>
          </w:rPr>
        </w:r>
        <w:r>
          <w:rPr>
            <w:noProof/>
            <w:webHidden/>
          </w:rPr>
          <w:fldChar w:fldCharType="separate"/>
        </w:r>
        <w:r>
          <w:rPr>
            <w:noProof/>
            <w:webHidden/>
          </w:rPr>
          <w:t>74</w:t>
        </w:r>
        <w:r>
          <w:rPr>
            <w:noProof/>
            <w:webHidden/>
          </w:rPr>
          <w:fldChar w:fldCharType="end"/>
        </w:r>
      </w:hyperlink>
    </w:p>
    <w:p w14:paraId="43B13D15"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66" w:history="1">
        <w:r w:rsidRPr="00C54CB7">
          <w:rPr>
            <w:rStyle w:val="Hyperlink"/>
            <w:noProof/>
          </w:rPr>
          <w:t>Table 25: HY_WaterBody</w:t>
        </w:r>
        <w:r>
          <w:rPr>
            <w:noProof/>
            <w:webHidden/>
          </w:rPr>
          <w:tab/>
        </w:r>
        <w:r>
          <w:rPr>
            <w:noProof/>
            <w:webHidden/>
          </w:rPr>
          <w:fldChar w:fldCharType="begin"/>
        </w:r>
        <w:r>
          <w:rPr>
            <w:noProof/>
            <w:webHidden/>
          </w:rPr>
          <w:instrText xml:space="preserve"> PAGEREF _Toc471741766 \h </w:instrText>
        </w:r>
        <w:r>
          <w:rPr>
            <w:noProof/>
            <w:webHidden/>
          </w:rPr>
        </w:r>
        <w:r>
          <w:rPr>
            <w:noProof/>
            <w:webHidden/>
          </w:rPr>
          <w:fldChar w:fldCharType="separate"/>
        </w:r>
        <w:r>
          <w:rPr>
            <w:noProof/>
            <w:webHidden/>
          </w:rPr>
          <w:t>75</w:t>
        </w:r>
        <w:r>
          <w:rPr>
            <w:noProof/>
            <w:webHidden/>
          </w:rPr>
          <w:fldChar w:fldCharType="end"/>
        </w:r>
      </w:hyperlink>
    </w:p>
    <w:p w14:paraId="01812E04"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67" w:history="1">
        <w:r w:rsidRPr="00C54CB7">
          <w:rPr>
            <w:rStyle w:val="Hyperlink"/>
            <w:noProof/>
          </w:rPr>
          <w:t>Table 26: HY_WaterBodyStratum</w:t>
        </w:r>
        <w:r>
          <w:rPr>
            <w:noProof/>
            <w:webHidden/>
          </w:rPr>
          <w:tab/>
        </w:r>
        <w:r>
          <w:rPr>
            <w:noProof/>
            <w:webHidden/>
          </w:rPr>
          <w:fldChar w:fldCharType="begin"/>
        </w:r>
        <w:r>
          <w:rPr>
            <w:noProof/>
            <w:webHidden/>
          </w:rPr>
          <w:instrText xml:space="preserve"> PAGEREF _Toc471741767 \h </w:instrText>
        </w:r>
        <w:r>
          <w:rPr>
            <w:noProof/>
            <w:webHidden/>
          </w:rPr>
        </w:r>
        <w:r>
          <w:rPr>
            <w:noProof/>
            <w:webHidden/>
          </w:rPr>
          <w:fldChar w:fldCharType="separate"/>
        </w:r>
        <w:r>
          <w:rPr>
            <w:noProof/>
            <w:webHidden/>
          </w:rPr>
          <w:t>77</w:t>
        </w:r>
        <w:r>
          <w:rPr>
            <w:noProof/>
            <w:webHidden/>
          </w:rPr>
          <w:fldChar w:fldCharType="end"/>
        </w:r>
      </w:hyperlink>
    </w:p>
    <w:p w14:paraId="53CF0BB2"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68" w:history="1">
        <w:r w:rsidRPr="00C54CB7">
          <w:rPr>
            <w:rStyle w:val="Hyperlink"/>
            <w:noProof/>
          </w:rPr>
          <w:t>Table 27: HY_Reservoir</w:t>
        </w:r>
        <w:r>
          <w:rPr>
            <w:noProof/>
            <w:webHidden/>
          </w:rPr>
          <w:tab/>
        </w:r>
        <w:r>
          <w:rPr>
            <w:noProof/>
            <w:webHidden/>
          </w:rPr>
          <w:fldChar w:fldCharType="begin"/>
        </w:r>
        <w:r>
          <w:rPr>
            <w:noProof/>
            <w:webHidden/>
          </w:rPr>
          <w:instrText xml:space="preserve"> PAGEREF _Toc471741768 \h </w:instrText>
        </w:r>
        <w:r>
          <w:rPr>
            <w:noProof/>
            <w:webHidden/>
          </w:rPr>
        </w:r>
        <w:r>
          <w:rPr>
            <w:noProof/>
            <w:webHidden/>
          </w:rPr>
          <w:fldChar w:fldCharType="separate"/>
        </w:r>
        <w:r>
          <w:rPr>
            <w:noProof/>
            <w:webHidden/>
          </w:rPr>
          <w:t>79</w:t>
        </w:r>
        <w:r>
          <w:rPr>
            <w:noProof/>
            <w:webHidden/>
          </w:rPr>
          <w:fldChar w:fldCharType="end"/>
        </w:r>
      </w:hyperlink>
    </w:p>
    <w:p w14:paraId="49008701"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69" w:history="1">
        <w:r w:rsidRPr="00C54CB7">
          <w:rPr>
            <w:rStyle w:val="Hyperlink"/>
            <w:noProof/>
          </w:rPr>
          <w:t>Table 28: HY_HydrometricNetwork</w:t>
        </w:r>
        <w:r>
          <w:rPr>
            <w:noProof/>
            <w:webHidden/>
          </w:rPr>
          <w:tab/>
        </w:r>
        <w:r>
          <w:rPr>
            <w:noProof/>
            <w:webHidden/>
          </w:rPr>
          <w:fldChar w:fldCharType="begin"/>
        </w:r>
        <w:r>
          <w:rPr>
            <w:noProof/>
            <w:webHidden/>
          </w:rPr>
          <w:instrText xml:space="preserve"> PAGEREF _Toc471741769 \h </w:instrText>
        </w:r>
        <w:r>
          <w:rPr>
            <w:noProof/>
            <w:webHidden/>
          </w:rPr>
        </w:r>
        <w:r>
          <w:rPr>
            <w:noProof/>
            <w:webHidden/>
          </w:rPr>
          <w:fldChar w:fldCharType="separate"/>
        </w:r>
        <w:r>
          <w:rPr>
            <w:noProof/>
            <w:webHidden/>
          </w:rPr>
          <w:t>81</w:t>
        </w:r>
        <w:r>
          <w:rPr>
            <w:noProof/>
            <w:webHidden/>
          </w:rPr>
          <w:fldChar w:fldCharType="end"/>
        </w:r>
      </w:hyperlink>
    </w:p>
    <w:p w14:paraId="3448006A" w14:textId="77777777" w:rsidR="00C11F93" w:rsidRDefault="00C11F93">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71741770" w:history="1">
        <w:r w:rsidRPr="00C54CB7">
          <w:rPr>
            <w:rStyle w:val="Hyperlink"/>
            <w:noProof/>
          </w:rPr>
          <w:t>Table 29: HY_HydrometricFeature</w:t>
        </w:r>
        <w:r>
          <w:rPr>
            <w:noProof/>
            <w:webHidden/>
          </w:rPr>
          <w:tab/>
        </w:r>
        <w:r>
          <w:rPr>
            <w:noProof/>
            <w:webHidden/>
          </w:rPr>
          <w:fldChar w:fldCharType="begin"/>
        </w:r>
        <w:r>
          <w:rPr>
            <w:noProof/>
            <w:webHidden/>
          </w:rPr>
          <w:instrText xml:space="preserve"> PAGEREF _Toc471741770 \h </w:instrText>
        </w:r>
        <w:r>
          <w:rPr>
            <w:noProof/>
            <w:webHidden/>
          </w:rPr>
        </w:r>
        <w:r>
          <w:rPr>
            <w:noProof/>
            <w:webHidden/>
          </w:rPr>
          <w:fldChar w:fldCharType="separate"/>
        </w:r>
        <w:r>
          <w:rPr>
            <w:noProof/>
            <w:webHidden/>
          </w:rPr>
          <w:t>82</w:t>
        </w:r>
        <w:r>
          <w:rPr>
            <w:noProof/>
            <w:webHidden/>
          </w:rPr>
          <w:fldChar w:fldCharType="end"/>
        </w:r>
      </w:hyperlink>
    </w:p>
    <w:p w14:paraId="78753813" w14:textId="06D7CB1F" w:rsidR="00E83400" w:rsidRPr="00F02312" w:rsidRDefault="008D4EE7">
      <w:pPr>
        <w:spacing w:after="0"/>
      </w:pPr>
      <w:r w:rsidRPr="008A5499">
        <w:rPr>
          <w:lang w:val="de-DE"/>
        </w:rPr>
        <w:fldChar w:fldCharType="end"/>
      </w:r>
    </w:p>
    <w:p w14:paraId="19DD43F5" w14:textId="2C50C5A8" w:rsidR="003E4BDF" w:rsidRPr="005B5062" w:rsidRDefault="001C3991" w:rsidP="00834E29">
      <w:pPr>
        <w:pStyle w:val="Inhaltsverzeichnisberschrift"/>
        <w:outlineLvl w:val="0"/>
        <w:rPr>
          <w:color w:val="auto"/>
        </w:rPr>
      </w:pPr>
      <w:r>
        <w:rPr>
          <w:color w:val="auto"/>
        </w:rPr>
        <w:t>Requirements</w:t>
      </w:r>
      <w:r w:rsidR="00115F99">
        <w:rPr>
          <w:color w:val="auto"/>
        </w:rPr>
        <w:t xml:space="preserve"> </w:t>
      </w:r>
      <w:r w:rsidR="000C42F5">
        <w:rPr>
          <w:color w:val="auto"/>
        </w:rPr>
        <w:t xml:space="preserve">Classes and </w:t>
      </w:r>
      <w:r w:rsidR="00E83400" w:rsidRPr="00C260BD">
        <w:rPr>
          <w:color w:val="auto"/>
        </w:rPr>
        <w:t xml:space="preserve">Requirements </w:t>
      </w:r>
    </w:p>
    <w:p w14:paraId="616253CD" w14:textId="517005ED" w:rsidR="00C4185F" w:rsidRDefault="005577D0">
      <w:pPr>
        <w:pStyle w:val="Verzeichnis1"/>
        <w:tabs>
          <w:tab w:val="right" w:leader="dot" w:pos="8630"/>
        </w:tabs>
        <w:rPr>
          <w:rFonts w:asciiTheme="minorHAnsi" w:eastAsiaTheme="minorEastAsia" w:hAnsiTheme="minorHAnsi" w:cstheme="minorBidi"/>
          <w:noProof/>
          <w:lang w:eastAsia="ja-JP"/>
        </w:rPr>
      </w:pPr>
      <w:r>
        <w:rPr>
          <w:rStyle w:val="Hyperlink"/>
          <w:noProof/>
        </w:rPr>
        <w:fldChar w:fldCharType="begin"/>
      </w:r>
      <w:r>
        <w:rPr>
          <w:rStyle w:val="Hyperlink"/>
          <w:noProof/>
        </w:rPr>
        <w:instrText xml:space="preserve"> TOC \f r \l 1-2</w:instrText>
      </w:r>
      <w:r w:rsidR="009A6886">
        <w:rPr>
          <w:rStyle w:val="Hyperlink"/>
          <w:noProof/>
        </w:rPr>
        <w:instrText xml:space="preserve"> \h</w:instrText>
      </w:r>
      <w:r>
        <w:rPr>
          <w:rStyle w:val="Hyperlink"/>
          <w:noProof/>
        </w:rPr>
        <w:fldChar w:fldCharType="separate"/>
      </w:r>
      <w:r w:rsidR="00C4185F" w:rsidRPr="00BB5EC6">
        <w:rPr>
          <w:noProof/>
          <w:color w:val="0000FF"/>
          <w:u w:val="single"/>
        </w:rPr>
        <w:t xml:space="preserve">Class: </w:t>
      </w:r>
      <w:r w:rsidR="00C4185F">
        <w:rPr>
          <w:noProof/>
        </w:rPr>
        <w:t>/req/hy_features_conceptual_model</w:t>
      </w:r>
      <w:r w:rsidR="00C4185F">
        <w:rPr>
          <w:noProof/>
        </w:rPr>
        <w:tab/>
      </w:r>
      <w:r w:rsidR="00C4185F">
        <w:rPr>
          <w:noProof/>
        </w:rPr>
        <w:fldChar w:fldCharType="begin"/>
      </w:r>
      <w:r w:rsidR="00C4185F">
        <w:rPr>
          <w:noProof/>
        </w:rPr>
        <w:instrText xml:space="preserve"> PAGEREF _Toc341100939 \h </w:instrText>
      </w:r>
      <w:r w:rsidR="00C4185F">
        <w:rPr>
          <w:noProof/>
        </w:rPr>
      </w:r>
      <w:r w:rsidR="00C4185F">
        <w:rPr>
          <w:noProof/>
        </w:rPr>
        <w:fldChar w:fldCharType="separate"/>
      </w:r>
      <w:r w:rsidR="0023342C">
        <w:rPr>
          <w:noProof/>
        </w:rPr>
        <w:t>42</w:t>
      </w:r>
      <w:r w:rsidR="00C4185F">
        <w:rPr>
          <w:noProof/>
        </w:rPr>
        <w:fldChar w:fldCharType="end"/>
      </w:r>
    </w:p>
    <w:p w14:paraId="1435BBB6" w14:textId="4064B301" w:rsidR="00C4185F" w:rsidRDefault="00C4185F">
      <w:pPr>
        <w:pStyle w:val="Verzeichnis2"/>
        <w:tabs>
          <w:tab w:val="right" w:leader="dot" w:pos="8630"/>
        </w:tabs>
        <w:rPr>
          <w:rFonts w:asciiTheme="minorHAnsi" w:eastAsiaTheme="minorEastAsia" w:hAnsiTheme="minorHAnsi" w:cstheme="minorBidi"/>
          <w:noProof/>
          <w:lang w:eastAsia="ja-JP"/>
        </w:rPr>
      </w:pPr>
      <w:r w:rsidRPr="00BB5EC6">
        <w:rPr>
          <w:noProof/>
          <w:color w:val="0000FF"/>
          <w:u w:val="single"/>
        </w:rPr>
        <w:t>Req: /req/hy_features_conceptual_model/mapping</w:t>
      </w:r>
      <w:r>
        <w:rPr>
          <w:noProof/>
        </w:rPr>
        <w:tab/>
      </w:r>
      <w:r>
        <w:rPr>
          <w:noProof/>
        </w:rPr>
        <w:fldChar w:fldCharType="begin"/>
      </w:r>
      <w:r>
        <w:rPr>
          <w:noProof/>
        </w:rPr>
        <w:instrText xml:space="preserve"> PAGEREF _Toc341100940 \h </w:instrText>
      </w:r>
      <w:r>
        <w:rPr>
          <w:noProof/>
        </w:rPr>
      </w:r>
      <w:r>
        <w:rPr>
          <w:noProof/>
        </w:rPr>
        <w:fldChar w:fldCharType="separate"/>
      </w:r>
      <w:r w:rsidR="0023342C">
        <w:rPr>
          <w:noProof/>
        </w:rPr>
        <w:t>42</w:t>
      </w:r>
      <w:r>
        <w:rPr>
          <w:noProof/>
        </w:rPr>
        <w:fldChar w:fldCharType="end"/>
      </w:r>
    </w:p>
    <w:p w14:paraId="6C6EFF98" w14:textId="7233F73D" w:rsidR="00C4185F" w:rsidRDefault="00C4185F">
      <w:pPr>
        <w:pStyle w:val="Verzeichnis2"/>
        <w:tabs>
          <w:tab w:val="right" w:leader="dot" w:pos="8630"/>
        </w:tabs>
        <w:rPr>
          <w:rFonts w:asciiTheme="minorHAnsi" w:eastAsiaTheme="minorEastAsia" w:hAnsiTheme="minorHAnsi" w:cstheme="minorBidi"/>
          <w:noProof/>
          <w:lang w:eastAsia="ja-JP"/>
        </w:rPr>
      </w:pPr>
      <w:r w:rsidRPr="00BB5EC6">
        <w:rPr>
          <w:noProof/>
          <w:color w:val="0000FF"/>
          <w:u w:val="single"/>
        </w:rPr>
        <w:t>Req: /req/hy_features_conceptual_model/GF_Feature</w:t>
      </w:r>
      <w:r>
        <w:rPr>
          <w:noProof/>
        </w:rPr>
        <w:tab/>
      </w:r>
      <w:r>
        <w:rPr>
          <w:noProof/>
        </w:rPr>
        <w:fldChar w:fldCharType="begin"/>
      </w:r>
      <w:r>
        <w:rPr>
          <w:noProof/>
        </w:rPr>
        <w:instrText xml:space="preserve"> PAGEREF _Toc341100941 \h </w:instrText>
      </w:r>
      <w:r>
        <w:rPr>
          <w:noProof/>
        </w:rPr>
      </w:r>
      <w:r>
        <w:rPr>
          <w:noProof/>
        </w:rPr>
        <w:fldChar w:fldCharType="separate"/>
      </w:r>
      <w:r w:rsidR="0023342C">
        <w:rPr>
          <w:noProof/>
        </w:rPr>
        <w:t>42</w:t>
      </w:r>
      <w:r>
        <w:rPr>
          <w:noProof/>
        </w:rPr>
        <w:fldChar w:fldCharType="end"/>
      </w:r>
    </w:p>
    <w:p w14:paraId="08BB9F93" w14:textId="19A4ACF8" w:rsidR="00C462F6" w:rsidRPr="00C007FB" w:rsidRDefault="005577D0" w:rsidP="009E7E9D">
      <w:pPr>
        <w:pStyle w:val="Abbildungsverzeichnis"/>
      </w:pPr>
      <w:r>
        <w:rPr>
          <w:rStyle w:val="Hyperlink"/>
          <w:noProof/>
        </w:rPr>
        <w:fldChar w:fldCharType="end"/>
      </w:r>
      <w:r w:rsidR="00C462F6" w:rsidRPr="00C007FB">
        <w:br w:type="page"/>
      </w:r>
    </w:p>
    <w:p w14:paraId="2FF42861" w14:textId="77777777" w:rsidR="007F6680" w:rsidRPr="008E510D" w:rsidRDefault="007F6680" w:rsidP="00450C77">
      <w:pPr>
        <w:pStyle w:val="introelements"/>
        <w:jc w:val="both"/>
      </w:pPr>
      <w:r w:rsidRPr="008E510D">
        <w:lastRenderedPageBreak/>
        <w:t>Abstract</w:t>
      </w:r>
    </w:p>
    <w:p w14:paraId="44F7B595" w14:textId="57FE26CE" w:rsidR="00437E50" w:rsidRPr="008E510D" w:rsidRDefault="00437E50" w:rsidP="00450C77">
      <w:pPr>
        <w:pStyle w:val="StandardWeb"/>
        <w:jc w:val="both"/>
        <w:rPr>
          <w:lang w:val="en-US"/>
        </w:rPr>
      </w:pPr>
      <w:r w:rsidRPr="008E510D">
        <w:rPr>
          <w:lang w:val="en-US"/>
        </w:rPr>
        <w:t xml:space="preserve">The OGC </w:t>
      </w:r>
      <w:r w:rsidR="00CF4A7F" w:rsidRPr="00CF4A7F">
        <w:rPr>
          <w:lang w:val="en-US"/>
        </w:rPr>
        <w:t>Surface Hydrology Features (HY_Features)</w:t>
      </w:r>
      <w:r w:rsidR="00CF4A7F">
        <w:rPr>
          <w:lang w:val="en-US"/>
        </w:rPr>
        <w:t xml:space="preserve"> </w:t>
      </w:r>
      <w:r w:rsidRPr="008E510D">
        <w:rPr>
          <w:lang w:val="en-US"/>
        </w:rPr>
        <w:t xml:space="preserve">standard defines a </w:t>
      </w:r>
      <w:r w:rsidR="00BD74C0">
        <w:rPr>
          <w:lang w:val="en-US"/>
        </w:rPr>
        <w:t xml:space="preserve">common </w:t>
      </w:r>
      <w:r w:rsidR="00B30F05">
        <w:rPr>
          <w:lang w:val="en-US"/>
        </w:rPr>
        <w:t xml:space="preserve">conceptual </w:t>
      </w:r>
      <w:r w:rsidRPr="008E510D">
        <w:rPr>
          <w:lang w:val="en-US"/>
        </w:rPr>
        <w:t xml:space="preserve">information model for the identification of </w:t>
      </w:r>
      <w:r w:rsidR="00CF4A7F">
        <w:rPr>
          <w:lang w:val="en-US"/>
        </w:rPr>
        <w:t xml:space="preserve">surface </w:t>
      </w:r>
      <w:r w:rsidRPr="008E510D">
        <w:rPr>
          <w:lang w:val="en-US"/>
        </w:rPr>
        <w:t>hydrologic features independent</w:t>
      </w:r>
      <w:r w:rsidR="00C82D1B">
        <w:rPr>
          <w:lang w:val="en-US"/>
        </w:rPr>
        <w:t>ly</w:t>
      </w:r>
      <w:r w:rsidRPr="008E510D">
        <w:rPr>
          <w:lang w:val="en-US"/>
        </w:rPr>
        <w:t xml:space="preserve"> </w:t>
      </w:r>
      <w:r w:rsidR="00CF4A7F">
        <w:rPr>
          <w:lang w:val="en-US"/>
        </w:rPr>
        <w:t>of</w:t>
      </w:r>
      <w:r w:rsidRPr="008E510D">
        <w:rPr>
          <w:lang w:val="en-US"/>
        </w:rPr>
        <w:t xml:space="preserve"> </w:t>
      </w:r>
      <w:r w:rsidR="001C56DE">
        <w:rPr>
          <w:lang w:val="en-US"/>
        </w:rPr>
        <w:t xml:space="preserve">their </w:t>
      </w:r>
      <w:r w:rsidRPr="008E510D">
        <w:rPr>
          <w:lang w:val="en-US"/>
        </w:rPr>
        <w:t>geometric representation and scale. The model describes hydrologic features by defining fundamental relationships among major components of the hydrosphere. This includes relationships such as hierarch</w:t>
      </w:r>
      <w:r w:rsidR="00B30F05">
        <w:rPr>
          <w:lang w:val="en-US"/>
        </w:rPr>
        <w:t>ies</w:t>
      </w:r>
      <w:r w:rsidRPr="008E510D">
        <w:rPr>
          <w:lang w:val="en-US"/>
        </w:rPr>
        <w:t xml:space="preserve"> of catchments, segmentation of watercourses, and topological connectivity of hydrologic features</w:t>
      </w:r>
      <w:r w:rsidR="004423BE">
        <w:rPr>
          <w:lang w:val="en-US"/>
        </w:rPr>
        <w:t xml:space="preserve"> such as </w:t>
      </w:r>
      <w:r w:rsidR="00AA15D6">
        <w:rPr>
          <w:lang w:val="en-US"/>
        </w:rPr>
        <w:t>catchment</w:t>
      </w:r>
      <w:r w:rsidR="00B30F05">
        <w:rPr>
          <w:lang w:val="en-US"/>
        </w:rPr>
        <w:t>s</w:t>
      </w:r>
      <w:r w:rsidR="00AA15D6">
        <w:rPr>
          <w:lang w:val="en-US"/>
        </w:rPr>
        <w:t xml:space="preserve"> </w:t>
      </w:r>
      <w:r w:rsidR="00CF4A7F">
        <w:rPr>
          <w:lang w:val="en-US"/>
        </w:rPr>
        <w:t>and water bodies</w:t>
      </w:r>
      <w:r w:rsidR="001C56DE">
        <w:rPr>
          <w:lang w:val="en-US"/>
        </w:rPr>
        <w:t xml:space="preserve"> based on the flow and conservation of water</w:t>
      </w:r>
      <w:r w:rsidRPr="008E510D">
        <w:rPr>
          <w:lang w:val="en-US"/>
        </w:rPr>
        <w:t>.</w:t>
      </w:r>
      <w:r w:rsidR="00D65082">
        <w:rPr>
          <w:lang w:val="en-US"/>
        </w:rPr>
        <w:t xml:space="preserve"> The</w:t>
      </w:r>
      <w:r w:rsidR="00BD74C0">
        <w:rPr>
          <w:lang w:val="en-US"/>
        </w:rPr>
        <w:t xml:space="preserve"> standard also defines normative requirements</w:t>
      </w:r>
      <w:r w:rsidR="001434CC">
        <w:rPr>
          <w:lang w:val="en-US"/>
        </w:rPr>
        <w:t xml:space="preserve"> for HY_Features implementation schemas and mappings</w:t>
      </w:r>
      <w:r w:rsidR="00D65082">
        <w:rPr>
          <w:lang w:val="en-US"/>
        </w:rPr>
        <w:t xml:space="preserve"> to </w:t>
      </w:r>
      <w:r w:rsidR="001C56DE">
        <w:rPr>
          <w:lang w:val="en-US"/>
        </w:rPr>
        <w:t>meet in order to be conformant</w:t>
      </w:r>
      <w:r w:rsidR="00D65082">
        <w:rPr>
          <w:lang w:val="en-US"/>
        </w:rPr>
        <w:t xml:space="preserve"> with the conceptual</w:t>
      </w:r>
      <w:r w:rsidR="00BD74C0">
        <w:rPr>
          <w:lang w:val="en-US"/>
        </w:rPr>
        <w:t xml:space="preserve"> </w:t>
      </w:r>
      <w:r w:rsidR="00D65082">
        <w:rPr>
          <w:lang w:val="en-US"/>
        </w:rPr>
        <w:t>model.</w:t>
      </w:r>
    </w:p>
    <w:p w14:paraId="6DFE018C" w14:textId="06DFA7ED" w:rsidR="00437E50" w:rsidRPr="008E510D" w:rsidRDefault="00437E50" w:rsidP="00450C77">
      <w:pPr>
        <w:pStyle w:val="StandardWeb"/>
        <w:jc w:val="both"/>
        <w:rPr>
          <w:lang w:val="en-US"/>
        </w:rPr>
      </w:pPr>
      <w:r w:rsidRPr="008E510D">
        <w:rPr>
          <w:lang w:val="en-US"/>
        </w:rPr>
        <w:t xml:space="preserve">The </w:t>
      </w:r>
      <w:r w:rsidR="00AF767E">
        <w:rPr>
          <w:lang w:val="en-US"/>
        </w:rPr>
        <w:t>HY_Features model provides for an</w:t>
      </w:r>
      <w:r w:rsidRPr="008E510D">
        <w:rPr>
          <w:lang w:val="en-US"/>
        </w:rPr>
        <w:t xml:space="preserve"> </w:t>
      </w:r>
      <w:r w:rsidR="00AF767E">
        <w:rPr>
          <w:lang w:val="en-US"/>
        </w:rPr>
        <w:t>identified</w:t>
      </w:r>
      <w:r w:rsidR="00AF767E" w:rsidRPr="008E510D">
        <w:rPr>
          <w:lang w:val="en-US"/>
        </w:rPr>
        <w:t xml:space="preserve"> </w:t>
      </w:r>
      <w:r w:rsidRPr="008E510D">
        <w:rPr>
          <w:lang w:val="en-US"/>
        </w:rPr>
        <w:t xml:space="preserve">hydrologic feature </w:t>
      </w:r>
      <w:r w:rsidR="00AF767E">
        <w:rPr>
          <w:lang w:val="en-US"/>
        </w:rPr>
        <w:t>to</w:t>
      </w:r>
      <w:r w:rsidR="00AF767E" w:rsidRPr="008E510D">
        <w:rPr>
          <w:lang w:val="en-US"/>
        </w:rPr>
        <w:t xml:space="preserve"> </w:t>
      </w:r>
      <w:r w:rsidRPr="008E510D">
        <w:rPr>
          <w:lang w:val="en-US"/>
        </w:rPr>
        <w:t xml:space="preserve">have </w:t>
      </w:r>
      <w:r w:rsidR="00AF767E">
        <w:rPr>
          <w:lang w:val="en-US"/>
        </w:rPr>
        <w:t>multiple alternate</w:t>
      </w:r>
      <w:r w:rsidR="00AF767E" w:rsidRPr="008E510D">
        <w:rPr>
          <w:lang w:val="en-US"/>
        </w:rPr>
        <w:t xml:space="preserve"> </w:t>
      </w:r>
      <w:r w:rsidR="001434CC">
        <w:rPr>
          <w:lang w:val="en-US"/>
        </w:rPr>
        <w:t xml:space="preserve">geographic </w:t>
      </w:r>
      <w:r w:rsidR="00B30F05">
        <w:rPr>
          <w:lang w:val="en-US"/>
        </w:rPr>
        <w:t xml:space="preserve">feature realizations and geometric </w:t>
      </w:r>
      <w:r w:rsidR="00BD74C0">
        <w:rPr>
          <w:lang w:val="en-US"/>
        </w:rPr>
        <w:t>representations</w:t>
      </w:r>
      <w:r w:rsidR="00834E29">
        <w:rPr>
          <w:lang w:val="en-US"/>
        </w:rPr>
        <w:t xml:space="preserve"> in order to support a range of applications</w:t>
      </w:r>
      <w:r w:rsidRPr="008E510D">
        <w:rPr>
          <w:lang w:val="en-US"/>
        </w:rPr>
        <w:t xml:space="preserve">. </w:t>
      </w:r>
      <w:r w:rsidR="00B30F05">
        <w:rPr>
          <w:lang w:val="en-US"/>
        </w:rPr>
        <w:t>It</w:t>
      </w:r>
      <w:r w:rsidR="00B30F05" w:rsidRPr="008E510D">
        <w:rPr>
          <w:lang w:val="en-US"/>
        </w:rPr>
        <w:t xml:space="preserve"> </w:t>
      </w:r>
      <w:r w:rsidRPr="008E510D">
        <w:rPr>
          <w:lang w:val="en-US"/>
        </w:rPr>
        <w:t xml:space="preserve">supports </w:t>
      </w:r>
      <w:r w:rsidR="00BD74C0">
        <w:rPr>
          <w:lang w:val="en-US"/>
        </w:rPr>
        <w:t xml:space="preserve">referencing information about </w:t>
      </w:r>
      <w:r w:rsidR="001434CC">
        <w:rPr>
          <w:lang w:val="en-US"/>
        </w:rPr>
        <w:t>a hydro</w:t>
      </w:r>
      <w:r w:rsidR="00BD74C0" w:rsidRPr="008E510D">
        <w:rPr>
          <w:lang w:val="en-US"/>
        </w:rPr>
        <w:t xml:space="preserve"> </w:t>
      </w:r>
      <w:r w:rsidRPr="008E510D">
        <w:rPr>
          <w:lang w:val="en-US"/>
        </w:rPr>
        <w:t>feature</w:t>
      </w:r>
      <w:r w:rsidR="00BD74C0">
        <w:rPr>
          <w:lang w:val="en-US"/>
        </w:rPr>
        <w:t xml:space="preserve"> </w:t>
      </w:r>
      <w:r w:rsidR="00705858">
        <w:rPr>
          <w:lang w:val="en-US"/>
        </w:rPr>
        <w:t>across</w:t>
      </w:r>
      <w:r w:rsidRPr="008E510D">
        <w:rPr>
          <w:lang w:val="en-US"/>
        </w:rPr>
        <w:t xml:space="preserve"> </w:t>
      </w:r>
      <w:r w:rsidR="00705858">
        <w:rPr>
          <w:lang w:val="en-US"/>
        </w:rPr>
        <w:t>disparate</w:t>
      </w:r>
      <w:r w:rsidR="00705858" w:rsidRPr="008E510D">
        <w:rPr>
          <w:lang w:val="en-US"/>
        </w:rPr>
        <w:t xml:space="preserve"> </w:t>
      </w:r>
      <w:r w:rsidRPr="008E510D">
        <w:rPr>
          <w:lang w:val="en-US"/>
        </w:rPr>
        <w:t xml:space="preserve">information systems </w:t>
      </w:r>
      <w:r w:rsidR="00CF4A7F">
        <w:rPr>
          <w:lang w:val="en-US"/>
        </w:rPr>
        <w:t>or products</w:t>
      </w:r>
      <w:r w:rsidR="00BD74C0">
        <w:rPr>
          <w:lang w:val="en-US"/>
        </w:rPr>
        <w:t>, thereby</w:t>
      </w:r>
      <w:r w:rsidR="00CF4A7F">
        <w:rPr>
          <w:lang w:val="en-US"/>
        </w:rPr>
        <w:t xml:space="preserve"> </w:t>
      </w:r>
      <w:r w:rsidR="00BD74C0">
        <w:rPr>
          <w:lang w:val="en-US"/>
        </w:rPr>
        <w:t>improving</w:t>
      </w:r>
      <w:r w:rsidR="00253484" w:rsidRPr="00253484">
        <w:rPr>
          <w:lang w:val="en-US"/>
        </w:rPr>
        <w:t xml:space="preserve"> </w:t>
      </w:r>
      <w:r w:rsidR="00253484">
        <w:rPr>
          <w:lang w:val="en-US"/>
        </w:rPr>
        <w:t>data integration within and among</w:t>
      </w:r>
      <w:r w:rsidR="00253484" w:rsidRPr="00253484">
        <w:rPr>
          <w:lang w:val="en-US"/>
        </w:rPr>
        <w:t xml:space="preserve"> </w:t>
      </w:r>
      <w:r w:rsidR="006E545A" w:rsidRPr="00253484">
        <w:rPr>
          <w:lang w:val="en-US"/>
        </w:rPr>
        <w:t>organization</w:t>
      </w:r>
      <w:r w:rsidR="00253484" w:rsidRPr="00253484">
        <w:rPr>
          <w:lang w:val="en-US"/>
        </w:rPr>
        <w:t>s</w:t>
      </w:r>
      <w:r w:rsidR="00253484">
        <w:rPr>
          <w:lang w:val="en-US"/>
        </w:rPr>
        <w:t>. Similarly, th</w:t>
      </w:r>
      <w:r w:rsidR="00B30F05">
        <w:rPr>
          <w:lang w:val="en-US"/>
        </w:rPr>
        <w:t>e</w:t>
      </w:r>
      <w:r w:rsidR="00253484">
        <w:rPr>
          <w:lang w:val="en-US"/>
        </w:rPr>
        <w:t xml:space="preserve"> model can </w:t>
      </w:r>
      <w:r w:rsidR="00B30F05">
        <w:rPr>
          <w:lang w:val="en-US"/>
        </w:rPr>
        <w:t>be applied to</w:t>
      </w:r>
      <w:r w:rsidR="006E545A" w:rsidRPr="006B7AC4">
        <w:rPr>
          <w:lang w:val="en-US"/>
        </w:rPr>
        <w:t xml:space="preserve"> </w:t>
      </w:r>
      <w:r w:rsidRPr="008E510D">
        <w:rPr>
          <w:lang w:val="en-US"/>
        </w:rPr>
        <w:t>cataloging of observations, model results, or other stud</w:t>
      </w:r>
      <w:r w:rsidR="00834E29">
        <w:rPr>
          <w:lang w:val="en-US"/>
        </w:rPr>
        <w:t xml:space="preserve">y information </w:t>
      </w:r>
      <w:r w:rsidR="00B30F05">
        <w:rPr>
          <w:lang w:val="en-US"/>
        </w:rPr>
        <w:t>involving hydro</w:t>
      </w:r>
      <w:r w:rsidRPr="008E510D">
        <w:rPr>
          <w:lang w:val="en-US"/>
        </w:rPr>
        <w:t xml:space="preserve"> feature</w:t>
      </w:r>
      <w:r w:rsidR="00B30F05">
        <w:rPr>
          <w:lang w:val="en-US"/>
        </w:rPr>
        <w:t>s</w:t>
      </w:r>
      <w:r w:rsidRPr="008E510D">
        <w:rPr>
          <w:lang w:val="en-US"/>
        </w:rPr>
        <w:t xml:space="preserve">. The ability to represent the same </w:t>
      </w:r>
      <w:r w:rsidR="00AA15D6">
        <w:rPr>
          <w:lang w:val="en-US"/>
        </w:rPr>
        <w:t>catchment</w:t>
      </w:r>
      <w:r w:rsidRPr="008E510D">
        <w:rPr>
          <w:lang w:val="en-US"/>
        </w:rPr>
        <w:t xml:space="preserve">, river, or other hydrologic feature in several ways is critical </w:t>
      </w:r>
      <w:r w:rsidR="00834E29">
        <w:rPr>
          <w:lang w:val="en-US"/>
        </w:rPr>
        <w:t>for aggregation</w:t>
      </w:r>
      <w:r w:rsidRPr="008E510D">
        <w:rPr>
          <w:lang w:val="en-US"/>
        </w:rPr>
        <w:t xml:space="preserve"> of cross-referenced</w:t>
      </w:r>
      <w:r w:rsidR="00B30F05">
        <w:rPr>
          <w:lang w:val="en-US"/>
        </w:rPr>
        <w:t xml:space="preserve"> or related</w:t>
      </w:r>
      <w:r w:rsidRPr="008E510D">
        <w:rPr>
          <w:lang w:val="en-US"/>
        </w:rPr>
        <w:t xml:space="preserve"> features into integrated datasets and data products on global, regional, or basin scales.</w:t>
      </w:r>
    </w:p>
    <w:p w14:paraId="0654E7A4" w14:textId="77777777" w:rsidR="009A7B37" w:rsidRPr="008E510D" w:rsidRDefault="009A7B37" w:rsidP="00450C77">
      <w:pPr>
        <w:pStyle w:val="introelements"/>
        <w:jc w:val="both"/>
      </w:pPr>
      <w:r w:rsidRPr="008E510D">
        <w:t>Keywords</w:t>
      </w:r>
    </w:p>
    <w:p w14:paraId="302C1AA9" w14:textId="02E6B702" w:rsidR="004C414A" w:rsidRPr="008E510D" w:rsidRDefault="004C414A" w:rsidP="00450C77">
      <w:pPr>
        <w:jc w:val="both"/>
      </w:pPr>
      <w:r w:rsidRPr="008E510D">
        <w:t>The following are keywords to be used by searc</w:t>
      </w:r>
      <w:r w:rsidR="00293B87">
        <w:t>h engines and document catalog</w:t>
      </w:r>
      <w:r w:rsidRPr="008E510D">
        <w:t>s.</w:t>
      </w:r>
    </w:p>
    <w:p w14:paraId="27078696" w14:textId="1EDC6FA4" w:rsidR="004C414A" w:rsidRPr="008E510D" w:rsidRDefault="004C414A" w:rsidP="00450C77">
      <w:pPr>
        <w:jc w:val="both"/>
      </w:pPr>
      <w:proofErr w:type="spellStart"/>
      <w:r w:rsidRPr="008E510D">
        <w:t>ogcdoc</w:t>
      </w:r>
      <w:proofErr w:type="spellEnd"/>
      <w:r w:rsidRPr="008E510D">
        <w:t>, OGC document, hydrology, feature, identification, conceptual model, UML, implementation standard</w:t>
      </w:r>
      <w:r w:rsidR="006E545A">
        <w:t>, hydrology model.</w:t>
      </w:r>
    </w:p>
    <w:p w14:paraId="5639348D" w14:textId="77777777" w:rsidR="009A7B37" w:rsidRPr="008E510D" w:rsidRDefault="009A7B37" w:rsidP="00450C77">
      <w:pPr>
        <w:pStyle w:val="introelements"/>
        <w:jc w:val="both"/>
      </w:pPr>
      <w:r w:rsidRPr="008E510D">
        <w:t>Preface</w:t>
      </w:r>
      <w:bookmarkEnd w:id="3"/>
    </w:p>
    <w:p w14:paraId="6AE6D084" w14:textId="399A7EDE" w:rsidR="004C414A" w:rsidRPr="008E510D" w:rsidRDefault="004C414A" w:rsidP="00450C77">
      <w:pPr>
        <w:pStyle w:val="StandardWeb"/>
        <w:jc w:val="both"/>
        <w:rPr>
          <w:lang w:val="en-US"/>
        </w:rPr>
      </w:pPr>
      <w:r w:rsidRPr="008E510D">
        <w:rPr>
          <w:lang w:val="en-US"/>
        </w:rPr>
        <w:t xml:space="preserve">This standard defines the HY_Features common hydrologic feature model for the identification of hydrologic features. It is intended to be used to document and share information about </w:t>
      </w:r>
      <w:r w:rsidR="00017CF1">
        <w:rPr>
          <w:lang w:val="en-US"/>
        </w:rPr>
        <w:t>hydrologic</w:t>
      </w:r>
      <w:r w:rsidR="00017CF1" w:rsidRPr="008E510D">
        <w:rPr>
          <w:lang w:val="en-US"/>
        </w:rPr>
        <w:t xml:space="preserve"> </w:t>
      </w:r>
      <w:r w:rsidRPr="008E510D">
        <w:rPr>
          <w:lang w:val="en-US"/>
        </w:rPr>
        <w:t xml:space="preserve">objects of study and reporting </w:t>
      </w:r>
      <w:r w:rsidR="00017CF1">
        <w:rPr>
          <w:lang w:val="en-US"/>
        </w:rPr>
        <w:t>for</w:t>
      </w:r>
      <w:r w:rsidRPr="008E510D">
        <w:rPr>
          <w:lang w:val="en-US"/>
        </w:rPr>
        <w:t xml:space="preserve"> </w:t>
      </w:r>
      <w:r w:rsidR="00017CF1">
        <w:rPr>
          <w:lang w:val="en-US"/>
        </w:rPr>
        <w:t>a range of</w:t>
      </w:r>
      <w:r w:rsidR="00017CF1" w:rsidRPr="008E510D">
        <w:rPr>
          <w:lang w:val="en-US"/>
        </w:rPr>
        <w:t xml:space="preserve"> </w:t>
      </w:r>
      <w:r w:rsidRPr="008E510D">
        <w:rPr>
          <w:lang w:val="en-US"/>
        </w:rPr>
        <w:t xml:space="preserve">applications. </w:t>
      </w:r>
      <w:r w:rsidR="00017CF1">
        <w:rPr>
          <w:lang w:val="en-US"/>
        </w:rPr>
        <w:t>HY_Features</w:t>
      </w:r>
      <w:r w:rsidRPr="008E510D">
        <w:rPr>
          <w:lang w:val="en-US"/>
        </w:rPr>
        <w:t xml:space="preserve"> was </w:t>
      </w:r>
      <w:r w:rsidR="004423BE">
        <w:rPr>
          <w:lang w:val="en-US"/>
        </w:rPr>
        <w:t>originally</w:t>
      </w:r>
      <w:r w:rsidRPr="008E510D">
        <w:rPr>
          <w:lang w:val="en-US"/>
        </w:rPr>
        <w:t xml:space="preserve"> commissioned to link hydrologic information across the scientific and technical programs of the World Meteorological Organization (WMO), and to assist WMO Members </w:t>
      </w:r>
      <w:r w:rsidR="00017CF1">
        <w:rPr>
          <w:lang w:val="en-US"/>
        </w:rPr>
        <w:t>in</w:t>
      </w:r>
      <w:r w:rsidR="00017CF1" w:rsidRPr="008E510D">
        <w:rPr>
          <w:lang w:val="en-US"/>
        </w:rPr>
        <w:t xml:space="preserve"> </w:t>
      </w:r>
      <w:r w:rsidRPr="008E510D">
        <w:rPr>
          <w:lang w:val="en-US"/>
        </w:rPr>
        <w:t>discover</w:t>
      </w:r>
      <w:r w:rsidR="00017CF1">
        <w:rPr>
          <w:lang w:val="en-US"/>
        </w:rPr>
        <w:t>ing</w:t>
      </w:r>
      <w:r w:rsidRPr="008E510D">
        <w:rPr>
          <w:lang w:val="en-US"/>
        </w:rPr>
        <w:t>, access</w:t>
      </w:r>
      <w:r w:rsidR="00017CF1">
        <w:rPr>
          <w:lang w:val="en-US"/>
        </w:rPr>
        <w:t>ing,</w:t>
      </w:r>
      <w:r w:rsidRPr="008E510D">
        <w:rPr>
          <w:lang w:val="en-US"/>
        </w:rPr>
        <w:t xml:space="preserve"> and </w:t>
      </w:r>
      <w:r w:rsidR="00017CF1">
        <w:rPr>
          <w:lang w:val="en-US"/>
        </w:rPr>
        <w:t>utilizing</w:t>
      </w:r>
      <w:r w:rsidRPr="008E510D">
        <w:rPr>
          <w:lang w:val="en-US"/>
        </w:rPr>
        <w:t xml:space="preserve"> hydrologic data from different sources.</w:t>
      </w:r>
    </w:p>
    <w:p w14:paraId="33DA39E3" w14:textId="45248B19" w:rsidR="004C414A" w:rsidRPr="008E510D" w:rsidRDefault="004C414A" w:rsidP="00450C77">
      <w:pPr>
        <w:pStyle w:val="StandardWeb"/>
        <w:jc w:val="both"/>
        <w:rPr>
          <w:lang w:val="en-US"/>
        </w:rPr>
      </w:pPr>
      <w:r w:rsidRPr="008E510D">
        <w:rPr>
          <w:lang w:val="en-US"/>
        </w:rPr>
        <w:t xml:space="preserve">This standard </w:t>
      </w:r>
      <w:r w:rsidR="001C56DE">
        <w:rPr>
          <w:lang w:val="en-US"/>
        </w:rPr>
        <w:t>is also intended</w:t>
      </w:r>
      <w:r w:rsidRPr="008E510D">
        <w:rPr>
          <w:lang w:val="en-US"/>
        </w:rPr>
        <w:t xml:space="preserve"> to support the need for governance and guidance by national and international authorities. Aspects of the standard that support this </w:t>
      </w:r>
      <w:r w:rsidR="001C56DE">
        <w:rPr>
          <w:lang w:val="en-US"/>
        </w:rPr>
        <w:t xml:space="preserve">goal </w:t>
      </w:r>
      <w:r w:rsidRPr="008E510D">
        <w:rPr>
          <w:lang w:val="en-US"/>
        </w:rPr>
        <w:t>are 1) canonical form, 2) implementation neutrality, 3) conformity to internationally recognized geographic information</w:t>
      </w:r>
      <w:r w:rsidR="001C56DE">
        <w:rPr>
          <w:lang w:val="en-US"/>
        </w:rPr>
        <w:t xml:space="preserve"> standards</w:t>
      </w:r>
      <w:r w:rsidRPr="008E510D">
        <w:rPr>
          <w:lang w:val="en-US"/>
        </w:rPr>
        <w:t>, and use of semantics inferred from terminology endorsed by the WMO and the UN Educational, Scientific and Cultural Organization (UNESCO).</w:t>
      </w:r>
    </w:p>
    <w:p w14:paraId="55EB7C86" w14:textId="77777777" w:rsidR="004C414A" w:rsidRPr="008E510D" w:rsidRDefault="004C414A" w:rsidP="00450C77">
      <w:pPr>
        <w:pStyle w:val="StandardWeb"/>
        <w:jc w:val="both"/>
        <w:rPr>
          <w:lang w:val="en-US"/>
        </w:rPr>
      </w:pPr>
      <w:r w:rsidRPr="008E510D">
        <w:rPr>
          <w:lang w:val="en-US"/>
        </w:rPr>
        <w:lastRenderedPageBreak/>
        <w:t>Attention is drawn to the possibility that some of the elements of this document may be the subject of patent rights. The Open Geospatial Consortium shall not be held responsible for identifying any or all such patent rights.</w:t>
      </w:r>
    </w:p>
    <w:p w14:paraId="46151053" w14:textId="77777777" w:rsidR="004C414A" w:rsidRPr="008E510D" w:rsidRDefault="004C414A" w:rsidP="00450C77">
      <w:pPr>
        <w:pStyle w:val="StandardWeb"/>
        <w:jc w:val="both"/>
        <w:rPr>
          <w:lang w:val="en-US"/>
        </w:rPr>
      </w:pPr>
      <w:r w:rsidRPr="008E510D">
        <w:rPr>
          <w:rStyle w:val="Hervorhebung"/>
          <w:lang w:val="en-US"/>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15DB27B0" w14:textId="77777777" w:rsidR="009A7B37" w:rsidRPr="008E510D" w:rsidRDefault="009A7B37" w:rsidP="00450C77">
      <w:pPr>
        <w:pStyle w:val="introelements"/>
        <w:jc w:val="both"/>
      </w:pPr>
      <w:bookmarkStart w:id="4" w:name="_Toc165888229"/>
      <w:r w:rsidRPr="008E510D">
        <w:t>Submitting organizations</w:t>
      </w:r>
      <w:bookmarkEnd w:id="4"/>
    </w:p>
    <w:p w14:paraId="138E598A" w14:textId="1230B8E3" w:rsidR="009A7B37" w:rsidRPr="008E510D" w:rsidRDefault="00437E50" w:rsidP="00EB5A8C">
      <w:pPr>
        <w:pStyle w:val="List2OGCbullets"/>
        <w:numPr>
          <w:ilvl w:val="0"/>
          <w:numId w:val="0"/>
        </w:numPr>
        <w:ind w:left="360"/>
      </w:pPr>
      <w:r w:rsidRPr="008E510D">
        <w:t>The following organizations contributed to the initiation or development of this standard</w:t>
      </w:r>
      <w:r w:rsidR="0094464E" w:rsidRPr="008E510D">
        <w:t xml:space="preserve"> and</w:t>
      </w:r>
      <w:r w:rsidR="009A7B37" w:rsidRPr="008E510D">
        <w:t xml:space="preserve"> submitted this Document to the</w:t>
      </w:r>
      <w:r w:rsidR="00165E04" w:rsidRPr="008E510D">
        <w:t xml:space="preserve"> Open Geospatial Consortium OGC):</w:t>
      </w:r>
      <w:r w:rsidR="009A7B37" w:rsidRPr="008E510D">
        <w:t xml:space="preserve"> </w:t>
      </w:r>
    </w:p>
    <w:p w14:paraId="486AB247" w14:textId="557F293F" w:rsidR="00437E50" w:rsidRPr="008E510D" w:rsidRDefault="00437E50" w:rsidP="00EB5A8C">
      <w:pPr>
        <w:pStyle w:val="List2OGCbullets"/>
      </w:pPr>
      <w:r w:rsidRPr="008E510D">
        <w:t xml:space="preserve">U.S. Geological Survey (USGS), </w:t>
      </w:r>
      <w:r w:rsidR="0094464E" w:rsidRPr="008E510D">
        <w:t>USA</w:t>
      </w:r>
    </w:p>
    <w:p w14:paraId="570DCB5D" w14:textId="3F53529D" w:rsidR="00FA590F" w:rsidRPr="008E510D" w:rsidRDefault="00C94F48" w:rsidP="002B2109">
      <w:pPr>
        <w:pStyle w:val="List2OGCbullets"/>
      </w:pPr>
      <w:r w:rsidRPr="008E510D">
        <w:t xml:space="preserve">Federal Institute of Hydrology (BfG) </w:t>
      </w:r>
      <w:r w:rsidR="00437E50" w:rsidRPr="008E510D">
        <w:t>, Germany</w:t>
      </w:r>
    </w:p>
    <w:p w14:paraId="36F88229" w14:textId="4A09AF67" w:rsidR="00437E50" w:rsidRPr="008E510D" w:rsidRDefault="00437E50" w:rsidP="00467904">
      <w:pPr>
        <w:pStyle w:val="List2OGCbullets"/>
      </w:pPr>
      <w:r w:rsidRPr="008E510D">
        <w:t xml:space="preserve">CSIRO </w:t>
      </w:r>
      <w:r w:rsidR="00FA590F" w:rsidRPr="008E510D">
        <w:t>Land and Water</w:t>
      </w:r>
      <w:r w:rsidRPr="008E510D">
        <w:t>, Australia</w:t>
      </w:r>
    </w:p>
    <w:p w14:paraId="009E0A9C" w14:textId="6AE541B7" w:rsidR="00437E50" w:rsidRPr="008E510D" w:rsidRDefault="0094464E" w:rsidP="00B3484B">
      <w:pPr>
        <w:pStyle w:val="List2OGCbullets"/>
      </w:pPr>
      <w:r w:rsidRPr="008E510D">
        <w:t>Bureau of Meteorology, Australia</w:t>
      </w:r>
      <w:r w:rsidR="00437E50" w:rsidRPr="008E510D">
        <w:t xml:space="preserve"> </w:t>
      </w:r>
    </w:p>
    <w:p w14:paraId="709AED1D" w14:textId="70F5893E" w:rsidR="00437E50" w:rsidRPr="008E510D" w:rsidRDefault="0094464E" w:rsidP="00C62790">
      <w:pPr>
        <w:pStyle w:val="List2OGCbullets"/>
      </w:pPr>
      <w:proofErr w:type="spellStart"/>
      <w:r w:rsidRPr="008E510D">
        <w:t>Metalinkage</w:t>
      </w:r>
      <w:proofErr w:type="spellEnd"/>
      <w:r w:rsidRPr="008E510D">
        <w:t>, Australia</w:t>
      </w:r>
    </w:p>
    <w:p w14:paraId="1253D91A" w14:textId="2FE27A00" w:rsidR="0094464E" w:rsidRPr="008E510D" w:rsidRDefault="00891D8B" w:rsidP="00C75B19">
      <w:pPr>
        <w:pStyle w:val="List2OGCbullets"/>
      </w:pPr>
      <w:r>
        <w:t>French Geological Survey (</w:t>
      </w:r>
      <w:r w:rsidR="0094464E" w:rsidRPr="008E510D">
        <w:t>BRGM</w:t>
      </w:r>
      <w:r>
        <w:t>)</w:t>
      </w:r>
      <w:r w:rsidR="0094464E" w:rsidRPr="008E510D">
        <w:t>, France</w:t>
      </w:r>
    </w:p>
    <w:p w14:paraId="0299FEA3" w14:textId="25A74A89" w:rsidR="00437E50" w:rsidRPr="008E510D" w:rsidRDefault="0094464E">
      <w:pPr>
        <w:pStyle w:val="List2OGCbullets"/>
      </w:pPr>
      <w:r w:rsidRPr="008E510D">
        <w:t>University of Texas at Austin, USA</w:t>
      </w:r>
    </w:p>
    <w:p w14:paraId="05E8E966" w14:textId="1F88F39C" w:rsidR="0094464E" w:rsidRPr="008E510D" w:rsidRDefault="0094464E">
      <w:pPr>
        <w:pStyle w:val="List2OGCbullets"/>
      </w:pPr>
      <w:proofErr w:type="spellStart"/>
      <w:r w:rsidRPr="008E510D">
        <w:t>Eurecat</w:t>
      </w:r>
      <w:proofErr w:type="spellEnd"/>
      <w:r w:rsidRPr="008E510D">
        <w:t>, Spain</w:t>
      </w:r>
    </w:p>
    <w:p w14:paraId="08B4C5CF" w14:textId="21F690BD" w:rsidR="0094464E" w:rsidRPr="008E510D" w:rsidRDefault="0094464E">
      <w:pPr>
        <w:pStyle w:val="List2OGCbullets"/>
      </w:pPr>
      <w:r w:rsidRPr="008E510D">
        <w:t>INCLAM S. A., Spain</w:t>
      </w:r>
    </w:p>
    <w:p w14:paraId="3CF2EA7B" w14:textId="4E1A4CEB" w:rsidR="0094464E" w:rsidRPr="008E510D" w:rsidRDefault="0094464E">
      <w:pPr>
        <w:pStyle w:val="List2OGCbullets"/>
      </w:pPr>
      <w:r w:rsidRPr="008E510D">
        <w:t>52°North, Germany</w:t>
      </w:r>
    </w:p>
    <w:p w14:paraId="6BFEAD12" w14:textId="77777777" w:rsidR="009A7B37" w:rsidRPr="008E510D" w:rsidRDefault="009A7B37" w:rsidP="00450C77">
      <w:pPr>
        <w:pStyle w:val="introelements"/>
        <w:jc w:val="both"/>
      </w:pPr>
      <w:bookmarkStart w:id="5" w:name="_Toc165888230"/>
      <w:r w:rsidRPr="008E510D">
        <w:t>Submi</w:t>
      </w:r>
      <w:bookmarkEnd w:id="5"/>
      <w:r w:rsidRPr="008E510D">
        <w:t>tters</w:t>
      </w:r>
    </w:p>
    <w:p w14:paraId="244274D1" w14:textId="77777777" w:rsidR="0012406C" w:rsidRPr="008E510D" w:rsidRDefault="009A7B37" w:rsidP="00450C77">
      <w:pPr>
        <w:jc w:val="both"/>
      </w:pPr>
      <w:r w:rsidRPr="008E510D">
        <w:t>All questions regarding this submission should be directed to the editor or the submitters: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4"/>
        <w:gridCol w:w="5432"/>
      </w:tblGrid>
      <w:tr w:rsidR="009A7B37" w:rsidRPr="008E510D" w14:paraId="1B4EF228" w14:textId="77777777" w:rsidTr="0012406C">
        <w:trPr>
          <w:jc w:val="center"/>
        </w:trPr>
        <w:tc>
          <w:tcPr>
            <w:tcW w:w="2684" w:type="dxa"/>
          </w:tcPr>
          <w:p w14:paraId="24883159" w14:textId="77777777" w:rsidR="009A7B37" w:rsidRPr="008E510D" w:rsidRDefault="009A7B37" w:rsidP="00450C77">
            <w:pPr>
              <w:pStyle w:val="OGCtableheader"/>
            </w:pPr>
            <w:r w:rsidRPr="008E510D">
              <w:t>Name</w:t>
            </w:r>
          </w:p>
        </w:tc>
        <w:tc>
          <w:tcPr>
            <w:tcW w:w="5432" w:type="dxa"/>
          </w:tcPr>
          <w:p w14:paraId="17D9D862" w14:textId="77777777" w:rsidR="009A7B37" w:rsidRPr="008E510D" w:rsidRDefault="00154114" w:rsidP="00450C77">
            <w:pPr>
              <w:pStyle w:val="OGCtableheader"/>
            </w:pPr>
            <w:r w:rsidRPr="008E510D">
              <w:t>Affiliation</w:t>
            </w:r>
          </w:p>
        </w:tc>
      </w:tr>
      <w:tr w:rsidR="00437E50" w:rsidRPr="008E510D" w14:paraId="0B70FEE5" w14:textId="77777777" w:rsidTr="0012406C">
        <w:trPr>
          <w:jc w:val="center"/>
        </w:trPr>
        <w:tc>
          <w:tcPr>
            <w:tcW w:w="2684" w:type="dxa"/>
          </w:tcPr>
          <w:p w14:paraId="1BA057A7" w14:textId="27E7E490" w:rsidR="00437E50" w:rsidRPr="008E510D" w:rsidRDefault="00437E50" w:rsidP="00450C77">
            <w:pPr>
              <w:pStyle w:val="OGCtabletext"/>
              <w:jc w:val="both"/>
            </w:pPr>
            <w:r w:rsidRPr="008E510D">
              <w:t xml:space="preserve">David </w:t>
            </w:r>
            <w:r w:rsidR="0094464E" w:rsidRPr="008E510D">
              <w:t>Blodgett</w:t>
            </w:r>
          </w:p>
        </w:tc>
        <w:tc>
          <w:tcPr>
            <w:tcW w:w="5432" w:type="dxa"/>
          </w:tcPr>
          <w:p w14:paraId="714F54B1" w14:textId="1042CF74" w:rsidR="00437E50" w:rsidRPr="008E510D" w:rsidRDefault="0094464E" w:rsidP="00450C77">
            <w:pPr>
              <w:pStyle w:val="OGCtabletext"/>
              <w:jc w:val="both"/>
            </w:pPr>
            <w:r w:rsidRPr="008E510D">
              <w:t xml:space="preserve">U.S. Geological Survey </w:t>
            </w:r>
          </w:p>
        </w:tc>
      </w:tr>
      <w:tr w:rsidR="009A7B37" w:rsidRPr="008E510D" w14:paraId="732BA171" w14:textId="77777777" w:rsidTr="0012406C">
        <w:trPr>
          <w:jc w:val="center"/>
        </w:trPr>
        <w:tc>
          <w:tcPr>
            <w:tcW w:w="2684" w:type="dxa"/>
          </w:tcPr>
          <w:p w14:paraId="3EACB81B" w14:textId="77777777" w:rsidR="009A7B37" w:rsidRPr="008E510D" w:rsidRDefault="0012406C" w:rsidP="00450C77">
            <w:pPr>
              <w:pStyle w:val="OGCtabletext"/>
              <w:jc w:val="both"/>
            </w:pPr>
            <w:r w:rsidRPr="008E510D">
              <w:t>Irina Dornblut</w:t>
            </w:r>
          </w:p>
        </w:tc>
        <w:tc>
          <w:tcPr>
            <w:tcW w:w="5432" w:type="dxa"/>
          </w:tcPr>
          <w:p w14:paraId="031FB9E8" w14:textId="0734BF31" w:rsidR="009A7B37" w:rsidRPr="008E510D" w:rsidRDefault="006F1231" w:rsidP="00450C77">
            <w:pPr>
              <w:pStyle w:val="OGCtabletext"/>
              <w:jc w:val="both"/>
            </w:pPr>
            <w:r>
              <w:t xml:space="preserve">German </w:t>
            </w:r>
            <w:r w:rsidR="00C94F48" w:rsidRPr="008E510D">
              <w:t>Federal Institute of</w:t>
            </w:r>
            <w:r w:rsidR="0012406C" w:rsidRPr="008E510D">
              <w:t xml:space="preserve"> </w:t>
            </w:r>
            <w:r w:rsidR="00B02CFB">
              <w:t>Hydrology (BfG)</w:t>
            </w:r>
          </w:p>
        </w:tc>
      </w:tr>
      <w:tr w:rsidR="009A7B37" w:rsidRPr="008E510D" w14:paraId="42545525" w14:textId="77777777" w:rsidTr="0012406C">
        <w:trPr>
          <w:jc w:val="center"/>
        </w:trPr>
        <w:tc>
          <w:tcPr>
            <w:tcW w:w="2684" w:type="dxa"/>
          </w:tcPr>
          <w:p w14:paraId="6BDD53AD" w14:textId="77777777" w:rsidR="009A7B37" w:rsidRPr="008E510D" w:rsidRDefault="0012406C" w:rsidP="00450C77">
            <w:pPr>
              <w:pStyle w:val="OGCtabletext"/>
              <w:jc w:val="both"/>
            </w:pPr>
            <w:r w:rsidRPr="008E510D">
              <w:t>Robert A. Atkinson</w:t>
            </w:r>
          </w:p>
        </w:tc>
        <w:tc>
          <w:tcPr>
            <w:tcW w:w="5432" w:type="dxa"/>
          </w:tcPr>
          <w:p w14:paraId="24E00CB5" w14:textId="4C726447" w:rsidR="009A7B37" w:rsidRPr="008E510D" w:rsidRDefault="0094464E" w:rsidP="00450C77">
            <w:pPr>
              <w:pStyle w:val="OGCtabletext"/>
              <w:jc w:val="both"/>
            </w:pPr>
            <w:proofErr w:type="spellStart"/>
            <w:r w:rsidRPr="008E510D">
              <w:t>Metalinkage</w:t>
            </w:r>
            <w:proofErr w:type="spellEnd"/>
          </w:p>
        </w:tc>
      </w:tr>
      <w:tr w:rsidR="004C414A" w:rsidRPr="008E510D" w14:paraId="6C763C8F" w14:textId="77777777" w:rsidTr="0036587F">
        <w:trPr>
          <w:jc w:val="center"/>
        </w:trPr>
        <w:tc>
          <w:tcPr>
            <w:tcW w:w="2684" w:type="dxa"/>
          </w:tcPr>
          <w:p w14:paraId="6FFBD22F" w14:textId="52F38F53" w:rsidR="004C414A" w:rsidRPr="001C7981" w:rsidRDefault="008D4EE7" w:rsidP="00450C77">
            <w:pPr>
              <w:pStyle w:val="OGCtabletext"/>
              <w:jc w:val="both"/>
            </w:pPr>
            <w:r w:rsidRPr="001C7981">
              <w:t>Joshua Lieberman</w:t>
            </w:r>
          </w:p>
        </w:tc>
        <w:tc>
          <w:tcPr>
            <w:tcW w:w="5432" w:type="dxa"/>
          </w:tcPr>
          <w:p w14:paraId="2ABB3F40" w14:textId="70A6643D" w:rsidR="004C414A" w:rsidRPr="001C7981" w:rsidRDefault="001C7981" w:rsidP="00450C77">
            <w:pPr>
              <w:pStyle w:val="OGCtabletext"/>
              <w:jc w:val="both"/>
            </w:pPr>
            <w:r w:rsidRPr="001C7981">
              <w:t>Harvard University</w:t>
            </w:r>
          </w:p>
        </w:tc>
      </w:tr>
      <w:tr w:rsidR="003065A2" w:rsidRPr="008E510D" w14:paraId="592E0D2B" w14:textId="77777777" w:rsidTr="0012406C">
        <w:trPr>
          <w:jc w:val="center"/>
        </w:trPr>
        <w:tc>
          <w:tcPr>
            <w:tcW w:w="2684" w:type="dxa"/>
          </w:tcPr>
          <w:p w14:paraId="15048478" w14:textId="69C012D4" w:rsidR="003065A2" w:rsidRPr="001C7981" w:rsidRDefault="008D4EE7" w:rsidP="00450C77">
            <w:pPr>
              <w:pStyle w:val="OGCtabletext"/>
              <w:jc w:val="both"/>
            </w:pPr>
            <w:r w:rsidRPr="001C7981">
              <w:t>Darren Smith</w:t>
            </w:r>
          </w:p>
        </w:tc>
        <w:tc>
          <w:tcPr>
            <w:tcW w:w="5432" w:type="dxa"/>
          </w:tcPr>
          <w:p w14:paraId="695ABDBE" w14:textId="4C247E44" w:rsidR="003065A2" w:rsidRPr="001C7981" w:rsidRDefault="008D4EE7" w:rsidP="00450C77">
            <w:pPr>
              <w:pStyle w:val="OGCtabletext"/>
              <w:jc w:val="both"/>
            </w:pPr>
            <w:r w:rsidRPr="001C7981">
              <w:t>Australian Bureau of Meteorology</w:t>
            </w:r>
          </w:p>
        </w:tc>
      </w:tr>
      <w:tr w:rsidR="008D4EE7" w:rsidRPr="008E510D" w14:paraId="1EEE38C5" w14:textId="77777777" w:rsidTr="00A82FF3">
        <w:trPr>
          <w:jc w:val="center"/>
        </w:trPr>
        <w:tc>
          <w:tcPr>
            <w:tcW w:w="2684" w:type="dxa"/>
          </w:tcPr>
          <w:p w14:paraId="42DB16CE" w14:textId="77777777" w:rsidR="008D4EE7" w:rsidRPr="001C7981" w:rsidRDefault="008D4EE7" w:rsidP="00450C77">
            <w:pPr>
              <w:pStyle w:val="OGCtabletext"/>
              <w:jc w:val="both"/>
            </w:pPr>
            <w:r w:rsidRPr="001C7981">
              <w:t>Bruce Simons</w:t>
            </w:r>
          </w:p>
        </w:tc>
        <w:tc>
          <w:tcPr>
            <w:tcW w:w="5432" w:type="dxa"/>
          </w:tcPr>
          <w:p w14:paraId="6A06B8D8" w14:textId="77777777" w:rsidR="008D4EE7" w:rsidRPr="001C7981" w:rsidRDefault="008D4EE7" w:rsidP="00450C77">
            <w:pPr>
              <w:pStyle w:val="OGCtabletext"/>
              <w:jc w:val="both"/>
            </w:pPr>
            <w:r w:rsidRPr="001C7981">
              <w:t>CSIRO Land and Water</w:t>
            </w:r>
          </w:p>
        </w:tc>
      </w:tr>
      <w:tr w:rsidR="004C414A" w:rsidRPr="008E510D" w14:paraId="3FEF398F" w14:textId="77777777" w:rsidTr="0012406C">
        <w:trPr>
          <w:jc w:val="center"/>
        </w:trPr>
        <w:tc>
          <w:tcPr>
            <w:tcW w:w="2684" w:type="dxa"/>
          </w:tcPr>
          <w:p w14:paraId="4D58FBE8" w14:textId="0C3CA4FC" w:rsidR="004C414A" w:rsidRPr="00B02CFB" w:rsidRDefault="00000352" w:rsidP="00450C77">
            <w:pPr>
              <w:pStyle w:val="OGCtabletext"/>
              <w:jc w:val="both"/>
              <w:rPr>
                <w:highlight w:val="yellow"/>
              </w:rPr>
            </w:pPr>
            <w:r w:rsidRPr="00000352">
              <w:lastRenderedPageBreak/>
              <w:t>Dav</w:t>
            </w:r>
            <w:r>
              <w:t>id Arctur</w:t>
            </w:r>
          </w:p>
        </w:tc>
        <w:tc>
          <w:tcPr>
            <w:tcW w:w="5432" w:type="dxa"/>
          </w:tcPr>
          <w:p w14:paraId="69C4DA15" w14:textId="39BA5474" w:rsidR="004C414A" w:rsidRPr="00B02CFB" w:rsidRDefault="00000352" w:rsidP="00450C77">
            <w:pPr>
              <w:pStyle w:val="OGCtabletext"/>
              <w:jc w:val="both"/>
              <w:rPr>
                <w:highlight w:val="yellow"/>
              </w:rPr>
            </w:pPr>
            <w:r w:rsidRPr="00000352">
              <w:t>Un</w:t>
            </w:r>
            <w:r>
              <w:t>iversity of Texas at Austin</w:t>
            </w:r>
          </w:p>
        </w:tc>
      </w:tr>
      <w:tr w:rsidR="004C414A" w:rsidRPr="008E510D" w14:paraId="58D51AFE" w14:textId="77777777" w:rsidTr="0012406C">
        <w:trPr>
          <w:jc w:val="center"/>
        </w:trPr>
        <w:tc>
          <w:tcPr>
            <w:tcW w:w="2684" w:type="dxa"/>
          </w:tcPr>
          <w:p w14:paraId="3E98C8D8" w14:textId="2A178E4F" w:rsidR="004C414A" w:rsidRPr="008E510D" w:rsidRDefault="006F1231" w:rsidP="00450C77">
            <w:pPr>
              <w:pStyle w:val="OGCtabletext"/>
              <w:jc w:val="both"/>
            </w:pPr>
            <w:r>
              <w:t>Mickael Beaufils</w:t>
            </w:r>
          </w:p>
        </w:tc>
        <w:tc>
          <w:tcPr>
            <w:tcW w:w="5432" w:type="dxa"/>
          </w:tcPr>
          <w:p w14:paraId="065DD586" w14:textId="40DA0669" w:rsidR="004C414A" w:rsidRPr="008E510D" w:rsidRDefault="006F1231" w:rsidP="00450C77">
            <w:pPr>
              <w:pStyle w:val="OGCtabletext"/>
              <w:jc w:val="both"/>
            </w:pPr>
            <w:r>
              <w:t>French Geological Survey (BRGM)</w:t>
            </w:r>
          </w:p>
        </w:tc>
      </w:tr>
      <w:tr w:rsidR="004C414A" w:rsidRPr="008E510D" w14:paraId="560F2614" w14:textId="77777777" w:rsidTr="0012406C">
        <w:trPr>
          <w:jc w:val="center"/>
        </w:trPr>
        <w:tc>
          <w:tcPr>
            <w:tcW w:w="2684" w:type="dxa"/>
          </w:tcPr>
          <w:p w14:paraId="771F130F" w14:textId="09B3B974" w:rsidR="004C414A" w:rsidRPr="008E510D" w:rsidRDefault="006E545A" w:rsidP="00450C77">
            <w:pPr>
              <w:pStyle w:val="OGCtabletext"/>
              <w:jc w:val="both"/>
            </w:pPr>
            <w:r>
              <w:t>Aitor Corchero</w:t>
            </w:r>
          </w:p>
        </w:tc>
        <w:tc>
          <w:tcPr>
            <w:tcW w:w="5432" w:type="dxa"/>
          </w:tcPr>
          <w:p w14:paraId="7E2B169B" w14:textId="4EDE4692" w:rsidR="004C414A" w:rsidRPr="008E510D" w:rsidRDefault="006E545A" w:rsidP="00450C77">
            <w:pPr>
              <w:pStyle w:val="OGCtabletext"/>
              <w:jc w:val="both"/>
            </w:pPr>
            <w:proofErr w:type="spellStart"/>
            <w:r>
              <w:t>Eurecat</w:t>
            </w:r>
            <w:proofErr w:type="spellEnd"/>
          </w:p>
        </w:tc>
      </w:tr>
      <w:tr w:rsidR="003065A2" w:rsidRPr="008E510D" w14:paraId="5360CBFD" w14:textId="77777777" w:rsidTr="0012406C">
        <w:trPr>
          <w:jc w:val="center"/>
        </w:trPr>
        <w:tc>
          <w:tcPr>
            <w:tcW w:w="2684" w:type="dxa"/>
          </w:tcPr>
          <w:p w14:paraId="6DDB2DC1" w14:textId="77777777" w:rsidR="003065A2" w:rsidRPr="008E510D" w:rsidRDefault="003065A2" w:rsidP="00450C77">
            <w:pPr>
              <w:pStyle w:val="OGCtabletext"/>
              <w:jc w:val="both"/>
            </w:pPr>
          </w:p>
        </w:tc>
        <w:tc>
          <w:tcPr>
            <w:tcW w:w="5432" w:type="dxa"/>
          </w:tcPr>
          <w:p w14:paraId="0C772F5D" w14:textId="77777777" w:rsidR="003065A2" w:rsidRPr="008E510D" w:rsidRDefault="003065A2" w:rsidP="00450C77">
            <w:pPr>
              <w:pStyle w:val="OGCtabletext"/>
              <w:jc w:val="both"/>
            </w:pPr>
          </w:p>
        </w:tc>
      </w:tr>
    </w:tbl>
    <w:p w14:paraId="154C1ADC" w14:textId="77777777" w:rsidR="00830688" w:rsidRPr="008E510D" w:rsidRDefault="00830688" w:rsidP="00450C77">
      <w:pPr>
        <w:pStyle w:val="introelements"/>
        <w:jc w:val="both"/>
      </w:pPr>
      <w:r w:rsidRPr="008E510D">
        <w:t>Changes to the OGC® Abstract Specification</w:t>
      </w:r>
    </w:p>
    <w:p w14:paraId="4397CD24" w14:textId="38489DF5" w:rsidR="007E4044" w:rsidRPr="007E4044" w:rsidRDefault="00A4167C" w:rsidP="007E4044">
      <w:pPr>
        <w:jc w:val="both"/>
        <w:rPr>
          <w:rFonts w:eastAsia="MS Mincho"/>
          <w:highlight w:val="yellow"/>
          <w:lang w:val="en-AU"/>
        </w:rPr>
      </w:pPr>
      <w:r w:rsidRPr="0005794C">
        <w:t>The HY_Features conceptual model</w:t>
      </w:r>
      <w:r w:rsidR="00253484" w:rsidRPr="0005794C">
        <w:t>,</w:t>
      </w:r>
      <w:r w:rsidRPr="0005794C">
        <w:t xml:space="preserve"> described in this standard</w:t>
      </w:r>
      <w:r w:rsidR="00253484" w:rsidRPr="0005794C">
        <w:t>,</w:t>
      </w:r>
      <w:r w:rsidRPr="0005794C">
        <w:t xml:space="preserve"> references concepts defined in the </w:t>
      </w:r>
      <w:r w:rsidR="0075194F" w:rsidRPr="0005794C">
        <w:rPr>
          <w:rFonts w:eastAsia="MS Mincho"/>
          <w:lang w:val="en-AU"/>
        </w:rPr>
        <w:t>OGC Abstract Specification</w:t>
      </w:r>
      <w:r w:rsidR="001D5F55">
        <w:rPr>
          <w:rFonts w:eastAsia="MS Mincho"/>
          <w:lang w:val="en-AU"/>
        </w:rPr>
        <w:t xml:space="preserve"> (</w:t>
      </w:r>
      <w:r w:rsidR="00110C18">
        <w:rPr>
          <w:rFonts w:eastAsia="MS Mincho"/>
          <w:lang w:val="en-AU"/>
        </w:rPr>
        <w:t xml:space="preserve">OGC </w:t>
      </w:r>
      <w:r w:rsidR="001D5F55">
        <w:rPr>
          <w:rFonts w:eastAsia="MS Mincho"/>
          <w:lang w:val="en-AU"/>
        </w:rPr>
        <w:t>AS)</w:t>
      </w:r>
      <w:r w:rsidRPr="0005794C">
        <w:rPr>
          <w:rFonts w:eastAsia="MS Mincho"/>
          <w:lang w:val="en-AU"/>
        </w:rPr>
        <w:t xml:space="preserve">. </w:t>
      </w:r>
      <w:r w:rsidR="00032B54" w:rsidRPr="0005794C">
        <w:rPr>
          <w:rFonts w:eastAsia="MS Mincho"/>
          <w:lang w:val="en-AU"/>
        </w:rPr>
        <w:t>Conformance to t</w:t>
      </w:r>
      <w:r w:rsidR="00253484" w:rsidRPr="0005794C">
        <w:rPr>
          <w:rFonts w:eastAsia="MS Mincho"/>
          <w:lang w:val="en-AU"/>
        </w:rPr>
        <w:t xml:space="preserve">he OGC </w:t>
      </w:r>
      <w:r w:rsidR="001D5F55">
        <w:rPr>
          <w:rFonts w:eastAsia="MS Mincho"/>
          <w:lang w:val="en-AU"/>
        </w:rPr>
        <w:t>AS</w:t>
      </w:r>
      <w:r w:rsidR="00253484" w:rsidRPr="0005794C">
        <w:rPr>
          <w:rFonts w:eastAsia="MS Mincho"/>
          <w:lang w:val="en-AU"/>
        </w:rPr>
        <w:t xml:space="preserve"> </w:t>
      </w:r>
      <w:r w:rsidR="00A6032D">
        <w:rPr>
          <w:rFonts w:eastAsia="MS Mincho"/>
          <w:lang w:val="en-AU"/>
        </w:rPr>
        <w:t>may be</w:t>
      </w:r>
      <w:r w:rsidR="00A6032D" w:rsidRPr="0005794C">
        <w:rPr>
          <w:rFonts w:eastAsia="MS Mincho"/>
          <w:lang w:val="en-AU"/>
        </w:rPr>
        <w:t xml:space="preserve"> </w:t>
      </w:r>
      <w:r w:rsidR="0005794C" w:rsidRPr="0005794C">
        <w:rPr>
          <w:rFonts w:eastAsia="MS Mincho"/>
          <w:lang w:val="en-AU"/>
        </w:rPr>
        <w:t>achieved via</w:t>
      </w:r>
      <w:r w:rsidR="00032B54" w:rsidRPr="0005794C">
        <w:rPr>
          <w:rFonts w:eastAsia="MS Mincho"/>
          <w:lang w:val="en-AU"/>
        </w:rPr>
        <w:t xml:space="preserve"> specialization of the relevant concept</w:t>
      </w:r>
      <w:r w:rsidR="00253484" w:rsidRPr="0005794C">
        <w:rPr>
          <w:rFonts w:eastAsia="MS Mincho"/>
          <w:lang w:val="en-AU"/>
        </w:rPr>
        <w:t>. An</w:t>
      </w:r>
      <w:r w:rsidR="00032B54" w:rsidRPr="0005794C">
        <w:rPr>
          <w:rFonts w:eastAsia="MS Mincho"/>
          <w:lang w:val="en-AU"/>
        </w:rPr>
        <w:t xml:space="preserve"> example</w:t>
      </w:r>
      <w:r w:rsidR="00253484" w:rsidRPr="0005794C">
        <w:rPr>
          <w:rFonts w:eastAsia="MS Mincho"/>
          <w:lang w:val="en-AU"/>
        </w:rPr>
        <w:t xml:space="preserve"> of this kind of </w:t>
      </w:r>
      <w:r w:rsidR="001D5F55">
        <w:rPr>
          <w:rFonts w:eastAsia="MS Mincho"/>
          <w:lang w:val="en-AU"/>
        </w:rPr>
        <w:t>conformance</w:t>
      </w:r>
      <w:r w:rsidR="001D5F55" w:rsidRPr="0005794C">
        <w:rPr>
          <w:rFonts w:eastAsia="MS Mincho"/>
          <w:lang w:val="en-AU"/>
        </w:rPr>
        <w:t xml:space="preserve"> </w:t>
      </w:r>
      <w:r w:rsidR="00253484" w:rsidRPr="0005794C">
        <w:rPr>
          <w:rFonts w:eastAsia="MS Mincho"/>
          <w:lang w:val="en-AU"/>
        </w:rPr>
        <w:t>is</w:t>
      </w:r>
      <w:r w:rsidR="00032B54" w:rsidRPr="0005794C">
        <w:rPr>
          <w:rFonts w:eastAsia="MS Mincho"/>
          <w:lang w:val="en-AU"/>
        </w:rPr>
        <w:t xml:space="preserve"> a </w:t>
      </w:r>
      <w:r w:rsidR="00BF2669">
        <w:rPr>
          <w:rFonts w:eastAsia="MS Mincho"/>
          <w:lang w:val="en-AU"/>
        </w:rPr>
        <w:t>geographic</w:t>
      </w:r>
      <w:r w:rsidR="00BF2669" w:rsidRPr="0005794C">
        <w:rPr>
          <w:rFonts w:eastAsia="MS Mincho"/>
          <w:lang w:val="en-AU"/>
        </w:rPr>
        <w:t xml:space="preserve"> </w:t>
      </w:r>
      <w:r w:rsidR="00253484" w:rsidRPr="0005794C">
        <w:rPr>
          <w:rFonts w:eastAsia="MS Mincho"/>
          <w:lang w:val="en-AU"/>
        </w:rPr>
        <w:t>feature</w:t>
      </w:r>
      <w:r w:rsidR="00032B54" w:rsidRPr="0005794C">
        <w:rPr>
          <w:rFonts w:eastAsia="MS Mincho"/>
          <w:lang w:val="en-AU"/>
        </w:rPr>
        <w:t xml:space="preserve"> </w:t>
      </w:r>
      <w:r w:rsidR="00BF2669">
        <w:rPr>
          <w:rFonts w:eastAsia="MS Mincho"/>
          <w:lang w:val="en-AU"/>
        </w:rPr>
        <w:t>specialization</w:t>
      </w:r>
      <w:r w:rsidR="00BF2669" w:rsidRPr="0005794C">
        <w:rPr>
          <w:rFonts w:eastAsia="MS Mincho"/>
          <w:lang w:val="en-AU"/>
        </w:rPr>
        <w:t xml:space="preserve"> </w:t>
      </w:r>
      <w:r w:rsidR="001D5F55">
        <w:rPr>
          <w:rFonts w:eastAsia="MS Mincho"/>
          <w:lang w:val="en-AU"/>
        </w:rPr>
        <w:t>that carries</w:t>
      </w:r>
      <w:r w:rsidR="001D5F55" w:rsidRPr="0005794C">
        <w:rPr>
          <w:rFonts w:eastAsia="MS Mincho"/>
          <w:lang w:val="en-AU"/>
        </w:rPr>
        <w:t xml:space="preserve"> </w:t>
      </w:r>
      <w:r w:rsidR="00253484" w:rsidRPr="0005794C">
        <w:rPr>
          <w:rFonts w:eastAsia="MS Mincho"/>
          <w:lang w:val="en-AU"/>
        </w:rPr>
        <w:t>specific hydrologic feature attributes and associations.</w:t>
      </w:r>
      <w:r w:rsidR="00032B54" w:rsidRPr="0005794C">
        <w:rPr>
          <w:rFonts w:eastAsia="MS Mincho"/>
          <w:lang w:val="en-AU"/>
        </w:rPr>
        <w:t xml:space="preserve"> </w:t>
      </w:r>
      <w:r w:rsidR="0005794C" w:rsidRPr="0005794C">
        <w:rPr>
          <w:rFonts w:eastAsia="MS Mincho"/>
          <w:lang w:val="en-AU"/>
        </w:rPr>
        <w:t xml:space="preserve">Conformance </w:t>
      </w:r>
      <w:r w:rsidR="00A6032D">
        <w:rPr>
          <w:rFonts w:eastAsia="MS Mincho"/>
          <w:lang w:val="en-AU"/>
        </w:rPr>
        <w:t>may</w:t>
      </w:r>
      <w:r w:rsidR="001D5F55">
        <w:rPr>
          <w:rFonts w:eastAsia="MS Mincho"/>
          <w:lang w:val="en-AU"/>
        </w:rPr>
        <w:t xml:space="preserve"> </w:t>
      </w:r>
      <w:r w:rsidR="0005794C" w:rsidRPr="0005794C">
        <w:rPr>
          <w:rFonts w:eastAsia="MS Mincho"/>
          <w:lang w:val="en-AU"/>
        </w:rPr>
        <w:t xml:space="preserve">also </w:t>
      </w:r>
      <w:r w:rsidR="001D5F55">
        <w:rPr>
          <w:rFonts w:eastAsia="MS Mincho"/>
          <w:lang w:val="en-AU"/>
        </w:rPr>
        <w:t xml:space="preserve">be </w:t>
      </w:r>
      <w:r w:rsidR="0005794C" w:rsidRPr="0005794C">
        <w:rPr>
          <w:rFonts w:eastAsia="MS Mincho"/>
          <w:lang w:val="en-AU"/>
        </w:rPr>
        <w:t xml:space="preserve">achieved </w:t>
      </w:r>
      <w:r w:rsidR="00032B54" w:rsidRPr="0005794C">
        <w:rPr>
          <w:rFonts w:eastAsia="MS Mincho"/>
          <w:lang w:val="en-AU"/>
        </w:rPr>
        <w:t xml:space="preserve">by </w:t>
      </w:r>
      <w:r w:rsidR="001D5F55">
        <w:rPr>
          <w:rFonts w:eastAsia="MS Mincho"/>
          <w:lang w:val="en-AU"/>
        </w:rPr>
        <w:t>asserting</w:t>
      </w:r>
      <w:r w:rsidR="001D5F55" w:rsidRPr="0005794C">
        <w:rPr>
          <w:rFonts w:eastAsia="MS Mincho"/>
          <w:lang w:val="en-AU"/>
        </w:rPr>
        <w:t xml:space="preserve"> </w:t>
      </w:r>
      <w:r w:rsidR="001D5F55">
        <w:rPr>
          <w:rFonts w:eastAsia="MS Mincho"/>
          <w:lang w:val="en-AU"/>
        </w:rPr>
        <w:t>a</w:t>
      </w:r>
      <w:r w:rsidR="001D5F55" w:rsidRPr="0005794C">
        <w:rPr>
          <w:rFonts w:eastAsia="MS Mincho"/>
          <w:lang w:val="en-AU"/>
        </w:rPr>
        <w:t xml:space="preserve"> </w:t>
      </w:r>
      <w:r w:rsidR="00032B54" w:rsidRPr="0005794C">
        <w:rPr>
          <w:rFonts w:eastAsia="MS Mincho"/>
          <w:lang w:val="en-AU"/>
        </w:rPr>
        <w:t>correspondence</w:t>
      </w:r>
      <w:r w:rsidR="00110C18">
        <w:rPr>
          <w:rFonts w:eastAsia="MS Mincho"/>
          <w:lang w:val="en-AU"/>
        </w:rPr>
        <w:t xml:space="preserve"> or analogy</w:t>
      </w:r>
      <w:r w:rsidR="00032B54" w:rsidRPr="0005794C">
        <w:rPr>
          <w:rFonts w:eastAsia="MS Mincho"/>
          <w:lang w:val="en-AU"/>
        </w:rPr>
        <w:t xml:space="preserve"> </w:t>
      </w:r>
      <w:r w:rsidR="001D5F55">
        <w:rPr>
          <w:rFonts w:eastAsia="MS Mincho"/>
          <w:lang w:val="en-AU"/>
        </w:rPr>
        <w:t xml:space="preserve">between HY_Features concepts and </w:t>
      </w:r>
      <w:r w:rsidR="00110C18">
        <w:rPr>
          <w:rFonts w:eastAsia="MS Mincho"/>
          <w:lang w:val="en-AU"/>
        </w:rPr>
        <w:t xml:space="preserve">OGC </w:t>
      </w:r>
      <w:r w:rsidR="001D5F55">
        <w:rPr>
          <w:rFonts w:eastAsia="MS Mincho"/>
          <w:lang w:val="en-AU"/>
        </w:rPr>
        <w:t xml:space="preserve">AS </w:t>
      </w:r>
      <w:r w:rsidR="00293B87">
        <w:rPr>
          <w:rFonts w:eastAsia="MS Mincho"/>
          <w:lang w:val="en-AU"/>
        </w:rPr>
        <w:t>c</w:t>
      </w:r>
      <w:r w:rsidR="001D5F55">
        <w:rPr>
          <w:rFonts w:eastAsia="MS Mincho"/>
          <w:lang w:val="en-AU"/>
        </w:rPr>
        <w:t xml:space="preserve">oncepts. </w:t>
      </w:r>
      <w:r w:rsidR="0005794C" w:rsidRPr="00293B87">
        <w:rPr>
          <w:rFonts w:eastAsia="MS Mincho"/>
          <w:lang w:val="en-AU"/>
        </w:rPr>
        <w:t xml:space="preserve">For example, the river reference system </w:t>
      </w:r>
      <w:r w:rsidR="007E4044" w:rsidRPr="00293B87">
        <w:rPr>
          <w:rFonts w:eastAsia="MS Mincho"/>
          <w:lang w:val="en-AU"/>
        </w:rPr>
        <w:t xml:space="preserve">for referencing </w:t>
      </w:r>
      <w:r w:rsidR="001D5F55" w:rsidRPr="00293B87">
        <w:rPr>
          <w:rFonts w:eastAsia="MS Mincho"/>
          <w:lang w:val="en-AU"/>
        </w:rPr>
        <w:t xml:space="preserve">positions </w:t>
      </w:r>
      <w:r w:rsidR="007E4044" w:rsidRPr="00293B87">
        <w:rPr>
          <w:rFonts w:eastAsia="MS Mincho"/>
          <w:lang w:val="en-AU"/>
        </w:rPr>
        <w:t>along a nominal flowpath</w:t>
      </w:r>
      <w:r w:rsidR="0005794C" w:rsidRPr="00293B87">
        <w:rPr>
          <w:rFonts w:eastAsia="MS Mincho"/>
          <w:lang w:val="en-AU"/>
        </w:rPr>
        <w:t xml:space="preserve"> </w:t>
      </w:r>
      <w:r w:rsidR="001D5F55" w:rsidRPr="00293B87">
        <w:rPr>
          <w:rFonts w:eastAsia="MS Mincho"/>
          <w:lang w:val="en-AU"/>
        </w:rPr>
        <w:t xml:space="preserve">corresponds </w:t>
      </w:r>
      <w:r w:rsidR="007E4044" w:rsidRPr="00293B87">
        <w:rPr>
          <w:rFonts w:eastAsia="MS Mincho"/>
          <w:lang w:val="en-AU"/>
        </w:rPr>
        <w:t>to linear refere</w:t>
      </w:r>
      <w:r w:rsidR="0005794C" w:rsidRPr="00293B87">
        <w:rPr>
          <w:rFonts w:eastAsia="MS Mincho"/>
          <w:lang w:val="en-AU"/>
        </w:rPr>
        <w:t xml:space="preserve">ncing along any linear </w:t>
      </w:r>
      <w:r w:rsidR="001D5F55" w:rsidRPr="00293B87">
        <w:rPr>
          <w:rFonts w:eastAsia="MS Mincho"/>
          <w:lang w:val="en-AU"/>
        </w:rPr>
        <w:t xml:space="preserve">feature </w:t>
      </w:r>
      <w:r w:rsidR="0005794C" w:rsidRPr="00293B87">
        <w:rPr>
          <w:rFonts w:eastAsia="MS Mincho"/>
          <w:lang w:val="en-AU"/>
        </w:rPr>
        <w:t>element.</w:t>
      </w:r>
    </w:p>
    <w:p w14:paraId="26A5D98D" w14:textId="54E0A2E9" w:rsidR="007E4044" w:rsidRDefault="007E4044" w:rsidP="007E4044">
      <w:pPr>
        <w:jc w:val="both"/>
      </w:pPr>
      <w:r w:rsidRPr="0005794C">
        <w:t>This standard requires no changes to the</w:t>
      </w:r>
      <w:r w:rsidR="001D5F55">
        <w:t xml:space="preserve"> </w:t>
      </w:r>
      <w:r w:rsidR="00327CAE">
        <w:t xml:space="preserve">current version of the </w:t>
      </w:r>
      <w:proofErr w:type="spellStart"/>
      <w:r w:rsidRPr="0005794C">
        <w:t>OpenGIS</w:t>
      </w:r>
      <w:proofErr w:type="spellEnd"/>
      <w:r w:rsidRPr="0005794C">
        <w:t xml:space="preserve"> ® Abstract Specification.</w:t>
      </w:r>
    </w:p>
    <w:p w14:paraId="7EEE3A91" w14:textId="77777777" w:rsidR="0075194F" w:rsidRPr="008E510D" w:rsidRDefault="0075194F" w:rsidP="00450C77">
      <w:pPr>
        <w:jc w:val="both"/>
      </w:pPr>
    </w:p>
    <w:p w14:paraId="0F4FAC02" w14:textId="77777777" w:rsidR="00B379FA" w:rsidRPr="008E510D" w:rsidRDefault="00B379FA" w:rsidP="00154490">
      <w:pPr>
        <w:pStyle w:val="introelements"/>
        <w:numPr>
          <w:ilvl w:val="0"/>
          <w:numId w:val="0"/>
        </w:numPr>
        <w:ind w:left="504" w:hanging="504"/>
        <w:sectPr w:rsidR="00B379FA" w:rsidRPr="008E510D" w:rsidSect="003E4BDF">
          <w:headerReference w:type="even" r:id="rId10"/>
          <w:headerReference w:type="default" r:id="rId11"/>
          <w:footerReference w:type="even" r:id="rId12"/>
          <w:footerReference w:type="default" r:id="rId13"/>
          <w:footerReference w:type="first" r:id="rId14"/>
          <w:type w:val="continuous"/>
          <w:pgSz w:w="12240" w:h="15840"/>
          <w:pgMar w:top="1440" w:right="1800" w:bottom="1440" w:left="1800" w:header="720" w:footer="720" w:gutter="0"/>
          <w:pgNumType w:fmt="lowerRoman"/>
          <w:cols w:space="720"/>
          <w:titlePg/>
          <w:docGrid w:linePitch="360"/>
        </w:sectPr>
      </w:pPr>
    </w:p>
    <w:p w14:paraId="2EFFB64C" w14:textId="77777777" w:rsidR="00B628D4" w:rsidRPr="008E510D" w:rsidRDefault="00B628D4" w:rsidP="00834E29">
      <w:pPr>
        <w:pStyle w:val="berschrift1"/>
        <w:jc w:val="both"/>
      </w:pPr>
      <w:bookmarkStart w:id="6" w:name="_Toc458775718"/>
      <w:bookmarkStart w:id="7" w:name="_Toc471741634"/>
      <w:r w:rsidRPr="008E510D">
        <w:lastRenderedPageBreak/>
        <w:t>Scope</w:t>
      </w:r>
      <w:bookmarkEnd w:id="6"/>
      <w:bookmarkEnd w:id="7"/>
    </w:p>
    <w:p w14:paraId="2BE20D36" w14:textId="124A5518" w:rsidR="00A45372" w:rsidRPr="008E510D" w:rsidRDefault="00A45372" w:rsidP="00450C77">
      <w:pPr>
        <w:pStyle w:val="StandardWeb"/>
        <w:jc w:val="both"/>
        <w:rPr>
          <w:lang w:val="en-US"/>
        </w:rPr>
      </w:pPr>
      <w:r w:rsidRPr="008E510D">
        <w:rPr>
          <w:lang w:val="en-US"/>
        </w:rPr>
        <w:t xml:space="preserve">This OGC Implementation Standard defines a common feature model for the identification and description of </w:t>
      </w:r>
      <w:r w:rsidR="00C53E18">
        <w:rPr>
          <w:lang w:val="en-US"/>
        </w:rPr>
        <w:t xml:space="preserve">surface </w:t>
      </w:r>
      <w:r w:rsidRPr="008E510D">
        <w:rPr>
          <w:lang w:val="en-US"/>
        </w:rPr>
        <w:t>hydrologic features using established models and patterns in use in the Hydrology domain and endorsed by WMO and UNESCO such as those documented in the "International Glossary of Hydrology".</w:t>
      </w:r>
    </w:p>
    <w:p w14:paraId="4E0263EA" w14:textId="08BC5E96" w:rsidR="00DC0E9A" w:rsidRPr="0005794C" w:rsidRDefault="00C429B8" w:rsidP="00450C77">
      <w:pPr>
        <w:pStyle w:val="StandardWeb"/>
        <w:jc w:val="both"/>
        <w:rPr>
          <w:lang w:val="en-US"/>
        </w:rPr>
      </w:pPr>
      <w:r w:rsidRPr="0005794C">
        <w:rPr>
          <w:lang w:val="en-US"/>
        </w:rPr>
        <w:t>This standard will form</w:t>
      </w:r>
      <w:r w:rsidR="00B30F05">
        <w:rPr>
          <w:lang w:val="en-US"/>
        </w:rPr>
        <w:t xml:space="preserve"> (along with any subsequent implementations)</w:t>
      </w:r>
      <w:r w:rsidRPr="0005794C">
        <w:rPr>
          <w:lang w:val="en-US"/>
        </w:rPr>
        <w:t xml:space="preserve"> the third part of an intended ‘OGC WaterML 2’ suite of </w:t>
      </w:r>
      <w:r w:rsidR="0005794C" w:rsidRPr="0005794C">
        <w:rPr>
          <w:lang w:val="en-US"/>
        </w:rPr>
        <w:t>standards that</w:t>
      </w:r>
      <w:r w:rsidRPr="0005794C">
        <w:rPr>
          <w:lang w:val="en-US"/>
        </w:rPr>
        <w:t xml:space="preserve"> group</w:t>
      </w:r>
      <w:r w:rsidR="0005794C" w:rsidRPr="0005794C">
        <w:rPr>
          <w:lang w:val="en-US"/>
        </w:rPr>
        <w:t>s</w:t>
      </w:r>
      <w:r w:rsidRPr="0005794C">
        <w:rPr>
          <w:lang w:val="en-US"/>
        </w:rPr>
        <w:t xml:space="preserve"> water-related OGC standards. Following Part 1: </w:t>
      </w:r>
      <w:proofErr w:type="spellStart"/>
      <w:r w:rsidRPr="0005794C">
        <w:rPr>
          <w:lang w:val="en-US"/>
        </w:rPr>
        <w:t>Timeseries</w:t>
      </w:r>
      <w:proofErr w:type="spellEnd"/>
      <w:r w:rsidRPr="0005794C">
        <w:rPr>
          <w:lang w:val="en-US"/>
        </w:rPr>
        <w:t xml:space="preserve">, Part 2: </w:t>
      </w:r>
      <w:r w:rsidRPr="0005794C">
        <w:t xml:space="preserve">Ratings, </w:t>
      </w:r>
      <w:proofErr w:type="spellStart"/>
      <w:r w:rsidRPr="0005794C">
        <w:t>Gaugings</w:t>
      </w:r>
      <w:proofErr w:type="spellEnd"/>
      <w:r w:rsidRPr="0005794C">
        <w:t xml:space="preserve"> and Sections</w:t>
      </w:r>
      <w:r w:rsidRPr="0005794C">
        <w:rPr>
          <w:lang w:val="en-US"/>
        </w:rPr>
        <w:t xml:space="preserve">, this standard </w:t>
      </w:r>
      <w:r w:rsidR="00B30F05">
        <w:rPr>
          <w:lang w:val="en-US"/>
        </w:rPr>
        <w:t>is titled</w:t>
      </w:r>
      <w:r w:rsidR="00B30F05" w:rsidRPr="0005794C">
        <w:rPr>
          <w:lang w:val="en-US"/>
        </w:rPr>
        <w:t xml:space="preserve"> </w:t>
      </w:r>
      <w:r w:rsidRPr="0005794C">
        <w:rPr>
          <w:lang w:val="en-US"/>
        </w:rPr>
        <w:t>Part 3: Surface Hydrology Features</w:t>
      </w:r>
      <w:r w:rsidR="00790A8F">
        <w:rPr>
          <w:lang w:val="en-US"/>
        </w:rPr>
        <w:t xml:space="preserve"> Conceptual Model</w:t>
      </w:r>
      <w:r w:rsidRPr="0005794C">
        <w:rPr>
          <w:lang w:val="en-US"/>
        </w:rPr>
        <w:t xml:space="preserve">. </w:t>
      </w:r>
    </w:p>
    <w:p w14:paraId="1A218A9D" w14:textId="68701939" w:rsidR="00A45372" w:rsidRPr="0005794C" w:rsidRDefault="00647B0F" w:rsidP="00450C77">
      <w:pPr>
        <w:pStyle w:val="StandardWeb"/>
        <w:jc w:val="both"/>
        <w:rPr>
          <w:lang w:val="en-US"/>
        </w:rPr>
      </w:pPr>
      <w:r w:rsidRPr="0005794C">
        <w:rPr>
          <w:lang w:val="en-US"/>
        </w:rPr>
        <w:t xml:space="preserve">This document introduces the HY_Features conceptual model </w:t>
      </w:r>
      <w:r w:rsidR="00790A8F">
        <w:rPr>
          <w:lang w:val="en-US"/>
        </w:rPr>
        <w:t>only</w:t>
      </w:r>
      <w:r w:rsidRPr="0005794C">
        <w:rPr>
          <w:lang w:val="en-US"/>
        </w:rPr>
        <w:t xml:space="preserve">. </w:t>
      </w:r>
      <w:r w:rsidR="00A45372" w:rsidRPr="0005794C">
        <w:rPr>
          <w:lang w:val="en-US"/>
        </w:rPr>
        <w:t xml:space="preserve">The normative model is a machine-readable UML </w:t>
      </w:r>
      <w:r w:rsidR="00C53E18" w:rsidRPr="0005794C">
        <w:rPr>
          <w:lang w:val="en-US"/>
        </w:rPr>
        <w:t>artifact</w:t>
      </w:r>
      <w:r w:rsidR="00A45372" w:rsidRPr="0005794C">
        <w:rPr>
          <w:lang w:val="en-US"/>
        </w:rPr>
        <w:t xml:space="preserve"> published by the OGC in conjunction with this document at: </w:t>
      </w:r>
      <w:r w:rsidR="00A45372" w:rsidRPr="0005794C">
        <w:rPr>
          <w:rStyle w:val="Fett"/>
          <w:lang w:val="en-US"/>
        </w:rPr>
        <w:t>[insert URL here]</w:t>
      </w:r>
      <w:r w:rsidR="00A45372" w:rsidRPr="0005794C">
        <w:rPr>
          <w:lang w:val="en-US"/>
        </w:rPr>
        <w:t>.</w:t>
      </w:r>
      <w:r w:rsidR="00A6032D">
        <w:rPr>
          <w:lang w:val="en-US"/>
        </w:rPr>
        <w:t xml:space="preserve"> </w:t>
      </w:r>
      <w:r w:rsidR="005C59DE">
        <w:rPr>
          <w:lang w:val="en-US"/>
        </w:rPr>
        <w:t>Clause</w:t>
      </w:r>
      <w:r w:rsidR="00A6032D">
        <w:rPr>
          <w:lang w:val="en-US"/>
        </w:rPr>
        <w:t xml:space="preserve"> 7 of this document presents </w:t>
      </w:r>
      <w:r w:rsidR="001C56DE">
        <w:rPr>
          <w:lang w:val="en-US"/>
        </w:rPr>
        <w:t>requirements</w:t>
      </w:r>
      <w:r w:rsidR="00A6032D">
        <w:rPr>
          <w:lang w:val="en-US"/>
        </w:rPr>
        <w:t xml:space="preserve"> classes and requirements for </w:t>
      </w:r>
      <w:r w:rsidR="001C56DE">
        <w:rPr>
          <w:lang w:val="en-US"/>
        </w:rPr>
        <w:t xml:space="preserve">model </w:t>
      </w:r>
      <w:r w:rsidR="00A6032D">
        <w:rPr>
          <w:lang w:val="en-US"/>
        </w:rPr>
        <w:t xml:space="preserve">implementations </w:t>
      </w:r>
      <w:r w:rsidR="001C56DE">
        <w:rPr>
          <w:lang w:val="en-US"/>
        </w:rPr>
        <w:t xml:space="preserve">to meet in order </w:t>
      </w:r>
      <w:r w:rsidR="00A6032D">
        <w:rPr>
          <w:lang w:val="en-US"/>
        </w:rPr>
        <w:t>to be considered conformant with the conceptual model.</w:t>
      </w:r>
      <w:r w:rsidR="001C56DE">
        <w:rPr>
          <w:lang w:val="en-US"/>
        </w:rPr>
        <w:t xml:space="preserve"> Conformance classes indicating how to demonstrate conformance to requirements are presented in Annex A</w:t>
      </w:r>
    </w:p>
    <w:p w14:paraId="13CF7324" w14:textId="15156B47" w:rsidR="00A45372" w:rsidRDefault="00A6032D" w:rsidP="00450C77">
      <w:pPr>
        <w:pStyle w:val="StandardWeb"/>
        <w:jc w:val="both"/>
        <w:rPr>
          <w:lang w:val="en-US"/>
        </w:rPr>
      </w:pPr>
      <w:r>
        <w:rPr>
          <w:lang w:val="en-US"/>
        </w:rPr>
        <w:t>Future</w:t>
      </w:r>
      <w:r w:rsidR="00C429B8" w:rsidRPr="0005794C">
        <w:rPr>
          <w:lang w:val="en-US"/>
        </w:rPr>
        <w:t xml:space="preserve"> </w:t>
      </w:r>
      <w:r w:rsidR="00790A8F">
        <w:rPr>
          <w:lang w:val="en-US"/>
        </w:rPr>
        <w:t xml:space="preserve">standards </w:t>
      </w:r>
      <w:r w:rsidR="00C429B8" w:rsidRPr="0005794C">
        <w:rPr>
          <w:lang w:val="en-US"/>
        </w:rPr>
        <w:t>document</w:t>
      </w:r>
      <w:r>
        <w:rPr>
          <w:lang w:val="en-US"/>
        </w:rPr>
        <w:t xml:space="preserve">s </w:t>
      </w:r>
      <w:r w:rsidR="00790A8F">
        <w:rPr>
          <w:lang w:val="en-US"/>
        </w:rPr>
        <w:t xml:space="preserve">in this series </w:t>
      </w:r>
      <w:r>
        <w:rPr>
          <w:lang w:val="en-US"/>
        </w:rPr>
        <w:t>are</w:t>
      </w:r>
      <w:r w:rsidR="00C429B8" w:rsidRPr="0005794C">
        <w:rPr>
          <w:lang w:val="en-US"/>
        </w:rPr>
        <w:t xml:space="preserve"> expected </w:t>
      </w:r>
      <w:r w:rsidR="00A45372" w:rsidRPr="0005794C">
        <w:rPr>
          <w:lang w:val="en-US"/>
        </w:rPr>
        <w:t xml:space="preserve">to </w:t>
      </w:r>
      <w:r>
        <w:rPr>
          <w:lang w:val="en-US"/>
        </w:rPr>
        <w:t xml:space="preserve">specify </w:t>
      </w:r>
      <w:r w:rsidR="00DC706F">
        <w:rPr>
          <w:lang w:val="en-US"/>
        </w:rPr>
        <w:t xml:space="preserve">particular </w:t>
      </w:r>
      <w:r>
        <w:rPr>
          <w:lang w:val="en-US"/>
        </w:rPr>
        <w:t>implementations</w:t>
      </w:r>
      <w:r w:rsidRPr="0005794C">
        <w:rPr>
          <w:lang w:val="en-US"/>
        </w:rPr>
        <w:t xml:space="preserve"> </w:t>
      </w:r>
      <w:r w:rsidR="00A45372" w:rsidRPr="0005794C">
        <w:rPr>
          <w:lang w:val="en-US"/>
        </w:rPr>
        <w:t>of the conceptual model</w:t>
      </w:r>
      <w:r>
        <w:rPr>
          <w:lang w:val="en-US"/>
        </w:rPr>
        <w:t>.</w:t>
      </w:r>
      <w:r w:rsidR="00A45372" w:rsidRPr="0005794C">
        <w:rPr>
          <w:lang w:val="en-US"/>
        </w:rPr>
        <w:t xml:space="preserve"> </w:t>
      </w:r>
      <w:r w:rsidR="00DC706F">
        <w:rPr>
          <w:lang w:val="en-US"/>
        </w:rPr>
        <w:t>For example, a</w:t>
      </w:r>
      <w:r>
        <w:rPr>
          <w:lang w:val="en-US"/>
        </w:rPr>
        <w:t xml:space="preserve">n OWL/RDF implementation will </w:t>
      </w:r>
      <w:r w:rsidR="00A45372" w:rsidRPr="0005794C">
        <w:rPr>
          <w:lang w:val="en-US"/>
        </w:rPr>
        <w:t>defin</w:t>
      </w:r>
      <w:r>
        <w:rPr>
          <w:lang w:val="en-US"/>
        </w:rPr>
        <w:t>e</w:t>
      </w:r>
      <w:r w:rsidR="00A45372" w:rsidRPr="0005794C">
        <w:rPr>
          <w:lang w:val="en-US"/>
        </w:rPr>
        <w:t xml:space="preserve"> </w:t>
      </w:r>
      <w:r>
        <w:rPr>
          <w:lang w:val="en-US"/>
        </w:rPr>
        <w:t>machine-</w:t>
      </w:r>
      <w:proofErr w:type="spellStart"/>
      <w:r>
        <w:rPr>
          <w:lang w:val="en-US"/>
        </w:rPr>
        <w:t>processable</w:t>
      </w:r>
      <w:proofErr w:type="spellEnd"/>
      <w:r>
        <w:rPr>
          <w:lang w:val="en-US"/>
        </w:rPr>
        <w:t xml:space="preserve"> </w:t>
      </w:r>
      <w:r w:rsidR="00790A8F">
        <w:rPr>
          <w:lang w:val="en-US"/>
        </w:rPr>
        <w:t>entities and relationships in the OWL schema language</w:t>
      </w:r>
      <w:r w:rsidR="00A45372" w:rsidRPr="0005794C">
        <w:rPr>
          <w:lang w:val="en-US"/>
        </w:rPr>
        <w:t xml:space="preserve"> that </w:t>
      </w:r>
      <w:r w:rsidR="00790A8F">
        <w:rPr>
          <w:lang w:val="en-US"/>
        </w:rPr>
        <w:t>implement</w:t>
      </w:r>
      <w:r w:rsidR="00790A8F" w:rsidRPr="0005794C">
        <w:rPr>
          <w:lang w:val="en-US"/>
        </w:rPr>
        <w:t xml:space="preserve"> </w:t>
      </w:r>
      <w:r w:rsidR="00790A8F">
        <w:rPr>
          <w:lang w:val="en-US"/>
        </w:rPr>
        <w:t xml:space="preserve">the </w:t>
      </w:r>
      <w:r w:rsidR="00A45372" w:rsidRPr="0005794C">
        <w:rPr>
          <w:lang w:val="en-US"/>
        </w:rPr>
        <w:t xml:space="preserve">HY_Features </w:t>
      </w:r>
      <w:r w:rsidR="006E545A" w:rsidRPr="0005794C">
        <w:rPr>
          <w:lang w:val="en-US"/>
        </w:rPr>
        <w:t xml:space="preserve">conceptual </w:t>
      </w:r>
      <w:r w:rsidR="00A45372" w:rsidRPr="0005794C">
        <w:rPr>
          <w:lang w:val="en-US"/>
        </w:rPr>
        <w:t>model</w:t>
      </w:r>
      <w:r w:rsidR="00790A8F">
        <w:rPr>
          <w:lang w:val="en-US"/>
        </w:rPr>
        <w:t xml:space="preserve"> elements</w:t>
      </w:r>
      <w:r w:rsidR="006E545A" w:rsidRPr="0005794C">
        <w:rPr>
          <w:lang w:val="en-US"/>
        </w:rPr>
        <w:t xml:space="preserve">. </w:t>
      </w:r>
      <w:r w:rsidR="00396189">
        <w:rPr>
          <w:lang w:val="en-US"/>
        </w:rPr>
        <w:t>HY_</w:t>
      </w:r>
      <w:r>
        <w:rPr>
          <w:lang w:val="en-US"/>
        </w:rPr>
        <w:t>Features</w:t>
      </w:r>
      <w:r w:rsidRPr="0005794C">
        <w:rPr>
          <w:lang w:val="en-US"/>
        </w:rPr>
        <w:t xml:space="preserve"> </w:t>
      </w:r>
      <w:r>
        <w:rPr>
          <w:lang w:val="en-US"/>
        </w:rPr>
        <w:t>implementations</w:t>
      </w:r>
      <w:r w:rsidR="006E545A" w:rsidRPr="0005794C">
        <w:rPr>
          <w:lang w:val="en-US"/>
        </w:rPr>
        <w:t xml:space="preserve"> </w:t>
      </w:r>
      <w:r>
        <w:rPr>
          <w:lang w:val="en-US"/>
        </w:rPr>
        <w:t>are</w:t>
      </w:r>
      <w:r w:rsidRPr="0005794C">
        <w:rPr>
          <w:lang w:val="en-US"/>
        </w:rPr>
        <w:t xml:space="preserve"> </w:t>
      </w:r>
      <w:r w:rsidR="006E545A" w:rsidRPr="0005794C">
        <w:rPr>
          <w:lang w:val="en-US"/>
        </w:rPr>
        <w:t>expected</w:t>
      </w:r>
      <w:r w:rsidR="00A45372" w:rsidRPr="0005794C">
        <w:rPr>
          <w:lang w:val="en-US"/>
        </w:rPr>
        <w:t xml:space="preserve"> to support documentation and discovery of data </w:t>
      </w:r>
      <w:r w:rsidR="00396189">
        <w:rPr>
          <w:lang w:val="en-US"/>
        </w:rPr>
        <w:t>as well</w:t>
      </w:r>
      <w:r w:rsidR="00396189" w:rsidRPr="0005794C">
        <w:rPr>
          <w:lang w:val="en-US"/>
        </w:rPr>
        <w:t xml:space="preserve"> </w:t>
      </w:r>
      <w:r w:rsidR="00396189">
        <w:rPr>
          <w:lang w:val="en-US"/>
        </w:rPr>
        <w:t xml:space="preserve">as </w:t>
      </w:r>
      <w:r w:rsidR="0008552D" w:rsidRPr="0005794C">
        <w:rPr>
          <w:lang w:val="en-US"/>
        </w:rPr>
        <w:t>aid d</w:t>
      </w:r>
      <w:r w:rsidR="00A45372" w:rsidRPr="0005794C">
        <w:rPr>
          <w:lang w:val="en-US"/>
        </w:rPr>
        <w:t>ata transformation</w:t>
      </w:r>
      <w:r w:rsidR="0008552D" w:rsidRPr="0005794C">
        <w:rPr>
          <w:lang w:val="en-US"/>
        </w:rPr>
        <w:t xml:space="preserve"> efforts</w:t>
      </w:r>
      <w:r w:rsidR="00A45372" w:rsidRPr="0005794C">
        <w:rPr>
          <w:lang w:val="en-US"/>
        </w:rPr>
        <w:t>.</w:t>
      </w:r>
      <w:r w:rsidR="003F2C1F">
        <w:rPr>
          <w:lang w:val="en-US"/>
        </w:rPr>
        <w:t xml:space="preserve"> </w:t>
      </w:r>
      <w:r w:rsidR="003F2C1F" w:rsidRPr="008E510D">
        <w:rPr>
          <w:lang w:val="en-US"/>
        </w:rPr>
        <w:t xml:space="preserve">For example, a discovery service such as a </w:t>
      </w:r>
      <w:r w:rsidR="003F2C1F">
        <w:rPr>
          <w:lang w:val="en-US"/>
        </w:rPr>
        <w:t xml:space="preserve">catchment </w:t>
      </w:r>
      <w:r w:rsidR="003F2C1F" w:rsidRPr="008E510D">
        <w:rPr>
          <w:lang w:val="en-US"/>
        </w:rPr>
        <w:t xml:space="preserve">catalog </w:t>
      </w:r>
      <w:r w:rsidR="003F2C1F">
        <w:rPr>
          <w:lang w:val="en-US"/>
        </w:rPr>
        <w:t>might</w:t>
      </w:r>
      <w:r w:rsidR="003F2C1F" w:rsidRPr="008E510D">
        <w:rPr>
          <w:lang w:val="en-US"/>
        </w:rPr>
        <w:t xml:space="preserve"> use </w:t>
      </w:r>
      <w:r w:rsidR="003F2C1F">
        <w:rPr>
          <w:lang w:val="en-US"/>
        </w:rPr>
        <w:t>HY_Features</w:t>
      </w:r>
      <w:r w:rsidR="003F2C1F" w:rsidRPr="008E510D">
        <w:rPr>
          <w:lang w:val="en-US"/>
        </w:rPr>
        <w:t xml:space="preserve"> concepts to </w:t>
      </w:r>
      <w:r w:rsidR="003F2C1F">
        <w:rPr>
          <w:lang w:val="en-US"/>
        </w:rPr>
        <w:t>index</w:t>
      </w:r>
      <w:r w:rsidR="003F2C1F" w:rsidRPr="008E510D">
        <w:rPr>
          <w:lang w:val="en-US"/>
        </w:rPr>
        <w:t xml:space="preserve"> services </w:t>
      </w:r>
      <w:r w:rsidR="003F2C1F">
        <w:rPr>
          <w:lang w:val="en-US"/>
        </w:rPr>
        <w:t xml:space="preserve">that </w:t>
      </w:r>
      <w:r w:rsidR="003F2C1F" w:rsidRPr="008E510D">
        <w:rPr>
          <w:lang w:val="en-US"/>
        </w:rPr>
        <w:t xml:space="preserve">provide differing </w:t>
      </w:r>
      <w:r w:rsidR="003F2C1F">
        <w:rPr>
          <w:lang w:val="en-US"/>
        </w:rPr>
        <w:t xml:space="preserve">catchment </w:t>
      </w:r>
      <w:r w:rsidR="003F2C1F" w:rsidRPr="008E510D">
        <w:rPr>
          <w:lang w:val="en-US"/>
        </w:rPr>
        <w:t xml:space="preserve">representations as well as </w:t>
      </w:r>
      <w:r w:rsidR="003F2C1F">
        <w:rPr>
          <w:lang w:val="en-US"/>
        </w:rPr>
        <w:t xml:space="preserve">related </w:t>
      </w:r>
      <w:r w:rsidR="003F2C1F" w:rsidRPr="008E510D">
        <w:rPr>
          <w:lang w:val="en-US"/>
        </w:rPr>
        <w:t>water quality and quantity</w:t>
      </w:r>
      <w:r w:rsidR="003F2C1F">
        <w:rPr>
          <w:lang w:val="en-US"/>
        </w:rPr>
        <w:t xml:space="preserve"> observations</w:t>
      </w:r>
      <w:r w:rsidR="003F2C1F" w:rsidRPr="008E510D">
        <w:rPr>
          <w:lang w:val="en-US"/>
        </w:rPr>
        <w:t xml:space="preserve">. A </w:t>
      </w:r>
      <w:r w:rsidR="003F2C1F">
        <w:rPr>
          <w:lang w:val="en-US"/>
        </w:rPr>
        <w:t xml:space="preserve">catalog </w:t>
      </w:r>
      <w:r w:rsidR="003F2C1F" w:rsidRPr="008E510D">
        <w:rPr>
          <w:lang w:val="en-US"/>
        </w:rPr>
        <w:t xml:space="preserve">client could then use </w:t>
      </w:r>
      <w:r w:rsidR="003F2C1F">
        <w:rPr>
          <w:lang w:val="en-US"/>
        </w:rPr>
        <w:t>the index for</w:t>
      </w:r>
      <w:r w:rsidR="003F2C1F" w:rsidRPr="008E510D">
        <w:rPr>
          <w:lang w:val="en-US"/>
        </w:rPr>
        <w:t xml:space="preserve"> automat</w:t>
      </w:r>
      <w:r w:rsidR="003F2C1F">
        <w:rPr>
          <w:lang w:val="en-US"/>
        </w:rPr>
        <w:t>ed analysis and data product</w:t>
      </w:r>
      <w:r w:rsidR="003F2C1F" w:rsidRPr="008E510D">
        <w:rPr>
          <w:lang w:val="en-US"/>
        </w:rPr>
        <w:t xml:space="preserve"> generat</w:t>
      </w:r>
      <w:r w:rsidR="003F2C1F">
        <w:rPr>
          <w:lang w:val="en-US"/>
        </w:rPr>
        <w:t>ion.</w:t>
      </w:r>
    </w:p>
    <w:p w14:paraId="1880F835" w14:textId="20186530" w:rsidR="00A45372" w:rsidRPr="008E510D" w:rsidRDefault="00A45372" w:rsidP="00450C77">
      <w:pPr>
        <w:pStyle w:val="StandardWeb"/>
        <w:jc w:val="both"/>
        <w:rPr>
          <w:lang w:val="en-US"/>
        </w:rPr>
      </w:pPr>
      <w:r w:rsidRPr="008E510D">
        <w:rPr>
          <w:lang w:val="en-US"/>
        </w:rPr>
        <w:t xml:space="preserve">The initial scope </w:t>
      </w:r>
      <w:r w:rsidR="00DC706F">
        <w:rPr>
          <w:lang w:val="en-US"/>
        </w:rPr>
        <w:t>has been</w:t>
      </w:r>
      <w:r w:rsidRPr="008E510D">
        <w:rPr>
          <w:lang w:val="en-US"/>
        </w:rPr>
        <w:t xml:space="preserve"> defined by the WMO Commission for Hydrology (WMH-CHy): to facilitate data sharing within the hydrologic community of the WMO Member countries and to improve the quality of data products based on these data by defining hydrologic features to convey the</w:t>
      </w:r>
      <w:r w:rsidR="00396189">
        <w:rPr>
          <w:lang w:val="en-US"/>
        </w:rPr>
        <w:t>ir</w:t>
      </w:r>
      <w:r w:rsidRPr="008E510D">
        <w:rPr>
          <w:lang w:val="en-US"/>
        </w:rPr>
        <w:t xml:space="preserve"> identification</w:t>
      </w:r>
      <w:r w:rsidR="00396189">
        <w:rPr>
          <w:lang w:val="en-US"/>
        </w:rPr>
        <w:t xml:space="preserve"> </w:t>
      </w:r>
      <w:r w:rsidRPr="008E510D">
        <w:rPr>
          <w:lang w:val="en-US"/>
        </w:rPr>
        <w:t xml:space="preserve">through the data processing chain "from measurement to hydrological information" </w:t>
      </w:r>
      <w:r w:rsidR="00110451">
        <w:rPr>
          <w:lang w:val="en-US"/>
        </w:rPr>
        <w:t>[8]</w:t>
      </w:r>
      <w:r w:rsidRPr="008E510D">
        <w:rPr>
          <w:lang w:val="en-US"/>
        </w:rPr>
        <w:t>.</w:t>
      </w:r>
    </w:p>
    <w:p w14:paraId="536FED82" w14:textId="3DC8468E" w:rsidR="00A45372" w:rsidRPr="008E510D" w:rsidRDefault="00A45372" w:rsidP="00450C77">
      <w:pPr>
        <w:pStyle w:val="StandardWeb"/>
        <w:jc w:val="both"/>
        <w:rPr>
          <w:lang w:val="en-US"/>
        </w:rPr>
      </w:pPr>
      <w:r w:rsidRPr="008E510D">
        <w:rPr>
          <w:lang w:val="en-US"/>
        </w:rPr>
        <w:t xml:space="preserve">To enable semantic interoperability of hydrologic data and services, it is necessary to agree on common concepts and methods. </w:t>
      </w:r>
      <w:r w:rsidR="00396189">
        <w:rPr>
          <w:lang w:val="en-US"/>
        </w:rPr>
        <w:t>T</w:t>
      </w:r>
      <w:r w:rsidRPr="008E510D">
        <w:rPr>
          <w:lang w:val="en-US"/>
        </w:rPr>
        <w:t>he HY_Features model was developed in order to formalize concepts and relationships of hydrologic</w:t>
      </w:r>
      <w:r w:rsidR="00396189">
        <w:rPr>
          <w:lang w:val="en-US"/>
        </w:rPr>
        <w:t xml:space="preserve"> and hydrographic</w:t>
      </w:r>
      <w:r w:rsidRPr="008E510D">
        <w:rPr>
          <w:lang w:val="en-US"/>
        </w:rPr>
        <w:t xml:space="preserve"> features using the WMO/UNESCO "International Glossary of Hydrology" as a starting point.</w:t>
      </w:r>
    </w:p>
    <w:p w14:paraId="07F76F58" w14:textId="11EDECFB" w:rsidR="00A45372" w:rsidRPr="008E510D" w:rsidRDefault="00A45372" w:rsidP="00450C77">
      <w:pPr>
        <w:pStyle w:val="StandardWeb"/>
        <w:jc w:val="both"/>
        <w:rPr>
          <w:lang w:val="en-US"/>
        </w:rPr>
      </w:pPr>
      <w:r w:rsidRPr="008E510D">
        <w:rPr>
          <w:lang w:val="en-US"/>
        </w:rPr>
        <w:t>This standard is meant to support the</w:t>
      </w:r>
      <w:r w:rsidR="00396189">
        <w:rPr>
          <w:lang w:val="en-US"/>
        </w:rPr>
        <w:t xml:space="preserve"> widest possible</w:t>
      </w:r>
      <w:r w:rsidRPr="008E510D">
        <w:rPr>
          <w:lang w:val="en-US"/>
        </w:rPr>
        <w:t xml:space="preserve"> linkage of data products across differing applications and jurisdictions. To enable this, a holistic </w:t>
      </w:r>
      <w:r w:rsidR="00396189">
        <w:rPr>
          <w:lang w:val="en-US"/>
        </w:rPr>
        <w:t xml:space="preserve">and generalized </w:t>
      </w:r>
      <w:r w:rsidR="0008552D">
        <w:rPr>
          <w:lang w:val="en-US"/>
        </w:rPr>
        <w:t>concept of</w:t>
      </w:r>
      <w:r w:rsidRPr="008E510D">
        <w:rPr>
          <w:lang w:val="en-US"/>
        </w:rPr>
        <w:t xml:space="preserve"> catchment</w:t>
      </w:r>
      <w:r w:rsidR="00396189">
        <w:rPr>
          <w:lang w:val="en-US"/>
        </w:rPr>
        <w:t>s</w:t>
      </w:r>
      <w:r w:rsidRPr="008E510D">
        <w:rPr>
          <w:lang w:val="en-US"/>
        </w:rPr>
        <w:t xml:space="preserve"> is defined </w:t>
      </w:r>
      <w:r w:rsidR="00396189">
        <w:rPr>
          <w:lang w:val="en-US"/>
        </w:rPr>
        <w:t xml:space="preserve">but specific </w:t>
      </w:r>
      <w:r w:rsidR="0008552D">
        <w:rPr>
          <w:lang w:val="en-US"/>
        </w:rPr>
        <w:t>surface-water aspects of the concept are modeled</w:t>
      </w:r>
      <w:r w:rsidR="00396189">
        <w:rPr>
          <w:lang w:val="en-US"/>
        </w:rPr>
        <w:t xml:space="preserve"> as </w:t>
      </w:r>
      <w:r w:rsidR="00396189">
        <w:rPr>
          <w:lang w:val="en-US"/>
        </w:rPr>
        <w:lastRenderedPageBreak/>
        <w:t>realized features</w:t>
      </w:r>
      <w:r w:rsidR="00C2153A">
        <w:rPr>
          <w:lang w:val="en-US"/>
        </w:rPr>
        <w:t>.</w:t>
      </w:r>
      <w:r w:rsidR="0008552D">
        <w:rPr>
          <w:lang w:val="en-US"/>
        </w:rPr>
        <w:t xml:space="preserve"> </w:t>
      </w:r>
      <w:r w:rsidR="00C2153A">
        <w:rPr>
          <w:lang w:val="en-US"/>
        </w:rPr>
        <w:t>This allow</w:t>
      </w:r>
      <w:r w:rsidR="00396189">
        <w:rPr>
          <w:lang w:val="en-US"/>
        </w:rPr>
        <w:t>s</w:t>
      </w:r>
      <w:r w:rsidRPr="008E510D">
        <w:rPr>
          <w:lang w:val="en-US"/>
        </w:rPr>
        <w:t xml:space="preserve"> a particular catchment </w:t>
      </w:r>
      <w:r w:rsidR="00C2153A">
        <w:rPr>
          <w:lang w:val="en-US"/>
        </w:rPr>
        <w:t>to be represented</w:t>
      </w:r>
      <w:r w:rsidRPr="008E510D">
        <w:rPr>
          <w:lang w:val="en-US"/>
        </w:rPr>
        <w:t xml:space="preserve"> in </w:t>
      </w:r>
      <w:r w:rsidR="00C2153A">
        <w:rPr>
          <w:lang w:val="en-US"/>
        </w:rPr>
        <w:t>different</w:t>
      </w:r>
      <w:r w:rsidRPr="008E510D">
        <w:rPr>
          <w:lang w:val="en-US"/>
        </w:rPr>
        <w:t xml:space="preserve"> </w:t>
      </w:r>
      <w:r w:rsidR="00396189">
        <w:rPr>
          <w:lang w:val="en-US"/>
        </w:rPr>
        <w:t xml:space="preserve">feature </w:t>
      </w:r>
      <w:r w:rsidRPr="008E510D">
        <w:rPr>
          <w:lang w:val="en-US"/>
        </w:rPr>
        <w:t>data products</w:t>
      </w:r>
      <w:r w:rsidR="00396189">
        <w:rPr>
          <w:lang w:val="en-US"/>
        </w:rPr>
        <w:t xml:space="preserve"> for different purposes</w:t>
      </w:r>
      <w:r w:rsidRPr="008E510D">
        <w:rPr>
          <w:lang w:val="en-US"/>
        </w:rPr>
        <w:t xml:space="preserve"> while </w:t>
      </w:r>
      <w:r w:rsidR="000B5A84">
        <w:rPr>
          <w:lang w:val="en-US"/>
        </w:rPr>
        <w:t xml:space="preserve">still </w:t>
      </w:r>
      <w:r w:rsidRPr="008E510D">
        <w:rPr>
          <w:lang w:val="en-US"/>
        </w:rPr>
        <w:t xml:space="preserve">retaining its identity. </w:t>
      </w:r>
      <w:r w:rsidR="00396189">
        <w:rPr>
          <w:lang w:val="en-US"/>
        </w:rPr>
        <w:t>Another</w:t>
      </w:r>
      <w:r w:rsidRPr="008E510D">
        <w:rPr>
          <w:lang w:val="en-US"/>
        </w:rPr>
        <w:t xml:space="preserve"> </w:t>
      </w:r>
      <w:r w:rsidR="00396189">
        <w:rPr>
          <w:lang w:val="en-US"/>
        </w:rPr>
        <w:t xml:space="preserve">HY_Features </w:t>
      </w:r>
      <w:r w:rsidRPr="008E510D">
        <w:rPr>
          <w:lang w:val="en-US"/>
        </w:rPr>
        <w:t>objective is to provide a standard terminology to describe relationships between hydrologic</w:t>
      </w:r>
      <w:r w:rsidR="0008552D">
        <w:rPr>
          <w:lang w:val="en-US"/>
        </w:rPr>
        <w:t xml:space="preserve"> features</w:t>
      </w:r>
      <w:r w:rsidR="000B5A84">
        <w:rPr>
          <w:lang w:val="en-US"/>
        </w:rPr>
        <w:t xml:space="preserve"> that can be used to implement </w:t>
      </w:r>
      <w:r w:rsidR="0008552D">
        <w:rPr>
          <w:lang w:val="en-US"/>
        </w:rPr>
        <w:t>data transfer format</w:t>
      </w:r>
      <w:r w:rsidR="000B5A84">
        <w:rPr>
          <w:lang w:val="en-US"/>
        </w:rPr>
        <w:t>s</w:t>
      </w:r>
      <w:r w:rsidRPr="008E510D">
        <w:rPr>
          <w:lang w:val="en-US"/>
        </w:rPr>
        <w:t xml:space="preserve"> for specific </w:t>
      </w:r>
      <w:r w:rsidR="000B5A84">
        <w:rPr>
          <w:lang w:val="en-US"/>
        </w:rPr>
        <w:t xml:space="preserve">feature </w:t>
      </w:r>
      <w:r w:rsidRPr="008E510D">
        <w:rPr>
          <w:lang w:val="en-US"/>
        </w:rPr>
        <w:t>subsets, particularly catchment hierarch</w:t>
      </w:r>
      <w:r w:rsidR="000B5A84">
        <w:rPr>
          <w:lang w:val="en-US"/>
        </w:rPr>
        <w:t>ies</w:t>
      </w:r>
      <w:r w:rsidRPr="008E510D">
        <w:rPr>
          <w:lang w:val="en-US"/>
        </w:rPr>
        <w:t xml:space="preserve"> and river network</w:t>
      </w:r>
      <w:r w:rsidR="00F01160">
        <w:rPr>
          <w:lang w:val="en-US"/>
        </w:rPr>
        <w:t>s</w:t>
      </w:r>
      <w:r w:rsidRPr="008E510D">
        <w:rPr>
          <w:lang w:val="en-US"/>
        </w:rPr>
        <w:t>.</w:t>
      </w:r>
    </w:p>
    <w:p w14:paraId="3A7731A6" w14:textId="77777777" w:rsidR="00A45372" w:rsidRPr="008E510D" w:rsidRDefault="00A45372" w:rsidP="00450C77">
      <w:pPr>
        <w:pStyle w:val="StandardWeb"/>
        <w:jc w:val="both"/>
        <w:rPr>
          <w:lang w:val="en-US"/>
        </w:rPr>
      </w:pPr>
      <w:r w:rsidRPr="008E510D">
        <w:rPr>
          <w:lang w:val="en-US"/>
        </w:rPr>
        <w:t>The HY_Features model provides a basis for common and stable references to hydrologic features in a wide variety of applications:</w:t>
      </w:r>
    </w:p>
    <w:p w14:paraId="18E09788" w14:textId="77777777" w:rsidR="00A45372" w:rsidRPr="008E510D" w:rsidRDefault="00A45372" w:rsidP="00D91F4A">
      <w:pPr>
        <w:numPr>
          <w:ilvl w:val="0"/>
          <w:numId w:val="22"/>
        </w:numPr>
        <w:spacing w:before="100" w:beforeAutospacing="1" w:after="100" w:afterAutospacing="1"/>
        <w:jc w:val="both"/>
      </w:pPr>
      <w:r w:rsidRPr="008E510D">
        <w:t>to link hydrologic observations to their feature-of-interest, e.g. link a streamflow observation to the river or catchment being observed,</w:t>
      </w:r>
    </w:p>
    <w:p w14:paraId="7B220CCD" w14:textId="77777777" w:rsidR="00A45372" w:rsidRPr="008E510D" w:rsidRDefault="00A45372" w:rsidP="00D91F4A">
      <w:pPr>
        <w:numPr>
          <w:ilvl w:val="0"/>
          <w:numId w:val="22"/>
        </w:numPr>
        <w:spacing w:before="100" w:beforeAutospacing="1" w:after="100" w:afterAutospacing="1"/>
        <w:jc w:val="both"/>
      </w:pPr>
      <w:r w:rsidRPr="008E510D">
        <w:t>to allow aggregation of cross-referenced features into integrated datasets and data products on global, regional, or basin scales,</w:t>
      </w:r>
    </w:p>
    <w:p w14:paraId="645210DA" w14:textId="77777777" w:rsidR="00A45372" w:rsidRPr="008E510D" w:rsidRDefault="00A45372" w:rsidP="00D91F4A">
      <w:pPr>
        <w:numPr>
          <w:ilvl w:val="0"/>
          <w:numId w:val="22"/>
        </w:numPr>
        <w:spacing w:before="100" w:beforeAutospacing="1" w:after="100" w:afterAutospacing="1"/>
        <w:jc w:val="both"/>
      </w:pPr>
      <w:r w:rsidRPr="008E510D">
        <w:t>to enable information systems to unambiguously link data across distributed systems and domains,</w:t>
      </w:r>
    </w:p>
    <w:p w14:paraId="3B5D691E" w14:textId="77777777" w:rsidR="00A45372" w:rsidRPr="008E510D" w:rsidRDefault="00A45372" w:rsidP="00D91F4A">
      <w:pPr>
        <w:numPr>
          <w:ilvl w:val="0"/>
          <w:numId w:val="22"/>
        </w:numPr>
        <w:spacing w:before="100" w:beforeAutospacing="1" w:after="100" w:afterAutospacing="1"/>
        <w:jc w:val="both"/>
      </w:pPr>
      <w:r w:rsidRPr="008E510D">
        <w:t>to enable cross-domain or multi-discipline services to communicate through reference to standard concepts.</w:t>
      </w:r>
    </w:p>
    <w:p w14:paraId="587CC95A" w14:textId="4842BEC6" w:rsidR="00A45372" w:rsidRPr="008E510D" w:rsidRDefault="00A45372" w:rsidP="00A85EAD">
      <w:pPr>
        <w:jc w:val="both"/>
      </w:pPr>
      <w:r w:rsidRPr="008E510D">
        <w:t>This</w:t>
      </w:r>
      <w:r w:rsidR="009157AF" w:rsidRPr="008E510D">
        <w:t xml:space="preserve"> </w:t>
      </w:r>
      <w:r w:rsidRPr="008E510D">
        <w:t xml:space="preserve">standard defines a </w:t>
      </w:r>
      <w:r w:rsidR="00DC706F">
        <w:t xml:space="preserve">conceptual model </w:t>
      </w:r>
      <w:r w:rsidRPr="008E510D">
        <w:t>(normative) containing feature type definitions that conform to the OGC General Feature Model (GFM) (ISO 19101:2002 and ISO 19109:2006), expressed in the Geographic Information Conceptual Schema Language (ISO 19103:2005) using the Unified Modeling Language (UML).</w:t>
      </w:r>
      <w:r w:rsidR="000A103C">
        <w:t xml:space="preserve"> </w:t>
      </w:r>
      <w:r w:rsidRPr="008E510D">
        <w:t xml:space="preserve">The GFM is a meta-model developed </w:t>
      </w:r>
      <w:r w:rsidR="000A103C">
        <w:t>as a general framework</w:t>
      </w:r>
      <w:r w:rsidRPr="008E510D">
        <w:t xml:space="preserve"> for features </w:t>
      </w:r>
      <w:r w:rsidR="000A103C">
        <w:t>and their</w:t>
      </w:r>
      <w:r w:rsidRPr="008E510D">
        <w:t xml:space="preserve"> properties in the context of geographic information. </w:t>
      </w:r>
      <w:r w:rsidR="000A103C">
        <w:t>F</w:t>
      </w:r>
      <w:r w:rsidRPr="008E510D">
        <w:t>eature type</w:t>
      </w:r>
      <w:r w:rsidR="000A103C">
        <w:t>s specific to an application domain are defined as instances of the</w:t>
      </w:r>
      <w:r w:rsidRPr="008E510D">
        <w:t xml:space="preserve"> </w:t>
      </w:r>
      <w:r w:rsidR="000A103C" w:rsidRPr="008E510D">
        <w:t xml:space="preserve">general feature </w:t>
      </w:r>
      <w:proofErr w:type="spellStart"/>
      <w:r w:rsidR="000A103C">
        <w:t>met</w:t>
      </w:r>
      <w:r w:rsidR="000E21C1">
        <w:t>a</w:t>
      </w:r>
      <w:r w:rsidR="000A103C">
        <w:t>class</w:t>
      </w:r>
      <w:proofErr w:type="spellEnd"/>
      <w:r w:rsidR="000A103C" w:rsidRPr="008E510D">
        <w:t xml:space="preserve"> </w:t>
      </w:r>
      <w:r w:rsidR="000A103C">
        <w:t>with their own</w:t>
      </w:r>
      <w:r w:rsidRPr="008E510D">
        <w:t xml:space="preserve"> set</w:t>
      </w:r>
      <w:r w:rsidR="000A103C">
        <w:t>s</w:t>
      </w:r>
      <w:r w:rsidRPr="008E510D">
        <w:t xml:space="preserve"> of typical characteristics (property type</w:t>
      </w:r>
      <w:r w:rsidR="000A103C">
        <w:t>s</w:t>
      </w:r>
      <w:r w:rsidR="000A103C" w:rsidRPr="000A103C">
        <w:t xml:space="preserve"> </w:t>
      </w:r>
      <w:r w:rsidR="000A103C">
        <w:t xml:space="preserve">and </w:t>
      </w:r>
      <w:r w:rsidR="000A103C" w:rsidRPr="008E510D">
        <w:t>constraints</w:t>
      </w:r>
      <w:r w:rsidRPr="008E510D">
        <w:t>) such as attributes, association</w:t>
      </w:r>
      <w:r w:rsidR="000A103C">
        <w:t>s</w:t>
      </w:r>
      <w:r w:rsidRPr="008E510D">
        <w:t xml:space="preserve">, or </w:t>
      </w:r>
      <w:r w:rsidR="000A103C">
        <w:t xml:space="preserve">operations. </w:t>
      </w:r>
    </w:p>
    <w:p w14:paraId="252620C1" w14:textId="57A099DE" w:rsidR="0001508C" w:rsidRPr="00825927" w:rsidRDefault="00467DE0" w:rsidP="002B764B">
      <w:pPr>
        <w:pStyle w:val="StandardWeb"/>
        <w:jc w:val="both"/>
        <w:rPr>
          <w:lang w:val="en-US"/>
        </w:rPr>
      </w:pPr>
      <w:r>
        <w:rPr>
          <w:lang w:val="en-US"/>
        </w:rPr>
        <w:t xml:space="preserve">As shown in </w:t>
      </w:r>
      <w:r w:rsidRPr="008E510D">
        <w:t xml:space="preserve">Figure </w:t>
      </w:r>
      <w:r>
        <w:t>1</w:t>
      </w:r>
      <w:r>
        <w:rPr>
          <w:noProof/>
        </w:rPr>
        <w:t>, t</w:t>
      </w:r>
      <w:r w:rsidR="00A45372" w:rsidRPr="008E510D">
        <w:rPr>
          <w:lang w:val="en-US"/>
        </w:rPr>
        <w:t xml:space="preserve">he HY_Features conceptual model </w:t>
      </w:r>
      <w:r w:rsidR="000E21C1">
        <w:rPr>
          <w:lang w:val="en-US"/>
        </w:rPr>
        <w:t>defines</w:t>
      </w:r>
      <w:r w:rsidR="00A45372" w:rsidRPr="008E510D">
        <w:rPr>
          <w:lang w:val="en-US"/>
        </w:rPr>
        <w:t xml:space="preserve"> instance</w:t>
      </w:r>
      <w:r w:rsidR="000E21C1">
        <w:rPr>
          <w:lang w:val="en-US"/>
        </w:rPr>
        <w:t>s</w:t>
      </w:r>
      <w:r w:rsidR="00A45372" w:rsidRPr="008E510D">
        <w:rPr>
          <w:lang w:val="en-US"/>
        </w:rPr>
        <w:t xml:space="preserve"> of the general </w:t>
      </w:r>
      <w:r w:rsidR="000E21C1">
        <w:rPr>
          <w:lang w:val="en-US"/>
        </w:rPr>
        <w:t xml:space="preserve">feature </w:t>
      </w:r>
      <w:proofErr w:type="spellStart"/>
      <w:r w:rsidR="00A45372" w:rsidRPr="008E510D">
        <w:rPr>
          <w:lang w:val="en-US"/>
        </w:rPr>
        <w:t>metaclass</w:t>
      </w:r>
      <w:proofErr w:type="spellEnd"/>
      <w:r w:rsidR="00A45372" w:rsidRPr="008E510D">
        <w:rPr>
          <w:lang w:val="en-US"/>
        </w:rPr>
        <w:t xml:space="preserve"> </w:t>
      </w:r>
      <w:r w:rsidR="000E21C1">
        <w:rPr>
          <w:lang w:val="en-US"/>
        </w:rPr>
        <w:t>specific to the h</w:t>
      </w:r>
      <w:r w:rsidR="00A45372" w:rsidRPr="008E510D">
        <w:rPr>
          <w:lang w:val="en-US"/>
        </w:rPr>
        <w:t xml:space="preserve">ydrology </w:t>
      </w:r>
      <w:r w:rsidR="000E21C1">
        <w:rPr>
          <w:lang w:val="en-US"/>
        </w:rPr>
        <w:t>domain</w:t>
      </w:r>
      <w:r w:rsidR="00A45372" w:rsidRPr="008E510D">
        <w:rPr>
          <w:lang w:val="en-US"/>
        </w:rPr>
        <w:t xml:space="preserve">. </w:t>
      </w:r>
      <w:r w:rsidR="00C253EC">
        <w:rPr>
          <w:lang w:val="en-US"/>
        </w:rPr>
        <w:t xml:space="preserve">A general </w:t>
      </w:r>
      <w:r w:rsidR="00A45372" w:rsidRPr="008E510D">
        <w:rPr>
          <w:lang w:val="en-US"/>
        </w:rPr>
        <w:t xml:space="preserve">HY_HydroFeature </w:t>
      </w:r>
      <w:r w:rsidR="00C253EC">
        <w:rPr>
          <w:lang w:val="en-US"/>
        </w:rPr>
        <w:t xml:space="preserve">type </w:t>
      </w:r>
      <w:r w:rsidR="00A45372" w:rsidRPr="008E510D">
        <w:rPr>
          <w:lang w:val="en-US"/>
        </w:rPr>
        <w:t xml:space="preserve">is defined to </w:t>
      </w:r>
      <w:r w:rsidR="00C253EC">
        <w:rPr>
          <w:lang w:val="en-US"/>
        </w:rPr>
        <w:t>carry properties such as</w:t>
      </w:r>
      <w:r w:rsidR="00A45372" w:rsidRPr="008E510D">
        <w:rPr>
          <w:lang w:val="en-US"/>
        </w:rPr>
        <w:t xml:space="preserve"> identifier</w:t>
      </w:r>
      <w:r w:rsidR="00697554">
        <w:rPr>
          <w:lang w:val="en-US"/>
        </w:rPr>
        <w:t xml:space="preserve"> and </w:t>
      </w:r>
      <w:r w:rsidR="00A45372" w:rsidRPr="008E510D">
        <w:rPr>
          <w:lang w:val="en-US"/>
        </w:rPr>
        <w:t>name</w:t>
      </w:r>
      <w:r w:rsidR="00C253EC">
        <w:rPr>
          <w:lang w:val="en-US"/>
        </w:rPr>
        <w:t xml:space="preserve"> that all hydrologic features should have</w:t>
      </w:r>
      <w:r w:rsidR="00A45372" w:rsidRPr="008E510D">
        <w:rPr>
          <w:lang w:val="en-US"/>
        </w:rPr>
        <w:t>.</w:t>
      </w:r>
      <w:r w:rsidR="00C253EC">
        <w:rPr>
          <w:lang w:val="en-US"/>
        </w:rPr>
        <w:t xml:space="preserve"> Specific</w:t>
      </w:r>
      <w:r w:rsidR="00A45372" w:rsidRPr="008E510D">
        <w:rPr>
          <w:lang w:val="en-US"/>
        </w:rPr>
        <w:t xml:space="preserve"> feature types are </w:t>
      </w:r>
      <w:r w:rsidR="00C253EC">
        <w:rPr>
          <w:lang w:val="en-US"/>
        </w:rPr>
        <w:t xml:space="preserve">then derived from </w:t>
      </w:r>
      <w:r w:rsidR="00C253EC" w:rsidRPr="0023342C">
        <w:rPr>
          <w:lang w:val="en-US"/>
        </w:rPr>
        <w:t>HY_Hydro</w:t>
      </w:r>
      <w:r w:rsidR="00D91F4A" w:rsidRPr="0023342C">
        <w:rPr>
          <w:lang w:val="en-US"/>
        </w:rPr>
        <w:t>F</w:t>
      </w:r>
      <w:r w:rsidR="00C253EC" w:rsidRPr="0023342C">
        <w:rPr>
          <w:lang w:val="en-US"/>
        </w:rPr>
        <w:t>eature</w:t>
      </w:r>
      <w:r w:rsidR="00C253EC">
        <w:rPr>
          <w:lang w:val="en-US"/>
        </w:rPr>
        <w:t xml:space="preserve"> </w:t>
      </w:r>
      <w:r w:rsidR="00A45372" w:rsidRPr="008E510D">
        <w:rPr>
          <w:lang w:val="en-US"/>
        </w:rPr>
        <w:t xml:space="preserve">to reflect different aspects of hydrology </w:t>
      </w:r>
      <w:r w:rsidR="00C253EC">
        <w:rPr>
          <w:lang w:val="en-US"/>
        </w:rPr>
        <w:t>and carry properties specific to each aspect</w:t>
      </w:r>
      <w:r w:rsidR="00A45372" w:rsidRPr="008E510D">
        <w:rPr>
          <w:lang w:val="en-US"/>
        </w:rPr>
        <w:t>.</w:t>
      </w:r>
      <w:r w:rsidR="00C253EC">
        <w:t xml:space="preserve"> </w:t>
      </w:r>
      <w:r w:rsidRPr="008E510D">
        <w:t xml:space="preserve">Figure </w:t>
      </w:r>
      <w:r>
        <w:t xml:space="preserve">1 also </w:t>
      </w:r>
      <w:r w:rsidR="00C253EC">
        <w:t xml:space="preserve">illustrates that </w:t>
      </w:r>
      <w:r w:rsidR="00A45372" w:rsidRPr="008E510D">
        <w:rPr>
          <w:lang w:val="en-US"/>
        </w:rPr>
        <w:t xml:space="preserve">HY_Features </w:t>
      </w:r>
      <w:r w:rsidR="00C253EC">
        <w:rPr>
          <w:lang w:val="en-US"/>
        </w:rPr>
        <w:t>features can fill the role of f</w:t>
      </w:r>
      <w:r w:rsidR="00A45372" w:rsidRPr="008E510D">
        <w:rPr>
          <w:lang w:val="en-US"/>
        </w:rPr>
        <w:t>eature</w:t>
      </w:r>
      <w:r w:rsidR="00C253EC">
        <w:rPr>
          <w:lang w:val="en-US"/>
        </w:rPr>
        <w:t>s</w:t>
      </w:r>
      <w:r w:rsidR="00A45372" w:rsidRPr="008E510D">
        <w:rPr>
          <w:lang w:val="en-US"/>
        </w:rPr>
        <w:t xml:space="preserve">-of-interest </w:t>
      </w:r>
      <w:r w:rsidR="00C253EC">
        <w:rPr>
          <w:lang w:val="en-US"/>
        </w:rPr>
        <w:t xml:space="preserve">or sampling features for hydrologic observation data conforming to the </w:t>
      </w:r>
      <w:r w:rsidR="00A45372" w:rsidRPr="008E510D">
        <w:rPr>
          <w:lang w:val="en-US"/>
        </w:rPr>
        <w:t>Observation and Measurement (O&amp;M) model (ISO 19156:2011)</w:t>
      </w:r>
      <w:r w:rsidR="00827B55">
        <w:rPr>
          <w:lang w:val="en-US"/>
        </w:rPr>
        <w:t xml:space="preserve"> </w:t>
      </w:r>
      <w:r w:rsidR="00FD1FAD">
        <w:rPr>
          <w:lang w:val="en-US"/>
        </w:rPr>
        <w:t>or to hydro-speci</w:t>
      </w:r>
      <w:r w:rsidR="00827B55">
        <w:rPr>
          <w:lang w:val="en-US"/>
        </w:rPr>
        <w:t xml:space="preserve">fic O&amp;M profiles such as in </w:t>
      </w:r>
      <w:r w:rsidR="00FD1FAD">
        <w:rPr>
          <w:lang w:val="en-US"/>
        </w:rPr>
        <w:t xml:space="preserve">the </w:t>
      </w:r>
      <w:r w:rsidR="00827B55">
        <w:rPr>
          <w:lang w:val="en-US"/>
        </w:rPr>
        <w:t>WaterML 2</w:t>
      </w:r>
      <w:r w:rsidR="00FD1FAD">
        <w:rPr>
          <w:lang w:val="en-US"/>
        </w:rPr>
        <w:t xml:space="preserve"> suite</w:t>
      </w:r>
      <w:r w:rsidR="002B764B">
        <w:rPr>
          <w:lang w:val="en-US"/>
        </w:rPr>
        <w:t>.</w:t>
      </w:r>
    </w:p>
    <w:p w14:paraId="42C34236" w14:textId="5419C9BD" w:rsidR="00810C46" w:rsidRPr="008E510D" w:rsidRDefault="000E6C4D" w:rsidP="00E84282">
      <w:pPr>
        <w:keepNext/>
        <w:jc w:val="center"/>
      </w:pPr>
      <w:r>
        <w:rPr>
          <w:noProof/>
        </w:rPr>
        <w:lastRenderedPageBreak/>
        <w:drawing>
          <wp:inline distT="0" distB="0" distL="0" distR="0" wp14:anchorId="01FDA4D9" wp14:editId="11FFA9F9">
            <wp:extent cx="4817889" cy="6463360"/>
            <wp:effectExtent l="0" t="0" r="1905" b="0"/>
            <wp:docPr id="2" name="Grafik 2" descr="D:\Users\Dornblut\OGC_HYF_SWG\hlphtml\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0416" cy="6466750"/>
                    </a:xfrm>
                    <a:prstGeom prst="rect">
                      <a:avLst/>
                    </a:prstGeom>
                    <a:noFill/>
                    <a:ln>
                      <a:noFill/>
                    </a:ln>
                  </pic:spPr>
                </pic:pic>
              </a:graphicData>
            </a:graphic>
          </wp:inline>
        </w:drawing>
      </w:r>
    </w:p>
    <w:p w14:paraId="57CFF100" w14:textId="04636CF1" w:rsidR="00810C46" w:rsidRPr="008E510D" w:rsidRDefault="00810C46" w:rsidP="006D2CB5">
      <w:pPr>
        <w:pStyle w:val="OGCFigure"/>
      </w:pPr>
      <w:bookmarkStart w:id="8" w:name="_Ref399339259"/>
      <w:bookmarkStart w:id="9" w:name="_Toc471741696"/>
      <w:r w:rsidRPr="008E510D">
        <w:t xml:space="preserve">Figure </w:t>
      </w:r>
      <w:r w:rsidR="003F6442">
        <w:fldChar w:fldCharType="begin"/>
      </w:r>
      <w:r w:rsidR="003F6442">
        <w:instrText xml:space="preserve"> SEQ Figure \* ARABIC </w:instrText>
      </w:r>
      <w:r w:rsidR="003F6442">
        <w:fldChar w:fldCharType="separate"/>
      </w:r>
      <w:r w:rsidR="00135A1B">
        <w:rPr>
          <w:noProof/>
        </w:rPr>
        <w:t>1</w:t>
      </w:r>
      <w:r w:rsidR="003F6442">
        <w:rPr>
          <w:noProof/>
        </w:rPr>
        <w:fldChar w:fldCharType="end"/>
      </w:r>
      <w:bookmarkEnd w:id="8"/>
      <w:r w:rsidRPr="008E510D">
        <w:t>: HY_Features in the context of the OGC Abstract Specification</w:t>
      </w:r>
      <w:r w:rsidR="003F2C1F">
        <w:t xml:space="preserve"> as well as Observations &amp; Measurements</w:t>
      </w:r>
      <w:bookmarkEnd w:id="9"/>
    </w:p>
    <w:p w14:paraId="7EAE6BE3" w14:textId="77777777" w:rsidR="00B628D4" w:rsidRPr="008E510D" w:rsidRDefault="00B628D4" w:rsidP="00834E29">
      <w:pPr>
        <w:pStyle w:val="berschrift1"/>
        <w:jc w:val="both"/>
      </w:pPr>
      <w:bookmarkStart w:id="10" w:name="_Toc458775719"/>
      <w:bookmarkStart w:id="11" w:name="_Toc471741635"/>
      <w:r w:rsidRPr="008E510D">
        <w:t>Conformance</w:t>
      </w:r>
      <w:bookmarkEnd w:id="10"/>
      <w:bookmarkEnd w:id="11"/>
    </w:p>
    <w:p w14:paraId="375CF68C" w14:textId="7EB9971C" w:rsidR="003F1661" w:rsidRDefault="00A45372" w:rsidP="00450C77">
      <w:pPr>
        <w:spacing w:before="100" w:beforeAutospacing="1" w:after="100" w:afterAutospacing="1"/>
        <w:jc w:val="both"/>
      </w:pPr>
      <w:r w:rsidRPr="008E510D">
        <w:t xml:space="preserve">This standard defines </w:t>
      </w:r>
      <w:r w:rsidR="00E60398">
        <w:t>a</w:t>
      </w:r>
      <w:r w:rsidR="00E60398" w:rsidRPr="008E510D">
        <w:t xml:space="preserve"> </w:t>
      </w:r>
      <w:r w:rsidRPr="008E510D">
        <w:t xml:space="preserve">conceptual model for hydrologic features and their fundamental relationships. </w:t>
      </w:r>
      <w:r w:rsidR="001C56DE">
        <w:t>Requirements fo</w:t>
      </w:r>
      <w:r w:rsidR="001C3991">
        <w:t>r</w:t>
      </w:r>
      <w:r w:rsidR="001C56DE">
        <w:t xml:space="preserve"> c</w:t>
      </w:r>
      <w:r w:rsidR="00CD3828">
        <w:t>onformance with the</w:t>
      </w:r>
      <w:r w:rsidR="00CD3828" w:rsidRPr="008E510D">
        <w:t xml:space="preserve"> </w:t>
      </w:r>
      <w:r w:rsidRPr="008E510D">
        <w:t xml:space="preserve">conceptual model </w:t>
      </w:r>
      <w:r w:rsidR="001C56DE">
        <w:t>are</w:t>
      </w:r>
      <w:r w:rsidR="00CD3828">
        <w:t xml:space="preserve"> defined for two types of implementation targets</w:t>
      </w:r>
      <w:r w:rsidRPr="008E510D">
        <w:t xml:space="preserve">: a) implementation </w:t>
      </w:r>
      <w:r w:rsidR="00CD3828">
        <w:t xml:space="preserve">schemas for </w:t>
      </w:r>
      <w:r w:rsidR="004D696A">
        <w:t xml:space="preserve">representation of </w:t>
      </w:r>
      <w:r w:rsidR="00CD3828">
        <w:lastRenderedPageBreak/>
        <w:t>hydrologic data</w:t>
      </w:r>
      <w:r w:rsidRPr="008E510D">
        <w:t xml:space="preserve"> or b) </w:t>
      </w:r>
      <w:r w:rsidR="001C3991">
        <w:t xml:space="preserve">implementation </w:t>
      </w:r>
      <w:r w:rsidR="00CD3828">
        <w:t xml:space="preserve">mappings between terms or concepts from two or more other existing hydro data </w:t>
      </w:r>
      <w:r w:rsidR="007D2A65">
        <w:t>schemas</w:t>
      </w:r>
      <w:r w:rsidR="00CD3828">
        <w:t xml:space="preserve"> based on </w:t>
      </w:r>
      <w:r w:rsidR="001C3991">
        <w:t>common intermediary</w:t>
      </w:r>
      <w:r w:rsidR="00CD3828">
        <w:t xml:space="preserve"> </w:t>
      </w:r>
      <w:r w:rsidRPr="008E510D">
        <w:t xml:space="preserve">HY_Features </w:t>
      </w:r>
      <w:r w:rsidR="00CD3828">
        <w:t>concepts</w:t>
      </w:r>
      <w:r w:rsidRPr="008E510D">
        <w:t xml:space="preserve">. </w:t>
      </w:r>
      <w:r w:rsidR="003F1661">
        <w:t xml:space="preserve">Any conformant implementations are required to satisfy the requirements defined in </w:t>
      </w:r>
      <w:r w:rsidR="005C59DE">
        <w:t>Clause</w:t>
      </w:r>
      <w:r w:rsidR="003F1661">
        <w:t xml:space="preserve"> 7 of this document for the </w:t>
      </w:r>
      <w:r w:rsidR="001C56DE">
        <w:t>requirements</w:t>
      </w:r>
      <w:r w:rsidR="003F1661">
        <w:t xml:space="preserve"> class</w:t>
      </w:r>
      <w:r w:rsidR="00AF163D">
        <w:t>(es)</w:t>
      </w:r>
      <w:r w:rsidR="003F1661">
        <w:t xml:space="preserve"> with which they assert conformance. This is true whether the implementation is explicit in the case of a schema (such as an OWL/RDF ontology</w:t>
      </w:r>
      <w:r w:rsidR="00AF163D">
        <w:t xml:space="preserve"> or XML schema</w:t>
      </w:r>
      <w:r w:rsidR="003F1661">
        <w:t>) or implicit in the case of common concept</w:t>
      </w:r>
      <w:r w:rsidR="00AF163D">
        <w:t>s</w:t>
      </w:r>
      <w:r w:rsidR="003F1661">
        <w:t xml:space="preserve"> for </w:t>
      </w:r>
      <w:r w:rsidR="00AF163D">
        <w:t xml:space="preserve">a </w:t>
      </w:r>
      <w:r w:rsidR="003F1661">
        <w:t>schema mapping</w:t>
      </w:r>
      <w:r w:rsidR="00AF163D">
        <w:t xml:space="preserve"> (such as an XSLT </w:t>
      </w:r>
      <w:r w:rsidR="007D2A65">
        <w:t>rule</w:t>
      </w:r>
      <w:r w:rsidR="00AF163D">
        <w:t>)</w:t>
      </w:r>
      <w:r w:rsidR="003F1661">
        <w:t>. The accuracy or detail</w:t>
      </w:r>
      <w:r w:rsidR="00AF163D">
        <w:t xml:space="preserve"> </w:t>
      </w:r>
      <w:r w:rsidR="003F1661">
        <w:t xml:space="preserve">with which an external term is mapped to a HY_Features </w:t>
      </w:r>
      <w:r w:rsidR="00AF163D">
        <w:t xml:space="preserve">common </w:t>
      </w:r>
      <w:r w:rsidR="003F1661">
        <w:t>concept is beyond th</w:t>
      </w:r>
      <w:r w:rsidR="00DB53CC">
        <w:t>e scope of this standard, as is specification of a particular concept mapping methodology.</w:t>
      </w:r>
    </w:p>
    <w:p w14:paraId="715815BE" w14:textId="48FA029E" w:rsidR="002D6E67" w:rsidRPr="00AC412E" w:rsidRDefault="001D20FF" w:rsidP="002D6E67">
      <w:pPr>
        <w:spacing w:before="100" w:beforeAutospacing="1" w:after="100" w:afterAutospacing="1"/>
        <w:jc w:val="both"/>
      </w:pPr>
      <w:r>
        <w:t>A</w:t>
      </w:r>
      <w:r w:rsidR="002D6E67" w:rsidRPr="00AC412E">
        <w:t>nnexes C-F of this document provide</w:t>
      </w:r>
      <w:r w:rsidR="00DB53CC">
        <w:t xml:space="preserve">, </w:t>
      </w:r>
      <w:r>
        <w:t>nevertheless</w:t>
      </w:r>
      <w:r w:rsidR="00DB53CC">
        <w:t>,</w:t>
      </w:r>
      <w:r w:rsidR="002D6E67" w:rsidRPr="00AC412E">
        <w:t xml:space="preserve"> </w:t>
      </w:r>
      <w:r>
        <w:t>informative</w:t>
      </w:r>
      <w:r w:rsidR="002D6E67" w:rsidRPr="00AC412E">
        <w:t xml:space="preserve"> mapping</w:t>
      </w:r>
      <w:r w:rsidR="00AF163D">
        <w:t>s</w:t>
      </w:r>
      <w:r w:rsidR="002D6E67" w:rsidRPr="00AC412E">
        <w:t xml:space="preserve"> </w:t>
      </w:r>
      <w:r w:rsidR="00DB53CC">
        <w:t xml:space="preserve">to and from HY_Features </w:t>
      </w:r>
      <w:r w:rsidR="002D6E67" w:rsidRPr="00AC412E">
        <w:t>for the</w:t>
      </w:r>
      <w:r w:rsidR="00DB53CC">
        <w:t xml:space="preserve"> following hydro data models:</w:t>
      </w:r>
    </w:p>
    <w:p w14:paraId="5B46FB0E" w14:textId="77777777" w:rsidR="002D6E67" w:rsidRPr="00AC412E" w:rsidRDefault="002D6E67" w:rsidP="00D11846">
      <w:pPr>
        <w:numPr>
          <w:ilvl w:val="0"/>
          <w:numId w:val="23"/>
        </w:numPr>
        <w:spacing w:before="100" w:beforeAutospacing="1" w:after="100" w:afterAutospacing="1"/>
        <w:jc w:val="both"/>
      </w:pPr>
      <w:r w:rsidRPr="00AC412E">
        <w:t>Australian Hydrological Geospatial Fabric (AHGF) [11],</w:t>
      </w:r>
    </w:p>
    <w:p w14:paraId="4D1A2A9E" w14:textId="4C6FEE3A" w:rsidR="002D6E67" w:rsidRPr="00AC412E" w:rsidRDefault="002D6E67" w:rsidP="00D11846">
      <w:pPr>
        <w:numPr>
          <w:ilvl w:val="0"/>
          <w:numId w:val="23"/>
        </w:numPr>
        <w:spacing w:before="100" w:beforeAutospacing="1" w:after="100" w:afterAutospacing="1"/>
        <w:jc w:val="both"/>
      </w:pPr>
      <w:r w:rsidRPr="00AC412E">
        <w:t>USGS National Hydrography Dataset Plus (NHD Plus)[10],</w:t>
      </w:r>
    </w:p>
    <w:p w14:paraId="7FE1C3C4" w14:textId="77777777" w:rsidR="002D6E67" w:rsidRPr="00AC412E" w:rsidRDefault="002D6E67" w:rsidP="00D11846">
      <w:pPr>
        <w:numPr>
          <w:ilvl w:val="0"/>
          <w:numId w:val="23"/>
        </w:numPr>
        <w:spacing w:before="100" w:beforeAutospacing="1" w:after="100" w:afterAutospacing="1"/>
        <w:jc w:val="both"/>
        <w:rPr>
          <w:bCs/>
        </w:rPr>
      </w:pPr>
      <w:r w:rsidRPr="00AC412E">
        <w:rPr>
          <w:bCs/>
        </w:rPr>
        <w:t>INSPIRE Hydrography theme [2],</w:t>
      </w:r>
    </w:p>
    <w:p w14:paraId="13202447" w14:textId="77777777" w:rsidR="002D6E67" w:rsidRPr="00AC412E" w:rsidRDefault="002D6E67" w:rsidP="00D11846">
      <w:pPr>
        <w:numPr>
          <w:ilvl w:val="0"/>
          <w:numId w:val="23"/>
        </w:numPr>
        <w:spacing w:before="100" w:beforeAutospacing="1" w:after="100" w:afterAutospacing="1"/>
        <w:jc w:val="both"/>
      </w:pPr>
      <w:r w:rsidRPr="00AC412E">
        <w:t xml:space="preserve">French National Service for Water Data and Reference-dataset Management (SANDRE) [12]. </w:t>
      </w:r>
    </w:p>
    <w:p w14:paraId="04B5F9B5" w14:textId="5352B7B9" w:rsidR="00825927" w:rsidRDefault="002D6E67" w:rsidP="00450C77">
      <w:pPr>
        <w:spacing w:before="100" w:beforeAutospacing="1" w:after="100" w:afterAutospacing="1"/>
        <w:jc w:val="both"/>
      </w:pPr>
      <w:r w:rsidRPr="00AC412E">
        <w:t>These mappings are intended to provide a</w:t>
      </w:r>
      <w:r w:rsidR="006753B8">
        <w:t xml:space="preserve"> general</w:t>
      </w:r>
      <w:r w:rsidRPr="00AC412E">
        <w:t xml:space="preserve"> understanding of the </w:t>
      </w:r>
      <w:r w:rsidR="006753B8">
        <w:t>correspondence between</w:t>
      </w:r>
      <w:r w:rsidRPr="00AC412E">
        <w:t xml:space="preserve"> HY_Features concepts and </w:t>
      </w:r>
      <w:r w:rsidR="006753B8">
        <w:t>existing</w:t>
      </w:r>
      <w:r w:rsidRPr="00AC412E">
        <w:t xml:space="preserve"> </w:t>
      </w:r>
      <w:r w:rsidR="006753B8">
        <w:t>conceptual / physical models</w:t>
      </w:r>
      <w:r w:rsidRPr="00AC412E">
        <w:t>.</w:t>
      </w:r>
      <w:r w:rsidR="00980B7C">
        <w:t xml:space="preserve"> They are informative with respect to any future mapping implementations.</w:t>
      </w:r>
      <w:r w:rsidRPr="00AC412E">
        <w:t xml:space="preserve"> </w:t>
      </w:r>
    </w:p>
    <w:p w14:paraId="7924F998" w14:textId="033AC497" w:rsidR="00A45372" w:rsidRPr="008E510D" w:rsidRDefault="00A45372" w:rsidP="00450C77">
      <w:pPr>
        <w:spacing w:before="100" w:beforeAutospacing="1" w:after="100" w:afterAutospacing="1"/>
        <w:jc w:val="both"/>
      </w:pPr>
      <w:r w:rsidRPr="008E510D">
        <w:t xml:space="preserve">Conformance </w:t>
      </w:r>
      <w:r w:rsidR="00980B7C">
        <w:t xml:space="preserve">of implementation targets </w:t>
      </w:r>
      <w:r w:rsidRPr="008E510D">
        <w:t xml:space="preserve">with this standard shall be </w:t>
      </w:r>
      <w:r w:rsidR="00980B7C">
        <w:t>verified</w:t>
      </w:r>
      <w:r w:rsidR="00980B7C" w:rsidRPr="008E510D">
        <w:t xml:space="preserve"> </w:t>
      </w:r>
      <w:r w:rsidRPr="008E510D">
        <w:t xml:space="preserve">using all the relevant tests specified in Annex A (normative) of this document. The framework, concepts, and methodology for testing, and the criteria to be </w:t>
      </w:r>
      <w:r w:rsidR="00980B7C">
        <w:t>met</w:t>
      </w:r>
      <w:r w:rsidR="00980B7C" w:rsidRPr="008E510D">
        <w:t xml:space="preserve"> </w:t>
      </w:r>
      <w:r w:rsidRPr="008E510D">
        <w:t>to claim conformance are specified in the OGC Compliance Testing Policies and Procedures and the OGC Compliance Testing web site</w:t>
      </w:r>
      <w:r w:rsidR="00552B26">
        <w:rPr>
          <w:rStyle w:val="Funotenzeichen"/>
        </w:rPr>
        <w:footnoteReference w:id="1"/>
      </w:r>
      <w:r w:rsidRPr="008E510D">
        <w:t>.</w:t>
      </w:r>
    </w:p>
    <w:p w14:paraId="5E64208A" w14:textId="2260FBA8" w:rsidR="00A45372" w:rsidRPr="008E510D" w:rsidRDefault="00A45372" w:rsidP="00450C77">
      <w:pPr>
        <w:spacing w:before="100" w:beforeAutospacing="1" w:after="100" w:afterAutospacing="1"/>
        <w:jc w:val="both"/>
      </w:pPr>
      <w:r w:rsidRPr="008E510D">
        <w:t xml:space="preserve">All requirements-classes and conformance-classes described in this document are owned by the </w:t>
      </w:r>
      <w:r w:rsidR="00980B7C">
        <w:t xml:space="preserve">HY_Features </w:t>
      </w:r>
      <w:r w:rsidRPr="008E510D">
        <w:t>standar</w:t>
      </w:r>
      <w:r w:rsidR="00980B7C">
        <w:t>d</w:t>
      </w:r>
      <w:r w:rsidRPr="008E510D">
        <w:t>.</w:t>
      </w:r>
    </w:p>
    <w:p w14:paraId="1AF71530" w14:textId="77777777" w:rsidR="00B628D4" w:rsidRPr="008E510D" w:rsidRDefault="00B628D4" w:rsidP="00834E29">
      <w:pPr>
        <w:pStyle w:val="berschrift1"/>
        <w:jc w:val="both"/>
      </w:pPr>
      <w:bookmarkStart w:id="12" w:name="_Toc458775720"/>
      <w:bookmarkStart w:id="13" w:name="_Toc471741636"/>
      <w:r w:rsidRPr="008E510D">
        <w:t>Normative References</w:t>
      </w:r>
      <w:bookmarkEnd w:id="12"/>
      <w:bookmarkEnd w:id="13"/>
    </w:p>
    <w:p w14:paraId="44228B51" w14:textId="3B119D3B" w:rsidR="00277D72" w:rsidRPr="008E510D" w:rsidRDefault="00277D72" w:rsidP="00450C77">
      <w:pPr>
        <w:pStyle w:val="StandardWeb"/>
        <w:jc w:val="both"/>
        <w:rPr>
          <w:lang w:val="en-US"/>
        </w:rPr>
      </w:pPr>
      <w:r w:rsidRPr="008E510D">
        <w:rPr>
          <w:lang w:val="en-US"/>
        </w:rPr>
        <w:t>The following normative documents contain provisions that, through reference in this text, constitute provisions of this document. For dated references, subsequent amendments to, or revisions of, any of these publications do not apply. For undated references, the latest edition of the normative document referred to applies.</w:t>
      </w:r>
    </w:p>
    <w:p w14:paraId="500BC2D4" w14:textId="675E7F44" w:rsidR="00780784" w:rsidRPr="00AF4F4F" w:rsidRDefault="00780784" w:rsidP="00780784">
      <w:pPr>
        <w:pStyle w:val="StandardWeb"/>
        <w:rPr>
          <w:lang w:val="en-US"/>
        </w:rPr>
      </w:pPr>
      <w:r w:rsidRPr="00AF4F4F">
        <w:rPr>
          <w:lang w:val="en-US"/>
        </w:rPr>
        <w:t xml:space="preserve">OGC Abstract Specification </w:t>
      </w:r>
      <w:r w:rsidRPr="00AF4F4F">
        <w:t xml:space="preserve">Topic 1, </w:t>
      </w:r>
      <w:r w:rsidRPr="00AF4F4F">
        <w:rPr>
          <w:bCs/>
        </w:rPr>
        <w:t>Feature Geometry</w:t>
      </w:r>
      <w:r w:rsidRPr="00AF4F4F">
        <w:t xml:space="preserve"> </w:t>
      </w:r>
      <w:r w:rsidRPr="00AF4F4F">
        <w:br/>
        <w:t xml:space="preserve">(aka </w:t>
      </w:r>
      <w:r w:rsidRPr="00AF4F4F">
        <w:rPr>
          <w:lang w:val="en-US"/>
        </w:rPr>
        <w:t>ISO 19107:2003, Geographic Information — Spatial schema)</w:t>
      </w:r>
    </w:p>
    <w:p w14:paraId="0F4CD6BE" w14:textId="154550C0" w:rsidR="00780784" w:rsidRPr="00AF4F4F" w:rsidRDefault="00780784" w:rsidP="00780784">
      <w:pPr>
        <w:pStyle w:val="StandardWeb"/>
        <w:rPr>
          <w:lang w:val="en-US"/>
        </w:rPr>
      </w:pPr>
      <w:r w:rsidRPr="00AF4F4F">
        <w:rPr>
          <w:lang w:val="en-US"/>
        </w:rPr>
        <w:lastRenderedPageBreak/>
        <w:t xml:space="preserve">OGC Abstract Specification </w:t>
      </w:r>
      <w:r w:rsidRPr="00AF4F4F">
        <w:t xml:space="preserve">Topic 2, </w:t>
      </w:r>
      <w:r w:rsidR="0075194F" w:rsidRPr="00AF4F4F">
        <w:t>Spatial referencing by coordinates</w:t>
      </w:r>
      <w:r w:rsidRPr="00AF4F4F">
        <w:t xml:space="preserve"> </w:t>
      </w:r>
      <w:r w:rsidRPr="00AF4F4F">
        <w:br/>
        <w:t xml:space="preserve">(aka </w:t>
      </w:r>
      <w:r w:rsidRPr="00AF4F4F">
        <w:rPr>
          <w:lang w:val="en-US"/>
        </w:rPr>
        <w:t>ISO 19111:2007, Geographic Information — Referencing by coordinates)</w:t>
      </w:r>
    </w:p>
    <w:p w14:paraId="7C478C5F" w14:textId="78D7BFC5" w:rsidR="00277D72" w:rsidRPr="00AF4F4F" w:rsidRDefault="000E41C9" w:rsidP="00780784">
      <w:pPr>
        <w:pStyle w:val="StandardWeb"/>
        <w:rPr>
          <w:lang w:val="en-US"/>
        </w:rPr>
      </w:pPr>
      <w:r w:rsidRPr="00AF4F4F">
        <w:rPr>
          <w:lang w:val="en-US"/>
        </w:rPr>
        <w:t xml:space="preserve">OGC Abstract Specification </w:t>
      </w:r>
      <w:r w:rsidR="0075194F" w:rsidRPr="00AF4F4F">
        <w:t>Topic 5, Features</w:t>
      </w:r>
      <w:r w:rsidRPr="00AF4F4F">
        <w:t xml:space="preserve"> </w:t>
      </w:r>
      <w:r w:rsidR="00780784" w:rsidRPr="00AF4F4F">
        <w:br/>
      </w:r>
      <w:r w:rsidRPr="00AF4F4F">
        <w:t xml:space="preserve">(aka </w:t>
      </w:r>
      <w:r w:rsidR="0075194F" w:rsidRPr="00AF4F4F">
        <w:rPr>
          <w:lang w:val="en-US"/>
        </w:rPr>
        <w:t>ISO 19101:2002, Geographic Information—Reference Model</w:t>
      </w:r>
      <w:r w:rsidRPr="00AF4F4F">
        <w:rPr>
          <w:lang w:val="en-US"/>
        </w:rPr>
        <w:t>)</w:t>
      </w:r>
    </w:p>
    <w:p w14:paraId="473E3E49" w14:textId="473BB0F1" w:rsidR="00780784" w:rsidRPr="00AF4F4F" w:rsidRDefault="00780784" w:rsidP="00780784">
      <w:pPr>
        <w:pStyle w:val="StandardWeb"/>
        <w:rPr>
          <w:lang w:val="en-US"/>
        </w:rPr>
      </w:pPr>
      <w:r w:rsidRPr="00AF4F4F">
        <w:rPr>
          <w:lang w:val="en-US"/>
        </w:rPr>
        <w:t>OGC Abstract Specification</w:t>
      </w:r>
      <w:r w:rsidR="0075194F" w:rsidRPr="00AF4F4F">
        <w:rPr>
          <w:lang w:val="en-US"/>
        </w:rPr>
        <w:t xml:space="preserve"> Topic 11, Metadata</w:t>
      </w:r>
      <w:r w:rsidRPr="00AF4F4F">
        <w:rPr>
          <w:lang w:val="en-US"/>
        </w:rPr>
        <w:t xml:space="preserve"> </w:t>
      </w:r>
      <w:r w:rsidRPr="00AF4F4F">
        <w:t xml:space="preserve">(aka </w:t>
      </w:r>
      <w:r w:rsidRPr="00AF4F4F">
        <w:rPr>
          <w:lang w:val="en-US"/>
        </w:rPr>
        <w:t xml:space="preserve">ISO </w:t>
      </w:r>
      <w:r w:rsidRPr="0023342C">
        <w:rPr>
          <w:lang w:val="en-US"/>
        </w:rPr>
        <w:t>19115</w:t>
      </w:r>
      <w:r w:rsidR="00065984" w:rsidRPr="0023342C">
        <w:rPr>
          <w:lang w:val="en-US"/>
        </w:rPr>
        <w:t>-1</w:t>
      </w:r>
      <w:r w:rsidRPr="0023342C">
        <w:rPr>
          <w:lang w:val="en-US"/>
        </w:rPr>
        <w:t>:201</w:t>
      </w:r>
      <w:r w:rsidR="00065984" w:rsidRPr="0023342C">
        <w:rPr>
          <w:lang w:val="en-US"/>
        </w:rPr>
        <w:t>4</w:t>
      </w:r>
      <w:r w:rsidRPr="00AF4F4F">
        <w:rPr>
          <w:lang w:val="en-US"/>
        </w:rPr>
        <w:t>, Geographic Information — Metadata – Fundamentals)</w:t>
      </w:r>
    </w:p>
    <w:p w14:paraId="101BCE1A" w14:textId="15BE68C8" w:rsidR="00AF4ECC" w:rsidRPr="00AF4F4F" w:rsidRDefault="00AF4ECC" w:rsidP="00AF4ECC">
      <w:pPr>
        <w:pStyle w:val="StandardWeb"/>
        <w:rPr>
          <w:lang w:val="en-US"/>
        </w:rPr>
      </w:pPr>
      <w:r w:rsidRPr="00AF4F4F">
        <w:rPr>
          <w:lang w:val="en-US"/>
        </w:rPr>
        <w:t xml:space="preserve">OGC Abstract Specification </w:t>
      </w:r>
      <w:r w:rsidRPr="00AF4F4F">
        <w:rPr>
          <w:bCs/>
        </w:rPr>
        <w:t>Topic 19, Geographic information - Linear referencing (aka</w:t>
      </w:r>
      <w:r w:rsidRPr="00AF4F4F">
        <w:rPr>
          <w:b/>
          <w:bCs/>
        </w:rPr>
        <w:t xml:space="preserve"> </w:t>
      </w:r>
      <w:r w:rsidRPr="00AF4F4F">
        <w:rPr>
          <w:lang w:val="en-US"/>
        </w:rPr>
        <w:t>ISO 19148:2012, Geographic Information — Linear referencing)</w:t>
      </w:r>
    </w:p>
    <w:p w14:paraId="0D0FC7F5" w14:textId="7F9EA0EF" w:rsidR="00AF4ECC" w:rsidRPr="008E510D" w:rsidRDefault="00AF4ECC" w:rsidP="00AF4ECC">
      <w:pPr>
        <w:pStyle w:val="StandardWeb"/>
        <w:rPr>
          <w:lang w:val="en-US"/>
        </w:rPr>
      </w:pPr>
      <w:r w:rsidRPr="00AF4F4F">
        <w:rPr>
          <w:lang w:val="en-US"/>
        </w:rPr>
        <w:t xml:space="preserve">OGC Abstract Specification </w:t>
      </w:r>
      <w:r w:rsidR="0075194F" w:rsidRPr="00AF4F4F">
        <w:t>Topic 20, Observations and Measurements</w:t>
      </w:r>
      <w:r w:rsidRPr="00AF4F4F">
        <w:rPr>
          <w:lang w:val="en-US"/>
        </w:rPr>
        <w:t xml:space="preserve"> (aka ISO 19156:2011, Geographic Information — Observations and Measurements)</w:t>
      </w:r>
    </w:p>
    <w:p w14:paraId="5FE11291" w14:textId="77777777" w:rsidR="00277D72" w:rsidRPr="008E510D" w:rsidRDefault="00277D72" w:rsidP="00780784">
      <w:pPr>
        <w:pStyle w:val="StandardWeb"/>
        <w:rPr>
          <w:lang w:val="en-US"/>
        </w:rPr>
      </w:pPr>
      <w:r w:rsidRPr="008E510D">
        <w:rPr>
          <w:lang w:val="en-US"/>
        </w:rPr>
        <w:t>ISO/TS 19103:2005, Geographic Information — Conceptual schema language</w:t>
      </w:r>
    </w:p>
    <w:p w14:paraId="7DCE0464" w14:textId="77777777" w:rsidR="00277D72" w:rsidRPr="008E510D" w:rsidRDefault="00277D72" w:rsidP="00780784">
      <w:pPr>
        <w:pStyle w:val="StandardWeb"/>
        <w:rPr>
          <w:lang w:val="en-US"/>
        </w:rPr>
      </w:pPr>
      <w:r w:rsidRPr="008E510D">
        <w:rPr>
          <w:lang w:val="en-US"/>
        </w:rPr>
        <w:t>ISO 19108:2006, Geographic Information — Temporal schema</w:t>
      </w:r>
    </w:p>
    <w:p w14:paraId="638B6870" w14:textId="77777777" w:rsidR="00277D72" w:rsidRPr="008E510D" w:rsidRDefault="00277D72" w:rsidP="00780784">
      <w:pPr>
        <w:pStyle w:val="StandardWeb"/>
        <w:rPr>
          <w:lang w:val="en-US"/>
        </w:rPr>
      </w:pPr>
      <w:r w:rsidRPr="008E510D">
        <w:rPr>
          <w:lang w:val="en-US"/>
        </w:rPr>
        <w:t>ISO 19109:2006, Geographic Information — Rules for application schemas</w:t>
      </w:r>
    </w:p>
    <w:p w14:paraId="082A8356" w14:textId="22522667" w:rsidR="00277D72" w:rsidRPr="00AA50B1" w:rsidRDefault="00AA50B1" w:rsidP="00780784">
      <w:pPr>
        <w:pStyle w:val="StandardWeb"/>
        <w:rPr>
          <w:lang w:val="en-US"/>
        </w:rPr>
      </w:pPr>
      <w:r>
        <w:rPr>
          <w:lang w:val="en-US"/>
        </w:rPr>
        <w:t xml:space="preserve">ISO 19133:2005, </w:t>
      </w:r>
      <w:r w:rsidRPr="008E510D">
        <w:rPr>
          <w:lang w:val="en-US"/>
        </w:rPr>
        <w:t xml:space="preserve">Geographic Information — </w:t>
      </w:r>
      <w:r w:rsidRPr="00AA50B1">
        <w:rPr>
          <w:lang w:val="en-US"/>
        </w:rPr>
        <w:t>Location-based services – Tracking and navigation</w:t>
      </w:r>
      <w:r w:rsidR="00277D72" w:rsidRPr="008E510D">
        <w:rPr>
          <w:lang w:val="en-US"/>
        </w:rPr>
        <w:t xml:space="preserve"> </w:t>
      </w:r>
    </w:p>
    <w:p w14:paraId="23D9D016" w14:textId="7610A724" w:rsidR="00274E95" w:rsidRPr="008E510D" w:rsidRDefault="00274E95" w:rsidP="00834E29">
      <w:pPr>
        <w:pStyle w:val="berschrift1"/>
        <w:jc w:val="both"/>
      </w:pPr>
      <w:bookmarkStart w:id="14" w:name="_Toc458775721"/>
      <w:bookmarkStart w:id="15" w:name="_Toc471741637"/>
      <w:r w:rsidRPr="008E510D">
        <w:t>Terms and Definitions</w:t>
      </w:r>
      <w:bookmarkEnd w:id="14"/>
      <w:bookmarkEnd w:id="15"/>
    </w:p>
    <w:p w14:paraId="62093A74" w14:textId="4E80CBFA" w:rsidR="00463826" w:rsidRPr="008E510D" w:rsidRDefault="00463826" w:rsidP="00450C77">
      <w:pPr>
        <w:pStyle w:val="StandardWeb"/>
        <w:jc w:val="both"/>
        <w:rPr>
          <w:lang w:val="en-US"/>
        </w:rPr>
      </w:pPr>
      <w:r w:rsidRPr="008E510D">
        <w:rPr>
          <w:lang w:val="en-US"/>
        </w:rPr>
        <w:t xml:space="preserve">This document uses the terms defined in Sub-clause 5.3 of [OGC 06-121r8], which is based on the ISO/IEC Directives, Part 2, Rules for the structure and drafting of International Standards. In particular, the word </w:t>
      </w:r>
      <w:r w:rsidR="00510EBB">
        <w:rPr>
          <w:lang w:val="en-US"/>
        </w:rPr>
        <w:t>SHALL</w:t>
      </w:r>
      <w:r w:rsidRPr="008E510D">
        <w:rPr>
          <w:lang w:val="en-US"/>
        </w:rPr>
        <w:t xml:space="preserve"> (not "must") is the verb form used to indicate a requirement to be strictly followed to conform to this standard.</w:t>
      </w:r>
    </w:p>
    <w:p w14:paraId="171466EF" w14:textId="77777777" w:rsidR="00463826" w:rsidRPr="008E510D" w:rsidRDefault="00463826" w:rsidP="00450C77">
      <w:pPr>
        <w:pStyle w:val="StandardWeb"/>
        <w:jc w:val="both"/>
        <w:rPr>
          <w:lang w:val="en-US"/>
        </w:rPr>
      </w:pPr>
      <w:r w:rsidRPr="008E510D">
        <w:rPr>
          <w:lang w:val="en-US"/>
        </w:rPr>
        <w:t>For the purposes of this document, the following additional terms and definitions apply.</w:t>
      </w:r>
    </w:p>
    <w:p w14:paraId="45057617" w14:textId="77777777" w:rsidR="00807D2F" w:rsidRDefault="00807D2F" w:rsidP="00834E29">
      <w:pPr>
        <w:pStyle w:val="TermNum"/>
        <w:jc w:val="both"/>
        <w:outlineLvl w:val="0"/>
        <w:rPr>
          <w:lang w:val="en-US"/>
        </w:rPr>
      </w:pPr>
      <w:bookmarkStart w:id="16" w:name="_Toc365297047"/>
    </w:p>
    <w:p w14:paraId="72797F97" w14:textId="70BE4B85" w:rsidR="00B628D4" w:rsidRPr="008E510D" w:rsidRDefault="00A73CDA" w:rsidP="00807D2F">
      <w:pPr>
        <w:pStyle w:val="TermNum"/>
        <w:numPr>
          <w:ilvl w:val="0"/>
          <w:numId w:val="0"/>
        </w:numPr>
        <w:jc w:val="both"/>
        <w:rPr>
          <w:lang w:val="en-US"/>
        </w:rPr>
      </w:pPr>
      <w:r>
        <w:rPr>
          <w:lang w:val="en-US"/>
        </w:rPr>
        <w:t>application schema</w:t>
      </w:r>
      <w:bookmarkEnd w:id="16"/>
    </w:p>
    <w:p w14:paraId="7B8DC676" w14:textId="212EA767" w:rsidR="00463826" w:rsidRDefault="00463826" w:rsidP="00D3543D">
      <w:pPr>
        <w:pStyle w:val="StandardWeb"/>
        <w:jc w:val="both"/>
        <w:rPr>
          <w:lang w:val="en-US"/>
        </w:rPr>
      </w:pPr>
      <w:bookmarkStart w:id="17" w:name="_Toc365297049"/>
      <w:r w:rsidRPr="00D3543D">
        <w:rPr>
          <w:lang w:val="en-US"/>
        </w:rPr>
        <w:t xml:space="preserve">Conceptual schema for data </w:t>
      </w:r>
      <w:r w:rsidR="003947EA">
        <w:rPr>
          <w:lang w:val="en-US"/>
        </w:rPr>
        <w:t>utilized</w:t>
      </w:r>
      <w:r w:rsidR="003947EA" w:rsidRPr="00D3543D">
        <w:rPr>
          <w:lang w:val="en-US"/>
        </w:rPr>
        <w:t xml:space="preserve"> </w:t>
      </w:r>
      <w:r w:rsidR="003947EA">
        <w:rPr>
          <w:lang w:val="en-US"/>
        </w:rPr>
        <w:t>in</w:t>
      </w:r>
      <w:r w:rsidR="003947EA" w:rsidRPr="00D3543D">
        <w:rPr>
          <w:lang w:val="en-US"/>
        </w:rPr>
        <w:t xml:space="preserve"> </w:t>
      </w:r>
      <w:r w:rsidRPr="00D3543D">
        <w:rPr>
          <w:lang w:val="en-US"/>
        </w:rPr>
        <w:t>one or more applications [ISO 19101].</w:t>
      </w:r>
    </w:p>
    <w:p w14:paraId="75C636D6" w14:textId="77777777" w:rsidR="00053564" w:rsidRDefault="00053564" w:rsidP="00834E29">
      <w:pPr>
        <w:pStyle w:val="TermNum"/>
        <w:outlineLvl w:val="0"/>
      </w:pPr>
    </w:p>
    <w:p w14:paraId="058DE755" w14:textId="39B73355" w:rsidR="00053564" w:rsidRPr="00D604FF" w:rsidRDefault="00053564" w:rsidP="00365409">
      <w:pPr>
        <w:pStyle w:val="TermNum"/>
        <w:numPr>
          <w:ilvl w:val="0"/>
          <w:numId w:val="0"/>
        </w:numPr>
      </w:pPr>
      <w:r w:rsidRPr="00D604FF">
        <w:t>boundary (line)</w:t>
      </w:r>
    </w:p>
    <w:p w14:paraId="47CC7726" w14:textId="75B81D8E" w:rsidR="00C964C6" w:rsidRPr="00D604FF" w:rsidRDefault="00053564" w:rsidP="00E84282">
      <w:pPr>
        <w:pStyle w:val="StandardWeb"/>
        <w:jc w:val="both"/>
        <w:rPr>
          <w:lang w:val="en-US"/>
        </w:rPr>
      </w:pPr>
      <w:r w:rsidRPr="00D604FF">
        <w:rPr>
          <w:lang w:val="en-US"/>
        </w:rPr>
        <w:t xml:space="preserve">Geometric representation of </w:t>
      </w:r>
      <w:r w:rsidR="003947EA">
        <w:rPr>
          <w:lang w:val="en-US"/>
        </w:rPr>
        <w:t>a</w:t>
      </w:r>
      <w:r w:rsidRPr="00D604FF">
        <w:rPr>
          <w:lang w:val="en-US"/>
        </w:rPr>
        <w:t xml:space="preserve"> </w:t>
      </w:r>
      <w:r w:rsidR="007D2A65">
        <w:rPr>
          <w:lang w:val="en-US"/>
        </w:rPr>
        <w:t>(</w:t>
      </w:r>
      <w:r w:rsidRPr="00D604FF">
        <w:rPr>
          <w:lang w:val="en-US"/>
        </w:rPr>
        <w:t>catchment</w:t>
      </w:r>
      <w:r w:rsidR="007D2A65">
        <w:rPr>
          <w:lang w:val="en-US"/>
        </w:rPr>
        <w:t>)</w:t>
      </w:r>
      <w:r w:rsidRPr="00D604FF">
        <w:rPr>
          <w:lang w:val="en-US"/>
        </w:rPr>
        <w:t xml:space="preserve"> boundary, usually a geometric composite curve</w:t>
      </w:r>
    </w:p>
    <w:p w14:paraId="7D901B48" w14:textId="5AF2D69B" w:rsidR="00807D2F" w:rsidRDefault="00556C82" w:rsidP="00E84282">
      <w:pPr>
        <w:pStyle w:val="StandardWeb"/>
        <w:jc w:val="both"/>
        <w:rPr>
          <w:lang w:val="en-US"/>
        </w:rPr>
      </w:pPr>
      <w:r w:rsidRPr="00D604FF">
        <w:rPr>
          <w:lang w:val="en-US"/>
        </w:rPr>
        <w:lastRenderedPageBreak/>
        <w:t xml:space="preserve">NOTE: </w:t>
      </w:r>
      <w:r w:rsidR="00053564" w:rsidRPr="00D604FF">
        <w:rPr>
          <w:lang w:val="en-US"/>
        </w:rPr>
        <w:t xml:space="preserve">This definition references the definition of a </w:t>
      </w:r>
      <w:r w:rsidR="00053564" w:rsidRPr="00D604FF">
        <w:rPr>
          <w:i/>
          <w:lang w:val="en-US"/>
        </w:rPr>
        <w:t>divide</w:t>
      </w:r>
      <w:r w:rsidR="00053564" w:rsidRPr="00D604FF">
        <w:rPr>
          <w:lang w:val="en-US"/>
        </w:rPr>
        <w:t xml:space="preserve"> described as summit or boundary line </w:t>
      </w:r>
      <w:r w:rsidR="003602D6">
        <w:rPr>
          <w:lang w:val="en-US"/>
        </w:rPr>
        <w:t>[9]</w:t>
      </w:r>
      <w:r w:rsidR="00053564" w:rsidRPr="00D604FF">
        <w:rPr>
          <w:lang w:val="en-US"/>
        </w:rPr>
        <w:t>.</w:t>
      </w:r>
      <w:bookmarkStart w:id="18" w:name="_Toc365297050"/>
      <w:bookmarkEnd w:id="17"/>
    </w:p>
    <w:p w14:paraId="179817BF" w14:textId="77777777" w:rsidR="00C964C6" w:rsidRDefault="00C964C6" w:rsidP="00834E29">
      <w:pPr>
        <w:pStyle w:val="TermNum"/>
        <w:outlineLvl w:val="0"/>
      </w:pPr>
    </w:p>
    <w:p w14:paraId="442E6142" w14:textId="4F642D4B" w:rsidR="00B628D4" w:rsidRPr="00E84282" w:rsidRDefault="00B628D4" w:rsidP="00C964C6">
      <w:pPr>
        <w:pStyle w:val="TermNum"/>
        <w:numPr>
          <w:ilvl w:val="0"/>
          <w:numId w:val="0"/>
        </w:numPr>
      </w:pPr>
      <w:r w:rsidRPr="00E84282">
        <w:t>catchment</w:t>
      </w:r>
      <w:bookmarkEnd w:id="18"/>
    </w:p>
    <w:p w14:paraId="17297C21" w14:textId="1E424905" w:rsidR="00463826" w:rsidRPr="008E510D" w:rsidRDefault="00463826" w:rsidP="00450C77">
      <w:pPr>
        <w:pStyle w:val="StandardWeb"/>
        <w:jc w:val="both"/>
        <w:rPr>
          <w:lang w:val="en-US"/>
        </w:rPr>
      </w:pPr>
      <w:r w:rsidRPr="008E510D">
        <w:rPr>
          <w:lang w:val="en-US"/>
        </w:rPr>
        <w:t>A physiographic unit where hydrologic processes take place. This class denotes a physiographic unit, which is defined by a hydrologically determined outlet to which all waters flow. While a catchment exists, it may or may not be clearly identified for repeated study.</w:t>
      </w:r>
    </w:p>
    <w:p w14:paraId="2D8BB0CB" w14:textId="46468E5F" w:rsidR="00463826" w:rsidRPr="008E510D" w:rsidRDefault="00463826" w:rsidP="00450C77">
      <w:pPr>
        <w:pStyle w:val="StandardWeb"/>
        <w:jc w:val="both"/>
        <w:rPr>
          <w:lang w:val="en-US"/>
        </w:rPr>
      </w:pPr>
      <w:r w:rsidRPr="008E510D">
        <w:rPr>
          <w:lang w:val="en-US"/>
        </w:rPr>
        <w:t>NOTE: This approach considers the catchment concept to be the basic unit of study in hydrology, water resources management, and environmental reporting. The approach is meant to be holistic, referring to the continuous interaction of surface and subsurface waters within a catchment, even if a particular representation of the catchment refers to only surface or subsurface aspects of the catchment. Special subtypes such as drainage basin and groundwater basin may be defined with a particular application.</w:t>
      </w:r>
    </w:p>
    <w:p w14:paraId="630A1510" w14:textId="17BE5644" w:rsidR="00463826" w:rsidRPr="008E510D" w:rsidRDefault="00463826" w:rsidP="00450C77">
      <w:pPr>
        <w:pStyle w:val="StandardWeb"/>
        <w:jc w:val="both"/>
        <w:rPr>
          <w:lang w:val="en-US"/>
        </w:rPr>
      </w:pPr>
      <w:r w:rsidRPr="008E510D">
        <w:rPr>
          <w:lang w:val="en-US"/>
        </w:rPr>
        <w:t>The synonym</w:t>
      </w:r>
      <w:r w:rsidR="007D2A65">
        <w:rPr>
          <w:lang w:val="en-US"/>
        </w:rPr>
        <w:t>ous</w:t>
      </w:r>
      <w:r w:rsidRPr="008E510D">
        <w:rPr>
          <w:lang w:val="en-US"/>
        </w:rPr>
        <w:t xml:space="preserve"> use of the terms catchment and catchment area in the WMO</w:t>
      </w:r>
      <w:r w:rsidR="003602D6">
        <w:rPr>
          <w:lang w:val="en-US"/>
        </w:rPr>
        <w:t>/</w:t>
      </w:r>
      <w:r w:rsidRPr="008E510D">
        <w:rPr>
          <w:lang w:val="en-US"/>
        </w:rPr>
        <w:t>UNESCO International Glossary of Hydrology (which is the key reference for the definitions in the HY_Features model</w:t>
      </w:r>
      <w:r w:rsidR="007D2A65">
        <w:rPr>
          <w:lang w:val="en-US"/>
        </w:rPr>
        <w:t>)</w:t>
      </w:r>
      <w:r w:rsidRPr="008E510D">
        <w:rPr>
          <w:lang w:val="en-US"/>
        </w:rPr>
        <w:t xml:space="preserve"> does not clearly distinguish between the catchment concept and its geometric representations such as catchment area, nor between catchment and its possible specializations like drainage basin and groundwater basin.</w:t>
      </w:r>
    </w:p>
    <w:p w14:paraId="14D7054B" w14:textId="1F026126" w:rsidR="00463826" w:rsidRDefault="00463826" w:rsidP="00450C77">
      <w:pPr>
        <w:pStyle w:val="StandardWeb"/>
        <w:jc w:val="both"/>
        <w:rPr>
          <w:lang w:val="en-US"/>
        </w:rPr>
      </w:pPr>
      <w:r w:rsidRPr="008E510D">
        <w:rPr>
          <w:lang w:val="en-US"/>
        </w:rPr>
        <w:t>The essential logic</w:t>
      </w:r>
      <w:r w:rsidR="004423BE">
        <w:rPr>
          <w:lang w:val="en-US"/>
        </w:rPr>
        <w:t>al</w:t>
      </w:r>
      <w:r w:rsidRPr="008E510D">
        <w:rPr>
          <w:lang w:val="en-US"/>
        </w:rPr>
        <w:t xml:space="preserve"> separation of concerns between a common concept and its </w:t>
      </w:r>
      <w:r w:rsidR="007D2A65">
        <w:rPr>
          <w:lang w:val="en-US"/>
        </w:rPr>
        <w:t xml:space="preserve">realization as </w:t>
      </w:r>
      <w:r w:rsidRPr="008E510D">
        <w:rPr>
          <w:lang w:val="en-US"/>
        </w:rPr>
        <w:t>interpretable data is dealt</w:t>
      </w:r>
      <w:r w:rsidR="004423BE">
        <w:rPr>
          <w:lang w:val="en-US"/>
        </w:rPr>
        <w:t xml:space="preserve"> with</w:t>
      </w:r>
      <w:r w:rsidRPr="008E510D">
        <w:rPr>
          <w:lang w:val="en-US"/>
        </w:rPr>
        <w:t xml:space="preserve"> by defining separate features for the catchment and its </w:t>
      </w:r>
      <w:r w:rsidR="007D2A65">
        <w:rPr>
          <w:lang w:val="en-US"/>
        </w:rPr>
        <w:t>realization</w:t>
      </w:r>
      <w:r w:rsidR="007D2A65" w:rsidRPr="008E510D">
        <w:rPr>
          <w:lang w:val="en-US"/>
        </w:rPr>
        <w:t xml:space="preserve"> </w:t>
      </w:r>
      <w:r w:rsidRPr="008E510D">
        <w:rPr>
          <w:lang w:val="en-US"/>
        </w:rPr>
        <w:t>and may be understood as a refinement of the complex, ambiguous definition given in the glossary. See also clause 5.4 of this standard on the use of WMO terminology.</w:t>
      </w:r>
    </w:p>
    <w:p w14:paraId="0081A76D" w14:textId="77777777" w:rsidR="00891D8B" w:rsidRDefault="00891D8B" w:rsidP="00834E29">
      <w:pPr>
        <w:pStyle w:val="TermNum"/>
        <w:outlineLvl w:val="0"/>
      </w:pPr>
    </w:p>
    <w:p w14:paraId="1D601C2E" w14:textId="2E44F877" w:rsidR="00891D8B" w:rsidRDefault="00891D8B" w:rsidP="00365409">
      <w:pPr>
        <w:pStyle w:val="TermNum"/>
        <w:numPr>
          <w:ilvl w:val="0"/>
          <w:numId w:val="0"/>
        </w:numPr>
      </w:pPr>
      <w:r>
        <w:t>c</w:t>
      </w:r>
      <w:r w:rsidR="005A640F">
        <w:t>atchment area</w:t>
      </w:r>
    </w:p>
    <w:p w14:paraId="68F4A013" w14:textId="04CFCEF8" w:rsidR="00891D8B" w:rsidRDefault="00891D8B" w:rsidP="00384DE9">
      <w:pPr>
        <w:pStyle w:val="StandardWeb"/>
        <w:jc w:val="both"/>
      </w:pPr>
      <w:r w:rsidRPr="00365409">
        <w:rPr>
          <w:lang w:val="en-US"/>
        </w:rPr>
        <w:t xml:space="preserve">Two-dimensional (areal) topological feature realizing the logical catchment in terms of a face bounded by catchment boundary and flow path edges. The concept of a face bounded by edges is described in detail in the ISO topology model [ISO19107]. The catchment area is usually represented as a geometric surface, and the measure of the catchment area may be denoted as surface area (if required). </w:t>
      </w:r>
    </w:p>
    <w:p w14:paraId="04C7D3AD" w14:textId="77777777" w:rsidR="00053564" w:rsidRDefault="00053564" w:rsidP="00834E29">
      <w:pPr>
        <w:pStyle w:val="TermNum"/>
        <w:outlineLvl w:val="0"/>
      </w:pPr>
    </w:p>
    <w:p w14:paraId="0BADD7EA" w14:textId="432FFA67" w:rsidR="00891D8B" w:rsidRDefault="00053564" w:rsidP="00365409">
      <w:pPr>
        <w:pStyle w:val="TermNum"/>
        <w:numPr>
          <w:ilvl w:val="0"/>
          <w:numId w:val="0"/>
        </w:numPr>
      </w:pPr>
      <w:r>
        <w:t>c</w:t>
      </w:r>
      <w:r w:rsidR="005A640F">
        <w:t>atchment boundary</w:t>
      </w:r>
    </w:p>
    <w:p w14:paraId="4506FD70" w14:textId="178B1982" w:rsidR="00F273E0" w:rsidRDefault="00F273E0" w:rsidP="00384DE9">
      <w:pPr>
        <w:pStyle w:val="StandardWeb"/>
        <w:jc w:val="both"/>
      </w:pPr>
      <w:r>
        <w:rPr>
          <w:lang w:val="en-US"/>
        </w:rPr>
        <w:t>Two</w:t>
      </w:r>
      <w:r w:rsidR="00891D8B" w:rsidRPr="00365409">
        <w:rPr>
          <w:lang w:val="en-US"/>
        </w:rPr>
        <w:t xml:space="preserve">-dimensional feature </w:t>
      </w:r>
      <w:r w:rsidR="00B245F9">
        <w:rPr>
          <w:lang w:val="en-US"/>
        </w:rPr>
        <w:t xml:space="preserve">that </w:t>
      </w:r>
      <w:r w:rsidR="00891D8B" w:rsidRPr="00365409">
        <w:rPr>
          <w:lang w:val="en-US"/>
        </w:rPr>
        <w:t>realiz</w:t>
      </w:r>
      <w:r w:rsidR="00B245F9">
        <w:rPr>
          <w:lang w:val="en-US"/>
        </w:rPr>
        <w:t>es</w:t>
      </w:r>
      <w:r w:rsidR="00891D8B" w:rsidRPr="00365409">
        <w:rPr>
          <w:lang w:val="en-US"/>
        </w:rPr>
        <w:t xml:space="preserve"> </w:t>
      </w:r>
      <w:r w:rsidR="00B245F9">
        <w:rPr>
          <w:lang w:val="en-US"/>
        </w:rPr>
        <w:t>a</w:t>
      </w:r>
      <w:r w:rsidR="00B245F9" w:rsidRPr="00365409">
        <w:rPr>
          <w:lang w:val="en-US"/>
        </w:rPr>
        <w:t xml:space="preserve"> </w:t>
      </w:r>
      <w:r w:rsidR="00891D8B" w:rsidRPr="00365409">
        <w:rPr>
          <w:lang w:val="en-US"/>
        </w:rPr>
        <w:t xml:space="preserve">logical catchment </w:t>
      </w:r>
      <w:r w:rsidR="00B245F9">
        <w:rPr>
          <w:lang w:val="en-US"/>
        </w:rPr>
        <w:t xml:space="preserve">by representing </w:t>
      </w:r>
      <w:r w:rsidR="0035585B">
        <w:rPr>
          <w:lang w:val="en-US"/>
        </w:rPr>
        <w:t xml:space="preserve">its </w:t>
      </w:r>
      <w:r w:rsidR="00B245F9">
        <w:rPr>
          <w:lang w:val="en-US"/>
        </w:rPr>
        <w:t xml:space="preserve">boundary either </w:t>
      </w:r>
      <w:r w:rsidR="00891D8B" w:rsidRPr="00365409">
        <w:rPr>
          <w:lang w:val="en-US"/>
        </w:rPr>
        <w:t>topological</w:t>
      </w:r>
      <w:r w:rsidR="00B245F9">
        <w:rPr>
          <w:lang w:val="en-US"/>
        </w:rPr>
        <w:t>ly</w:t>
      </w:r>
      <w:r w:rsidR="00891D8B" w:rsidRPr="00365409">
        <w:rPr>
          <w:lang w:val="en-US"/>
        </w:rPr>
        <w:t xml:space="preserve"> </w:t>
      </w:r>
      <w:r w:rsidR="0035585B">
        <w:rPr>
          <w:lang w:val="en-US"/>
        </w:rPr>
        <w:t xml:space="preserve">as divide </w:t>
      </w:r>
      <w:r w:rsidR="00891D8B" w:rsidRPr="00365409">
        <w:rPr>
          <w:lang w:val="en-US"/>
        </w:rPr>
        <w:t>edge</w:t>
      </w:r>
      <w:r w:rsidR="00B245F9">
        <w:rPr>
          <w:lang w:val="en-US"/>
        </w:rPr>
        <w:t>s</w:t>
      </w:r>
      <w:r w:rsidR="00891D8B" w:rsidRPr="00365409">
        <w:rPr>
          <w:lang w:val="en-US"/>
        </w:rPr>
        <w:t xml:space="preserve"> bounded by inflow and outflow nodes</w:t>
      </w:r>
      <w:r w:rsidR="00B245F9">
        <w:rPr>
          <w:lang w:val="en-US"/>
        </w:rPr>
        <w:t>, or geometrically as a polygon ring</w:t>
      </w:r>
      <w:r w:rsidR="00891D8B" w:rsidRPr="00365409">
        <w:rPr>
          <w:lang w:val="en-US"/>
        </w:rPr>
        <w:t xml:space="preserve">. </w:t>
      </w:r>
    </w:p>
    <w:p w14:paraId="3AF19C47" w14:textId="77777777" w:rsidR="00065984" w:rsidRPr="00065984" w:rsidRDefault="00065984" w:rsidP="00065984">
      <w:pPr>
        <w:pStyle w:val="TermNum"/>
      </w:pPr>
    </w:p>
    <w:p w14:paraId="38358DDA" w14:textId="5356B023" w:rsidR="00F273E0" w:rsidRPr="00065984" w:rsidRDefault="00F273E0" w:rsidP="00065984">
      <w:pPr>
        <w:pStyle w:val="TermNum"/>
        <w:numPr>
          <w:ilvl w:val="0"/>
          <w:numId w:val="0"/>
        </w:numPr>
      </w:pPr>
      <w:r w:rsidRPr="00D91F4A">
        <w:t>catchment divide</w:t>
      </w:r>
    </w:p>
    <w:p w14:paraId="6803783E" w14:textId="2507DE4D" w:rsidR="00F273E0" w:rsidRPr="00365409" w:rsidRDefault="00F273E0" w:rsidP="00F273E0">
      <w:pPr>
        <w:pStyle w:val="StandardWeb"/>
        <w:jc w:val="both"/>
        <w:rPr>
          <w:lang w:val="en-US"/>
        </w:rPr>
      </w:pPr>
      <w:r w:rsidRPr="00365409">
        <w:rPr>
          <w:lang w:val="en-US"/>
        </w:rPr>
        <w:t>One-dimensional</w:t>
      </w:r>
      <w:r w:rsidR="0035585B">
        <w:rPr>
          <w:lang w:val="en-US"/>
        </w:rPr>
        <w:t xml:space="preserve"> feature, usually represented by a curve, that separates two adjacent catchments [9] and forms part of the boundary realization of each catchment.</w:t>
      </w:r>
    </w:p>
    <w:p w14:paraId="4893D3A5" w14:textId="77777777" w:rsidR="00891D8B" w:rsidRDefault="00891D8B" w:rsidP="00834E29">
      <w:pPr>
        <w:pStyle w:val="TermNum"/>
        <w:jc w:val="both"/>
        <w:outlineLvl w:val="0"/>
        <w:rPr>
          <w:lang w:val="en-US"/>
        </w:rPr>
      </w:pPr>
    </w:p>
    <w:p w14:paraId="04AA7A99" w14:textId="689292AE" w:rsidR="00891D8B" w:rsidRPr="00365409" w:rsidRDefault="00891D8B" w:rsidP="00365409">
      <w:pPr>
        <w:pStyle w:val="TermNum"/>
        <w:numPr>
          <w:ilvl w:val="0"/>
          <w:numId w:val="0"/>
        </w:numPr>
        <w:jc w:val="both"/>
        <w:rPr>
          <w:lang w:val="en-US"/>
        </w:rPr>
      </w:pPr>
      <w:r>
        <w:rPr>
          <w:lang w:val="en-US"/>
        </w:rPr>
        <w:t>c</w:t>
      </w:r>
      <w:r w:rsidRPr="00891D8B">
        <w:rPr>
          <w:lang w:val="en-US"/>
        </w:rPr>
        <w:t>atchment topology</w:t>
      </w:r>
    </w:p>
    <w:p w14:paraId="63C9EC12" w14:textId="06FDCA3E" w:rsidR="00D0587B" w:rsidRDefault="00102098" w:rsidP="00365409">
      <w:pPr>
        <w:pStyle w:val="StandardWeb"/>
        <w:jc w:val="both"/>
        <w:rPr>
          <w:lang w:val="en-US"/>
        </w:rPr>
      </w:pPr>
      <w:r>
        <w:rPr>
          <w:lang w:val="en-US"/>
        </w:rPr>
        <w:t>Edge-node t</w:t>
      </w:r>
      <w:r w:rsidR="00891D8B" w:rsidRPr="00365409">
        <w:rPr>
          <w:lang w:val="en-US"/>
        </w:rPr>
        <w:t>opolog</w:t>
      </w:r>
      <w:r>
        <w:rPr>
          <w:lang w:val="en-US"/>
        </w:rPr>
        <w:t>y</w:t>
      </w:r>
      <w:r w:rsidR="00891D8B" w:rsidRPr="00365409">
        <w:rPr>
          <w:lang w:val="en-US"/>
        </w:rPr>
        <w:t xml:space="preserve"> </w:t>
      </w:r>
      <w:r w:rsidR="00D0587B">
        <w:rPr>
          <w:lang w:val="en-US"/>
        </w:rPr>
        <w:t xml:space="preserve">pattern of a </w:t>
      </w:r>
      <w:r>
        <w:rPr>
          <w:lang w:val="en-US"/>
        </w:rPr>
        <w:t xml:space="preserve">set of </w:t>
      </w:r>
      <w:r w:rsidR="00D0587B">
        <w:rPr>
          <w:lang w:val="en-US"/>
        </w:rPr>
        <w:t>catchment</w:t>
      </w:r>
      <w:r>
        <w:rPr>
          <w:lang w:val="en-US"/>
        </w:rPr>
        <w:t>s</w:t>
      </w:r>
      <w:r w:rsidR="00D0587B">
        <w:rPr>
          <w:lang w:val="en-US"/>
        </w:rPr>
        <w:t xml:space="preserve"> </w:t>
      </w:r>
      <w:r>
        <w:rPr>
          <w:lang w:val="en-US"/>
        </w:rPr>
        <w:t>connected by their</w:t>
      </w:r>
      <w:r w:rsidR="00304EBC">
        <w:rPr>
          <w:lang w:val="en-US"/>
        </w:rPr>
        <w:t xml:space="preserve"> outfall</w:t>
      </w:r>
      <w:r>
        <w:rPr>
          <w:lang w:val="en-US"/>
        </w:rPr>
        <w:t>s</w:t>
      </w:r>
      <w:r w:rsidR="00304EBC">
        <w:rPr>
          <w:lang w:val="en-US"/>
        </w:rPr>
        <w:t>.</w:t>
      </w:r>
      <w:r w:rsidR="00D0587B">
        <w:rPr>
          <w:lang w:val="en-US"/>
        </w:rPr>
        <w:t xml:space="preserve"> </w:t>
      </w:r>
      <w:r w:rsidR="004D2A35">
        <w:rPr>
          <w:lang w:val="en-US"/>
        </w:rPr>
        <w:t>The topology pattern may be derived from flowpath and outfall node features, but reflects the inferred hydrologic connectivity between catchments an their outfalls whether or not corroborated by geometric representations</w:t>
      </w:r>
      <w:r w:rsidR="00891D8B" w:rsidRPr="00365409">
        <w:rPr>
          <w:lang w:val="en-US"/>
        </w:rPr>
        <w:t xml:space="preserve">. </w:t>
      </w:r>
    </w:p>
    <w:p w14:paraId="39921B3C" w14:textId="77777777" w:rsidR="00605384" w:rsidRDefault="00605384" w:rsidP="00834E29">
      <w:pPr>
        <w:pStyle w:val="TermNum"/>
        <w:outlineLvl w:val="0"/>
      </w:pPr>
    </w:p>
    <w:p w14:paraId="5AF0AFF8" w14:textId="21E12759" w:rsidR="004A04F6" w:rsidRDefault="00605384" w:rsidP="00365409">
      <w:pPr>
        <w:pStyle w:val="TermNum"/>
        <w:numPr>
          <w:ilvl w:val="0"/>
          <w:numId w:val="0"/>
        </w:numPr>
      </w:pPr>
      <w:r>
        <w:t>channel</w:t>
      </w:r>
    </w:p>
    <w:p w14:paraId="5E9BA398" w14:textId="75AC5F8B" w:rsidR="004A04F6" w:rsidRPr="00365409" w:rsidRDefault="00605384" w:rsidP="00365409">
      <w:pPr>
        <w:pStyle w:val="StandardWeb"/>
        <w:jc w:val="both"/>
        <w:rPr>
          <w:lang w:val="en-US"/>
        </w:rPr>
      </w:pPr>
      <w:r>
        <w:rPr>
          <w:lang w:val="en-US"/>
        </w:rPr>
        <w:t>N</w:t>
      </w:r>
      <w:r w:rsidR="004A04F6" w:rsidRPr="00365409">
        <w:rPr>
          <w:lang w:val="en-US"/>
        </w:rPr>
        <w:t>atural or artificial waterway, clearly distinguished, which periodically or c</w:t>
      </w:r>
      <w:r w:rsidR="004D2A35">
        <w:rPr>
          <w:lang w:val="en-US"/>
        </w:rPr>
        <w:t>o</w:t>
      </w:r>
      <w:r w:rsidR="004A04F6" w:rsidRPr="00365409">
        <w:rPr>
          <w:lang w:val="en-US"/>
        </w:rPr>
        <w:t xml:space="preserve">ntinuously contains moving water, or which forms a connecting link between two bodies of water </w:t>
      </w:r>
      <w:r w:rsidR="003602D6">
        <w:rPr>
          <w:lang w:val="en-US"/>
        </w:rPr>
        <w:t>[9]</w:t>
      </w:r>
      <w:r w:rsidR="004A04F6" w:rsidRPr="00365409">
        <w:rPr>
          <w:lang w:val="en-US"/>
        </w:rPr>
        <w:t>.</w:t>
      </w:r>
    </w:p>
    <w:p w14:paraId="11E31379" w14:textId="77777777" w:rsidR="00605384" w:rsidRDefault="00605384" w:rsidP="00834E29">
      <w:pPr>
        <w:pStyle w:val="TermNum"/>
        <w:outlineLvl w:val="0"/>
      </w:pPr>
    </w:p>
    <w:p w14:paraId="13DFEAA5" w14:textId="7593CA2F" w:rsidR="004A04F6" w:rsidRDefault="00605384" w:rsidP="00365409">
      <w:pPr>
        <w:pStyle w:val="TermNum"/>
        <w:numPr>
          <w:ilvl w:val="0"/>
          <w:numId w:val="0"/>
        </w:numPr>
      </w:pPr>
      <w:r>
        <w:t>channel network</w:t>
      </w:r>
    </w:p>
    <w:p w14:paraId="1039690D" w14:textId="485AC323" w:rsidR="004A04F6" w:rsidRPr="00365409" w:rsidRDefault="004D2A35" w:rsidP="00365409">
      <w:pPr>
        <w:pStyle w:val="StandardWeb"/>
        <w:jc w:val="both"/>
        <w:rPr>
          <w:lang w:val="en-US"/>
        </w:rPr>
      </w:pPr>
      <w:r>
        <w:t>Connected set</w:t>
      </w:r>
      <w:r w:rsidR="00365409" w:rsidRPr="00365409">
        <w:rPr>
          <w:lang w:val="en-US"/>
        </w:rPr>
        <w:t xml:space="preserve"> </w:t>
      </w:r>
      <w:r w:rsidR="004A04F6" w:rsidRPr="00365409">
        <w:rPr>
          <w:lang w:val="en-US"/>
        </w:rPr>
        <w:t xml:space="preserve">of depressions and channels </w:t>
      </w:r>
      <w:r>
        <w:rPr>
          <w:lang w:val="en-US"/>
        </w:rPr>
        <w:t>that</w:t>
      </w:r>
      <w:r w:rsidRPr="00365409">
        <w:rPr>
          <w:lang w:val="en-US"/>
        </w:rPr>
        <w:t xml:space="preserve"> </w:t>
      </w:r>
      <w:r w:rsidR="004A04F6" w:rsidRPr="00365409">
        <w:rPr>
          <w:lang w:val="en-US"/>
        </w:rPr>
        <w:t>continuously or periodically contain water.</w:t>
      </w:r>
    </w:p>
    <w:p w14:paraId="02E96D71" w14:textId="77777777" w:rsidR="00053564" w:rsidRDefault="00053564" w:rsidP="00834E29">
      <w:pPr>
        <w:pStyle w:val="TermNum"/>
        <w:outlineLvl w:val="0"/>
      </w:pPr>
    </w:p>
    <w:p w14:paraId="2C54FC27" w14:textId="476C33CE" w:rsidR="00053564" w:rsidRDefault="004D2A35" w:rsidP="00294A07">
      <w:pPr>
        <w:pStyle w:val="TermNum"/>
        <w:numPr>
          <w:ilvl w:val="0"/>
          <w:numId w:val="0"/>
        </w:numPr>
      </w:pPr>
      <w:r>
        <w:t xml:space="preserve">contour </w:t>
      </w:r>
      <w:r w:rsidR="007F3AFB">
        <w:t>(of a shoreline)</w:t>
      </w:r>
    </w:p>
    <w:p w14:paraId="0F12820B" w14:textId="2FFB5753" w:rsidR="00891D8B" w:rsidRDefault="00053564">
      <w:pPr>
        <w:pStyle w:val="StandardWeb"/>
        <w:jc w:val="both"/>
      </w:pPr>
      <w:r w:rsidRPr="00365409">
        <w:rPr>
          <w:lang w:val="en-US"/>
        </w:rPr>
        <w:t xml:space="preserve">Geometric representation of </w:t>
      </w:r>
      <w:r w:rsidR="007F3AFB">
        <w:rPr>
          <w:lang w:val="en-US"/>
        </w:rPr>
        <w:t>a water edge or</w:t>
      </w:r>
      <w:r w:rsidR="00BB5645">
        <w:rPr>
          <w:lang w:val="en-US"/>
        </w:rPr>
        <w:t xml:space="preserve"> </w:t>
      </w:r>
      <w:r w:rsidR="007F3AFB">
        <w:rPr>
          <w:lang w:val="en-US"/>
        </w:rPr>
        <w:t>shoreline</w:t>
      </w:r>
      <w:r w:rsidR="00BB5645">
        <w:rPr>
          <w:lang w:val="en-US"/>
        </w:rPr>
        <w:t xml:space="preserve"> of a </w:t>
      </w:r>
      <w:r w:rsidRPr="00365409">
        <w:rPr>
          <w:lang w:val="en-US"/>
        </w:rPr>
        <w:t>water</w:t>
      </w:r>
      <w:r w:rsidR="00BB5645">
        <w:rPr>
          <w:lang w:val="en-US"/>
        </w:rPr>
        <w:t>body</w:t>
      </w:r>
      <w:r w:rsidRPr="00365409">
        <w:rPr>
          <w:lang w:val="en-US"/>
        </w:rPr>
        <w:t xml:space="preserve">, </w:t>
      </w:r>
      <w:r w:rsidR="00C7159A">
        <w:rPr>
          <w:lang w:val="en-US"/>
        </w:rPr>
        <w:t>e.g.</w:t>
      </w:r>
      <w:r w:rsidR="00C7159A" w:rsidRPr="00365409">
        <w:rPr>
          <w:lang w:val="en-US"/>
        </w:rPr>
        <w:t xml:space="preserve"> </w:t>
      </w:r>
      <w:r w:rsidRPr="00365409">
        <w:rPr>
          <w:lang w:val="en-US"/>
        </w:rPr>
        <w:t>a</w:t>
      </w:r>
      <w:r w:rsidR="00BB5645">
        <w:rPr>
          <w:lang w:val="en-US"/>
        </w:rPr>
        <w:t>s</w:t>
      </w:r>
      <w:r w:rsidRPr="00365409">
        <w:rPr>
          <w:lang w:val="en-US"/>
        </w:rPr>
        <w:t xml:space="preserve"> </w:t>
      </w:r>
      <w:r w:rsidR="007F3AFB">
        <w:rPr>
          <w:lang w:val="en-US"/>
        </w:rPr>
        <w:t>left and right</w:t>
      </w:r>
      <w:r w:rsidRPr="00365409">
        <w:rPr>
          <w:lang w:val="en-US"/>
        </w:rPr>
        <w:t xml:space="preserve"> curves.</w:t>
      </w:r>
      <w:r w:rsidR="00556C82">
        <w:rPr>
          <w:lang w:val="en-US"/>
        </w:rPr>
        <w:t xml:space="preserve"> </w:t>
      </w:r>
      <w:r w:rsidR="007F3AFB">
        <w:rPr>
          <w:lang w:val="en-US"/>
        </w:rPr>
        <w:t>A</w:t>
      </w:r>
      <w:r w:rsidRPr="00365409">
        <w:rPr>
          <w:lang w:val="en-US"/>
        </w:rPr>
        <w:t xml:space="preserve"> </w:t>
      </w:r>
      <w:r w:rsidRPr="00365409">
        <w:rPr>
          <w:i/>
          <w:lang w:val="en-US"/>
        </w:rPr>
        <w:t>contour-line</w:t>
      </w:r>
      <w:r w:rsidRPr="00365409">
        <w:rPr>
          <w:i/>
        </w:rPr>
        <w:t xml:space="preserve"> </w:t>
      </w:r>
      <w:r w:rsidRPr="00365409">
        <w:rPr>
          <w:lang w:val="en-US"/>
        </w:rPr>
        <w:t xml:space="preserve">on a map </w:t>
      </w:r>
      <w:r w:rsidR="007F3AFB">
        <w:rPr>
          <w:lang w:val="en-US"/>
        </w:rPr>
        <w:t>represents</w:t>
      </w:r>
      <w:r w:rsidR="007F3AFB" w:rsidRPr="00365409">
        <w:rPr>
          <w:lang w:val="en-US"/>
        </w:rPr>
        <w:t xml:space="preserve"> </w:t>
      </w:r>
      <w:r w:rsidRPr="00365409">
        <w:rPr>
          <w:lang w:val="en-US"/>
        </w:rPr>
        <w:t xml:space="preserve">the locus of points at which a certain property is constant (e.g. elevation, salinity) </w:t>
      </w:r>
      <w:r w:rsidR="003602D6">
        <w:rPr>
          <w:lang w:val="en-US"/>
        </w:rPr>
        <w:t>[9]</w:t>
      </w:r>
      <w:r>
        <w:rPr>
          <w:lang w:val="en-US"/>
        </w:rPr>
        <w:t>.</w:t>
      </w:r>
      <w:r w:rsidR="007F3AFB">
        <w:rPr>
          <w:lang w:val="en-US"/>
        </w:rPr>
        <w:t xml:space="preserve"> A water edge is the locus of points at which water depth is nearly zero.</w:t>
      </w:r>
      <w:r w:rsidR="004D2A35">
        <w:rPr>
          <w:lang w:val="en-US"/>
        </w:rPr>
        <w:t xml:space="preserve"> This is equivalent to an elevation contour only if the water is not moving.</w:t>
      </w:r>
    </w:p>
    <w:p w14:paraId="2C382BDF" w14:textId="77777777" w:rsidR="00605384" w:rsidRDefault="00605384" w:rsidP="00834E29">
      <w:pPr>
        <w:pStyle w:val="TermNum"/>
        <w:outlineLvl w:val="0"/>
      </w:pPr>
    </w:p>
    <w:p w14:paraId="6C12A3DB" w14:textId="5C47CE7D" w:rsidR="004A04F6" w:rsidRDefault="00605384" w:rsidP="00365409">
      <w:pPr>
        <w:pStyle w:val="TermNum"/>
        <w:numPr>
          <w:ilvl w:val="0"/>
          <w:numId w:val="0"/>
        </w:numPr>
      </w:pPr>
      <w:r>
        <w:t>c</w:t>
      </w:r>
      <w:r w:rsidR="004A04F6">
        <w:t>ross section (of a stream)</w:t>
      </w:r>
    </w:p>
    <w:p w14:paraId="2225076A" w14:textId="62D5F462" w:rsidR="004A04F6" w:rsidRPr="00365409" w:rsidRDefault="004A04F6" w:rsidP="00365409">
      <w:pPr>
        <w:pStyle w:val="StandardWeb"/>
        <w:jc w:val="both"/>
        <w:rPr>
          <w:lang w:val="en-US"/>
        </w:rPr>
      </w:pPr>
      <w:r w:rsidRPr="00365409">
        <w:rPr>
          <w:lang w:val="en-US"/>
        </w:rPr>
        <w:t xml:space="preserve">Section of a stream at right angles to the main (average) direction of flow </w:t>
      </w:r>
      <w:r w:rsidR="003602D6">
        <w:rPr>
          <w:lang w:val="en-US"/>
        </w:rPr>
        <w:t>[9]</w:t>
      </w:r>
      <w:r w:rsidRPr="00365409">
        <w:rPr>
          <w:lang w:val="en-US"/>
        </w:rPr>
        <w:t>.</w:t>
      </w:r>
    </w:p>
    <w:p w14:paraId="22F8496B" w14:textId="77777777" w:rsidR="00605384" w:rsidRDefault="00605384" w:rsidP="00834E29">
      <w:pPr>
        <w:pStyle w:val="TermNum"/>
        <w:outlineLvl w:val="0"/>
      </w:pPr>
    </w:p>
    <w:p w14:paraId="67E428F2" w14:textId="466FDAB3" w:rsidR="004A04F6" w:rsidRDefault="00605384" w:rsidP="00365409">
      <w:pPr>
        <w:pStyle w:val="TermNum"/>
        <w:numPr>
          <w:ilvl w:val="0"/>
          <w:numId w:val="0"/>
        </w:numPr>
      </w:pPr>
      <w:r>
        <w:t>c</w:t>
      </w:r>
      <w:r w:rsidR="004A04F6">
        <w:t xml:space="preserve">ross </w:t>
      </w:r>
      <w:r w:rsidR="00C7159A">
        <w:t xml:space="preserve">section </w:t>
      </w:r>
      <w:r w:rsidR="004A04F6">
        <w:t>(of a stream bed)</w:t>
      </w:r>
    </w:p>
    <w:p w14:paraId="1E6F0DF2" w14:textId="6770D6F9" w:rsidR="00891D8B" w:rsidRPr="00365409" w:rsidRDefault="004A04F6" w:rsidP="004D2A35">
      <w:pPr>
        <w:pStyle w:val="StandardWeb"/>
        <w:jc w:val="both"/>
        <w:rPr>
          <w:lang w:val="en-US"/>
        </w:rPr>
      </w:pPr>
      <w:r w:rsidRPr="00365409">
        <w:rPr>
          <w:lang w:val="en-US"/>
        </w:rPr>
        <w:t xml:space="preserve">transversal section of a stream bed in a vertical plane. </w:t>
      </w:r>
      <w:r w:rsidRPr="00C25AD2">
        <w:rPr>
          <w:lang w:val="en-US"/>
        </w:rPr>
        <w:t xml:space="preserve">This definition references the definition of a </w:t>
      </w:r>
      <w:r w:rsidRPr="00C964C6">
        <w:rPr>
          <w:i/>
          <w:lang w:val="en-US"/>
        </w:rPr>
        <w:t>bed profile</w:t>
      </w:r>
      <w:r w:rsidRPr="00C25AD2">
        <w:rPr>
          <w:lang w:val="en-US"/>
        </w:rPr>
        <w:t xml:space="preserve"> </w:t>
      </w:r>
      <w:r>
        <w:rPr>
          <w:lang w:val="en-US"/>
        </w:rPr>
        <w:t>describing the shape of a stream bed</w:t>
      </w:r>
      <w:r w:rsidRPr="00C25AD2">
        <w:rPr>
          <w:lang w:val="en-US"/>
        </w:rPr>
        <w:t xml:space="preserve"> </w:t>
      </w:r>
      <w:r>
        <w:rPr>
          <w:lang w:val="en-US"/>
        </w:rPr>
        <w:t xml:space="preserve">in a vertical plane </w:t>
      </w:r>
      <w:r w:rsidR="003602D6">
        <w:rPr>
          <w:lang w:val="en-US"/>
        </w:rPr>
        <w:t>[9]</w:t>
      </w:r>
      <w:r>
        <w:rPr>
          <w:lang w:val="en-US"/>
        </w:rPr>
        <w:t>.</w:t>
      </w:r>
    </w:p>
    <w:p w14:paraId="1D67AD16" w14:textId="77777777" w:rsidR="00C964C6" w:rsidRDefault="00C964C6" w:rsidP="00834E29">
      <w:pPr>
        <w:pStyle w:val="TermNum"/>
        <w:outlineLvl w:val="0"/>
      </w:pPr>
    </w:p>
    <w:p w14:paraId="3C0BABA1" w14:textId="1566D58B" w:rsidR="00463826" w:rsidRPr="00C964C6" w:rsidRDefault="00463826" w:rsidP="00C964C6">
      <w:pPr>
        <w:pStyle w:val="TermNum"/>
        <w:numPr>
          <w:ilvl w:val="0"/>
          <w:numId w:val="0"/>
        </w:numPr>
      </w:pPr>
      <w:r w:rsidRPr="00C964C6">
        <w:t>data</w:t>
      </w:r>
    </w:p>
    <w:p w14:paraId="26C41402" w14:textId="7014B52C" w:rsidR="00463826" w:rsidRPr="008E510D" w:rsidRDefault="00D3543D" w:rsidP="00450C77">
      <w:pPr>
        <w:pStyle w:val="StandardWeb"/>
        <w:jc w:val="both"/>
        <w:rPr>
          <w:lang w:val="en-US"/>
        </w:rPr>
      </w:pPr>
      <w:r>
        <w:rPr>
          <w:lang w:val="en-US"/>
        </w:rPr>
        <w:t>D</w:t>
      </w:r>
      <w:r w:rsidR="00463826" w:rsidRPr="008E510D">
        <w:rPr>
          <w:lang w:val="en-US"/>
        </w:rPr>
        <w:t>ocumented value of some characteristics of a real-world phenomenon.</w:t>
      </w:r>
    </w:p>
    <w:p w14:paraId="1976141B" w14:textId="77777777" w:rsidR="00807D2F" w:rsidRDefault="00807D2F" w:rsidP="00834E29">
      <w:pPr>
        <w:pStyle w:val="TermNum"/>
        <w:jc w:val="both"/>
        <w:outlineLvl w:val="0"/>
        <w:rPr>
          <w:lang w:val="en-US"/>
        </w:rPr>
      </w:pPr>
    </w:p>
    <w:p w14:paraId="4B40665F" w14:textId="1F40B407" w:rsidR="00463826" w:rsidRPr="008E510D" w:rsidRDefault="00463826" w:rsidP="00807D2F">
      <w:pPr>
        <w:pStyle w:val="TermNum"/>
        <w:numPr>
          <w:ilvl w:val="0"/>
          <w:numId w:val="0"/>
        </w:numPr>
        <w:jc w:val="both"/>
        <w:rPr>
          <w:lang w:val="en-US"/>
        </w:rPr>
      </w:pPr>
      <w:r w:rsidRPr="008E510D">
        <w:rPr>
          <w:lang w:val="en-US"/>
        </w:rPr>
        <w:t>data set</w:t>
      </w:r>
    </w:p>
    <w:p w14:paraId="00A41598" w14:textId="31E828D0" w:rsidR="00463826" w:rsidRPr="008E510D" w:rsidRDefault="00D3543D" w:rsidP="00450C77">
      <w:pPr>
        <w:pStyle w:val="StandardWeb"/>
        <w:jc w:val="both"/>
        <w:rPr>
          <w:lang w:val="en-US"/>
        </w:rPr>
      </w:pPr>
      <w:r>
        <w:rPr>
          <w:lang w:val="en-US"/>
        </w:rPr>
        <w:t>D</w:t>
      </w:r>
      <w:r w:rsidR="00463826" w:rsidRPr="008E510D">
        <w:rPr>
          <w:lang w:val="en-US"/>
        </w:rPr>
        <w:t>ata compiled and arranged into a set.</w:t>
      </w:r>
    </w:p>
    <w:p w14:paraId="61EE0F7F" w14:textId="77777777" w:rsidR="00807D2F" w:rsidRDefault="00807D2F" w:rsidP="00834E29">
      <w:pPr>
        <w:pStyle w:val="TermNum"/>
        <w:jc w:val="both"/>
        <w:outlineLvl w:val="0"/>
        <w:rPr>
          <w:lang w:val="en-US"/>
        </w:rPr>
      </w:pPr>
    </w:p>
    <w:p w14:paraId="31DD1BD8" w14:textId="104733C2" w:rsidR="00463826" w:rsidRPr="008E510D" w:rsidRDefault="00463826" w:rsidP="00807D2F">
      <w:pPr>
        <w:pStyle w:val="TermNum"/>
        <w:numPr>
          <w:ilvl w:val="0"/>
          <w:numId w:val="0"/>
        </w:numPr>
        <w:jc w:val="both"/>
        <w:rPr>
          <w:lang w:val="en-US"/>
        </w:rPr>
      </w:pPr>
      <w:r w:rsidRPr="008E510D">
        <w:rPr>
          <w:lang w:val="en-US"/>
        </w:rPr>
        <w:t>data product</w:t>
      </w:r>
    </w:p>
    <w:p w14:paraId="6CF85BE0" w14:textId="1621477C" w:rsidR="004E3896" w:rsidRDefault="00D3543D" w:rsidP="00450C77">
      <w:pPr>
        <w:pStyle w:val="StandardWeb"/>
        <w:jc w:val="both"/>
        <w:rPr>
          <w:lang w:val="en-US"/>
        </w:rPr>
      </w:pPr>
      <w:r>
        <w:rPr>
          <w:lang w:val="en-US"/>
        </w:rPr>
        <w:t>D</w:t>
      </w:r>
      <w:r w:rsidR="00463826" w:rsidRPr="008E510D">
        <w:rPr>
          <w:lang w:val="en-US"/>
        </w:rPr>
        <w:t>ata</w:t>
      </w:r>
      <w:r w:rsidR="003E39F6">
        <w:rPr>
          <w:lang w:val="en-US"/>
        </w:rPr>
        <w:t xml:space="preserve"> </w:t>
      </w:r>
      <w:r w:rsidR="00463826" w:rsidRPr="008E510D">
        <w:rPr>
          <w:lang w:val="en-US"/>
        </w:rPr>
        <w:t>set compiled for a specific purpose, e.g. for global dissemination using Web services.</w:t>
      </w:r>
    </w:p>
    <w:p w14:paraId="3ED3B561" w14:textId="77777777" w:rsidR="004E3896" w:rsidRDefault="004E3896" w:rsidP="00834E29">
      <w:pPr>
        <w:pStyle w:val="TermNum"/>
        <w:outlineLvl w:val="0"/>
      </w:pPr>
    </w:p>
    <w:p w14:paraId="71EB7334" w14:textId="5DD3B37E" w:rsidR="004E3896" w:rsidRDefault="004E3896" w:rsidP="00365409">
      <w:pPr>
        <w:pStyle w:val="TermNum"/>
        <w:numPr>
          <w:ilvl w:val="0"/>
          <w:numId w:val="0"/>
        </w:numPr>
      </w:pPr>
      <w:r>
        <w:t>dendritic catchment</w:t>
      </w:r>
    </w:p>
    <w:p w14:paraId="044DC744" w14:textId="1021C119" w:rsidR="00605384" w:rsidRDefault="004E3896" w:rsidP="004D2A35">
      <w:pPr>
        <w:pStyle w:val="StandardWeb"/>
        <w:jc w:val="both"/>
      </w:pPr>
      <w:r>
        <w:t xml:space="preserve">Catchment wherein all waters flow to </w:t>
      </w:r>
      <w:r w:rsidR="0084673D">
        <w:t>a</w:t>
      </w:r>
      <w:r>
        <w:t xml:space="preserve"> single common outlet. A dendritic catchment is permanently connected to others in a dendritic </w:t>
      </w:r>
      <w:r w:rsidR="00164A2A">
        <w:t xml:space="preserve">(tree) </w:t>
      </w:r>
      <w:r>
        <w:t>network</w:t>
      </w:r>
      <w:r w:rsidR="004D2A35">
        <w:t>,</w:t>
      </w:r>
      <w:r w:rsidRPr="00C964C6">
        <w:t xml:space="preserve"> the most common </w:t>
      </w:r>
      <w:r w:rsidRPr="00C964C6">
        <w:rPr>
          <w:i/>
        </w:rPr>
        <w:t>drainage pattern</w:t>
      </w:r>
      <w:r w:rsidRPr="00C964C6">
        <w:t xml:space="preserve"> of streams </w:t>
      </w:r>
      <w:r w:rsidRPr="00C964C6">
        <w:rPr>
          <w:lang w:val="en-US"/>
        </w:rPr>
        <w:t xml:space="preserve">ultimately flowing into the ocean after joining together at confluences into larger </w:t>
      </w:r>
      <w:r w:rsidR="004D2A35">
        <w:rPr>
          <w:lang w:val="en-US"/>
        </w:rPr>
        <w:t xml:space="preserve">and larger </w:t>
      </w:r>
      <w:r w:rsidRPr="00C964C6">
        <w:rPr>
          <w:lang w:val="en-US"/>
        </w:rPr>
        <w:t xml:space="preserve">streams. </w:t>
      </w:r>
    </w:p>
    <w:p w14:paraId="3EF2A618" w14:textId="77777777" w:rsidR="00C964C6" w:rsidRDefault="00C964C6" w:rsidP="00834E29">
      <w:pPr>
        <w:pStyle w:val="TermNum"/>
        <w:outlineLvl w:val="0"/>
      </w:pPr>
    </w:p>
    <w:p w14:paraId="229CB5D3" w14:textId="20A392F5" w:rsidR="004A04F6" w:rsidRPr="00C964C6" w:rsidRDefault="00605384" w:rsidP="00C964C6">
      <w:pPr>
        <w:pStyle w:val="TermNum"/>
        <w:numPr>
          <w:ilvl w:val="0"/>
          <w:numId w:val="0"/>
        </w:numPr>
      </w:pPr>
      <w:r w:rsidRPr="00C964C6">
        <w:t>d</w:t>
      </w:r>
      <w:r w:rsidR="004A04F6" w:rsidRPr="00C964C6">
        <w:t>epression</w:t>
      </w:r>
    </w:p>
    <w:p w14:paraId="7927D9BC" w14:textId="2A978ACD" w:rsidR="004A04F6" w:rsidRPr="008E510D" w:rsidRDefault="003037AB" w:rsidP="00605384">
      <w:pPr>
        <w:pStyle w:val="StandardWeb"/>
        <w:jc w:val="both"/>
      </w:pPr>
      <w:r>
        <w:t>L</w:t>
      </w:r>
      <w:r w:rsidR="004A04F6">
        <w:t>andform lower than the surrounding land</w:t>
      </w:r>
      <w:r w:rsidR="00167956">
        <w:t xml:space="preserve"> and partially or completely closed</w:t>
      </w:r>
      <w:r w:rsidR="004A04F6">
        <w:t xml:space="preserve"> </w:t>
      </w:r>
      <w:r w:rsidR="00167956">
        <w:t xml:space="preserve">that is able to but </w:t>
      </w:r>
      <w:r w:rsidR="004D2A35">
        <w:t>does</w:t>
      </w:r>
      <w:r w:rsidR="00167956">
        <w:t xml:space="preserve"> not necessarily </w:t>
      </w:r>
      <w:r w:rsidR="004A04F6">
        <w:t>contain water.</w:t>
      </w:r>
    </w:p>
    <w:p w14:paraId="04D5641D" w14:textId="77777777" w:rsidR="00807D2F" w:rsidRDefault="00807D2F" w:rsidP="00834E29">
      <w:pPr>
        <w:pStyle w:val="TermNum"/>
        <w:jc w:val="both"/>
        <w:outlineLvl w:val="0"/>
        <w:rPr>
          <w:lang w:val="en-US"/>
        </w:rPr>
      </w:pPr>
    </w:p>
    <w:p w14:paraId="3A3C94EA" w14:textId="16994A55" w:rsidR="00463826" w:rsidRPr="008E510D" w:rsidRDefault="00463826" w:rsidP="00807D2F">
      <w:pPr>
        <w:pStyle w:val="TermNum"/>
        <w:numPr>
          <w:ilvl w:val="0"/>
          <w:numId w:val="0"/>
        </w:numPr>
        <w:jc w:val="both"/>
        <w:rPr>
          <w:lang w:val="en-US"/>
        </w:rPr>
      </w:pPr>
      <w:r w:rsidRPr="008E510D">
        <w:rPr>
          <w:lang w:val="en-US"/>
        </w:rPr>
        <w:t>domain feature</w:t>
      </w:r>
    </w:p>
    <w:p w14:paraId="4129B2A2" w14:textId="77777777" w:rsidR="00463826" w:rsidRDefault="00463826" w:rsidP="00365409">
      <w:pPr>
        <w:pStyle w:val="StandardWeb"/>
        <w:jc w:val="both"/>
        <w:rPr>
          <w:lang w:val="en-US"/>
        </w:rPr>
      </w:pPr>
      <w:r w:rsidRPr="008E510D">
        <w:rPr>
          <w:lang w:val="en-US"/>
        </w:rPr>
        <w:t>Feature of a type defined within a particular application domain. [ISO 19156].</w:t>
      </w:r>
    </w:p>
    <w:p w14:paraId="1D2E6AC5" w14:textId="77777777" w:rsidR="00F0084E" w:rsidRDefault="00F0084E" w:rsidP="00834E29">
      <w:pPr>
        <w:pStyle w:val="TermNum"/>
        <w:outlineLvl w:val="0"/>
      </w:pPr>
    </w:p>
    <w:p w14:paraId="436169BB" w14:textId="69275A5D" w:rsidR="00F0084E" w:rsidRDefault="00F0084E" w:rsidP="00365409">
      <w:pPr>
        <w:pStyle w:val="TermNum"/>
        <w:numPr>
          <w:ilvl w:val="0"/>
          <w:numId w:val="0"/>
        </w:numPr>
      </w:pPr>
      <w:r>
        <w:t>endorheic (drainage)</w:t>
      </w:r>
    </w:p>
    <w:p w14:paraId="0B21FF62" w14:textId="5A9519F0" w:rsidR="00F0084E" w:rsidRPr="00365409" w:rsidRDefault="00F0084E" w:rsidP="00365409">
      <w:pPr>
        <w:pStyle w:val="StandardWeb"/>
        <w:jc w:val="both"/>
        <w:rPr>
          <w:lang w:val="en-US"/>
        </w:rPr>
      </w:pPr>
      <w:r w:rsidRPr="00365409">
        <w:rPr>
          <w:lang w:val="en-US"/>
        </w:rPr>
        <w:t xml:space="preserve">Draining </w:t>
      </w:r>
      <w:r w:rsidR="00145DBB">
        <w:rPr>
          <w:lang w:val="en-US"/>
        </w:rPr>
        <w:t>[</w:t>
      </w:r>
      <w:r w:rsidRPr="00365409">
        <w:rPr>
          <w:lang w:val="en-US"/>
        </w:rPr>
        <w:t>ultimately</w:t>
      </w:r>
      <w:r w:rsidR="00145DBB">
        <w:rPr>
          <w:lang w:val="en-US"/>
        </w:rPr>
        <w:t>]</w:t>
      </w:r>
      <w:r w:rsidRPr="00365409">
        <w:rPr>
          <w:lang w:val="en-US"/>
        </w:rPr>
        <w:t xml:space="preserve"> into interior catchments </w:t>
      </w:r>
      <w:r w:rsidR="003602D6">
        <w:rPr>
          <w:lang w:val="en-US"/>
        </w:rPr>
        <w:t>[9]</w:t>
      </w:r>
      <w:r w:rsidRPr="00365409">
        <w:rPr>
          <w:lang w:val="en-US"/>
        </w:rPr>
        <w:t>.</w:t>
      </w:r>
    </w:p>
    <w:p w14:paraId="0E5B5D9E" w14:textId="77777777" w:rsidR="00F0084E" w:rsidRDefault="00F0084E" w:rsidP="00834E29">
      <w:pPr>
        <w:pStyle w:val="TermNum"/>
        <w:outlineLvl w:val="0"/>
      </w:pPr>
    </w:p>
    <w:p w14:paraId="324EFAEA" w14:textId="57B07E7B" w:rsidR="00F0084E" w:rsidRDefault="00F0084E" w:rsidP="00365409">
      <w:pPr>
        <w:pStyle w:val="TermNum"/>
        <w:numPr>
          <w:ilvl w:val="0"/>
          <w:numId w:val="0"/>
        </w:numPr>
      </w:pPr>
      <w:r>
        <w:t>exorheic (drainage)</w:t>
      </w:r>
    </w:p>
    <w:p w14:paraId="2788DF43" w14:textId="6517E5CE" w:rsidR="00145DBB" w:rsidRPr="00365409" w:rsidRDefault="00F0084E" w:rsidP="00605384">
      <w:pPr>
        <w:pStyle w:val="StandardWeb"/>
        <w:jc w:val="both"/>
        <w:rPr>
          <w:lang w:val="en-US"/>
        </w:rPr>
      </w:pPr>
      <w:r w:rsidRPr="00365409">
        <w:rPr>
          <w:lang w:val="en-US"/>
        </w:rPr>
        <w:t xml:space="preserve">Draining </w:t>
      </w:r>
      <w:r w:rsidR="00145DBB">
        <w:rPr>
          <w:lang w:val="en-US"/>
        </w:rPr>
        <w:t>[</w:t>
      </w:r>
      <w:r w:rsidRPr="00365409">
        <w:rPr>
          <w:lang w:val="en-US"/>
        </w:rPr>
        <w:t>ultimately</w:t>
      </w:r>
      <w:r w:rsidR="00145DBB">
        <w:rPr>
          <w:lang w:val="en-US"/>
        </w:rPr>
        <w:t>]</w:t>
      </w:r>
      <w:r w:rsidRPr="00365409">
        <w:rPr>
          <w:lang w:val="en-US"/>
        </w:rPr>
        <w:t xml:space="preserve"> into the ocean [WMO, 2016).</w:t>
      </w:r>
    </w:p>
    <w:p w14:paraId="096E725F" w14:textId="77777777" w:rsidR="00807D2F" w:rsidRDefault="00807D2F" w:rsidP="00834E29">
      <w:pPr>
        <w:pStyle w:val="TermNum"/>
        <w:jc w:val="both"/>
        <w:outlineLvl w:val="0"/>
        <w:rPr>
          <w:lang w:val="en-US"/>
        </w:rPr>
      </w:pPr>
      <w:bookmarkStart w:id="19" w:name="_Toc365297052"/>
    </w:p>
    <w:p w14:paraId="1E065712" w14:textId="11C562D8" w:rsidR="00463826" w:rsidRPr="008E510D" w:rsidRDefault="00463826" w:rsidP="00807D2F">
      <w:pPr>
        <w:pStyle w:val="TermNum"/>
        <w:numPr>
          <w:ilvl w:val="0"/>
          <w:numId w:val="0"/>
        </w:numPr>
        <w:jc w:val="both"/>
        <w:rPr>
          <w:lang w:val="en-US"/>
        </w:rPr>
      </w:pPr>
      <w:r w:rsidRPr="008E510D">
        <w:rPr>
          <w:lang w:val="en-US"/>
        </w:rPr>
        <w:t>feature</w:t>
      </w:r>
    </w:p>
    <w:p w14:paraId="744722A8" w14:textId="77777777" w:rsidR="00463826" w:rsidRDefault="00463826" w:rsidP="00450C77">
      <w:pPr>
        <w:pStyle w:val="StandardWeb"/>
        <w:jc w:val="both"/>
        <w:rPr>
          <w:lang w:val="en-US"/>
        </w:rPr>
      </w:pPr>
      <w:r w:rsidRPr="008E510D">
        <w:rPr>
          <w:lang w:val="en-US"/>
        </w:rPr>
        <w:t>Abstraction of real-world phenomena. [ISO 19101]</w:t>
      </w:r>
    </w:p>
    <w:p w14:paraId="3CBA77D4" w14:textId="77777777" w:rsidR="00053564" w:rsidRDefault="00053564" w:rsidP="00834E29">
      <w:pPr>
        <w:pStyle w:val="TermNum"/>
        <w:outlineLvl w:val="0"/>
      </w:pPr>
    </w:p>
    <w:p w14:paraId="7C665371" w14:textId="5D95F6BD" w:rsidR="00053564" w:rsidRDefault="00053564" w:rsidP="00365409">
      <w:pPr>
        <w:pStyle w:val="TermNum"/>
        <w:numPr>
          <w:ilvl w:val="0"/>
          <w:numId w:val="0"/>
        </w:numPr>
      </w:pPr>
      <w:r>
        <w:t>flow path (also flow</w:t>
      </w:r>
      <w:r w:rsidR="005A640F">
        <w:t>path</w:t>
      </w:r>
      <w:r>
        <w:t>)</w:t>
      </w:r>
    </w:p>
    <w:p w14:paraId="7C9C1593" w14:textId="760189ED" w:rsidR="00053564" w:rsidRPr="00365409" w:rsidRDefault="00053564" w:rsidP="00365409">
      <w:pPr>
        <w:pStyle w:val="StandardWeb"/>
        <w:jc w:val="both"/>
        <w:rPr>
          <w:lang w:val="en-US"/>
        </w:rPr>
      </w:pPr>
      <w:r w:rsidRPr="00365409">
        <w:rPr>
          <w:lang w:val="en-US"/>
        </w:rPr>
        <w:t xml:space="preserve">One-dimensional (linear) feature realizing </w:t>
      </w:r>
      <w:r w:rsidR="00167956">
        <w:rPr>
          <w:lang w:val="en-US"/>
        </w:rPr>
        <w:t>a</w:t>
      </w:r>
      <w:r w:rsidRPr="00365409">
        <w:rPr>
          <w:lang w:val="en-US"/>
        </w:rPr>
        <w:t xml:space="preserve"> catchment in terms of a topological edge bounded by inflow and outflow nodes, and associated with left-bank and right-bank </w:t>
      </w:r>
      <w:r w:rsidR="00167956">
        <w:rPr>
          <w:lang w:val="en-US"/>
        </w:rPr>
        <w:t>sub</w:t>
      </w:r>
      <w:r w:rsidR="00AA7946">
        <w:rPr>
          <w:lang w:val="en-US"/>
        </w:rPr>
        <w:t>-</w:t>
      </w:r>
      <w:r w:rsidRPr="00365409">
        <w:rPr>
          <w:lang w:val="en-US"/>
        </w:rPr>
        <w:t xml:space="preserve">catchment faces. </w:t>
      </w:r>
      <w:r w:rsidR="00AA7946">
        <w:rPr>
          <w:lang w:val="en-US"/>
        </w:rPr>
        <w:t>A flowpath feature may also form the “main stem” of the stream network flowing to the catchment outflow node from its inlet node(s).</w:t>
      </w:r>
    </w:p>
    <w:p w14:paraId="7BC65DCB" w14:textId="700B3130" w:rsidR="00D93796" w:rsidRDefault="00D93796" w:rsidP="00365409">
      <w:pPr>
        <w:pStyle w:val="StandardWeb"/>
        <w:jc w:val="both"/>
        <w:rPr>
          <w:lang w:val="en-US"/>
        </w:rPr>
      </w:pPr>
      <w:r>
        <w:rPr>
          <w:lang w:val="en-US"/>
        </w:rPr>
        <w:t>NOTE 1: With respect to the river positioning system described in this standard, the flow path</w:t>
      </w:r>
      <w:r w:rsidRPr="001214AF">
        <w:rPr>
          <w:lang w:val="en-US"/>
        </w:rPr>
        <w:t xml:space="preserve"> </w:t>
      </w:r>
      <w:r w:rsidR="00CE5F89">
        <w:rPr>
          <w:lang w:val="en-US"/>
        </w:rPr>
        <w:t xml:space="preserve">can </w:t>
      </w:r>
      <w:r w:rsidR="00167956">
        <w:rPr>
          <w:lang w:val="en-US"/>
        </w:rPr>
        <w:t xml:space="preserve">also </w:t>
      </w:r>
      <w:r w:rsidRPr="001214AF">
        <w:rPr>
          <w:lang w:val="en-US"/>
        </w:rPr>
        <w:t xml:space="preserve">form the </w:t>
      </w:r>
      <w:r>
        <w:rPr>
          <w:lang w:val="en-US"/>
        </w:rPr>
        <w:t>axis</w:t>
      </w:r>
      <w:r w:rsidRPr="001214AF">
        <w:rPr>
          <w:lang w:val="en-US"/>
        </w:rPr>
        <w:t xml:space="preserve"> in a linear coordinate system</w:t>
      </w:r>
      <w:r>
        <w:rPr>
          <w:lang w:val="en-US"/>
        </w:rPr>
        <w:t>.</w:t>
      </w:r>
      <w:r w:rsidRPr="001214AF">
        <w:rPr>
          <w:lang w:val="en-US"/>
        </w:rPr>
        <w:t xml:space="preserve"> </w:t>
      </w:r>
      <w:r>
        <w:rPr>
          <w:lang w:val="en-US"/>
        </w:rPr>
        <w:t>This corresponds to the linear element ‘</w:t>
      </w:r>
      <w:r w:rsidRPr="00D93796">
        <w:rPr>
          <w:lang w:val="en-US"/>
        </w:rPr>
        <w:t>that serves as the axis along which linear referencing is performed’</w:t>
      </w:r>
      <w:r>
        <w:rPr>
          <w:lang w:val="en-US"/>
        </w:rPr>
        <w:t xml:space="preserve"> as described in</w:t>
      </w:r>
      <w:r w:rsidRPr="00D93796">
        <w:rPr>
          <w:lang w:val="en-US"/>
        </w:rPr>
        <w:t xml:space="preserve"> </w:t>
      </w:r>
      <w:r w:rsidRPr="00DE6827">
        <w:rPr>
          <w:lang w:val="en-US"/>
        </w:rPr>
        <w:t>the OGC Abstract Specification Topic 19, Linear referencing</w:t>
      </w:r>
      <w:r w:rsidRPr="00DE6827" w:rsidDel="00E05B9E">
        <w:rPr>
          <w:lang w:val="en-US"/>
        </w:rPr>
        <w:t xml:space="preserve"> </w:t>
      </w:r>
      <w:r>
        <w:rPr>
          <w:lang w:val="en-US"/>
        </w:rPr>
        <w:t>[</w:t>
      </w:r>
      <w:r w:rsidR="000E41C9">
        <w:rPr>
          <w:lang w:val="en-US"/>
        </w:rPr>
        <w:t xml:space="preserve">aka </w:t>
      </w:r>
      <w:r>
        <w:rPr>
          <w:lang w:val="en-US"/>
        </w:rPr>
        <w:t>ISO 19148].</w:t>
      </w:r>
    </w:p>
    <w:p w14:paraId="67D549F7" w14:textId="37AA01CC" w:rsidR="00053564" w:rsidRDefault="00556C82" w:rsidP="00D93796">
      <w:pPr>
        <w:pStyle w:val="StandardWeb"/>
        <w:jc w:val="both"/>
        <w:rPr>
          <w:rFonts w:ascii="ArialMT" w:hAnsi="ArialMT" w:cs="ArialMT"/>
          <w:sz w:val="20"/>
          <w:szCs w:val="20"/>
        </w:rPr>
      </w:pPr>
      <w:r>
        <w:rPr>
          <w:lang w:val="en-US"/>
        </w:rPr>
        <w:t>NOTE</w:t>
      </w:r>
      <w:r w:rsidR="00D93796">
        <w:rPr>
          <w:lang w:val="en-US"/>
        </w:rPr>
        <w:t xml:space="preserve"> 2</w:t>
      </w:r>
      <w:r>
        <w:rPr>
          <w:lang w:val="en-US"/>
        </w:rPr>
        <w:t xml:space="preserve">: </w:t>
      </w:r>
      <w:r w:rsidR="00053564" w:rsidRPr="00365409">
        <w:rPr>
          <w:lang w:val="en-US"/>
        </w:rPr>
        <w:t xml:space="preserve">Hydrologically, the flow path references the </w:t>
      </w:r>
      <w:r w:rsidR="00053564" w:rsidRPr="00365409">
        <w:rPr>
          <w:i/>
          <w:lang w:val="en-US"/>
        </w:rPr>
        <w:t>path line</w:t>
      </w:r>
      <w:r w:rsidR="00053564" w:rsidRPr="00365409">
        <w:rPr>
          <w:i/>
        </w:rPr>
        <w:t xml:space="preserve"> </w:t>
      </w:r>
      <w:r w:rsidR="00053564" w:rsidRPr="00365409">
        <w:rPr>
          <w:lang w:val="en-US"/>
        </w:rPr>
        <w:t xml:space="preserve">described by a moving particle of water </w:t>
      </w:r>
      <w:r w:rsidR="003602D6">
        <w:rPr>
          <w:lang w:val="en-US"/>
        </w:rPr>
        <w:t>[9]</w:t>
      </w:r>
      <w:r w:rsidR="00053564" w:rsidRPr="00365409">
        <w:rPr>
          <w:lang w:val="en-US"/>
        </w:rPr>
        <w:t xml:space="preserve">. </w:t>
      </w:r>
    </w:p>
    <w:p w14:paraId="229A210E" w14:textId="77777777" w:rsidR="00053564" w:rsidRDefault="00053564" w:rsidP="00834E29">
      <w:pPr>
        <w:pStyle w:val="TermNum"/>
        <w:outlineLvl w:val="0"/>
      </w:pPr>
    </w:p>
    <w:p w14:paraId="7C8380E9" w14:textId="1F9E1583" w:rsidR="00053564" w:rsidRDefault="00053564" w:rsidP="00365409">
      <w:pPr>
        <w:pStyle w:val="TermNum"/>
        <w:numPr>
          <w:ilvl w:val="0"/>
          <w:numId w:val="0"/>
        </w:numPr>
      </w:pPr>
      <w:r>
        <w:t>flow line (also flowline)</w:t>
      </w:r>
    </w:p>
    <w:p w14:paraId="5BF57855" w14:textId="57ACEFFA" w:rsidR="00053564" w:rsidRPr="00365409" w:rsidRDefault="00053564" w:rsidP="00365409">
      <w:pPr>
        <w:pStyle w:val="StandardWeb"/>
        <w:jc w:val="both"/>
        <w:rPr>
          <w:lang w:val="en-US"/>
        </w:rPr>
      </w:pPr>
      <w:r w:rsidRPr="00365409">
        <w:rPr>
          <w:lang w:val="en-US"/>
        </w:rPr>
        <w:t xml:space="preserve">Geometric </w:t>
      </w:r>
      <w:r w:rsidR="00002799">
        <w:rPr>
          <w:lang w:val="en-US"/>
        </w:rPr>
        <w:t>property</w:t>
      </w:r>
      <w:r w:rsidR="00002799" w:rsidRPr="00365409">
        <w:rPr>
          <w:lang w:val="en-US"/>
        </w:rPr>
        <w:t xml:space="preserve"> </w:t>
      </w:r>
      <w:r w:rsidRPr="00365409">
        <w:rPr>
          <w:lang w:val="en-US"/>
        </w:rPr>
        <w:t xml:space="preserve">of </w:t>
      </w:r>
      <w:r w:rsidR="00002799">
        <w:rPr>
          <w:lang w:val="en-US"/>
        </w:rPr>
        <w:t>a</w:t>
      </w:r>
      <w:r w:rsidRPr="00365409">
        <w:rPr>
          <w:lang w:val="en-US"/>
        </w:rPr>
        <w:t xml:space="preserve"> flowpath, usually a geometric curve. </w:t>
      </w:r>
    </w:p>
    <w:p w14:paraId="6F2DA7A0" w14:textId="5D1BAD78" w:rsidR="00053564" w:rsidRPr="008E510D" w:rsidRDefault="00556C82" w:rsidP="00450C77">
      <w:pPr>
        <w:pStyle w:val="StandardWeb"/>
        <w:jc w:val="both"/>
        <w:rPr>
          <w:lang w:val="en-US"/>
        </w:rPr>
      </w:pPr>
      <w:r>
        <w:rPr>
          <w:lang w:val="en-US"/>
        </w:rPr>
        <w:t xml:space="preserve">NOTE: </w:t>
      </w:r>
      <w:r w:rsidR="00053564" w:rsidRPr="00365409">
        <w:rPr>
          <w:lang w:val="en-US"/>
        </w:rPr>
        <w:t xml:space="preserve">This definition references the definition of a </w:t>
      </w:r>
      <w:r w:rsidR="00053564" w:rsidRPr="00365409">
        <w:rPr>
          <w:i/>
          <w:lang w:val="en-US"/>
        </w:rPr>
        <w:t>path-line</w:t>
      </w:r>
      <w:r w:rsidR="00053564" w:rsidRPr="00365409">
        <w:rPr>
          <w:lang w:val="en-US"/>
        </w:rPr>
        <w:t xml:space="preserve"> </w:t>
      </w:r>
      <w:r w:rsidR="003602D6">
        <w:rPr>
          <w:lang w:val="en-US"/>
        </w:rPr>
        <w:t>[9]</w:t>
      </w:r>
      <w:r w:rsidR="00053564" w:rsidRPr="00365409">
        <w:rPr>
          <w:lang w:val="en-US"/>
        </w:rPr>
        <w:t xml:space="preserve"> through using the synonym </w:t>
      </w:r>
      <w:r w:rsidR="00053564" w:rsidRPr="00365409">
        <w:rPr>
          <w:i/>
        </w:rPr>
        <w:t>flow line</w:t>
      </w:r>
      <w:r w:rsidR="00053564" w:rsidRPr="00365409">
        <w:rPr>
          <w:lang w:val="en-US"/>
        </w:rPr>
        <w:t xml:space="preserve"> to express the geometric </w:t>
      </w:r>
      <w:r w:rsidR="00002799">
        <w:rPr>
          <w:lang w:val="en-US"/>
        </w:rPr>
        <w:t>property</w:t>
      </w:r>
      <w:r w:rsidR="00002799" w:rsidRPr="00365409">
        <w:rPr>
          <w:lang w:val="en-US"/>
        </w:rPr>
        <w:t xml:space="preserve"> </w:t>
      </w:r>
      <w:r w:rsidR="00053564" w:rsidRPr="00365409">
        <w:rPr>
          <w:lang w:val="en-US"/>
        </w:rPr>
        <w:t xml:space="preserve">of </w:t>
      </w:r>
      <w:r w:rsidR="00002799">
        <w:rPr>
          <w:lang w:val="en-US"/>
        </w:rPr>
        <w:t>a</w:t>
      </w:r>
      <w:r w:rsidR="00002799" w:rsidRPr="00365409">
        <w:rPr>
          <w:lang w:val="en-US"/>
        </w:rPr>
        <w:t xml:space="preserve"> </w:t>
      </w:r>
      <w:r w:rsidR="00053564" w:rsidRPr="00365409">
        <w:rPr>
          <w:lang w:val="en-US"/>
        </w:rPr>
        <w:t xml:space="preserve">flow path. </w:t>
      </w:r>
    </w:p>
    <w:p w14:paraId="6D266513" w14:textId="77777777" w:rsidR="00807D2F" w:rsidRDefault="00807D2F" w:rsidP="00834E29">
      <w:pPr>
        <w:pStyle w:val="TermNum"/>
        <w:jc w:val="both"/>
        <w:outlineLvl w:val="0"/>
        <w:rPr>
          <w:lang w:val="en-US"/>
        </w:rPr>
      </w:pPr>
    </w:p>
    <w:p w14:paraId="68096E0E" w14:textId="130E5206" w:rsidR="00463826" w:rsidRPr="008E510D" w:rsidRDefault="00463826" w:rsidP="00807D2F">
      <w:pPr>
        <w:pStyle w:val="TermNum"/>
        <w:numPr>
          <w:ilvl w:val="0"/>
          <w:numId w:val="0"/>
        </w:numPr>
        <w:jc w:val="both"/>
        <w:rPr>
          <w:lang w:val="en-US"/>
        </w:rPr>
      </w:pPr>
      <w:r w:rsidRPr="008E510D">
        <w:rPr>
          <w:lang w:val="en-US"/>
        </w:rPr>
        <w:t>hydrographic network</w:t>
      </w:r>
    </w:p>
    <w:p w14:paraId="4CD005FF" w14:textId="054BFF64" w:rsidR="00463826" w:rsidRPr="008E510D" w:rsidRDefault="00463826" w:rsidP="00450C77">
      <w:pPr>
        <w:pStyle w:val="StandardWeb"/>
        <w:jc w:val="both"/>
        <w:rPr>
          <w:lang w:val="en-US"/>
        </w:rPr>
      </w:pPr>
      <w:r w:rsidRPr="008E510D">
        <w:rPr>
          <w:lang w:val="en-US"/>
        </w:rPr>
        <w:t xml:space="preserve">Aggregate of rivers and other permanent or temporary </w:t>
      </w:r>
      <w:r w:rsidR="00CC6BA3" w:rsidRPr="008E510D">
        <w:rPr>
          <w:lang w:val="en-US"/>
        </w:rPr>
        <w:t>water</w:t>
      </w:r>
      <w:r w:rsidR="00CC6BA3">
        <w:rPr>
          <w:lang w:val="en-US"/>
        </w:rPr>
        <w:t xml:space="preserve"> bodies</w:t>
      </w:r>
      <w:r w:rsidRPr="008E510D">
        <w:rPr>
          <w:lang w:val="en-US"/>
        </w:rPr>
        <w:t xml:space="preserve">, </w:t>
      </w:r>
      <w:r w:rsidR="00552B26">
        <w:rPr>
          <w:lang w:val="en-US"/>
        </w:rPr>
        <w:t>including</w:t>
      </w:r>
      <w:r w:rsidRPr="008E510D">
        <w:rPr>
          <w:lang w:val="en-US"/>
        </w:rPr>
        <w:t xml:space="preserve"> lakes and reservoirs </w:t>
      </w:r>
      <w:r w:rsidR="003602D6">
        <w:rPr>
          <w:lang w:val="en-US"/>
        </w:rPr>
        <w:t>[9]</w:t>
      </w:r>
      <w:r w:rsidR="00CC6BA3">
        <w:rPr>
          <w:lang w:val="en-US"/>
        </w:rPr>
        <w:t xml:space="preserve">, </w:t>
      </w:r>
      <w:r w:rsidR="00CC6BA3">
        <w:t>standing in depressions or moving in channels</w:t>
      </w:r>
      <w:r w:rsidR="00002799">
        <w:t>, that can be mapped on the Earth’s surface but is not necessarily navigable</w:t>
      </w:r>
      <w:r w:rsidR="00AA7946">
        <w:t xml:space="preserve"> for the purposes of this document</w:t>
      </w:r>
      <w:r w:rsidR="00002799">
        <w:t>.</w:t>
      </w:r>
    </w:p>
    <w:p w14:paraId="6382EB97" w14:textId="77777777" w:rsidR="00463826" w:rsidRPr="008E510D" w:rsidRDefault="00463826" w:rsidP="00450C77">
      <w:pPr>
        <w:pStyle w:val="StandardWeb"/>
        <w:jc w:val="both"/>
        <w:rPr>
          <w:lang w:val="en-US"/>
        </w:rPr>
      </w:pPr>
      <w:r w:rsidRPr="008E510D">
        <w:rPr>
          <w:lang w:val="en-US"/>
        </w:rPr>
        <w:t>NOTE: Not to be confused with the network of hydrological stations and observing posts.</w:t>
      </w:r>
    </w:p>
    <w:p w14:paraId="403DB6F8" w14:textId="77777777" w:rsidR="001A3F5C" w:rsidRDefault="001A3F5C" w:rsidP="00834E29">
      <w:pPr>
        <w:pStyle w:val="TermNum"/>
        <w:outlineLvl w:val="0"/>
      </w:pPr>
    </w:p>
    <w:p w14:paraId="61F80C1D" w14:textId="55C04B4D" w:rsidR="00463826" w:rsidRPr="001A3F5C" w:rsidRDefault="00463826" w:rsidP="001A3F5C">
      <w:pPr>
        <w:pStyle w:val="TermNum"/>
        <w:numPr>
          <w:ilvl w:val="0"/>
          <w:numId w:val="0"/>
        </w:numPr>
      </w:pPr>
      <w:r w:rsidRPr="001A3F5C">
        <w:t>hydrologic complex</w:t>
      </w:r>
    </w:p>
    <w:p w14:paraId="03F59353" w14:textId="517D7A08" w:rsidR="00463826" w:rsidRPr="008E510D" w:rsidRDefault="00463826" w:rsidP="00450C77">
      <w:pPr>
        <w:pStyle w:val="StandardWeb"/>
        <w:jc w:val="both"/>
        <w:rPr>
          <w:lang w:val="en-US"/>
        </w:rPr>
      </w:pPr>
      <w:r w:rsidRPr="008E510D">
        <w:rPr>
          <w:lang w:val="en-US"/>
        </w:rPr>
        <w:t xml:space="preserve">Collection of </w:t>
      </w:r>
      <w:r w:rsidR="00AA7946">
        <w:rPr>
          <w:lang w:val="en-US"/>
        </w:rPr>
        <w:t>distinct</w:t>
      </w:r>
      <w:r w:rsidR="00AA7946" w:rsidRPr="008E510D">
        <w:rPr>
          <w:lang w:val="en-US"/>
        </w:rPr>
        <w:t xml:space="preserve"> </w:t>
      </w:r>
      <w:r w:rsidRPr="008E510D">
        <w:rPr>
          <w:lang w:val="en-US"/>
        </w:rPr>
        <w:t xml:space="preserve">hydrologic features </w:t>
      </w:r>
      <w:r w:rsidR="004423BE">
        <w:rPr>
          <w:lang w:val="en-US"/>
        </w:rPr>
        <w:t xml:space="preserve">forming a </w:t>
      </w:r>
      <w:r w:rsidR="007267C1">
        <w:rPr>
          <w:lang w:val="en-US"/>
        </w:rPr>
        <w:t xml:space="preserve">hydrologically </w:t>
      </w:r>
      <w:r w:rsidR="00AD642E">
        <w:rPr>
          <w:lang w:val="en-US"/>
        </w:rPr>
        <w:t>connected</w:t>
      </w:r>
      <w:r w:rsidR="00AD642E" w:rsidRPr="008E510D">
        <w:rPr>
          <w:lang w:val="en-US"/>
        </w:rPr>
        <w:t xml:space="preserve"> </w:t>
      </w:r>
      <w:r w:rsidR="004423BE">
        <w:rPr>
          <w:lang w:val="en-US"/>
        </w:rPr>
        <w:t xml:space="preserve">system </w:t>
      </w:r>
      <w:r w:rsidRPr="008E510D">
        <w:rPr>
          <w:lang w:val="en-US"/>
        </w:rPr>
        <w:t xml:space="preserve">where the union of </w:t>
      </w:r>
      <w:r w:rsidR="005C7D76">
        <w:rPr>
          <w:lang w:val="en-US"/>
        </w:rPr>
        <w:t xml:space="preserve">one or more </w:t>
      </w:r>
      <w:r w:rsidRPr="008E510D">
        <w:rPr>
          <w:lang w:val="en-US"/>
        </w:rPr>
        <w:t>catchment</w:t>
      </w:r>
      <w:r w:rsidR="005C7D76">
        <w:rPr>
          <w:lang w:val="en-US"/>
        </w:rPr>
        <w:t>s</w:t>
      </w:r>
      <w:r w:rsidRPr="008E510D">
        <w:rPr>
          <w:lang w:val="en-US"/>
        </w:rPr>
        <w:t xml:space="preserve"> and </w:t>
      </w:r>
      <w:r w:rsidR="004423BE">
        <w:rPr>
          <w:lang w:val="en-US"/>
        </w:rPr>
        <w:t>a</w:t>
      </w:r>
      <w:r w:rsidRPr="008E510D">
        <w:rPr>
          <w:lang w:val="en-US"/>
        </w:rPr>
        <w:t xml:space="preserve"> common</w:t>
      </w:r>
      <w:r w:rsidR="005C7D76">
        <w:rPr>
          <w:lang w:val="en-US"/>
        </w:rPr>
        <w:t xml:space="preserve"> </w:t>
      </w:r>
      <w:r w:rsidRPr="008E510D">
        <w:rPr>
          <w:lang w:val="en-US"/>
        </w:rPr>
        <w:t xml:space="preserve">outfall is realized by </w:t>
      </w:r>
      <w:r w:rsidR="00FB0D5D">
        <w:rPr>
          <w:lang w:val="en-US"/>
        </w:rPr>
        <w:t>multiple complexes</w:t>
      </w:r>
      <w:r w:rsidR="00AD642E">
        <w:rPr>
          <w:lang w:val="en-US"/>
        </w:rPr>
        <w:t xml:space="preserve"> of topological elements</w:t>
      </w:r>
      <w:r w:rsidRPr="008E510D">
        <w:rPr>
          <w:lang w:val="en-US"/>
        </w:rPr>
        <w:t>. For example, a</w:t>
      </w:r>
      <w:r w:rsidR="003D77AC">
        <w:rPr>
          <w:lang w:val="en-US"/>
        </w:rPr>
        <w:t xml:space="preserve"> </w:t>
      </w:r>
      <w:r w:rsidR="00AD642E">
        <w:rPr>
          <w:lang w:val="en-US"/>
        </w:rPr>
        <w:t xml:space="preserve">catchment may be realized simultaneously as a face-edge complex of </w:t>
      </w:r>
      <w:proofErr w:type="spellStart"/>
      <w:r w:rsidR="00AD642E">
        <w:rPr>
          <w:lang w:val="en-US"/>
        </w:rPr>
        <w:t>subcatchment</w:t>
      </w:r>
      <w:proofErr w:type="spellEnd"/>
      <w:r w:rsidR="00AD642E">
        <w:rPr>
          <w:lang w:val="en-US"/>
        </w:rPr>
        <w:t xml:space="preserve"> areas, an edge-node network of</w:t>
      </w:r>
      <w:r w:rsidRPr="008E510D">
        <w:rPr>
          <w:lang w:val="en-US"/>
        </w:rPr>
        <w:t xml:space="preserve"> </w:t>
      </w:r>
      <w:r w:rsidRPr="008E510D">
        <w:rPr>
          <w:lang w:val="en-US"/>
        </w:rPr>
        <w:lastRenderedPageBreak/>
        <w:t>flowpath</w:t>
      </w:r>
      <w:r w:rsidR="00AD642E">
        <w:rPr>
          <w:lang w:val="en-US"/>
        </w:rPr>
        <w:t xml:space="preserve">s and outfall nodes, and also as a dendritic </w:t>
      </w:r>
      <w:r w:rsidR="00AA7946">
        <w:rPr>
          <w:lang w:val="en-US"/>
        </w:rPr>
        <w:t xml:space="preserve">edge-node </w:t>
      </w:r>
      <w:r w:rsidR="00AD642E">
        <w:rPr>
          <w:lang w:val="en-US"/>
        </w:rPr>
        <w:t>network of either waterbodies or containing channels.</w:t>
      </w:r>
    </w:p>
    <w:p w14:paraId="54B1991A" w14:textId="77777777" w:rsidR="00807D2F" w:rsidRDefault="00807D2F" w:rsidP="00834E29">
      <w:pPr>
        <w:pStyle w:val="TermNum"/>
        <w:jc w:val="both"/>
        <w:outlineLvl w:val="0"/>
        <w:rPr>
          <w:lang w:val="en-US"/>
        </w:rPr>
      </w:pPr>
    </w:p>
    <w:p w14:paraId="43858308" w14:textId="22EC1732" w:rsidR="00463826" w:rsidRPr="008E510D" w:rsidRDefault="00463826" w:rsidP="00807D2F">
      <w:pPr>
        <w:pStyle w:val="TermNum"/>
        <w:numPr>
          <w:ilvl w:val="0"/>
          <w:numId w:val="0"/>
        </w:numPr>
        <w:jc w:val="both"/>
        <w:rPr>
          <w:lang w:val="en-US"/>
        </w:rPr>
      </w:pPr>
      <w:r w:rsidRPr="008E510D">
        <w:rPr>
          <w:lang w:val="en-US"/>
        </w:rPr>
        <w:t>hydrologic feature</w:t>
      </w:r>
    </w:p>
    <w:p w14:paraId="7400B0EE" w14:textId="54CE36A8" w:rsidR="00463826" w:rsidRPr="008E510D" w:rsidRDefault="00463826" w:rsidP="00450C77">
      <w:pPr>
        <w:pStyle w:val="StandardWeb"/>
        <w:jc w:val="both"/>
        <w:rPr>
          <w:lang w:val="en-US"/>
        </w:rPr>
      </w:pPr>
      <w:r w:rsidRPr="008E510D">
        <w:rPr>
          <w:lang w:val="en-US"/>
        </w:rPr>
        <w:t>Feature of a type defined in the hydrology domain</w:t>
      </w:r>
      <w:r w:rsidR="00552B26">
        <w:rPr>
          <w:lang w:val="en-US"/>
        </w:rPr>
        <w:t>,</w:t>
      </w:r>
      <w:r w:rsidRPr="008E510D">
        <w:rPr>
          <w:lang w:val="en-US"/>
        </w:rPr>
        <w:t xml:space="preserve"> whose identity </w:t>
      </w:r>
      <w:r w:rsidR="00AA7946">
        <w:rPr>
          <w:lang w:val="en-US"/>
        </w:rPr>
        <w:t>can be</w:t>
      </w:r>
      <w:r w:rsidRPr="008E510D">
        <w:rPr>
          <w:lang w:val="en-US"/>
        </w:rPr>
        <w:t xml:space="preserve"> maintained and tracked through a processing chain from measurement to distribution of hydrologic information.</w:t>
      </w:r>
    </w:p>
    <w:p w14:paraId="3C4B52B6" w14:textId="77777777" w:rsidR="00807D2F" w:rsidRDefault="00807D2F" w:rsidP="00834E29">
      <w:pPr>
        <w:pStyle w:val="TermNum"/>
        <w:jc w:val="both"/>
        <w:outlineLvl w:val="0"/>
        <w:rPr>
          <w:lang w:val="en-US"/>
        </w:rPr>
      </w:pPr>
    </w:p>
    <w:p w14:paraId="5990914C" w14:textId="16E9D063" w:rsidR="00463826" w:rsidRPr="008E510D" w:rsidRDefault="00463826" w:rsidP="00807D2F">
      <w:pPr>
        <w:pStyle w:val="TermNum"/>
        <w:numPr>
          <w:ilvl w:val="0"/>
          <w:numId w:val="0"/>
        </w:numPr>
        <w:jc w:val="both"/>
        <w:rPr>
          <w:lang w:val="en-US"/>
        </w:rPr>
      </w:pPr>
      <w:r w:rsidRPr="008E510D">
        <w:rPr>
          <w:lang w:val="en-US"/>
        </w:rPr>
        <w:t>hydrologic realization</w:t>
      </w:r>
    </w:p>
    <w:p w14:paraId="1A22ED99" w14:textId="19F08D84" w:rsidR="00463826" w:rsidRPr="008E510D" w:rsidRDefault="00BB5645" w:rsidP="00450C77">
      <w:pPr>
        <w:pStyle w:val="StandardWeb"/>
        <w:jc w:val="both"/>
        <w:rPr>
          <w:lang w:val="en-US"/>
        </w:rPr>
      </w:pPr>
      <w:r>
        <w:rPr>
          <w:lang w:val="en-US"/>
        </w:rPr>
        <w:t>Concrete h</w:t>
      </w:r>
      <w:r w:rsidR="00463826" w:rsidRPr="008E510D">
        <w:rPr>
          <w:lang w:val="en-US"/>
        </w:rPr>
        <w:t xml:space="preserve">ydrologic feature </w:t>
      </w:r>
      <w:r w:rsidR="00F45B20">
        <w:rPr>
          <w:lang w:val="en-US"/>
        </w:rPr>
        <w:t>that realizes</w:t>
      </w:r>
      <w:r w:rsidR="00463826" w:rsidRPr="008E510D">
        <w:rPr>
          <w:lang w:val="en-US"/>
        </w:rPr>
        <w:t xml:space="preserve"> a </w:t>
      </w:r>
      <w:r>
        <w:rPr>
          <w:lang w:val="en-US"/>
        </w:rPr>
        <w:t xml:space="preserve">logical </w:t>
      </w:r>
      <w:r w:rsidR="00463826" w:rsidRPr="008E510D">
        <w:rPr>
          <w:lang w:val="en-US"/>
        </w:rPr>
        <w:t xml:space="preserve">concept </w:t>
      </w:r>
      <w:r w:rsidR="00CE5F89">
        <w:rPr>
          <w:lang w:val="en-US"/>
        </w:rPr>
        <w:t xml:space="preserve">/ feature </w:t>
      </w:r>
      <w:r w:rsidR="00463826" w:rsidRPr="008E510D">
        <w:rPr>
          <w:lang w:val="en-US"/>
        </w:rPr>
        <w:t xml:space="preserve">within </w:t>
      </w:r>
      <w:r w:rsidR="00F45B20">
        <w:rPr>
          <w:lang w:val="en-US"/>
        </w:rPr>
        <w:t>the</w:t>
      </w:r>
      <w:r w:rsidR="00463826" w:rsidRPr="008E510D">
        <w:rPr>
          <w:lang w:val="en-US"/>
        </w:rPr>
        <w:t xml:space="preserve"> hydrologic </w:t>
      </w:r>
      <w:r>
        <w:rPr>
          <w:lang w:val="en-US"/>
        </w:rPr>
        <w:t>domain</w:t>
      </w:r>
      <w:r w:rsidR="00463826" w:rsidRPr="008E510D">
        <w:rPr>
          <w:lang w:val="en-US"/>
        </w:rPr>
        <w:t>.</w:t>
      </w:r>
      <w:r w:rsidR="009D4186">
        <w:rPr>
          <w:lang w:val="en-US"/>
        </w:rPr>
        <w:t xml:space="preserve"> </w:t>
      </w:r>
      <w:r>
        <w:rPr>
          <w:lang w:val="en-US"/>
        </w:rPr>
        <w:t xml:space="preserve">For example, </w:t>
      </w:r>
      <w:r w:rsidR="009D4186">
        <w:rPr>
          <w:lang w:val="en-US"/>
        </w:rPr>
        <w:t xml:space="preserve"> </w:t>
      </w:r>
      <w:r>
        <w:rPr>
          <w:lang w:val="en-US"/>
        </w:rPr>
        <w:t>catchment boundaries realize</w:t>
      </w:r>
      <w:r w:rsidR="009D4186">
        <w:rPr>
          <w:lang w:val="en-US"/>
        </w:rPr>
        <w:t xml:space="preserve"> logical catchment</w:t>
      </w:r>
      <w:r>
        <w:rPr>
          <w:lang w:val="en-US"/>
        </w:rPr>
        <w:t>s and outfall nodes realize logical outfalls</w:t>
      </w:r>
      <w:r w:rsidR="009D4186">
        <w:rPr>
          <w:lang w:val="en-US"/>
        </w:rPr>
        <w:t>.</w:t>
      </w:r>
    </w:p>
    <w:p w14:paraId="30B0E8E9" w14:textId="77777777" w:rsidR="00807D2F" w:rsidRDefault="00807D2F" w:rsidP="00834E29">
      <w:pPr>
        <w:pStyle w:val="TermNum"/>
        <w:jc w:val="both"/>
        <w:outlineLvl w:val="0"/>
        <w:rPr>
          <w:lang w:val="en-US"/>
        </w:rPr>
      </w:pPr>
    </w:p>
    <w:p w14:paraId="4901CA04" w14:textId="5C6DA247" w:rsidR="00463826" w:rsidRPr="008E510D" w:rsidRDefault="00463826" w:rsidP="00807D2F">
      <w:pPr>
        <w:pStyle w:val="TermNum"/>
        <w:numPr>
          <w:ilvl w:val="0"/>
          <w:numId w:val="0"/>
        </w:numPr>
        <w:jc w:val="both"/>
        <w:rPr>
          <w:lang w:val="en-US"/>
        </w:rPr>
      </w:pPr>
      <w:r w:rsidRPr="008E510D">
        <w:rPr>
          <w:lang w:val="en-US"/>
        </w:rPr>
        <w:t>hydrology</w:t>
      </w:r>
    </w:p>
    <w:p w14:paraId="64AFE793" w14:textId="25C1EEAD" w:rsidR="00463826" w:rsidRPr="008E510D" w:rsidRDefault="00463826" w:rsidP="00450C77">
      <w:pPr>
        <w:pStyle w:val="StandardWeb"/>
        <w:jc w:val="both"/>
        <w:rPr>
          <w:lang w:val="en-US"/>
        </w:rPr>
      </w:pPr>
      <w:r w:rsidRPr="008E510D">
        <w:rPr>
          <w:lang w:val="en-US"/>
        </w:rPr>
        <w:t xml:space="preserve">Science that deals with the waters above and below the land surfaces of the Earth, their occurrence, circulation and distribution, both in time and space, their biological, chemical and physical properties, their reaction with their environment, including their relation to living beings. </w:t>
      </w:r>
      <w:r w:rsidR="003602D6">
        <w:rPr>
          <w:lang w:val="en-US"/>
        </w:rPr>
        <w:t>[9]</w:t>
      </w:r>
    </w:p>
    <w:p w14:paraId="0DE3EF7D" w14:textId="77777777" w:rsidR="00807D2F" w:rsidRDefault="00807D2F" w:rsidP="00834E29">
      <w:pPr>
        <w:pStyle w:val="TermNum"/>
        <w:jc w:val="both"/>
        <w:outlineLvl w:val="0"/>
        <w:rPr>
          <w:lang w:val="en-US"/>
        </w:rPr>
      </w:pPr>
    </w:p>
    <w:p w14:paraId="4B53D05D" w14:textId="74F76544" w:rsidR="00463826" w:rsidRPr="008E510D" w:rsidRDefault="00463826" w:rsidP="00807D2F">
      <w:pPr>
        <w:pStyle w:val="TermNum"/>
        <w:numPr>
          <w:ilvl w:val="0"/>
          <w:numId w:val="0"/>
        </w:numPr>
        <w:jc w:val="both"/>
        <w:rPr>
          <w:lang w:val="en-US"/>
        </w:rPr>
      </w:pPr>
      <w:r w:rsidRPr="008E510D">
        <w:rPr>
          <w:lang w:val="en-US"/>
        </w:rPr>
        <w:t>hydrometric feature</w:t>
      </w:r>
    </w:p>
    <w:p w14:paraId="4B77F7C6" w14:textId="2C603533" w:rsidR="00E357E5" w:rsidRDefault="00463826" w:rsidP="00450C77">
      <w:pPr>
        <w:pStyle w:val="StandardWeb"/>
        <w:jc w:val="both"/>
        <w:rPr>
          <w:lang w:val="en-US"/>
        </w:rPr>
      </w:pPr>
      <w:r w:rsidRPr="008E510D">
        <w:rPr>
          <w:lang w:val="en-US"/>
        </w:rPr>
        <w:t xml:space="preserve">Feature of a type </w:t>
      </w:r>
      <w:r w:rsidR="000605D4">
        <w:rPr>
          <w:lang w:val="en-US"/>
        </w:rPr>
        <w:t xml:space="preserve">which denotes </w:t>
      </w:r>
      <w:r w:rsidR="000605D4" w:rsidRPr="008E510D">
        <w:rPr>
          <w:lang w:val="en-US"/>
        </w:rPr>
        <w:t xml:space="preserve">a physical structure intended to observe properties of a hydrologic </w:t>
      </w:r>
      <w:r w:rsidR="00E357E5" w:rsidRPr="008E510D">
        <w:rPr>
          <w:lang w:val="en-US"/>
        </w:rPr>
        <w:t xml:space="preserve">feature. </w:t>
      </w:r>
    </w:p>
    <w:p w14:paraId="21F3F056" w14:textId="50D11FA0" w:rsidR="00286014" w:rsidRDefault="00E357E5" w:rsidP="00450C77">
      <w:pPr>
        <w:pStyle w:val="StandardWeb"/>
        <w:jc w:val="both"/>
        <w:rPr>
          <w:lang w:val="en-US"/>
        </w:rPr>
      </w:pPr>
      <w:r w:rsidRPr="008E510D">
        <w:rPr>
          <w:lang w:val="en-US"/>
        </w:rPr>
        <w:t>NOTE</w:t>
      </w:r>
      <w:r w:rsidR="00463826" w:rsidRPr="008E510D">
        <w:rPr>
          <w:lang w:val="en-US"/>
        </w:rPr>
        <w:t xml:space="preserve">: </w:t>
      </w:r>
      <w:r w:rsidR="00286014" w:rsidRPr="00C25AD2">
        <w:rPr>
          <w:lang w:val="en-US"/>
        </w:rPr>
        <w:t xml:space="preserve">This definition references the definition of a </w:t>
      </w:r>
      <w:r w:rsidR="00286014">
        <w:rPr>
          <w:i/>
          <w:lang w:val="en-US"/>
        </w:rPr>
        <w:t xml:space="preserve">hydrometric station </w:t>
      </w:r>
      <w:r w:rsidR="00286014">
        <w:t>at which data on water in rivers, lakes or reservoirs are obtained on physical a</w:t>
      </w:r>
      <w:r w:rsidR="000605D4">
        <w:t>nd chemical properties of water</w:t>
      </w:r>
      <w:r w:rsidR="00286014">
        <w:t xml:space="preserve"> </w:t>
      </w:r>
      <w:r w:rsidR="003602D6">
        <w:rPr>
          <w:lang w:val="en-US"/>
        </w:rPr>
        <w:t>[9]</w:t>
      </w:r>
      <w:r w:rsidR="000605D4">
        <w:rPr>
          <w:lang w:val="en-US"/>
        </w:rPr>
        <w:t xml:space="preserve">. </w:t>
      </w:r>
      <w:r w:rsidR="007526FB">
        <w:rPr>
          <w:lang w:val="en-US"/>
        </w:rPr>
        <w:t>A</w:t>
      </w:r>
      <w:r w:rsidR="007526FB" w:rsidRPr="007526FB">
        <w:rPr>
          <w:lang w:val="en-US"/>
        </w:rPr>
        <w:t xml:space="preserve"> hydrometric feature may be a composite station configured by arranging several monitoring components.</w:t>
      </w:r>
      <w:r w:rsidR="007526FB" w:rsidRPr="007526FB">
        <w:rPr>
          <w:rFonts w:ascii="Segoe UI" w:hAnsi="Segoe UI" w:cs="Segoe UI"/>
          <w:sz w:val="18"/>
          <w:szCs w:val="18"/>
        </w:rPr>
        <w:t xml:space="preserve"> </w:t>
      </w:r>
      <w:r w:rsidR="00463826" w:rsidRPr="008E510D">
        <w:rPr>
          <w:lang w:val="en-US"/>
        </w:rPr>
        <w:t xml:space="preserve">Used to sample a hydrologic feature, a hydrometric feature may be considered a </w:t>
      </w:r>
      <w:r w:rsidR="00463826" w:rsidRPr="00E357E5">
        <w:rPr>
          <w:i/>
          <w:lang w:val="en-US"/>
        </w:rPr>
        <w:t>sampling feature</w:t>
      </w:r>
      <w:r w:rsidR="00463826" w:rsidRPr="008E510D">
        <w:rPr>
          <w:lang w:val="en-US"/>
        </w:rPr>
        <w:t xml:space="preserve"> of </w:t>
      </w:r>
      <w:r>
        <w:rPr>
          <w:lang w:val="en-US"/>
        </w:rPr>
        <w:t>defined in the ISO Observation model</w:t>
      </w:r>
      <w:r w:rsidR="00463826" w:rsidRPr="008E510D">
        <w:rPr>
          <w:lang w:val="en-US"/>
        </w:rPr>
        <w:t xml:space="preserve">. A sampling feature is described in general in </w:t>
      </w:r>
      <w:r w:rsidR="001E2095">
        <w:rPr>
          <w:lang w:val="en-US"/>
        </w:rPr>
        <w:t>ISO 19156: Observation and Measurement</w:t>
      </w:r>
      <w:r w:rsidR="00463826" w:rsidRPr="008E510D">
        <w:rPr>
          <w:lang w:val="en-US"/>
        </w:rPr>
        <w:t xml:space="preserve">, the special monitoring point of hydrologic observation is described in the </w:t>
      </w:r>
      <w:r w:rsidR="00A73CDA" w:rsidRPr="00020318">
        <w:rPr>
          <w:lang w:val="en-US"/>
        </w:rPr>
        <w:t xml:space="preserve">OGC </w:t>
      </w:r>
      <w:r w:rsidR="00A73CDA">
        <w:rPr>
          <w:lang w:val="en-US"/>
        </w:rPr>
        <w:t xml:space="preserve">WaterML 2.0: Part 1- </w:t>
      </w:r>
      <w:proofErr w:type="spellStart"/>
      <w:r w:rsidR="00A73CDA">
        <w:rPr>
          <w:lang w:val="en-US"/>
        </w:rPr>
        <w:t>Timeseries</w:t>
      </w:r>
      <w:proofErr w:type="spellEnd"/>
      <w:r w:rsidR="00A73CDA">
        <w:rPr>
          <w:lang w:val="en-US"/>
        </w:rPr>
        <w:t xml:space="preserve"> standard </w:t>
      </w:r>
      <w:r w:rsidR="00463826" w:rsidRPr="008E510D">
        <w:rPr>
          <w:lang w:val="en-US"/>
        </w:rPr>
        <w:t>[</w:t>
      </w:r>
      <w:r w:rsidR="00110451">
        <w:rPr>
          <w:lang w:val="en-US"/>
        </w:rPr>
        <w:t>4</w:t>
      </w:r>
      <w:r w:rsidR="00463826" w:rsidRPr="008E510D">
        <w:rPr>
          <w:lang w:val="en-US"/>
        </w:rPr>
        <w:t>].</w:t>
      </w:r>
    </w:p>
    <w:p w14:paraId="0B3C874C" w14:textId="77777777" w:rsidR="00556C82" w:rsidRPr="001A3F5C" w:rsidRDefault="00556C82" w:rsidP="00834E29">
      <w:pPr>
        <w:pStyle w:val="TermNum"/>
        <w:outlineLvl w:val="0"/>
      </w:pPr>
    </w:p>
    <w:p w14:paraId="63C6570A" w14:textId="533F1C94" w:rsidR="00CC6BA3" w:rsidRPr="001A3F5C" w:rsidRDefault="00CC6BA3" w:rsidP="004879CE">
      <w:pPr>
        <w:pStyle w:val="TermNum"/>
        <w:numPr>
          <w:ilvl w:val="0"/>
          <w:numId w:val="0"/>
        </w:numPr>
      </w:pPr>
      <w:r w:rsidRPr="001A3F5C">
        <w:t>hydrometric network</w:t>
      </w:r>
    </w:p>
    <w:p w14:paraId="3277D36F" w14:textId="4F8B5216" w:rsidR="00CC6BA3" w:rsidRPr="00365409" w:rsidRDefault="00605384" w:rsidP="00FA7BF6">
      <w:pPr>
        <w:pStyle w:val="StandardWeb"/>
        <w:jc w:val="both"/>
        <w:rPr>
          <w:rFonts w:ascii="Segoe UI" w:hAnsi="Segoe UI" w:cs="Segoe UI"/>
          <w:sz w:val="18"/>
          <w:szCs w:val="18"/>
        </w:rPr>
      </w:pPr>
      <w:r>
        <w:rPr>
          <w:lang w:val="en-US"/>
        </w:rPr>
        <w:t>A</w:t>
      </w:r>
      <w:r w:rsidR="00CC6BA3" w:rsidRPr="00365409">
        <w:rPr>
          <w:lang w:val="en-US"/>
        </w:rPr>
        <w:t xml:space="preserve">ggregate of </w:t>
      </w:r>
      <w:r w:rsidR="00AA7946">
        <w:rPr>
          <w:lang w:val="en-US"/>
        </w:rPr>
        <w:t>hydrologically</w:t>
      </w:r>
      <w:r w:rsidR="00AA7946" w:rsidRPr="00365409">
        <w:rPr>
          <w:lang w:val="en-US"/>
        </w:rPr>
        <w:t xml:space="preserve"> </w:t>
      </w:r>
      <w:r w:rsidR="00CC6BA3" w:rsidRPr="00365409">
        <w:rPr>
          <w:lang w:val="en-US"/>
        </w:rPr>
        <w:t>connected monitoring stations</w:t>
      </w:r>
      <w:r w:rsidR="00CC6BA3">
        <w:rPr>
          <w:lang w:val="en-US"/>
        </w:rPr>
        <w:t xml:space="preserve"> </w:t>
      </w:r>
      <w:r w:rsidR="00AA7946">
        <w:rPr>
          <w:lang w:val="en-US"/>
        </w:rPr>
        <w:t xml:space="preserve">situated on and </w:t>
      </w:r>
      <w:r w:rsidR="00CC6BA3">
        <w:rPr>
          <w:lang w:val="en-US"/>
        </w:rPr>
        <w:t xml:space="preserve">used </w:t>
      </w:r>
      <w:r w:rsidR="00556C82">
        <w:rPr>
          <w:lang w:val="en-US"/>
        </w:rPr>
        <w:t>for hydrologic observation</w:t>
      </w:r>
      <w:r w:rsidR="00AA7946">
        <w:rPr>
          <w:lang w:val="en-US"/>
        </w:rPr>
        <w:t xml:space="preserve"> of a</w:t>
      </w:r>
      <w:r w:rsidR="00C147E7">
        <w:rPr>
          <w:lang w:val="en-US"/>
        </w:rPr>
        <w:t xml:space="preserve"> feature such as a catchment or</w:t>
      </w:r>
      <w:r w:rsidR="00AA7946">
        <w:rPr>
          <w:lang w:val="en-US"/>
        </w:rPr>
        <w:t xml:space="preserve"> hydrographic network</w:t>
      </w:r>
      <w:r w:rsidR="00C147E7">
        <w:rPr>
          <w:lang w:val="en-US"/>
        </w:rPr>
        <w:t>.</w:t>
      </w:r>
      <w:r w:rsidR="00FA7BF6">
        <w:rPr>
          <w:lang w:val="en-US"/>
        </w:rPr>
        <w:t xml:space="preserve"> </w:t>
      </w:r>
      <w:r w:rsidR="00CC6BA3" w:rsidRPr="00C25AD2">
        <w:rPr>
          <w:lang w:val="en-US"/>
        </w:rPr>
        <w:t>This definition references the definition of a</w:t>
      </w:r>
      <w:r w:rsidR="00FA7BF6">
        <w:rPr>
          <w:lang w:val="en-US"/>
        </w:rPr>
        <w:t xml:space="preserve"> </w:t>
      </w:r>
      <w:r w:rsidR="00CE5F89">
        <w:rPr>
          <w:lang w:val="en-US"/>
        </w:rPr>
        <w:t>synonymous</w:t>
      </w:r>
      <w:r w:rsidR="00CC6BA3" w:rsidRPr="00C25AD2">
        <w:rPr>
          <w:lang w:val="en-US"/>
        </w:rPr>
        <w:t xml:space="preserve"> </w:t>
      </w:r>
      <w:r w:rsidR="00CC6BA3">
        <w:rPr>
          <w:i/>
          <w:lang w:val="en-US"/>
        </w:rPr>
        <w:t xml:space="preserve">hydrological network </w:t>
      </w:r>
      <w:r w:rsidR="00AA7946">
        <w:t xml:space="preserve">consisting of </w:t>
      </w:r>
      <w:r w:rsidR="00AA7946">
        <w:lastRenderedPageBreak/>
        <w:t>h</w:t>
      </w:r>
      <w:r w:rsidR="00CC6BA3">
        <w:t xml:space="preserve">ydrological stations and observing posts situated within </w:t>
      </w:r>
      <w:r w:rsidR="00AA7946">
        <w:t xml:space="preserve">a </w:t>
      </w:r>
      <w:r w:rsidR="00CC6BA3">
        <w:t xml:space="preserve">catchment in such a way as to provide the means of studying </w:t>
      </w:r>
      <w:r w:rsidR="00AA7946">
        <w:t xml:space="preserve">its </w:t>
      </w:r>
      <w:r w:rsidR="00CC6BA3">
        <w:t xml:space="preserve">hydrological regime </w:t>
      </w:r>
      <w:r w:rsidR="003602D6">
        <w:rPr>
          <w:lang w:val="en-US"/>
        </w:rPr>
        <w:t>[9]</w:t>
      </w:r>
      <w:r w:rsidR="00CC6BA3">
        <w:rPr>
          <w:lang w:val="en-US"/>
        </w:rPr>
        <w:t>.</w:t>
      </w:r>
      <w:r w:rsidR="00CC6BA3" w:rsidRPr="00C25AD2">
        <w:rPr>
          <w:lang w:val="en-US"/>
        </w:rPr>
        <w:t xml:space="preserve"> </w:t>
      </w:r>
    </w:p>
    <w:p w14:paraId="7C6754C4" w14:textId="77777777" w:rsidR="00807D2F" w:rsidRDefault="00807D2F" w:rsidP="00834E29">
      <w:pPr>
        <w:pStyle w:val="TermNum"/>
        <w:jc w:val="both"/>
        <w:outlineLvl w:val="0"/>
        <w:rPr>
          <w:lang w:val="en-US"/>
        </w:rPr>
      </w:pPr>
    </w:p>
    <w:p w14:paraId="3ADFE3F7" w14:textId="51F4DBFC" w:rsidR="00463826" w:rsidRPr="008E510D" w:rsidRDefault="00463826" w:rsidP="00807D2F">
      <w:pPr>
        <w:pStyle w:val="TermNum"/>
        <w:numPr>
          <w:ilvl w:val="0"/>
          <w:numId w:val="0"/>
        </w:numPr>
        <w:jc w:val="both"/>
        <w:rPr>
          <w:lang w:val="en-US"/>
        </w:rPr>
      </w:pPr>
      <w:r w:rsidRPr="008E510D">
        <w:rPr>
          <w:lang w:val="en-US"/>
        </w:rPr>
        <w:t>hydrometry</w:t>
      </w:r>
    </w:p>
    <w:p w14:paraId="3A39449C" w14:textId="22B44E3E" w:rsidR="00463826" w:rsidRDefault="00463826" w:rsidP="00450C77">
      <w:pPr>
        <w:pStyle w:val="StandardWeb"/>
        <w:jc w:val="both"/>
        <w:rPr>
          <w:lang w:val="en-US"/>
        </w:rPr>
      </w:pPr>
      <w:r w:rsidRPr="008E510D">
        <w:rPr>
          <w:lang w:val="en-US"/>
        </w:rPr>
        <w:t xml:space="preserve">Science of the measurement and analysis of water including methods, techniques and instrumentation used in hydrology </w:t>
      </w:r>
      <w:r w:rsidR="003602D6">
        <w:rPr>
          <w:lang w:val="en-US"/>
        </w:rPr>
        <w:t>[9]</w:t>
      </w:r>
      <w:r w:rsidR="004664CB">
        <w:rPr>
          <w:lang w:val="en-US"/>
        </w:rPr>
        <w:t>.</w:t>
      </w:r>
    </w:p>
    <w:p w14:paraId="691C2258" w14:textId="77777777" w:rsidR="004664CB" w:rsidRDefault="004664CB" w:rsidP="00834E29">
      <w:pPr>
        <w:pStyle w:val="TermNum"/>
        <w:outlineLvl w:val="0"/>
      </w:pPr>
    </w:p>
    <w:p w14:paraId="6B31395F" w14:textId="167E32D0" w:rsidR="004879CE" w:rsidRDefault="004879CE" w:rsidP="004664CB">
      <w:pPr>
        <w:pStyle w:val="TermNum"/>
        <w:numPr>
          <w:ilvl w:val="0"/>
          <w:numId w:val="0"/>
        </w:numPr>
      </w:pPr>
      <w:r>
        <w:t>indirect position</w:t>
      </w:r>
    </w:p>
    <w:p w14:paraId="222945BA" w14:textId="25AC9A34" w:rsidR="00356237" w:rsidRDefault="00FA7BF6" w:rsidP="00640D92">
      <w:pPr>
        <w:pStyle w:val="StandardWeb"/>
        <w:jc w:val="both"/>
        <w:rPr>
          <w:lang w:val="en-US"/>
        </w:rPr>
      </w:pPr>
      <w:r>
        <w:rPr>
          <w:lang w:val="en-US"/>
        </w:rPr>
        <w:t>P</w:t>
      </w:r>
      <w:r w:rsidR="004879CE" w:rsidRPr="004664CB">
        <w:rPr>
          <w:lang w:val="en-US"/>
        </w:rPr>
        <w:t xml:space="preserve">osition </w:t>
      </w:r>
      <w:r w:rsidR="003A352D">
        <w:rPr>
          <w:lang w:val="en-US"/>
        </w:rPr>
        <w:t>expressing</w:t>
      </w:r>
      <w:r w:rsidR="003A352D" w:rsidRPr="004664CB">
        <w:rPr>
          <w:lang w:val="en-US"/>
        </w:rPr>
        <w:t xml:space="preserve"> </w:t>
      </w:r>
      <w:r w:rsidR="00EA61AB">
        <w:rPr>
          <w:lang w:val="en-US"/>
        </w:rPr>
        <w:t>the</w:t>
      </w:r>
      <w:r w:rsidR="004664CB" w:rsidRPr="004664CB">
        <w:rPr>
          <w:lang w:val="en-US"/>
        </w:rPr>
        <w:t xml:space="preserve"> </w:t>
      </w:r>
      <w:r w:rsidR="004879CE" w:rsidRPr="004664CB">
        <w:rPr>
          <w:lang w:val="en-US"/>
        </w:rPr>
        <w:t xml:space="preserve">location </w:t>
      </w:r>
      <w:r w:rsidR="00EA61AB">
        <w:rPr>
          <w:lang w:val="en-US"/>
        </w:rPr>
        <w:t xml:space="preserve">of a feature </w:t>
      </w:r>
      <w:r w:rsidR="004879CE" w:rsidRPr="004664CB">
        <w:rPr>
          <w:lang w:val="en-US"/>
        </w:rPr>
        <w:t xml:space="preserve">relative to </w:t>
      </w:r>
      <w:r w:rsidR="00640D92">
        <w:rPr>
          <w:lang w:val="en-US"/>
        </w:rPr>
        <w:t>the known location of another feature.</w:t>
      </w:r>
      <w:r w:rsidR="00EE12EA">
        <w:rPr>
          <w:lang w:val="en-US"/>
        </w:rPr>
        <w:t xml:space="preserve"> </w:t>
      </w:r>
      <w:r w:rsidR="00FA15A5">
        <w:rPr>
          <w:lang w:val="en-US"/>
        </w:rPr>
        <w:t xml:space="preserve">Indirect position </w:t>
      </w:r>
      <w:r>
        <w:rPr>
          <w:lang w:val="en-US"/>
        </w:rPr>
        <w:t xml:space="preserve">requires </w:t>
      </w:r>
      <w:r w:rsidR="00B37B77">
        <w:rPr>
          <w:lang w:val="en-US"/>
        </w:rPr>
        <w:t xml:space="preserve">a logical </w:t>
      </w:r>
      <w:r>
        <w:rPr>
          <w:lang w:val="en-US"/>
        </w:rPr>
        <w:t xml:space="preserve">axis </w:t>
      </w:r>
      <w:r w:rsidR="003A352D">
        <w:rPr>
          <w:lang w:val="en-US"/>
        </w:rPr>
        <w:t xml:space="preserve">bounded by </w:t>
      </w:r>
      <w:r w:rsidR="00B37B77">
        <w:rPr>
          <w:lang w:val="en-US"/>
        </w:rPr>
        <w:t xml:space="preserve">the feature </w:t>
      </w:r>
      <w:r w:rsidR="00C34200">
        <w:rPr>
          <w:lang w:val="en-US"/>
        </w:rPr>
        <w:t xml:space="preserve"> being placed</w:t>
      </w:r>
      <w:r w:rsidR="00B37B77">
        <w:rPr>
          <w:lang w:val="en-US"/>
        </w:rPr>
        <w:t xml:space="preserve"> and the </w:t>
      </w:r>
      <w:r w:rsidR="00395DC4">
        <w:rPr>
          <w:lang w:val="en-US"/>
        </w:rPr>
        <w:t>feature</w:t>
      </w:r>
      <w:r w:rsidR="00C34200">
        <w:rPr>
          <w:lang w:val="en-US"/>
        </w:rPr>
        <w:t xml:space="preserve"> being referenced</w:t>
      </w:r>
      <w:r w:rsidR="00395DC4">
        <w:rPr>
          <w:lang w:val="en-US"/>
        </w:rPr>
        <w:t>, along which the position can be determined. Common example</w:t>
      </w:r>
      <w:r w:rsidR="008C5B1C">
        <w:rPr>
          <w:lang w:val="en-US"/>
        </w:rPr>
        <w:t>s</w:t>
      </w:r>
      <w:r w:rsidR="00395DC4">
        <w:rPr>
          <w:lang w:val="en-US"/>
        </w:rPr>
        <w:t xml:space="preserve"> in hydrology are mileposts along a river referencing the </w:t>
      </w:r>
      <w:r>
        <w:rPr>
          <w:lang w:val="en-US"/>
        </w:rPr>
        <w:t xml:space="preserve">river </w:t>
      </w:r>
      <w:r w:rsidR="00395DC4">
        <w:rPr>
          <w:lang w:val="en-US"/>
        </w:rPr>
        <w:t>source or/and mouth</w:t>
      </w:r>
      <w:r w:rsidR="00D91F4A" w:rsidRPr="00AD60C9">
        <w:rPr>
          <w:lang w:val="en-US"/>
        </w:rPr>
        <w:t>, and the placement of monitoring stations relative to already located stations</w:t>
      </w:r>
      <w:r w:rsidR="00395DC4" w:rsidRPr="00AD60C9">
        <w:rPr>
          <w:lang w:val="en-US"/>
        </w:rPr>
        <w:t>.</w:t>
      </w:r>
      <w:r w:rsidR="00395DC4">
        <w:rPr>
          <w:lang w:val="en-US"/>
        </w:rPr>
        <w:t xml:space="preserve"> </w:t>
      </w:r>
    </w:p>
    <w:p w14:paraId="7775D9A3" w14:textId="707651B3" w:rsidR="00164A2A" w:rsidRDefault="00164A2A" w:rsidP="00834E29">
      <w:pPr>
        <w:pStyle w:val="TermNum"/>
        <w:outlineLvl w:val="0"/>
      </w:pPr>
    </w:p>
    <w:p w14:paraId="37DD65B4" w14:textId="1B8E5D2F" w:rsidR="00164A2A" w:rsidRDefault="00164A2A" w:rsidP="00365409">
      <w:pPr>
        <w:pStyle w:val="TermNum"/>
        <w:numPr>
          <w:ilvl w:val="0"/>
          <w:numId w:val="0"/>
        </w:numPr>
      </w:pPr>
      <w:r>
        <w:t>interior catchment</w:t>
      </w:r>
    </w:p>
    <w:p w14:paraId="123C6835" w14:textId="11DFAFD0" w:rsidR="00164A2A" w:rsidRDefault="00164A2A" w:rsidP="00FA7BF6">
      <w:pPr>
        <w:pStyle w:val="StandardWeb"/>
        <w:jc w:val="both"/>
        <w:rPr>
          <w:lang w:val="en-US"/>
        </w:rPr>
      </w:pPr>
      <w:r>
        <w:t xml:space="preserve">Catchment wherein all waters are collected </w:t>
      </w:r>
      <w:r w:rsidR="00CE5F89">
        <w:t xml:space="preserve">and drainage is </w:t>
      </w:r>
      <w:r>
        <w:t>endorheic</w:t>
      </w:r>
      <w:r w:rsidR="003037AB">
        <w:t xml:space="preserve">; an interior catchment </w:t>
      </w:r>
      <w:r w:rsidR="00CE5F89">
        <w:t>does not</w:t>
      </w:r>
      <w:r>
        <w:t xml:space="preserve"> </w:t>
      </w:r>
      <w:r w:rsidR="00CE5F89">
        <w:t xml:space="preserve">drain </w:t>
      </w:r>
      <w:r>
        <w:t>to other catchments.</w:t>
      </w:r>
      <w:r w:rsidR="0084673D">
        <w:t xml:space="preserve"> </w:t>
      </w:r>
      <w:r w:rsidRPr="00C25AD2">
        <w:rPr>
          <w:lang w:val="en-US"/>
        </w:rPr>
        <w:t xml:space="preserve">This definition </w:t>
      </w:r>
      <w:r w:rsidR="003037AB">
        <w:rPr>
          <w:lang w:val="en-US"/>
        </w:rPr>
        <w:t>is rooted</w:t>
      </w:r>
      <w:r w:rsidR="00FA7BF6">
        <w:rPr>
          <w:lang w:val="en-US"/>
        </w:rPr>
        <w:t xml:space="preserve"> in</w:t>
      </w:r>
      <w:r w:rsidR="003037AB" w:rsidRPr="00C25AD2">
        <w:rPr>
          <w:lang w:val="en-US"/>
        </w:rPr>
        <w:t xml:space="preserve"> </w:t>
      </w:r>
      <w:r w:rsidR="0084673D">
        <w:rPr>
          <w:lang w:val="en-US"/>
        </w:rPr>
        <w:t xml:space="preserve">the </w:t>
      </w:r>
      <w:r w:rsidRPr="00365409">
        <w:rPr>
          <w:i/>
          <w:lang w:val="en-US"/>
        </w:rPr>
        <w:t xml:space="preserve">blind </w:t>
      </w:r>
      <w:r w:rsidRPr="00C25AD2">
        <w:rPr>
          <w:i/>
          <w:lang w:val="en-US"/>
        </w:rPr>
        <w:t xml:space="preserve">drainage </w:t>
      </w:r>
      <w:r w:rsidRPr="00365409">
        <w:rPr>
          <w:lang w:val="en-US"/>
        </w:rPr>
        <w:t>pattern</w:t>
      </w:r>
      <w:r w:rsidRPr="00C25AD2">
        <w:rPr>
          <w:lang w:val="en-US"/>
        </w:rPr>
        <w:t xml:space="preserve"> of </w:t>
      </w:r>
      <w:r w:rsidR="00FA7BF6">
        <w:t xml:space="preserve">water </w:t>
      </w:r>
      <w:r>
        <w:t xml:space="preserve">collecting in sinks or lakes not connected to streams </w:t>
      </w:r>
      <w:r w:rsidR="003602D6">
        <w:t>[9]</w:t>
      </w:r>
      <w:r>
        <w:rPr>
          <w:lang w:val="en-US"/>
        </w:rPr>
        <w:t>.</w:t>
      </w:r>
    </w:p>
    <w:p w14:paraId="49CE5C43" w14:textId="77777777" w:rsidR="00605384" w:rsidRDefault="00605384" w:rsidP="00834E29">
      <w:pPr>
        <w:pStyle w:val="TermNum"/>
        <w:outlineLvl w:val="0"/>
      </w:pPr>
    </w:p>
    <w:p w14:paraId="560A110B" w14:textId="07EC2C52" w:rsidR="004A04F6" w:rsidRDefault="00605384" w:rsidP="00365409">
      <w:pPr>
        <w:pStyle w:val="TermNum"/>
        <w:numPr>
          <w:ilvl w:val="0"/>
          <w:numId w:val="0"/>
        </w:numPr>
      </w:pPr>
      <w:r>
        <w:t>l</w:t>
      </w:r>
      <w:r w:rsidR="004A04F6">
        <w:t>ongitudinal section (of a stream)</w:t>
      </w:r>
    </w:p>
    <w:p w14:paraId="43EFE632" w14:textId="2ADCC4E6" w:rsidR="004A04F6" w:rsidRPr="002858D1" w:rsidRDefault="004A04F6" w:rsidP="00FA7BF6">
      <w:pPr>
        <w:pStyle w:val="StandardWeb"/>
        <w:jc w:val="both"/>
        <w:rPr>
          <w:lang w:val="en-US"/>
        </w:rPr>
      </w:pPr>
      <w:r w:rsidRPr="00365409">
        <w:rPr>
          <w:lang w:val="en-US"/>
        </w:rPr>
        <w:t xml:space="preserve">Vertical section of a stream in longitudinal direction. This definition is rooted in the </w:t>
      </w:r>
      <w:r w:rsidR="00CE5F89">
        <w:rPr>
          <w:lang w:val="en-US"/>
        </w:rPr>
        <w:t xml:space="preserve"> </w:t>
      </w:r>
      <w:r w:rsidRPr="00365409">
        <w:rPr>
          <w:lang w:val="en-US"/>
        </w:rPr>
        <w:t xml:space="preserve">definition of a </w:t>
      </w:r>
      <w:r w:rsidRPr="00365409">
        <w:rPr>
          <w:i/>
          <w:lang w:val="en-US"/>
        </w:rPr>
        <w:t>longitudinal section</w:t>
      </w:r>
      <w:r w:rsidRPr="00365409">
        <w:rPr>
          <w:i/>
        </w:rPr>
        <w:t xml:space="preserve"> </w:t>
      </w:r>
      <w:r w:rsidRPr="00365409">
        <w:rPr>
          <w:lang w:val="en-US"/>
        </w:rPr>
        <w:t>along a channel at its cent</w:t>
      </w:r>
      <w:r w:rsidR="00D604FF">
        <w:rPr>
          <w:lang w:val="en-US"/>
        </w:rPr>
        <w:t>er</w:t>
      </w:r>
      <w:r w:rsidRPr="00365409">
        <w:rPr>
          <w:lang w:val="en-US"/>
        </w:rPr>
        <w:t xml:space="preserve"> line </w:t>
      </w:r>
      <w:r w:rsidR="003602D6">
        <w:rPr>
          <w:lang w:val="en-US"/>
        </w:rPr>
        <w:t>[9]</w:t>
      </w:r>
      <w:r w:rsidRPr="002858D1">
        <w:rPr>
          <w:lang w:val="en-US"/>
        </w:rPr>
        <w:t xml:space="preserve">, but generalized </w:t>
      </w:r>
      <w:r w:rsidR="00365409">
        <w:rPr>
          <w:lang w:val="en-US"/>
        </w:rPr>
        <w:t>for</w:t>
      </w:r>
      <w:r w:rsidR="00365409" w:rsidRPr="002858D1">
        <w:rPr>
          <w:lang w:val="en-US"/>
        </w:rPr>
        <w:t xml:space="preserve"> </w:t>
      </w:r>
      <w:r w:rsidRPr="002858D1">
        <w:rPr>
          <w:lang w:val="en-US"/>
        </w:rPr>
        <w:t xml:space="preserve">all types of vertical section </w:t>
      </w:r>
      <w:r w:rsidRPr="00365409">
        <w:rPr>
          <w:lang w:val="en-US"/>
        </w:rPr>
        <w:t>along a line.</w:t>
      </w:r>
    </w:p>
    <w:p w14:paraId="6221EE09" w14:textId="77777777" w:rsidR="004A04F6" w:rsidRDefault="004A04F6" w:rsidP="00834E29">
      <w:pPr>
        <w:pStyle w:val="TermNum"/>
        <w:outlineLvl w:val="0"/>
      </w:pPr>
    </w:p>
    <w:p w14:paraId="1F1144EA" w14:textId="3DAC49E2" w:rsidR="004A04F6" w:rsidRDefault="00605384" w:rsidP="00365409">
      <w:pPr>
        <w:pStyle w:val="TermNum"/>
        <w:numPr>
          <w:ilvl w:val="0"/>
          <w:numId w:val="0"/>
        </w:numPr>
      </w:pPr>
      <w:r>
        <w:t>l</w:t>
      </w:r>
      <w:r w:rsidR="004A04F6">
        <w:t>ongitudinal section (of a stream bed)</w:t>
      </w:r>
    </w:p>
    <w:p w14:paraId="2757A59A" w14:textId="6F3AC884" w:rsidR="004A04F6" w:rsidRPr="00365409" w:rsidRDefault="00365409" w:rsidP="00FA7BF6">
      <w:pPr>
        <w:pStyle w:val="StandardWeb"/>
        <w:jc w:val="both"/>
      </w:pPr>
      <w:r>
        <w:rPr>
          <w:lang w:val="en-US"/>
        </w:rPr>
        <w:t>Longitudinal</w:t>
      </w:r>
      <w:r w:rsidR="004A04F6" w:rsidRPr="00365409">
        <w:rPr>
          <w:lang w:val="en-US"/>
        </w:rPr>
        <w:t xml:space="preserve"> section of a stream bed in a vertical plane. </w:t>
      </w:r>
      <w:r w:rsidR="004A04F6" w:rsidRPr="00C25AD2">
        <w:rPr>
          <w:lang w:val="en-US"/>
        </w:rPr>
        <w:t xml:space="preserve">This definition references the definition of a </w:t>
      </w:r>
      <w:r w:rsidR="004A04F6" w:rsidRPr="00605384">
        <w:rPr>
          <w:i/>
          <w:lang w:val="en-US"/>
        </w:rPr>
        <w:t>bed profile</w:t>
      </w:r>
      <w:r w:rsidR="004A04F6" w:rsidRPr="00C25AD2">
        <w:rPr>
          <w:lang w:val="en-US"/>
        </w:rPr>
        <w:t xml:space="preserve"> </w:t>
      </w:r>
      <w:r w:rsidR="004A04F6">
        <w:rPr>
          <w:lang w:val="en-US"/>
        </w:rPr>
        <w:t xml:space="preserve">describing the shape of a stream bed </w:t>
      </w:r>
      <w:r w:rsidR="004A04F6" w:rsidRPr="00C25AD2">
        <w:rPr>
          <w:lang w:val="en-US"/>
        </w:rPr>
        <w:t xml:space="preserve"> </w:t>
      </w:r>
      <w:r w:rsidR="004A04F6">
        <w:rPr>
          <w:lang w:val="en-US"/>
        </w:rPr>
        <w:t xml:space="preserve">in a vertical plane </w:t>
      </w:r>
      <w:r w:rsidR="003602D6">
        <w:rPr>
          <w:lang w:val="en-US"/>
        </w:rPr>
        <w:t>[9]</w:t>
      </w:r>
      <w:r w:rsidR="004A04F6">
        <w:rPr>
          <w:lang w:val="en-US"/>
        </w:rPr>
        <w:t>.</w:t>
      </w:r>
    </w:p>
    <w:p w14:paraId="1ABE3115" w14:textId="77777777" w:rsidR="005A640F" w:rsidRDefault="005A640F" w:rsidP="00834E29">
      <w:pPr>
        <w:pStyle w:val="TermNum"/>
        <w:outlineLvl w:val="0"/>
      </w:pPr>
    </w:p>
    <w:p w14:paraId="7121B29E" w14:textId="51356555" w:rsidR="005A640F" w:rsidRPr="00796530" w:rsidRDefault="005A640F" w:rsidP="00365409">
      <w:pPr>
        <w:pStyle w:val="TermNum"/>
        <w:numPr>
          <w:ilvl w:val="0"/>
          <w:numId w:val="0"/>
        </w:numPr>
      </w:pPr>
      <w:r w:rsidRPr="00796530">
        <w:t>main stem</w:t>
      </w:r>
    </w:p>
    <w:p w14:paraId="0BA0DFF5" w14:textId="2F91C954" w:rsidR="005A640F" w:rsidRPr="00796530" w:rsidRDefault="00365409" w:rsidP="00450C77">
      <w:pPr>
        <w:pStyle w:val="StandardWeb"/>
        <w:jc w:val="both"/>
        <w:rPr>
          <w:lang w:val="en-US"/>
        </w:rPr>
      </w:pPr>
      <w:r>
        <w:t>Main</w:t>
      </w:r>
      <w:r w:rsidRPr="00796530">
        <w:rPr>
          <w:lang w:val="en-US"/>
        </w:rPr>
        <w:t xml:space="preserve"> </w:t>
      </w:r>
      <w:r w:rsidR="005A640F" w:rsidRPr="00796530">
        <w:rPr>
          <w:lang w:val="en-US"/>
        </w:rPr>
        <w:t xml:space="preserve">course along </w:t>
      </w:r>
      <w:r w:rsidR="003037AB">
        <w:rPr>
          <w:lang w:val="en-US"/>
        </w:rPr>
        <w:t>which</w:t>
      </w:r>
      <w:r w:rsidR="00FA7BF6">
        <w:rPr>
          <w:lang w:val="en-US"/>
        </w:rPr>
        <w:t xml:space="preserve"> water</w:t>
      </w:r>
      <w:r w:rsidR="00796530" w:rsidRPr="00796530">
        <w:rPr>
          <w:lang w:val="en-US"/>
        </w:rPr>
        <w:t xml:space="preserve"> </w:t>
      </w:r>
      <w:r w:rsidR="005A640F" w:rsidRPr="00796530">
        <w:rPr>
          <w:lang w:val="en-US"/>
        </w:rPr>
        <w:t>flows</w:t>
      </w:r>
      <w:r w:rsidR="00FA7BF6">
        <w:rPr>
          <w:lang w:val="en-US"/>
        </w:rPr>
        <w:t xml:space="preserve"> in a catchment</w:t>
      </w:r>
      <w:r w:rsidR="005A640F" w:rsidRPr="00796530">
        <w:rPr>
          <w:lang w:val="en-US"/>
        </w:rPr>
        <w:t>, usually</w:t>
      </w:r>
      <w:r w:rsidR="00FA7BF6">
        <w:rPr>
          <w:lang w:val="en-US"/>
        </w:rPr>
        <w:t xml:space="preserve"> also</w:t>
      </w:r>
      <w:r w:rsidR="005A640F" w:rsidRPr="00796530">
        <w:rPr>
          <w:lang w:val="en-US"/>
        </w:rPr>
        <w:t xml:space="preserve"> the </w:t>
      </w:r>
      <w:r w:rsidR="00796530" w:rsidRPr="00796530">
        <w:rPr>
          <w:lang w:val="en-US"/>
        </w:rPr>
        <w:t xml:space="preserve">main </w:t>
      </w:r>
      <w:r w:rsidR="00FA7BF6">
        <w:rPr>
          <w:lang w:val="en-US"/>
        </w:rPr>
        <w:t>stream</w:t>
      </w:r>
      <w:r w:rsidR="005A640F" w:rsidRPr="00796530">
        <w:rPr>
          <w:lang w:val="en-US"/>
        </w:rPr>
        <w:t xml:space="preserve"> </w:t>
      </w:r>
      <w:r w:rsidR="00FA7BF6">
        <w:rPr>
          <w:lang w:val="en-US"/>
        </w:rPr>
        <w:t>segments flowing</w:t>
      </w:r>
      <w:r w:rsidR="00FA7BF6" w:rsidRPr="00796530">
        <w:rPr>
          <w:lang w:val="en-US"/>
        </w:rPr>
        <w:t xml:space="preserve"> from</w:t>
      </w:r>
      <w:r w:rsidR="00FA7BF6">
        <w:rPr>
          <w:lang w:val="en-US"/>
        </w:rPr>
        <w:t xml:space="preserve"> the catchment </w:t>
      </w:r>
      <w:r w:rsidR="005A640F" w:rsidRPr="00796530">
        <w:rPr>
          <w:lang w:val="en-US"/>
        </w:rPr>
        <w:t xml:space="preserve">headwaters to </w:t>
      </w:r>
      <w:r w:rsidR="00FA7BF6">
        <w:rPr>
          <w:lang w:val="en-US"/>
        </w:rPr>
        <w:t>its</w:t>
      </w:r>
      <w:r w:rsidR="00FA7BF6" w:rsidRPr="00796530">
        <w:rPr>
          <w:lang w:val="en-US"/>
        </w:rPr>
        <w:t xml:space="preserve"> </w:t>
      </w:r>
      <w:r w:rsidR="005A640F" w:rsidRPr="00796530">
        <w:rPr>
          <w:lang w:val="en-US"/>
        </w:rPr>
        <w:t xml:space="preserve">mouth, </w:t>
      </w:r>
      <w:r w:rsidR="00FA7BF6">
        <w:rPr>
          <w:lang w:val="en-US"/>
        </w:rPr>
        <w:t>excluding</w:t>
      </w:r>
      <w:r w:rsidR="00FA7BF6" w:rsidRPr="00796530">
        <w:rPr>
          <w:lang w:val="en-US"/>
        </w:rPr>
        <w:t xml:space="preserve"> </w:t>
      </w:r>
      <w:r w:rsidR="005A640F" w:rsidRPr="00796530">
        <w:rPr>
          <w:lang w:val="en-US"/>
        </w:rPr>
        <w:t xml:space="preserve">tributaries. </w:t>
      </w:r>
    </w:p>
    <w:p w14:paraId="232BD28C" w14:textId="77777777" w:rsidR="00807D2F" w:rsidRDefault="00807D2F" w:rsidP="00834E29">
      <w:pPr>
        <w:pStyle w:val="TermNum"/>
        <w:jc w:val="both"/>
        <w:outlineLvl w:val="0"/>
        <w:rPr>
          <w:lang w:val="en-US"/>
        </w:rPr>
      </w:pPr>
    </w:p>
    <w:p w14:paraId="4209F242" w14:textId="39A83D2C" w:rsidR="00463826" w:rsidRPr="008E510D" w:rsidRDefault="00463826" w:rsidP="00807D2F">
      <w:pPr>
        <w:pStyle w:val="TermNum"/>
        <w:numPr>
          <w:ilvl w:val="0"/>
          <w:numId w:val="0"/>
        </w:numPr>
        <w:jc w:val="both"/>
        <w:rPr>
          <w:lang w:val="en-US"/>
        </w:rPr>
      </w:pPr>
      <w:r w:rsidRPr="008E510D">
        <w:rPr>
          <w:lang w:val="en-US"/>
        </w:rPr>
        <w:t>mapping</w:t>
      </w:r>
    </w:p>
    <w:p w14:paraId="129FA2CC" w14:textId="6000C523" w:rsidR="00463826" w:rsidRPr="008E510D" w:rsidRDefault="00463826" w:rsidP="00450C77">
      <w:pPr>
        <w:pStyle w:val="StandardWeb"/>
        <w:jc w:val="both"/>
        <w:rPr>
          <w:lang w:val="en-US"/>
        </w:rPr>
      </w:pPr>
      <w:r w:rsidRPr="008E510D">
        <w:rPr>
          <w:lang w:val="en-US"/>
        </w:rPr>
        <w:t xml:space="preserve">Establishing a semantic relationship between </w:t>
      </w:r>
      <w:r w:rsidR="005F69DB">
        <w:rPr>
          <w:lang w:val="en-US"/>
        </w:rPr>
        <w:t xml:space="preserve">concepts in different information models </w:t>
      </w:r>
      <w:r w:rsidRPr="008E510D">
        <w:rPr>
          <w:lang w:val="en-US"/>
        </w:rPr>
        <w:t xml:space="preserve">using a formalism that specifies how elements from a source </w:t>
      </w:r>
      <w:r w:rsidR="00FA7BF6">
        <w:rPr>
          <w:lang w:val="en-US"/>
        </w:rPr>
        <w:t xml:space="preserve">information </w:t>
      </w:r>
      <w:r w:rsidRPr="008E510D">
        <w:rPr>
          <w:lang w:val="en-US"/>
        </w:rPr>
        <w:t xml:space="preserve">model may be transformed </w:t>
      </w:r>
      <w:r w:rsidR="00FA7BF6">
        <w:rPr>
          <w:lang w:val="en-US"/>
        </w:rPr>
        <w:t>in</w:t>
      </w:r>
      <w:r w:rsidRPr="008E510D">
        <w:rPr>
          <w:lang w:val="en-US"/>
        </w:rPr>
        <w:t>to</w:t>
      </w:r>
      <w:r w:rsidR="00FA7BF6">
        <w:rPr>
          <w:lang w:val="en-US"/>
        </w:rPr>
        <w:t xml:space="preserve"> elements of</w:t>
      </w:r>
      <w:r w:rsidRPr="008E510D">
        <w:rPr>
          <w:lang w:val="en-US"/>
        </w:rPr>
        <w:t xml:space="preserve"> a target model.</w:t>
      </w:r>
      <w:r w:rsidR="00FA7BF6">
        <w:rPr>
          <w:lang w:val="en-US"/>
        </w:rPr>
        <w:t xml:space="preserve"> </w:t>
      </w:r>
      <w:r w:rsidR="005F69DB">
        <w:rPr>
          <w:lang w:val="en-US"/>
        </w:rPr>
        <w:t xml:space="preserve">Every pair of N models generally require a separate </w:t>
      </w:r>
      <w:r w:rsidR="00C32F0B">
        <w:rPr>
          <w:lang w:val="en-US"/>
        </w:rPr>
        <w:t xml:space="preserve">(2-way) </w:t>
      </w:r>
      <w:r w:rsidR="005F69DB">
        <w:rPr>
          <w:lang w:val="en-US"/>
        </w:rPr>
        <w:t>mapping for each source concept (</w:t>
      </w:r>
      <w:r w:rsidR="00533B24">
        <w:rPr>
          <w:lang w:val="en-US"/>
        </w:rPr>
        <w:t xml:space="preserve">a total of </w:t>
      </w:r>
      <w:r w:rsidR="005F69DB">
        <w:rPr>
          <w:lang w:val="en-US"/>
        </w:rPr>
        <w:t>N</w:t>
      </w:r>
      <w:r w:rsidR="00F07884">
        <w:rPr>
          <w:lang w:val="en-US"/>
        </w:rPr>
        <w:t>!/</w:t>
      </w:r>
      <w:r w:rsidR="00CE5F89">
        <w:rPr>
          <w:lang w:val="en-US"/>
        </w:rPr>
        <w:t>[</w:t>
      </w:r>
      <w:r w:rsidR="00F07884">
        <w:rPr>
          <w:lang w:val="en-US"/>
        </w:rPr>
        <w:t>2(N-2)!</w:t>
      </w:r>
      <w:r w:rsidR="00CE5F89">
        <w:rPr>
          <w:lang w:val="en-US"/>
        </w:rPr>
        <w:t>]</w:t>
      </w:r>
      <w:r w:rsidR="005F69DB">
        <w:rPr>
          <w:lang w:val="en-US"/>
        </w:rPr>
        <w:t xml:space="preserve"> mappings). </w:t>
      </w:r>
      <w:r w:rsidR="00FA7BF6">
        <w:rPr>
          <w:lang w:val="en-US"/>
        </w:rPr>
        <w:t>Mapping</w:t>
      </w:r>
      <w:r w:rsidR="005F69DB">
        <w:rPr>
          <w:lang w:val="en-US"/>
        </w:rPr>
        <w:t>s</w:t>
      </w:r>
      <w:r w:rsidR="00FA7BF6">
        <w:rPr>
          <w:lang w:val="en-US"/>
        </w:rPr>
        <w:t xml:space="preserve"> </w:t>
      </w:r>
      <w:r w:rsidR="005F69DB">
        <w:rPr>
          <w:lang w:val="en-US"/>
        </w:rPr>
        <w:t>that</w:t>
      </w:r>
      <w:r w:rsidR="00FA7BF6">
        <w:rPr>
          <w:lang w:val="en-US"/>
        </w:rPr>
        <w:t xml:space="preserve"> </w:t>
      </w:r>
      <w:r w:rsidR="005F69DB">
        <w:rPr>
          <w:lang w:val="en-US"/>
        </w:rPr>
        <w:t xml:space="preserve">in contrast </w:t>
      </w:r>
      <w:r w:rsidR="00FA7BF6">
        <w:rPr>
          <w:lang w:val="en-US"/>
        </w:rPr>
        <w:t>involve transformation</w:t>
      </w:r>
      <w:r w:rsidR="005F69DB">
        <w:rPr>
          <w:lang w:val="en-US"/>
        </w:rPr>
        <w:t xml:space="preserve"> by way of a common concept can be more efficiently expanded to more than two models as each additional model only requires mapping once into the set of common concepts (N mappings).</w:t>
      </w:r>
    </w:p>
    <w:p w14:paraId="63391B8D" w14:textId="77777777" w:rsidR="00807D2F" w:rsidRDefault="00807D2F" w:rsidP="00834E29">
      <w:pPr>
        <w:pStyle w:val="TermNum"/>
        <w:jc w:val="both"/>
        <w:outlineLvl w:val="0"/>
        <w:rPr>
          <w:lang w:val="en-US"/>
        </w:rPr>
      </w:pPr>
    </w:p>
    <w:p w14:paraId="11353744" w14:textId="063F86AC" w:rsidR="00463826" w:rsidRPr="008E510D" w:rsidRDefault="00463826" w:rsidP="00807D2F">
      <w:pPr>
        <w:pStyle w:val="TermNum"/>
        <w:numPr>
          <w:ilvl w:val="0"/>
          <w:numId w:val="0"/>
        </w:numPr>
        <w:jc w:val="both"/>
        <w:rPr>
          <w:lang w:val="en-US"/>
        </w:rPr>
      </w:pPr>
      <w:r w:rsidRPr="008E510D">
        <w:rPr>
          <w:lang w:val="en-US"/>
        </w:rPr>
        <w:t>named feature</w:t>
      </w:r>
    </w:p>
    <w:p w14:paraId="4E065DA5" w14:textId="1F7F8D7C" w:rsidR="00A3135F" w:rsidRDefault="00463826" w:rsidP="00133EB3">
      <w:pPr>
        <w:pStyle w:val="StandardWeb"/>
        <w:jc w:val="both"/>
        <w:rPr>
          <w:lang w:val="en-US"/>
        </w:rPr>
      </w:pPr>
      <w:r w:rsidRPr="008E510D">
        <w:rPr>
          <w:lang w:val="en-US"/>
        </w:rPr>
        <w:t>Feature identified by a name.</w:t>
      </w:r>
      <w:r w:rsidR="00133EB3">
        <w:rPr>
          <w:lang w:val="en-US"/>
        </w:rPr>
        <w:t xml:space="preserve"> </w:t>
      </w:r>
      <w:r w:rsidRPr="008E510D">
        <w:rPr>
          <w:lang w:val="en-US"/>
        </w:rPr>
        <w:t xml:space="preserve">Hydrologic features may have </w:t>
      </w:r>
      <w:r w:rsidR="00133EB3">
        <w:rPr>
          <w:lang w:val="en-US"/>
        </w:rPr>
        <w:t>multiple</w:t>
      </w:r>
      <w:r w:rsidR="00133EB3" w:rsidRPr="008E510D">
        <w:rPr>
          <w:lang w:val="en-US"/>
        </w:rPr>
        <w:t xml:space="preserve"> </w:t>
      </w:r>
      <w:r w:rsidRPr="008E510D">
        <w:rPr>
          <w:lang w:val="en-US"/>
        </w:rPr>
        <w:t xml:space="preserve">names </w:t>
      </w:r>
      <w:r w:rsidR="00133EB3">
        <w:rPr>
          <w:lang w:val="en-US"/>
        </w:rPr>
        <w:t xml:space="preserve">depending on the </w:t>
      </w:r>
      <w:r w:rsidRPr="008E510D">
        <w:rPr>
          <w:lang w:val="en-US"/>
        </w:rPr>
        <w:t xml:space="preserve">cultural, political </w:t>
      </w:r>
      <w:r w:rsidR="00133EB3">
        <w:rPr>
          <w:lang w:val="en-US"/>
        </w:rPr>
        <w:t>or</w:t>
      </w:r>
      <w:r w:rsidR="00133EB3" w:rsidRPr="008E510D">
        <w:rPr>
          <w:lang w:val="en-US"/>
        </w:rPr>
        <w:t xml:space="preserve"> </w:t>
      </w:r>
      <w:r w:rsidRPr="008E510D">
        <w:rPr>
          <w:lang w:val="en-US"/>
        </w:rPr>
        <w:t>historical context.</w:t>
      </w:r>
    </w:p>
    <w:p w14:paraId="23F01CC7" w14:textId="77777777" w:rsidR="001214AF" w:rsidRDefault="001214AF" w:rsidP="00834E29">
      <w:pPr>
        <w:pStyle w:val="TermNum"/>
        <w:jc w:val="both"/>
        <w:outlineLvl w:val="0"/>
        <w:rPr>
          <w:lang w:val="en-US"/>
        </w:rPr>
      </w:pPr>
    </w:p>
    <w:p w14:paraId="4D8CC001" w14:textId="34E6FAFA" w:rsidR="001214AF" w:rsidRPr="008E510D" w:rsidRDefault="001214AF" w:rsidP="001214AF">
      <w:pPr>
        <w:pStyle w:val="TermNum"/>
        <w:numPr>
          <w:ilvl w:val="0"/>
          <w:numId w:val="0"/>
        </w:numPr>
        <w:jc w:val="both"/>
        <w:rPr>
          <w:lang w:val="en-US"/>
        </w:rPr>
      </w:pPr>
      <w:r>
        <w:rPr>
          <w:lang w:val="en-US"/>
        </w:rPr>
        <w:t>nillable</w:t>
      </w:r>
    </w:p>
    <w:p w14:paraId="6EC08363" w14:textId="00010312" w:rsidR="001214AF" w:rsidRDefault="001214AF" w:rsidP="00450C77">
      <w:pPr>
        <w:pStyle w:val="StandardWeb"/>
        <w:jc w:val="both"/>
        <w:rPr>
          <w:lang w:val="en-US"/>
        </w:rPr>
      </w:pPr>
      <w:r w:rsidRPr="008E510D">
        <w:rPr>
          <w:lang w:val="en-US"/>
        </w:rPr>
        <w:t>Nillable is meant</w:t>
      </w:r>
      <w:r>
        <w:rPr>
          <w:lang w:val="en-US"/>
        </w:rPr>
        <w:t xml:space="preserve"> in t</w:t>
      </w:r>
      <w:r w:rsidR="00EA61AB">
        <w:rPr>
          <w:lang w:val="en-US"/>
        </w:rPr>
        <w:t>h</w:t>
      </w:r>
      <w:r>
        <w:rPr>
          <w:lang w:val="en-US"/>
        </w:rPr>
        <w:t xml:space="preserve">is standard </w:t>
      </w:r>
      <w:r w:rsidRPr="008E510D">
        <w:rPr>
          <w:lang w:val="en-US"/>
        </w:rPr>
        <w:t xml:space="preserve">to signify that </w:t>
      </w:r>
      <w:r>
        <w:rPr>
          <w:lang w:val="en-US"/>
        </w:rPr>
        <w:t>a feature property</w:t>
      </w:r>
      <w:r w:rsidRPr="008E510D">
        <w:rPr>
          <w:lang w:val="en-US"/>
        </w:rPr>
        <w:t xml:space="preserve"> </w:t>
      </w:r>
      <w:r>
        <w:rPr>
          <w:lang w:val="en-US"/>
        </w:rPr>
        <w:t xml:space="preserve">logically </w:t>
      </w:r>
      <w:r w:rsidRPr="008E510D">
        <w:rPr>
          <w:lang w:val="en-US"/>
        </w:rPr>
        <w:t xml:space="preserve">exists but </w:t>
      </w:r>
      <w:r w:rsidR="00133EB3">
        <w:rPr>
          <w:lang w:val="en-US"/>
        </w:rPr>
        <w:t>may not be</w:t>
      </w:r>
      <w:r w:rsidR="00133EB3" w:rsidRPr="008E510D">
        <w:rPr>
          <w:lang w:val="en-US"/>
        </w:rPr>
        <w:t xml:space="preserve"> </w:t>
      </w:r>
      <w:r w:rsidR="00133EB3">
        <w:rPr>
          <w:lang w:val="en-US"/>
        </w:rPr>
        <w:t>determined</w:t>
      </w:r>
      <w:r w:rsidRPr="008E510D">
        <w:rPr>
          <w:lang w:val="en-US"/>
        </w:rPr>
        <w:t xml:space="preserve"> in a given implementation. </w:t>
      </w:r>
    </w:p>
    <w:p w14:paraId="47F5268C" w14:textId="77777777" w:rsidR="00095CAE" w:rsidRDefault="00095CAE" w:rsidP="00834E29">
      <w:pPr>
        <w:pStyle w:val="TermNum"/>
        <w:outlineLvl w:val="0"/>
      </w:pPr>
    </w:p>
    <w:p w14:paraId="7C858406" w14:textId="3B75013B" w:rsidR="00095CAE" w:rsidRDefault="00095CAE" w:rsidP="00365409">
      <w:pPr>
        <w:pStyle w:val="TermNum"/>
        <w:numPr>
          <w:ilvl w:val="0"/>
          <w:numId w:val="0"/>
        </w:numPr>
      </w:pPr>
      <w:r>
        <w:t>o</w:t>
      </w:r>
      <w:r w:rsidR="00605384">
        <w:t>utfall</w:t>
      </w:r>
    </w:p>
    <w:p w14:paraId="5B855623" w14:textId="55B2A45B" w:rsidR="00E24C80" w:rsidRDefault="004A04F6" w:rsidP="00032BFC">
      <w:pPr>
        <w:pStyle w:val="StandardWeb"/>
        <w:jc w:val="both"/>
        <w:rPr>
          <w:lang w:val="en-US"/>
        </w:rPr>
      </w:pPr>
      <w:r>
        <w:rPr>
          <w:lang w:val="en-US"/>
        </w:rPr>
        <w:t>L</w:t>
      </w:r>
      <w:r w:rsidR="00095CAE" w:rsidRPr="00095CAE">
        <w:rPr>
          <w:lang w:val="en-US"/>
        </w:rPr>
        <w:t>ogical</w:t>
      </w:r>
      <w:r w:rsidR="00095CAE" w:rsidRPr="00365409">
        <w:rPr>
          <w:lang w:val="en-US"/>
        </w:rPr>
        <w:t xml:space="preserve"> outlet of </w:t>
      </w:r>
      <w:r w:rsidR="00032BFC">
        <w:rPr>
          <w:lang w:val="en-US"/>
        </w:rPr>
        <w:t xml:space="preserve">the water contained by </w:t>
      </w:r>
      <w:r w:rsidR="00095CAE" w:rsidRPr="00365409">
        <w:rPr>
          <w:lang w:val="en-US"/>
        </w:rPr>
        <w:t xml:space="preserve">a catchment. </w:t>
      </w:r>
      <w:r w:rsidR="00032BFC">
        <w:rPr>
          <w:lang w:val="en-US"/>
        </w:rPr>
        <w:t>An</w:t>
      </w:r>
      <w:r w:rsidR="00032BFC" w:rsidRPr="00365409">
        <w:rPr>
          <w:lang w:val="en-US"/>
        </w:rPr>
        <w:t xml:space="preserve"> </w:t>
      </w:r>
      <w:r w:rsidR="00095CAE" w:rsidRPr="00365409">
        <w:rPr>
          <w:lang w:val="en-US"/>
        </w:rPr>
        <w:t xml:space="preserve">outfall represents the logical place where a catchment interacts with another catchment. </w:t>
      </w:r>
      <w:r w:rsidR="00032BFC">
        <w:rPr>
          <w:lang w:val="en-US"/>
        </w:rPr>
        <w:t>Every</w:t>
      </w:r>
      <w:r w:rsidR="00CB62DF">
        <w:rPr>
          <w:lang w:val="en-US"/>
        </w:rPr>
        <w:t xml:space="preserve"> </w:t>
      </w:r>
      <w:r w:rsidR="00095CAE" w:rsidRPr="00365409">
        <w:rPr>
          <w:lang w:val="en-US"/>
        </w:rPr>
        <w:t xml:space="preserve">catchment </w:t>
      </w:r>
      <w:r w:rsidR="00032BFC">
        <w:rPr>
          <w:lang w:val="en-US"/>
        </w:rPr>
        <w:t>flows to</w:t>
      </w:r>
      <w:r w:rsidR="00032BFC" w:rsidRPr="00365409">
        <w:rPr>
          <w:lang w:val="en-US"/>
        </w:rPr>
        <w:t xml:space="preserve"> </w:t>
      </w:r>
      <w:r w:rsidR="00032BFC">
        <w:rPr>
          <w:lang w:val="en-US"/>
        </w:rPr>
        <w:t>an</w:t>
      </w:r>
      <w:r w:rsidR="00032BFC" w:rsidRPr="00365409">
        <w:rPr>
          <w:lang w:val="en-US"/>
        </w:rPr>
        <w:t xml:space="preserve"> </w:t>
      </w:r>
      <w:r w:rsidR="00095CAE" w:rsidRPr="00365409">
        <w:rPr>
          <w:lang w:val="en-US"/>
        </w:rPr>
        <w:t>o</w:t>
      </w:r>
      <w:r w:rsidR="00547049" w:rsidRPr="00365409">
        <w:rPr>
          <w:lang w:val="en-US"/>
        </w:rPr>
        <w:t xml:space="preserve">utfall, </w:t>
      </w:r>
      <w:r w:rsidR="00032BFC">
        <w:rPr>
          <w:lang w:val="en-US"/>
        </w:rPr>
        <w:t>conversely every</w:t>
      </w:r>
      <w:r w:rsidR="00EA61AB">
        <w:rPr>
          <w:lang w:val="en-US"/>
        </w:rPr>
        <w:t xml:space="preserve"> </w:t>
      </w:r>
      <w:r w:rsidR="00032BFC">
        <w:rPr>
          <w:lang w:val="en-US"/>
        </w:rPr>
        <w:t xml:space="preserve">location in a hydrologic system is also an </w:t>
      </w:r>
      <w:r w:rsidR="00095CAE" w:rsidRPr="00365409">
        <w:rPr>
          <w:lang w:val="en-US"/>
        </w:rPr>
        <w:t xml:space="preserve">outfall </w:t>
      </w:r>
      <w:r w:rsidR="00032BFC">
        <w:rPr>
          <w:lang w:val="en-US"/>
        </w:rPr>
        <w:t>that drains some</w:t>
      </w:r>
      <w:r w:rsidR="00547049" w:rsidRPr="00365409">
        <w:rPr>
          <w:lang w:val="en-US"/>
        </w:rPr>
        <w:t xml:space="preserve"> </w:t>
      </w:r>
      <w:r w:rsidR="00095CAE" w:rsidRPr="00365409">
        <w:rPr>
          <w:lang w:val="en-US"/>
        </w:rPr>
        <w:t>catchment</w:t>
      </w:r>
      <w:r w:rsidR="00547049" w:rsidRPr="00365409">
        <w:rPr>
          <w:lang w:val="en-US"/>
        </w:rPr>
        <w:t xml:space="preserve">. </w:t>
      </w:r>
      <w:r w:rsidR="00032BFC">
        <w:rPr>
          <w:lang w:val="en-US"/>
        </w:rPr>
        <w:t>If a</w:t>
      </w:r>
      <w:r w:rsidR="007D7206">
        <w:rPr>
          <w:lang w:val="en-US"/>
        </w:rPr>
        <w:t xml:space="preserve"> </w:t>
      </w:r>
      <w:r w:rsidR="00032BFC">
        <w:rPr>
          <w:lang w:val="en-US"/>
        </w:rPr>
        <w:t xml:space="preserve">given </w:t>
      </w:r>
      <w:r w:rsidR="007D7206">
        <w:rPr>
          <w:lang w:val="en-US"/>
        </w:rPr>
        <w:t>logical outfall is un-realized</w:t>
      </w:r>
      <w:r w:rsidR="00032BFC">
        <w:rPr>
          <w:lang w:val="en-US"/>
        </w:rPr>
        <w:t xml:space="preserve"> or undetermined</w:t>
      </w:r>
      <w:r w:rsidR="007D7206" w:rsidRPr="00095CAE">
        <w:rPr>
          <w:lang w:val="en-US"/>
        </w:rPr>
        <w:t>,</w:t>
      </w:r>
      <w:r w:rsidR="007D7206" w:rsidRPr="008E510D">
        <w:rPr>
          <w:lang w:val="en-US"/>
        </w:rPr>
        <w:t xml:space="preserve"> </w:t>
      </w:r>
      <w:r w:rsidR="00032BFC">
        <w:rPr>
          <w:lang w:val="en-US"/>
        </w:rPr>
        <w:t>it</w:t>
      </w:r>
      <w:r w:rsidR="007D7206">
        <w:rPr>
          <w:lang w:val="en-US"/>
        </w:rPr>
        <w:t xml:space="preserve"> is </w:t>
      </w:r>
      <w:r w:rsidR="007D7206" w:rsidRPr="00365409">
        <w:rPr>
          <w:lang w:val="en-US"/>
        </w:rPr>
        <w:t>termed ‘nillable’ in this standard</w:t>
      </w:r>
      <w:r w:rsidR="007D7206">
        <w:rPr>
          <w:lang w:val="en-US"/>
        </w:rPr>
        <w:t xml:space="preserve">. </w:t>
      </w:r>
      <w:r w:rsidR="00E24C80">
        <w:rPr>
          <w:lang w:val="en-US"/>
        </w:rPr>
        <w:t xml:space="preserve">For example, a logical outfall exists </w:t>
      </w:r>
      <w:r w:rsidR="00E24C80" w:rsidRPr="008E510D">
        <w:rPr>
          <w:lang w:val="en-US"/>
        </w:rPr>
        <w:t>in the for</w:t>
      </w:r>
      <w:r w:rsidR="00E24C80">
        <w:rPr>
          <w:lang w:val="en-US"/>
        </w:rPr>
        <w:t>m</w:t>
      </w:r>
      <w:r w:rsidR="00E24C80" w:rsidRPr="008E510D">
        <w:rPr>
          <w:lang w:val="en-US"/>
        </w:rPr>
        <w:t xml:space="preserve"> of flow to the subsurface or atmosphere but </w:t>
      </w:r>
      <w:r w:rsidR="00032BFC">
        <w:rPr>
          <w:lang w:val="en-US"/>
        </w:rPr>
        <w:t>may be</w:t>
      </w:r>
      <w:r w:rsidR="00032BFC" w:rsidRPr="008E510D">
        <w:rPr>
          <w:lang w:val="en-US"/>
        </w:rPr>
        <w:t xml:space="preserve"> </w:t>
      </w:r>
      <w:r w:rsidR="00032BFC">
        <w:rPr>
          <w:lang w:val="en-US"/>
        </w:rPr>
        <w:t>undetermined</w:t>
      </w:r>
      <w:r w:rsidR="00032BFC" w:rsidRPr="008E510D">
        <w:rPr>
          <w:lang w:val="en-US"/>
        </w:rPr>
        <w:t xml:space="preserve"> </w:t>
      </w:r>
      <w:r w:rsidR="00032BFC">
        <w:rPr>
          <w:lang w:val="en-US"/>
        </w:rPr>
        <w:t>with</w:t>
      </w:r>
      <w:r w:rsidR="00E24C80">
        <w:rPr>
          <w:lang w:val="en-US"/>
        </w:rPr>
        <w:t>in implementation</w:t>
      </w:r>
      <w:r w:rsidR="00032BFC">
        <w:rPr>
          <w:lang w:val="en-US"/>
        </w:rPr>
        <w:t>s</w:t>
      </w:r>
      <w:r w:rsidR="00CB62DF">
        <w:rPr>
          <w:lang w:val="en-US"/>
        </w:rPr>
        <w:t xml:space="preserve"> focused on surface water hydrology</w:t>
      </w:r>
      <w:r w:rsidR="00E24C80">
        <w:rPr>
          <w:lang w:val="en-US"/>
        </w:rPr>
        <w:t>.</w:t>
      </w:r>
    </w:p>
    <w:p w14:paraId="5B061E89" w14:textId="77777777" w:rsidR="00C34200" w:rsidRDefault="00C34200" w:rsidP="00C34200">
      <w:pPr>
        <w:pStyle w:val="TermNum"/>
        <w:jc w:val="both"/>
        <w:outlineLvl w:val="0"/>
        <w:rPr>
          <w:lang w:val="en-US"/>
        </w:rPr>
      </w:pPr>
    </w:p>
    <w:p w14:paraId="14CE661B" w14:textId="02965946" w:rsidR="00C34200" w:rsidRPr="00AD60C9" w:rsidRDefault="00C34200" w:rsidP="00C34200">
      <w:pPr>
        <w:pStyle w:val="TermNum"/>
        <w:numPr>
          <w:ilvl w:val="0"/>
          <w:numId w:val="0"/>
        </w:numPr>
        <w:jc w:val="both"/>
        <w:outlineLvl w:val="0"/>
        <w:rPr>
          <w:lang w:val="en-US"/>
        </w:rPr>
      </w:pPr>
      <w:r w:rsidRPr="00AD60C9">
        <w:rPr>
          <w:lang w:val="en-US"/>
        </w:rPr>
        <w:t>referent</w:t>
      </w:r>
    </w:p>
    <w:p w14:paraId="20E2D022" w14:textId="17ED3387" w:rsidR="00807D2F" w:rsidRDefault="00C34200" w:rsidP="00151361">
      <w:pPr>
        <w:pStyle w:val="StandardWeb"/>
        <w:jc w:val="both"/>
        <w:rPr>
          <w:lang w:val="en-US"/>
        </w:rPr>
      </w:pPr>
      <w:r w:rsidRPr="0023342C">
        <w:rPr>
          <w:lang w:val="en-US"/>
        </w:rPr>
        <w:t xml:space="preserve">Located feature being referenced to </w:t>
      </w:r>
      <w:r w:rsidR="00533323" w:rsidRPr="0023342C">
        <w:rPr>
          <w:lang w:val="en-US"/>
        </w:rPr>
        <w:t>locate</w:t>
      </w:r>
      <w:r w:rsidRPr="0023342C">
        <w:rPr>
          <w:lang w:val="en-US"/>
        </w:rPr>
        <w:t xml:space="preserve"> a</w:t>
      </w:r>
      <w:r w:rsidR="00533323" w:rsidRPr="0023342C">
        <w:rPr>
          <w:lang w:val="en-US"/>
        </w:rPr>
        <w:t>nother</w:t>
      </w:r>
      <w:r w:rsidRPr="0023342C">
        <w:rPr>
          <w:lang w:val="en-US"/>
        </w:rPr>
        <w:t xml:space="preserve"> feature</w:t>
      </w:r>
      <w:r w:rsidR="00533323" w:rsidRPr="00151361">
        <w:rPr>
          <w:lang w:val="en-US"/>
        </w:rPr>
        <w:t xml:space="preserve"> on the </w:t>
      </w:r>
      <w:r w:rsidR="00BE394C" w:rsidRPr="00151361">
        <w:rPr>
          <w:lang w:val="en-US"/>
        </w:rPr>
        <w:t>logical</w:t>
      </w:r>
      <w:r w:rsidR="00533323" w:rsidRPr="00151361">
        <w:rPr>
          <w:lang w:val="en-US"/>
        </w:rPr>
        <w:t xml:space="preserve"> axis </w:t>
      </w:r>
      <w:r w:rsidR="00BE394C" w:rsidRPr="00151361">
        <w:rPr>
          <w:lang w:val="en-US"/>
        </w:rPr>
        <w:t xml:space="preserve">that is </w:t>
      </w:r>
      <w:r w:rsidR="00533323" w:rsidRPr="00151361">
        <w:rPr>
          <w:lang w:val="en-US"/>
        </w:rPr>
        <w:t>stre</w:t>
      </w:r>
      <w:r w:rsidR="0023342C" w:rsidRPr="00151361">
        <w:rPr>
          <w:lang w:val="en-US"/>
        </w:rPr>
        <w:t>t</w:t>
      </w:r>
      <w:r w:rsidR="00533323" w:rsidRPr="00151361">
        <w:rPr>
          <w:lang w:val="en-US"/>
        </w:rPr>
        <w:t xml:space="preserve">ched between the two. </w:t>
      </w:r>
      <w:r w:rsidR="00151361" w:rsidRPr="00151361">
        <w:rPr>
          <w:lang w:val="en-US"/>
        </w:rPr>
        <w:t xml:space="preserve">The (indirect) position of </w:t>
      </w:r>
      <w:r w:rsidR="00151361">
        <w:rPr>
          <w:lang w:val="en-US"/>
        </w:rPr>
        <w:t>a</w:t>
      </w:r>
      <w:r w:rsidR="00151361" w:rsidRPr="00151361">
        <w:rPr>
          <w:lang w:val="en-US"/>
        </w:rPr>
        <w:t xml:space="preserve"> </w:t>
      </w:r>
      <w:r w:rsidR="00151361">
        <w:rPr>
          <w:lang w:val="en-US"/>
        </w:rPr>
        <w:t>new location</w:t>
      </w:r>
      <w:r w:rsidR="00151361" w:rsidRPr="00151361">
        <w:rPr>
          <w:lang w:val="en-US"/>
        </w:rPr>
        <w:t xml:space="preserve"> is expressed as distance along that axis f</w:t>
      </w:r>
      <w:r w:rsidR="00151361" w:rsidRPr="0023342C">
        <w:rPr>
          <w:lang w:val="en-US"/>
        </w:rPr>
        <w:t>rom the known referent towards the feature being placed</w:t>
      </w:r>
      <w:r w:rsidR="0023342C" w:rsidRPr="0023342C">
        <w:rPr>
          <w:lang w:val="en-US"/>
        </w:rPr>
        <w:t>.</w:t>
      </w:r>
      <w:r w:rsidR="0023342C" w:rsidRPr="00C34200" w:rsidDel="00533323">
        <w:rPr>
          <w:lang w:val="en-US"/>
        </w:rPr>
        <w:t xml:space="preserve"> </w:t>
      </w:r>
    </w:p>
    <w:p w14:paraId="4768D0FC" w14:textId="77777777" w:rsidR="00151361" w:rsidRDefault="00151361" w:rsidP="00151361">
      <w:pPr>
        <w:pStyle w:val="TermNum"/>
        <w:jc w:val="both"/>
        <w:outlineLvl w:val="0"/>
        <w:rPr>
          <w:lang w:val="en-US"/>
        </w:rPr>
      </w:pPr>
    </w:p>
    <w:p w14:paraId="4FB9099A" w14:textId="4E1E251D" w:rsidR="00463826" w:rsidRPr="008E510D" w:rsidRDefault="00463826" w:rsidP="00151361">
      <w:pPr>
        <w:pStyle w:val="TermNum"/>
        <w:numPr>
          <w:ilvl w:val="0"/>
          <w:numId w:val="0"/>
        </w:numPr>
        <w:ind w:left="284"/>
        <w:jc w:val="both"/>
        <w:outlineLvl w:val="0"/>
        <w:rPr>
          <w:lang w:val="en-US"/>
        </w:rPr>
      </w:pPr>
      <w:r w:rsidRPr="008E510D">
        <w:rPr>
          <w:lang w:val="en-US"/>
        </w:rPr>
        <w:t>representation</w:t>
      </w:r>
    </w:p>
    <w:p w14:paraId="08B24AC4" w14:textId="56D099C3" w:rsidR="00463826" w:rsidRPr="008E510D" w:rsidRDefault="00467DE0" w:rsidP="00450C77">
      <w:pPr>
        <w:pStyle w:val="StandardWeb"/>
        <w:jc w:val="both"/>
        <w:rPr>
          <w:lang w:val="en-US"/>
        </w:rPr>
      </w:pPr>
      <w:r>
        <w:rPr>
          <w:lang w:val="en-US"/>
        </w:rPr>
        <w:t xml:space="preserve">Any </w:t>
      </w:r>
      <w:r w:rsidR="006F1231">
        <w:rPr>
          <w:lang w:val="en-US"/>
        </w:rPr>
        <w:t>process</w:t>
      </w:r>
      <w:r w:rsidR="00032BFC">
        <w:rPr>
          <w:lang w:val="en-US"/>
        </w:rPr>
        <w:t>-a</w:t>
      </w:r>
      <w:r w:rsidR="006F1231" w:rsidRPr="008E510D">
        <w:rPr>
          <w:lang w:val="en-US"/>
        </w:rPr>
        <w:t>ble</w:t>
      </w:r>
      <w:r w:rsidR="00463826" w:rsidRPr="008E510D">
        <w:rPr>
          <w:lang w:val="en-US"/>
        </w:rPr>
        <w:t xml:space="preserve"> data, data set, or data product which </w:t>
      </w:r>
      <w:r w:rsidR="007A4BAF">
        <w:rPr>
          <w:lang w:val="en-US"/>
        </w:rPr>
        <w:t>characterizes</w:t>
      </w:r>
      <w:r w:rsidR="00463826" w:rsidRPr="008E510D">
        <w:rPr>
          <w:lang w:val="en-US"/>
        </w:rPr>
        <w:t xml:space="preserve"> </w:t>
      </w:r>
      <w:r w:rsidR="007A4BAF">
        <w:rPr>
          <w:lang w:val="en-US"/>
        </w:rPr>
        <w:t>a given</w:t>
      </w:r>
      <w:r w:rsidR="00463826" w:rsidRPr="008E510D">
        <w:rPr>
          <w:lang w:val="en-US"/>
        </w:rPr>
        <w:t xml:space="preserve"> feature concept.</w:t>
      </w:r>
    </w:p>
    <w:p w14:paraId="38576F02" w14:textId="77777777" w:rsidR="00807D2F" w:rsidRDefault="00807D2F" w:rsidP="00834E29">
      <w:pPr>
        <w:pStyle w:val="TermNum"/>
        <w:jc w:val="both"/>
        <w:outlineLvl w:val="0"/>
        <w:rPr>
          <w:lang w:val="en-US"/>
        </w:rPr>
      </w:pPr>
    </w:p>
    <w:p w14:paraId="3AEAF14F" w14:textId="75829EF3" w:rsidR="00463826" w:rsidRPr="008E510D" w:rsidRDefault="00463826" w:rsidP="00807D2F">
      <w:pPr>
        <w:pStyle w:val="TermNum"/>
        <w:numPr>
          <w:ilvl w:val="0"/>
          <w:numId w:val="0"/>
        </w:numPr>
        <w:jc w:val="both"/>
        <w:rPr>
          <w:lang w:val="en-US"/>
        </w:rPr>
      </w:pPr>
      <w:r w:rsidRPr="008E510D">
        <w:rPr>
          <w:lang w:val="en-US"/>
        </w:rPr>
        <w:t>river positioning system</w:t>
      </w:r>
    </w:p>
    <w:p w14:paraId="5CEDC36E" w14:textId="6970A1C0" w:rsidR="006F457F" w:rsidRDefault="004879CE" w:rsidP="00AB769F">
      <w:pPr>
        <w:pStyle w:val="StandardWeb"/>
        <w:jc w:val="both"/>
        <w:rPr>
          <w:lang w:val="en-US"/>
        </w:rPr>
      </w:pPr>
      <w:r>
        <w:rPr>
          <w:lang w:val="en-US"/>
        </w:rPr>
        <w:t>System</w:t>
      </w:r>
      <w:r w:rsidR="00463826" w:rsidRPr="008E510D">
        <w:rPr>
          <w:lang w:val="en-US"/>
        </w:rPr>
        <w:t xml:space="preserve"> </w:t>
      </w:r>
      <w:r w:rsidR="001F682A">
        <w:rPr>
          <w:lang w:val="en-US"/>
        </w:rPr>
        <w:t>applied</w:t>
      </w:r>
      <w:r w:rsidR="001F682A" w:rsidRPr="008E510D">
        <w:rPr>
          <w:lang w:val="en-US"/>
        </w:rPr>
        <w:t xml:space="preserve"> </w:t>
      </w:r>
      <w:r w:rsidR="00463826" w:rsidRPr="008E510D">
        <w:rPr>
          <w:lang w:val="en-US"/>
        </w:rPr>
        <w:t xml:space="preserve">to </w:t>
      </w:r>
      <w:r w:rsidR="00AB769F">
        <w:rPr>
          <w:lang w:val="en-US"/>
        </w:rPr>
        <w:t>place</w:t>
      </w:r>
      <w:r w:rsidR="00AB769F" w:rsidRPr="00AB769F">
        <w:rPr>
          <w:lang w:val="en-US"/>
        </w:rPr>
        <w:t xml:space="preserve"> a feature</w:t>
      </w:r>
      <w:r w:rsidR="00463826" w:rsidRPr="008E510D">
        <w:rPr>
          <w:lang w:val="en-US"/>
        </w:rPr>
        <w:t xml:space="preserve"> </w:t>
      </w:r>
      <w:r w:rsidR="001F682A">
        <w:rPr>
          <w:lang w:val="en-US"/>
        </w:rPr>
        <w:t>on</w:t>
      </w:r>
      <w:r w:rsidR="001F682A" w:rsidRPr="008E510D">
        <w:rPr>
          <w:lang w:val="en-US"/>
        </w:rPr>
        <w:t xml:space="preserve"> </w:t>
      </w:r>
      <w:r w:rsidR="00463826" w:rsidRPr="008E510D">
        <w:rPr>
          <w:lang w:val="en-US"/>
        </w:rPr>
        <w:t xml:space="preserve">a </w:t>
      </w:r>
      <w:r w:rsidR="00DB31A2">
        <w:rPr>
          <w:lang w:val="en-US"/>
        </w:rPr>
        <w:t xml:space="preserve">(linear) </w:t>
      </w:r>
      <w:r w:rsidR="00463826" w:rsidRPr="008E510D">
        <w:rPr>
          <w:lang w:val="en-US"/>
        </w:rPr>
        <w:t>watercourse</w:t>
      </w:r>
      <w:r w:rsidR="00AB769F" w:rsidRPr="00AB769F">
        <w:rPr>
          <w:lang w:val="en-US"/>
        </w:rPr>
        <w:t xml:space="preserve"> </w:t>
      </w:r>
      <w:r w:rsidR="00DB31A2">
        <w:rPr>
          <w:lang w:val="en-US"/>
        </w:rPr>
        <w:t xml:space="preserve">feature </w:t>
      </w:r>
      <w:r w:rsidR="00A74C3E" w:rsidRPr="00A74C3E">
        <w:rPr>
          <w:lang w:val="en-US"/>
        </w:rPr>
        <w:t>.</w:t>
      </w:r>
      <w:r w:rsidR="00DB31A2">
        <w:rPr>
          <w:lang w:val="en-US"/>
        </w:rPr>
        <w:t xml:space="preserve"> The feature location is specified as an indirect position</w:t>
      </w:r>
      <w:r w:rsidR="00DB31A2" w:rsidRPr="00DB31A2">
        <w:rPr>
          <w:lang w:val="en-US"/>
        </w:rPr>
        <w:t xml:space="preserve"> </w:t>
      </w:r>
      <w:r w:rsidR="00DB31A2">
        <w:rPr>
          <w:lang w:val="en-US"/>
        </w:rPr>
        <w:t xml:space="preserve">expressed as distance along the watercourse on which the </w:t>
      </w:r>
      <w:r w:rsidR="00EE30C1">
        <w:rPr>
          <w:lang w:val="en-US"/>
        </w:rPr>
        <w:t xml:space="preserve">feature </w:t>
      </w:r>
      <w:r w:rsidR="00DB31A2">
        <w:rPr>
          <w:lang w:val="en-US"/>
        </w:rPr>
        <w:t>is to be placed.</w:t>
      </w:r>
    </w:p>
    <w:p w14:paraId="1595902B" w14:textId="3E923DD5" w:rsidR="00232D4E" w:rsidRDefault="00E05B9E" w:rsidP="00DE6827">
      <w:pPr>
        <w:pStyle w:val="StandardWeb"/>
        <w:jc w:val="both"/>
        <w:rPr>
          <w:lang w:val="en-US"/>
        </w:rPr>
      </w:pPr>
      <w:r w:rsidRPr="00DE6827">
        <w:rPr>
          <w:lang w:val="en-US"/>
        </w:rPr>
        <w:t xml:space="preserve">NOTE: </w:t>
      </w:r>
      <w:r w:rsidR="00DE6827" w:rsidRPr="00DE6827">
        <w:rPr>
          <w:lang w:val="en-US"/>
        </w:rPr>
        <w:t xml:space="preserve">A (hydrologic) feature of interest which is located along the locating one-dimensional flowpath between inflow and outflow nodes, </w:t>
      </w:r>
      <w:r w:rsidRPr="00DE6827">
        <w:rPr>
          <w:lang w:val="en-US"/>
        </w:rPr>
        <w:t>corresponds</w:t>
      </w:r>
      <w:r w:rsidR="00DE6827" w:rsidRPr="00DE6827">
        <w:rPr>
          <w:lang w:val="en-US"/>
        </w:rPr>
        <w:t xml:space="preserve"> in general</w:t>
      </w:r>
      <w:r w:rsidRPr="00DE6827">
        <w:rPr>
          <w:lang w:val="en-US"/>
        </w:rPr>
        <w:t xml:space="preserve"> to the </w:t>
      </w:r>
      <w:r w:rsidR="00131569" w:rsidRPr="00DE6827">
        <w:rPr>
          <w:lang w:val="en-US"/>
        </w:rPr>
        <w:t>l</w:t>
      </w:r>
      <w:r w:rsidRPr="00DE6827">
        <w:rPr>
          <w:lang w:val="en-US"/>
        </w:rPr>
        <w:t xml:space="preserve">inear referencing described in the OGC Abstract Specification Topic </w:t>
      </w:r>
      <w:r w:rsidR="00232D4E" w:rsidRPr="00DE6827">
        <w:rPr>
          <w:lang w:val="en-US"/>
        </w:rPr>
        <w:t>19</w:t>
      </w:r>
      <w:r w:rsidRPr="00DE6827">
        <w:rPr>
          <w:lang w:val="en-US"/>
        </w:rPr>
        <w:t xml:space="preserve">, </w:t>
      </w:r>
      <w:r w:rsidR="00232D4E" w:rsidRPr="00DE6827">
        <w:rPr>
          <w:lang w:val="en-US"/>
        </w:rPr>
        <w:t>Linear referencing</w:t>
      </w:r>
      <w:r w:rsidRPr="00DE6827" w:rsidDel="00E05B9E">
        <w:rPr>
          <w:lang w:val="en-US"/>
        </w:rPr>
        <w:t xml:space="preserve"> </w:t>
      </w:r>
      <w:r w:rsidR="00DE6827" w:rsidRPr="00DE6827">
        <w:rPr>
          <w:lang w:val="en-US"/>
        </w:rPr>
        <w:t>‘</w:t>
      </w:r>
      <w:r w:rsidR="00232D4E" w:rsidRPr="00DE6827">
        <w:rPr>
          <w:lang w:val="en-US"/>
        </w:rPr>
        <w:t xml:space="preserve">specifying </w:t>
      </w:r>
      <w:r w:rsidR="00131569" w:rsidRPr="00DE6827">
        <w:rPr>
          <w:lang w:val="en-US"/>
        </w:rPr>
        <w:t>a</w:t>
      </w:r>
      <w:r w:rsidR="00232D4E" w:rsidRPr="00DE6827">
        <w:rPr>
          <w:lang w:val="en-US"/>
        </w:rPr>
        <w:t xml:space="preserve"> location relative </w:t>
      </w:r>
      <w:r w:rsidR="00131569" w:rsidRPr="00DE6827">
        <w:rPr>
          <w:lang w:val="en-US"/>
        </w:rPr>
        <w:t xml:space="preserve">to </w:t>
      </w:r>
      <w:r w:rsidR="00232D4E" w:rsidRPr="00DE6827">
        <w:rPr>
          <w:lang w:val="en-US"/>
        </w:rPr>
        <w:t xml:space="preserve">a linear </w:t>
      </w:r>
      <w:r w:rsidR="00131569" w:rsidRPr="00DE6827">
        <w:rPr>
          <w:lang w:val="en-US"/>
        </w:rPr>
        <w:t>element</w:t>
      </w:r>
      <w:r w:rsidR="00232D4E" w:rsidRPr="00DE6827">
        <w:rPr>
          <w:lang w:val="en-US"/>
        </w:rPr>
        <w:t xml:space="preserve"> along that </w:t>
      </w:r>
      <w:r w:rsidR="00131569" w:rsidRPr="00DE6827">
        <w:rPr>
          <w:lang w:val="en-US"/>
        </w:rPr>
        <w:t>element</w:t>
      </w:r>
      <w:r w:rsidR="00DE6827" w:rsidRPr="00DE6827">
        <w:rPr>
          <w:lang w:val="en-US"/>
        </w:rPr>
        <w:t>’ [ISO 19148</w:t>
      </w:r>
      <w:r w:rsidR="00DE6827" w:rsidRPr="00365409">
        <w:rPr>
          <w:lang w:val="en-US"/>
        </w:rPr>
        <w:t>]</w:t>
      </w:r>
      <w:r w:rsidR="00131569" w:rsidRPr="00DE6827">
        <w:rPr>
          <w:lang w:val="en-US"/>
        </w:rPr>
        <w:t xml:space="preserve">. </w:t>
      </w:r>
    </w:p>
    <w:p w14:paraId="126D91A0" w14:textId="77777777" w:rsidR="003C3400" w:rsidRDefault="003C3400" w:rsidP="00834E29">
      <w:pPr>
        <w:pStyle w:val="TermNum"/>
        <w:outlineLvl w:val="0"/>
      </w:pPr>
    </w:p>
    <w:p w14:paraId="6E9F9259" w14:textId="72868B25" w:rsidR="003C3400" w:rsidRDefault="003C3400" w:rsidP="003C3400">
      <w:pPr>
        <w:pStyle w:val="TermNum"/>
        <w:numPr>
          <w:ilvl w:val="0"/>
          <w:numId w:val="0"/>
        </w:numPr>
      </w:pPr>
      <w:r>
        <w:t>river reference system</w:t>
      </w:r>
    </w:p>
    <w:p w14:paraId="7F3025C9" w14:textId="5AB82FE1" w:rsidR="00FA15A5" w:rsidRDefault="00846171" w:rsidP="00FA15A5">
      <w:pPr>
        <w:pStyle w:val="StandardWeb"/>
        <w:jc w:val="both"/>
        <w:rPr>
          <w:lang w:val="en-US"/>
        </w:rPr>
      </w:pPr>
      <w:r>
        <w:rPr>
          <w:lang w:val="en-US"/>
        </w:rPr>
        <w:t>Catchment-specific reference</w:t>
      </w:r>
      <w:r w:rsidRPr="003C3400">
        <w:rPr>
          <w:lang w:val="en-US"/>
        </w:rPr>
        <w:t xml:space="preserve"> </w:t>
      </w:r>
      <w:r w:rsidR="003C3400" w:rsidRPr="003C3400">
        <w:rPr>
          <w:lang w:val="en-US"/>
        </w:rPr>
        <w:t xml:space="preserve">system in which </w:t>
      </w:r>
      <w:r w:rsidR="003C3400">
        <w:rPr>
          <w:lang w:val="en-US"/>
        </w:rPr>
        <w:t>the</w:t>
      </w:r>
      <w:r w:rsidR="003C3400" w:rsidRPr="003C3400">
        <w:rPr>
          <w:lang w:val="en-US"/>
        </w:rPr>
        <w:t xml:space="preserve"> </w:t>
      </w:r>
      <w:r w:rsidR="001F682A">
        <w:rPr>
          <w:lang w:val="en-US"/>
        </w:rPr>
        <w:t>one-dimensional</w:t>
      </w:r>
      <w:r w:rsidR="001F682A" w:rsidRPr="003C3400">
        <w:rPr>
          <w:lang w:val="en-US"/>
        </w:rPr>
        <w:t xml:space="preserve"> </w:t>
      </w:r>
      <w:r w:rsidR="001F682A">
        <w:rPr>
          <w:lang w:val="en-US"/>
        </w:rPr>
        <w:t xml:space="preserve">topological </w:t>
      </w:r>
      <w:r w:rsidR="003C3400" w:rsidRPr="003C3400">
        <w:rPr>
          <w:lang w:val="en-US"/>
        </w:rPr>
        <w:t>re</w:t>
      </w:r>
      <w:r w:rsidR="003C3400">
        <w:rPr>
          <w:lang w:val="en-US"/>
        </w:rPr>
        <w:t>alization</w:t>
      </w:r>
      <w:r w:rsidR="003C3400" w:rsidRPr="003C3400">
        <w:rPr>
          <w:lang w:val="en-US"/>
        </w:rPr>
        <w:t xml:space="preserve"> of a </w:t>
      </w:r>
      <w:r w:rsidR="003C3400">
        <w:rPr>
          <w:lang w:val="en-US"/>
        </w:rPr>
        <w:t>catchment</w:t>
      </w:r>
      <w:r w:rsidR="003C3400" w:rsidRPr="003C3400">
        <w:rPr>
          <w:lang w:val="en-US"/>
        </w:rPr>
        <w:t xml:space="preserve"> forms the </w:t>
      </w:r>
      <w:r>
        <w:rPr>
          <w:lang w:val="en-US"/>
        </w:rPr>
        <w:t xml:space="preserve">logical (linear) </w:t>
      </w:r>
      <w:r w:rsidR="001F682A">
        <w:rPr>
          <w:lang w:val="en-US"/>
        </w:rPr>
        <w:t>axis</w:t>
      </w:r>
      <w:r w:rsidR="00A74C3E">
        <w:rPr>
          <w:lang w:val="en-US"/>
        </w:rPr>
        <w:t xml:space="preserve">, and the origin is </w:t>
      </w:r>
      <w:r w:rsidR="00160DCF">
        <w:rPr>
          <w:lang w:val="en-US"/>
        </w:rPr>
        <w:t>located at</w:t>
      </w:r>
      <w:r w:rsidR="00A74C3E">
        <w:rPr>
          <w:lang w:val="en-US"/>
        </w:rPr>
        <w:t xml:space="preserve"> the outfall of the realized catchment</w:t>
      </w:r>
      <w:r w:rsidR="0030610F">
        <w:rPr>
          <w:lang w:val="en-US"/>
        </w:rPr>
        <w:t>.</w:t>
      </w:r>
      <w:r w:rsidR="00DC6037">
        <w:rPr>
          <w:lang w:val="en-US"/>
        </w:rPr>
        <w:t xml:space="preserve"> </w:t>
      </w:r>
    </w:p>
    <w:p w14:paraId="0D4A8495" w14:textId="77777777" w:rsidR="00807D2F" w:rsidRDefault="00807D2F" w:rsidP="00834E29">
      <w:pPr>
        <w:pStyle w:val="TermNum"/>
        <w:jc w:val="both"/>
        <w:outlineLvl w:val="0"/>
        <w:rPr>
          <w:lang w:val="en-US"/>
        </w:rPr>
      </w:pPr>
    </w:p>
    <w:p w14:paraId="2064826A" w14:textId="2D03D546" w:rsidR="00463826" w:rsidRPr="008E510D" w:rsidRDefault="008D2D49" w:rsidP="00807D2F">
      <w:pPr>
        <w:pStyle w:val="TermNum"/>
        <w:numPr>
          <w:ilvl w:val="0"/>
          <w:numId w:val="0"/>
        </w:numPr>
        <w:jc w:val="both"/>
        <w:rPr>
          <w:lang w:val="en-US"/>
        </w:rPr>
      </w:pPr>
      <w:r>
        <w:rPr>
          <w:lang w:val="en-US"/>
        </w:rPr>
        <w:t>s</w:t>
      </w:r>
      <w:r w:rsidRPr="008E510D">
        <w:rPr>
          <w:lang w:val="en-US"/>
        </w:rPr>
        <w:t>torage</w:t>
      </w:r>
      <w:r>
        <w:rPr>
          <w:lang w:val="en-US"/>
        </w:rPr>
        <w:t xml:space="preserve"> </w:t>
      </w:r>
      <w:r w:rsidR="00807D2F">
        <w:rPr>
          <w:lang w:val="en-US"/>
        </w:rPr>
        <w:t>(of water)</w:t>
      </w:r>
    </w:p>
    <w:p w14:paraId="4AEBD9E0" w14:textId="0A249775" w:rsidR="00463826" w:rsidRPr="008E510D" w:rsidRDefault="00463826" w:rsidP="00450C77">
      <w:pPr>
        <w:pStyle w:val="StandardWeb"/>
        <w:jc w:val="both"/>
        <w:rPr>
          <w:lang w:val="en-US"/>
        </w:rPr>
      </w:pPr>
      <w:r w:rsidRPr="008E510D">
        <w:rPr>
          <w:lang w:val="en-US"/>
        </w:rPr>
        <w:t>Impounding of water in surface or underground reservoirs, for future use. [WMO</w:t>
      </w:r>
      <w:r w:rsidR="00053564">
        <w:rPr>
          <w:lang w:val="en-US"/>
        </w:rPr>
        <w:t>,</w:t>
      </w:r>
      <w:r w:rsidRPr="008E510D">
        <w:rPr>
          <w:lang w:val="en-US"/>
        </w:rPr>
        <w:t xml:space="preserve"> 2016]</w:t>
      </w:r>
    </w:p>
    <w:p w14:paraId="4F44E493" w14:textId="03579B49" w:rsidR="004A04F6" w:rsidRDefault="00463826" w:rsidP="00450C77">
      <w:pPr>
        <w:pStyle w:val="StandardWeb"/>
        <w:jc w:val="both"/>
        <w:rPr>
          <w:lang w:val="en-US"/>
        </w:rPr>
      </w:pPr>
      <w:r w:rsidRPr="008E510D">
        <w:rPr>
          <w:lang w:val="en-US"/>
        </w:rPr>
        <w:t>NOTE: Storage refers to a body</w:t>
      </w:r>
      <w:r w:rsidR="00CB62DF">
        <w:rPr>
          <w:lang w:val="en-US"/>
        </w:rPr>
        <w:t xml:space="preserve"> of water</w:t>
      </w:r>
      <w:r w:rsidRPr="008E510D">
        <w:rPr>
          <w:lang w:val="en-US"/>
        </w:rPr>
        <w:t xml:space="preserve"> </w:t>
      </w:r>
      <w:r w:rsidR="0093142A">
        <w:rPr>
          <w:lang w:val="en-US"/>
        </w:rPr>
        <w:t>from the perspective of a</w:t>
      </w:r>
      <w:r w:rsidRPr="008E510D">
        <w:rPr>
          <w:lang w:val="en-US"/>
        </w:rPr>
        <w:t xml:space="preserve"> usable water resource. The management of </w:t>
      </w:r>
      <w:r w:rsidR="0093142A">
        <w:rPr>
          <w:lang w:val="en-US"/>
        </w:rPr>
        <w:t>a</w:t>
      </w:r>
      <w:r w:rsidR="0093142A" w:rsidRPr="008E510D">
        <w:rPr>
          <w:lang w:val="en-US"/>
        </w:rPr>
        <w:t xml:space="preserve"> </w:t>
      </w:r>
      <w:r w:rsidRPr="008E510D">
        <w:rPr>
          <w:lang w:val="en-US"/>
        </w:rPr>
        <w:t xml:space="preserve">reservoir </w:t>
      </w:r>
      <w:r w:rsidR="00CB62DF">
        <w:rPr>
          <w:lang w:val="en-US"/>
        </w:rPr>
        <w:t xml:space="preserve">itself, </w:t>
      </w:r>
      <w:r w:rsidRPr="008E510D">
        <w:rPr>
          <w:lang w:val="en-US"/>
        </w:rPr>
        <w:t xml:space="preserve">as </w:t>
      </w:r>
      <w:r w:rsidR="0093142A">
        <w:rPr>
          <w:lang w:val="en-US"/>
        </w:rPr>
        <w:t xml:space="preserve">a </w:t>
      </w:r>
      <w:r w:rsidRPr="008E510D">
        <w:rPr>
          <w:lang w:val="en-US"/>
        </w:rPr>
        <w:t xml:space="preserve">human action with the objective </w:t>
      </w:r>
      <w:r w:rsidR="0093142A">
        <w:rPr>
          <w:lang w:val="en-US"/>
        </w:rPr>
        <w:t>of</w:t>
      </w:r>
      <w:r w:rsidR="0093142A" w:rsidRPr="008E510D">
        <w:rPr>
          <w:lang w:val="en-US"/>
        </w:rPr>
        <w:t xml:space="preserve"> </w:t>
      </w:r>
      <w:r w:rsidRPr="008E510D">
        <w:rPr>
          <w:lang w:val="en-US"/>
        </w:rPr>
        <w:t xml:space="preserve">efficient and sustainable use </w:t>
      </w:r>
      <w:r w:rsidR="0093142A">
        <w:rPr>
          <w:lang w:val="en-US"/>
        </w:rPr>
        <w:t xml:space="preserve">of </w:t>
      </w:r>
      <w:r w:rsidRPr="008E510D">
        <w:rPr>
          <w:lang w:val="en-US"/>
        </w:rPr>
        <w:t>the resource, is not in the</w:t>
      </w:r>
      <w:r w:rsidR="001E1F66">
        <w:rPr>
          <w:lang w:val="en-US"/>
        </w:rPr>
        <w:t xml:space="preserve"> scope of the conceptual model.</w:t>
      </w:r>
    </w:p>
    <w:p w14:paraId="1214182C" w14:textId="77777777" w:rsidR="004A04F6" w:rsidRDefault="004A04F6" w:rsidP="00834E29">
      <w:pPr>
        <w:pStyle w:val="TermNum"/>
        <w:outlineLvl w:val="0"/>
      </w:pPr>
    </w:p>
    <w:p w14:paraId="6F3511F0" w14:textId="1ADDACB2" w:rsidR="004A04F6" w:rsidRDefault="004A04F6" w:rsidP="00365409">
      <w:pPr>
        <w:pStyle w:val="TermNum"/>
        <w:numPr>
          <w:ilvl w:val="0"/>
          <w:numId w:val="0"/>
        </w:numPr>
      </w:pPr>
      <w:r>
        <w:t>stream</w:t>
      </w:r>
    </w:p>
    <w:p w14:paraId="5E00E7EC" w14:textId="4E473B7D" w:rsidR="004A04F6" w:rsidRPr="008E510D" w:rsidRDefault="00365409" w:rsidP="00365409">
      <w:pPr>
        <w:spacing w:before="100" w:beforeAutospacing="1" w:after="100" w:afterAutospacing="1"/>
      </w:pPr>
      <w:r>
        <w:rPr>
          <w:lang w:val="en-GB"/>
        </w:rPr>
        <w:t>Water</w:t>
      </w:r>
      <w:r w:rsidR="004A04F6" w:rsidRPr="006544B9">
        <w:t>, generally flowing in a natural surface channel</w:t>
      </w:r>
      <w:r w:rsidR="004A04F6">
        <w:t xml:space="preserve">, or </w:t>
      </w:r>
      <w:r w:rsidR="004A04F6" w:rsidRPr="006544B9">
        <w:t>in an open or closed conduit, a jet of water issuing from an orifice, or</w:t>
      </w:r>
      <w:r w:rsidR="004A04F6">
        <w:t xml:space="preserve"> a body of flowing groundwater </w:t>
      </w:r>
      <w:r w:rsidR="003602D6">
        <w:t>[9]</w:t>
      </w:r>
      <w:r w:rsidR="004A04F6">
        <w:t>.</w:t>
      </w:r>
    </w:p>
    <w:p w14:paraId="7ECD0E55" w14:textId="77777777" w:rsidR="00807D2F" w:rsidRDefault="00807D2F" w:rsidP="00834E29">
      <w:pPr>
        <w:pStyle w:val="TermNum"/>
        <w:jc w:val="both"/>
        <w:outlineLvl w:val="0"/>
        <w:rPr>
          <w:lang w:val="en-US"/>
        </w:rPr>
      </w:pPr>
    </w:p>
    <w:p w14:paraId="36DA7F4D" w14:textId="4DE7B14B" w:rsidR="00463826" w:rsidRPr="008E510D" w:rsidRDefault="00365409" w:rsidP="00807D2F">
      <w:pPr>
        <w:pStyle w:val="TermNum"/>
        <w:numPr>
          <w:ilvl w:val="0"/>
          <w:numId w:val="0"/>
        </w:numPr>
        <w:jc w:val="both"/>
        <w:rPr>
          <w:lang w:val="en-US"/>
        </w:rPr>
      </w:pPr>
      <w:r>
        <w:rPr>
          <w:lang w:val="en-US"/>
        </w:rPr>
        <w:t>water</w:t>
      </w:r>
      <w:r w:rsidR="002C507E">
        <w:rPr>
          <w:lang w:val="en-US"/>
        </w:rPr>
        <w:t xml:space="preserve"> </w:t>
      </w:r>
      <w:r w:rsidR="00463826" w:rsidRPr="008E510D">
        <w:rPr>
          <w:lang w:val="en-US"/>
        </w:rPr>
        <w:t>body</w:t>
      </w:r>
    </w:p>
    <w:p w14:paraId="15493DD9" w14:textId="0D0AF1AF" w:rsidR="009A7B37" w:rsidRDefault="00463826" w:rsidP="00450C77">
      <w:pPr>
        <w:pStyle w:val="StandardWeb"/>
        <w:jc w:val="both"/>
        <w:rPr>
          <w:lang w:val="en-US"/>
        </w:rPr>
      </w:pPr>
      <w:r w:rsidRPr="008E510D">
        <w:rPr>
          <w:lang w:val="en-US"/>
        </w:rPr>
        <w:t xml:space="preserve">Mass of water distinct from other masses of water </w:t>
      </w:r>
      <w:bookmarkEnd w:id="19"/>
      <w:r w:rsidR="003602D6">
        <w:rPr>
          <w:lang w:val="en-US"/>
        </w:rPr>
        <w:t>[9]</w:t>
      </w:r>
      <w:r w:rsidR="003135B6">
        <w:rPr>
          <w:lang w:val="en-US"/>
        </w:rPr>
        <w:t>.</w:t>
      </w:r>
    </w:p>
    <w:p w14:paraId="714CA5E7" w14:textId="77777777" w:rsidR="00053564" w:rsidRDefault="00053564" w:rsidP="00834E29">
      <w:pPr>
        <w:pStyle w:val="TermNum"/>
        <w:outlineLvl w:val="0"/>
      </w:pPr>
    </w:p>
    <w:p w14:paraId="47DE2B75" w14:textId="45928F9C" w:rsidR="00053564" w:rsidRDefault="00053564" w:rsidP="00365409">
      <w:pPr>
        <w:pStyle w:val="TermNum"/>
        <w:numPr>
          <w:ilvl w:val="0"/>
          <w:numId w:val="0"/>
        </w:numPr>
      </w:pPr>
      <w:r>
        <w:t xml:space="preserve">water edge </w:t>
      </w:r>
    </w:p>
    <w:p w14:paraId="072563E5" w14:textId="3BACFD03" w:rsidR="00053564" w:rsidRPr="00365409" w:rsidRDefault="00AF4F4F" w:rsidP="00365409">
      <w:pPr>
        <w:pStyle w:val="StandardWeb"/>
        <w:jc w:val="both"/>
        <w:rPr>
          <w:lang w:val="en-US"/>
        </w:rPr>
      </w:pPr>
      <w:r>
        <w:rPr>
          <w:lang w:val="en-US"/>
        </w:rPr>
        <w:t>A o</w:t>
      </w:r>
      <w:r w:rsidR="00053564" w:rsidRPr="00365409">
        <w:rPr>
          <w:lang w:val="en-US"/>
        </w:rPr>
        <w:t>ne-dimensiona</w:t>
      </w:r>
      <w:r>
        <w:rPr>
          <w:lang w:val="en-US"/>
        </w:rPr>
        <w:t xml:space="preserve">l (linear) feature that </w:t>
      </w:r>
      <w:r w:rsidR="009C4123" w:rsidRPr="00365409">
        <w:rPr>
          <w:lang w:val="en-US"/>
        </w:rPr>
        <w:t xml:space="preserve">references the </w:t>
      </w:r>
      <w:r w:rsidR="009C4123" w:rsidRPr="00365409">
        <w:rPr>
          <w:i/>
          <w:lang w:val="en-US"/>
        </w:rPr>
        <w:t>shore-line</w:t>
      </w:r>
      <w:r w:rsidR="009C4123" w:rsidRPr="00365409">
        <w:rPr>
          <w:lang w:val="en-US"/>
        </w:rPr>
        <w:t xml:space="preserve"> of intersection between a water body and the confining </w:t>
      </w:r>
      <w:r w:rsidR="009C4123">
        <w:rPr>
          <w:lang w:val="en-US"/>
        </w:rPr>
        <w:t>land surface</w:t>
      </w:r>
      <w:r w:rsidR="009C4123" w:rsidRPr="00365409">
        <w:rPr>
          <w:lang w:val="en-US"/>
        </w:rPr>
        <w:t xml:space="preserve"> [WMO</w:t>
      </w:r>
      <w:r w:rsidR="009C4123">
        <w:rPr>
          <w:lang w:val="en-US"/>
        </w:rPr>
        <w:t>.</w:t>
      </w:r>
      <w:r w:rsidR="009C4123" w:rsidRPr="00365409">
        <w:rPr>
          <w:lang w:val="en-US"/>
        </w:rPr>
        <w:t xml:space="preserve"> 2016]. </w:t>
      </w:r>
      <w:r w:rsidR="009C4123">
        <w:rPr>
          <w:lang w:val="en-US"/>
        </w:rPr>
        <w:t xml:space="preserve"> Also a</w:t>
      </w:r>
      <w:r w:rsidR="009C4123" w:rsidRPr="00365409">
        <w:rPr>
          <w:lang w:val="en-US"/>
        </w:rPr>
        <w:t xml:space="preserve"> </w:t>
      </w:r>
      <w:r w:rsidR="00053564" w:rsidRPr="00365409">
        <w:rPr>
          <w:lang w:val="en-US"/>
        </w:rPr>
        <w:t xml:space="preserve">topological edge </w:t>
      </w:r>
      <w:r w:rsidR="00053564" w:rsidRPr="00365409">
        <w:rPr>
          <w:lang w:val="en-US"/>
        </w:rPr>
        <w:lastRenderedPageBreak/>
        <w:t>bounded by inflow and outflow nodes</w:t>
      </w:r>
      <w:r w:rsidR="009C4123">
        <w:rPr>
          <w:lang w:val="en-US"/>
        </w:rPr>
        <w:t xml:space="preserve"> that may form that part of a (stream left or right) catchment boundary verging on a water body</w:t>
      </w:r>
      <w:r w:rsidR="00053564" w:rsidRPr="00365409">
        <w:rPr>
          <w:lang w:val="en-US"/>
        </w:rPr>
        <w:t>.</w:t>
      </w:r>
    </w:p>
    <w:p w14:paraId="63F467AD" w14:textId="77777777" w:rsidR="004A04F6" w:rsidRDefault="004A04F6" w:rsidP="00834E29">
      <w:pPr>
        <w:pStyle w:val="TermNum"/>
        <w:outlineLvl w:val="0"/>
      </w:pPr>
    </w:p>
    <w:p w14:paraId="5A12710A" w14:textId="5DA10D2A" w:rsidR="004A04F6" w:rsidRDefault="004A04F6" w:rsidP="00365409">
      <w:pPr>
        <w:pStyle w:val="TermNum"/>
        <w:numPr>
          <w:ilvl w:val="0"/>
          <w:numId w:val="0"/>
        </w:numPr>
      </w:pPr>
      <w:r>
        <w:t>watercourse</w:t>
      </w:r>
    </w:p>
    <w:p w14:paraId="2EE6DE65" w14:textId="6E363D99" w:rsidR="00C96F06" w:rsidRPr="00C96F06" w:rsidRDefault="004A04F6" w:rsidP="00C96F06">
      <w:pPr>
        <w:pStyle w:val="StandardWeb"/>
        <w:jc w:val="both"/>
        <w:rPr>
          <w:lang w:val="en-US"/>
        </w:rPr>
      </w:pPr>
      <w:r w:rsidRPr="00C96F06">
        <w:rPr>
          <w:lang w:val="en-US"/>
        </w:rPr>
        <w:t xml:space="preserve">Natural or man-made channel through or along which water may flow </w:t>
      </w:r>
      <w:r w:rsidR="003602D6">
        <w:rPr>
          <w:lang w:val="en-US"/>
        </w:rPr>
        <w:t>[9]</w:t>
      </w:r>
      <w:r w:rsidRPr="00C96F06">
        <w:rPr>
          <w:lang w:val="en-US"/>
        </w:rPr>
        <w:t>, incl</w:t>
      </w:r>
      <w:r w:rsidR="003135B6">
        <w:rPr>
          <w:lang w:val="en-US"/>
        </w:rPr>
        <w:t>uding</w:t>
      </w:r>
      <w:r w:rsidRPr="00C96F06">
        <w:rPr>
          <w:lang w:val="en-US"/>
        </w:rPr>
        <w:t xml:space="preserve"> large interstices in the ground, such as cave, cavern or a group of these</w:t>
      </w:r>
      <w:r w:rsidR="003614A0">
        <w:rPr>
          <w:lang w:val="en-US"/>
        </w:rPr>
        <w:t xml:space="preserve"> in karst terrain</w:t>
      </w:r>
      <w:r w:rsidRPr="00C96F06">
        <w:rPr>
          <w:lang w:val="en-US"/>
        </w:rPr>
        <w:t>.</w:t>
      </w:r>
      <w:bookmarkStart w:id="20" w:name="_Toc458775722"/>
    </w:p>
    <w:p w14:paraId="6D69FC59" w14:textId="69EE9BB6" w:rsidR="00800D2D" w:rsidRPr="008E510D" w:rsidRDefault="00800D2D" w:rsidP="00834E29">
      <w:pPr>
        <w:pStyle w:val="berschrift1"/>
      </w:pPr>
      <w:bookmarkStart w:id="21" w:name="_Toc471741638"/>
      <w:r w:rsidRPr="008E510D">
        <w:t>Conventions</w:t>
      </w:r>
      <w:bookmarkEnd w:id="20"/>
      <w:bookmarkEnd w:id="21"/>
    </w:p>
    <w:p w14:paraId="1602D653" w14:textId="66B53713" w:rsidR="00800D2D" w:rsidRPr="008E510D" w:rsidRDefault="00800D2D" w:rsidP="00450C77">
      <w:pPr>
        <w:pStyle w:val="StandardWeb"/>
        <w:jc w:val="both"/>
        <w:rPr>
          <w:lang w:val="en-US"/>
        </w:rPr>
      </w:pPr>
      <w:r w:rsidRPr="008E510D">
        <w:rPr>
          <w:lang w:val="en-US"/>
        </w:rPr>
        <w:t>This section provides details and examples for any conventions used in the document. Examples of conventions are symbols, abbreviations, use of XML schema, or special notes regarding how to read the document.</w:t>
      </w:r>
    </w:p>
    <w:p w14:paraId="05E4E886" w14:textId="37086D45" w:rsidR="00800D2D" w:rsidRPr="008E510D" w:rsidRDefault="00800D2D" w:rsidP="00834E29">
      <w:pPr>
        <w:pStyle w:val="berschrift2"/>
      </w:pPr>
      <w:bookmarkStart w:id="22" w:name="_Toc458775723"/>
      <w:bookmarkStart w:id="23" w:name="_Toc471741639"/>
      <w:r w:rsidRPr="008E510D">
        <w:t>Identifiers</w:t>
      </w:r>
      <w:bookmarkEnd w:id="22"/>
      <w:bookmarkEnd w:id="23"/>
    </w:p>
    <w:p w14:paraId="39B92343" w14:textId="5954B48D" w:rsidR="00800D2D" w:rsidRPr="008E510D" w:rsidRDefault="00800D2D" w:rsidP="00800D2D">
      <w:pPr>
        <w:pStyle w:val="StandardWeb"/>
        <w:rPr>
          <w:lang w:val="en-US"/>
        </w:rPr>
      </w:pPr>
      <w:r w:rsidRPr="008E510D">
        <w:rPr>
          <w:lang w:val="en-US"/>
        </w:rPr>
        <w:t>The normative provisions in this specification are denoted by the URI</w:t>
      </w:r>
      <w:r w:rsidR="00EE3161" w:rsidRPr="008E510D">
        <w:rPr>
          <w:lang w:val="en-US"/>
        </w:rPr>
        <w:t>:</w:t>
      </w:r>
    </w:p>
    <w:p w14:paraId="0E8A9F3A" w14:textId="77777777" w:rsidR="00800D2D" w:rsidRPr="008E510D" w:rsidRDefault="003F6442" w:rsidP="00EE3161">
      <w:pPr>
        <w:pStyle w:val="StandardWeb"/>
        <w:ind w:firstLine="720"/>
        <w:rPr>
          <w:lang w:val="en-US"/>
        </w:rPr>
      </w:pPr>
      <w:hyperlink r:id="rId16" w:history="1">
        <w:r w:rsidR="00800D2D" w:rsidRPr="008E510D">
          <w:rPr>
            <w:rStyle w:val="Hyperlink"/>
            <w:lang w:val="en-US"/>
          </w:rPr>
          <w:t>http://www.opengis.net/spec/{standard}/{m.n}</w:t>
        </w:r>
      </w:hyperlink>
    </w:p>
    <w:p w14:paraId="770B3E65" w14:textId="77777777" w:rsidR="00800D2D" w:rsidRPr="008E510D" w:rsidRDefault="00800D2D" w:rsidP="00800D2D">
      <w:pPr>
        <w:pStyle w:val="StandardWeb"/>
        <w:rPr>
          <w:lang w:val="en-US"/>
        </w:rPr>
      </w:pPr>
      <w:r w:rsidRPr="008E510D">
        <w:rPr>
          <w:lang w:val="en-US"/>
        </w:rPr>
        <w:t>All requirements and conformance tests that appear in this document are denoted by partial URIs which are relative to this base.</w:t>
      </w:r>
    </w:p>
    <w:p w14:paraId="0565B017" w14:textId="10C41B48" w:rsidR="00800D2D" w:rsidRPr="008E510D" w:rsidRDefault="00800D2D" w:rsidP="00834E29">
      <w:pPr>
        <w:pStyle w:val="berschrift2"/>
      </w:pPr>
      <w:bookmarkStart w:id="24" w:name="_Toc458775724"/>
      <w:bookmarkStart w:id="25" w:name="_Toc471741640"/>
      <w:r w:rsidRPr="008E510D">
        <w:t>Symbols (and abbreviated terms)</w:t>
      </w:r>
      <w:bookmarkEnd w:id="24"/>
      <w:bookmarkEnd w:id="25"/>
    </w:p>
    <w:p w14:paraId="29211E86" w14:textId="7F4D71AD" w:rsidR="00800D2D" w:rsidRPr="008E510D" w:rsidRDefault="00800D2D" w:rsidP="00800D2D">
      <w:pPr>
        <w:pStyle w:val="StandardWeb"/>
        <w:rPr>
          <w:lang w:val="en-US"/>
        </w:rPr>
      </w:pPr>
      <w:r w:rsidRPr="008E510D">
        <w:rPr>
          <w:lang w:val="en-US"/>
        </w:rPr>
        <w:t xml:space="preserve">CHy </w:t>
      </w:r>
      <w:r w:rsidR="00EE3161" w:rsidRPr="008E510D">
        <w:rPr>
          <w:lang w:val="en-US"/>
        </w:rPr>
        <w:tab/>
      </w:r>
      <w:r w:rsidR="00EE3161" w:rsidRPr="008E510D">
        <w:rPr>
          <w:lang w:val="en-US"/>
        </w:rPr>
        <w:tab/>
      </w:r>
      <w:r w:rsidRPr="008E510D">
        <w:rPr>
          <w:lang w:val="en-US"/>
        </w:rPr>
        <w:t>WMO Commission for Hydrology</w:t>
      </w:r>
      <w:r w:rsidR="00EE3161" w:rsidRPr="008E510D">
        <w:rPr>
          <w:lang w:val="en-US"/>
        </w:rPr>
        <w:t xml:space="preserve"> </w:t>
      </w:r>
    </w:p>
    <w:p w14:paraId="769CCF0C" w14:textId="590F018B" w:rsidR="00800D2D" w:rsidRPr="008E510D" w:rsidRDefault="00800D2D" w:rsidP="00800D2D">
      <w:pPr>
        <w:pStyle w:val="StandardWeb"/>
        <w:rPr>
          <w:lang w:val="en-US"/>
        </w:rPr>
      </w:pPr>
      <w:r w:rsidRPr="008E510D">
        <w:rPr>
          <w:lang w:val="en-US"/>
        </w:rPr>
        <w:t xml:space="preserve">GML </w:t>
      </w:r>
      <w:r w:rsidR="00EE3161" w:rsidRPr="008E510D">
        <w:rPr>
          <w:lang w:val="en-US"/>
        </w:rPr>
        <w:tab/>
      </w:r>
      <w:r w:rsidR="00EE3161" w:rsidRPr="008E510D">
        <w:rPr>
          <w:lang w:val="en-US"/>
        </w:rPr>
        <w:tab/>
      </w:r>
      <w:r w:rsidRPr="008E510D">
        <w:rPr>
          <w:lang w:val="en-US"/>
        </w:rPr>
        <w:t>Geography Markup Language</w:t>
      </w:r>
    </w:p>
    <w:p w14:paraId="78BFED6D" w14:textId="339F0406" w:rsidR="00800D2D" w:rsidRPr="008E510D" w:rsidRDefault="00800D2D" w:rsidP="00800D2D">
      <w:pPr>
        <w:pStyle w:val="StandardWeb"/>
        <w:rPr>
          <w:lang w:val="en-US"/>
        </w:rPr>
      </w:pPr>
      <w:r w:rsidRPr="008E510D">
        <w:rPr>
          <w:lang w:val="en-US"/>
        </w:rPr>
        <w:t xml:space="preserve">GRDC </w:t>
      </w:r>
      <w:r w:rsidR="00EE3161" w:rsidRPr="008E510D">
        <w:rPr>
          <w:lang w:val="en-US"/>
        </w:rPr>
        <w:tab/>
      </w:r>
      <w:r w:rsidRPr="008E510D">
        <w:rPr>
          <w:lang w:val="en-US"/>
        </w:rPr>
        <w:t>Global Runoff Data Centre</w:t>
      </w:r>
      <w:r w:rsidR="00EE3161" w:rsidRPr="008E510D">
        <w:rPr>
          <w:lang w:val="en-US"/>
        </w:rPr>
        <w:t xml:space="preserve"> (GRDC)</w:t>
      </w:r>
    </w:p>
    <w:p w14:paraId="7604685A" w14:textId="3569B705" w:rsidR="00800D2D" w:rsidRPr="008E510D" w:rsidRDefault="00800D2D" w:rsidP="00800D2D">
      <w:pPr>
        <w:pStyle w:val="StandardWeb"/>
        <w:rPr>
          <w:lang w:val="en-US"/>
        </w:rPr>
      </w:pPr>
      <w:r w:rsidRPr="008E510D">
        <w:rPr>
          <w:lang w:val="en-US"/>
        </w:rPr>
        <w:t xml:space="preserve">GWML2 </w:t>
      </w:r>
      <w:r w:rsidR="00EE3161" w:rsidRPr="008E510D">
        <w:rPr>
          <w:lang w:val="en-US"/>
        </w:rPr>
        <w:tab/>
      </w:r>
      <w:r w:rsidRPr="008E510D">
        <w:rPr>
          <w:lang w:val="en-US"/>
        </w:rPr>
        <w:t>GroundwaterML 2</w:t>
      </w:r>
    </w:p>
    <w:p w14:paraId="22244B58" w14:textId="766A1F69" w:rsidR="00800D2D" w:rsidRPr="008E510D" w:rsidRDefault="00800D2D" w:rsidP="00800D2D">
      <w:pPr>
        <w:pStyle w:val="StandardWeb"/>
        <w:rPr>
          <w:lang w:val="en-US"/>
        </w:rPr>
      </w:pPr>
      <w:r w:rsidRPr="008E510D">
        <w:rPr>
          <w:lang w:val="en-US"/>
        </w:rPr>
        <w:t xml:space="preserve">HDWG </w:t>
      </w:r>
      <w:r w:rsidR="00EE3161" w:rsidRPr="008E510D">
        <w:rPr>
          <w:lang w:val="en-US"/>
        </w:rPr>
        <w:tab/>
      </w:r>
      <w:r w:rsidRPr="008E510D">
        <w:rPr>
          <w:lang w:val="en-US"/>
        </w:rPr>
        <w:t>OGC Hydrology Domain Working Group</w:t>
      </w:r>
    </w:p>
    <w:p w14:paraId="656B322D" w14:textId="6043F90D" w:rsidR="00800D2D" w:rsidRPr="008E510D" w:rsidRDefault="00800D2D" w:rsidP="00800D2D">
      <w:pPr>
        <w:pStyle w:val="StandardWeb"/>
        <w:rPr>
          <w:lang w:val="en-US"/>
        </w:rPr>
      </w:pPr>
      <w:r w:rsidRPr="008E510D">
        <w:rPr>
          <w:lang w:val="en-US"/>
        </w:rPr>
        <w:t xml:space="preserve">ISO </w:t>
      </w:r>
      <w:r w:rsidR="00EE3161" w:rsidRPr="008E510D">
        <w:rPr>
          <w:lang w:val="en-US"/>
        </w:rPr>
        <w:tab/>
      </w:r>
      <w:r w:rsidR="00EE3161" w:rsidRPr="008E510D">
        <w:rPr>
          <w:lang w:val="en-US"/>
        </w:rPr>
        <w:tab/>
      </w:r>
      <w:r w:rsidRPr="008E510D">
        <w:rPr>
          <w:lang w:val="en-US"/>
        </w:rPr>
        <w:t>International Organization for Standardization</w:t>
      </w:r>
    </w:p>
    <w:p w14:paraId="5C70E5ED" w14:textId="2AB655F2" w:rsidR="00800D2D" w:rsidRPr="008E510D" w:rsidRDefault="00800D2D" w:rsidP="00800D2D">
      <w:pPr>
        <w:pStyle w:val="StandardWeb"/>
        <w:rPr>
          <w:lang w:val="en-US"/>
        </w:rPr>
      </w:pPr>
      <w:r w:rsidRPr="008E510D">
        <w:rPr>
          <w:lang w:val="en-US"/>
        </w:rPr>
        <w:t xml:space="preserve">OGC </w:t>
      </w:r>
      <w:r w:rsidR="00EE3161" w:rsidRPr="008E510D">
        <w:rPr>
          <w:lang w:val="en-US"/>
        </w:rPr>
        <w:tab/>
      </w:r>
      <w:r w:rsidR="00EE3161" w:rsidRPr="008E510D">
        <w:rPr>
          <w:lang w:val="en-US"/>
        </w:rPr>
        <w:tab/>
      </w:r>
      <w:r w:rsidRPr="008E510D">
        <w:rPr>
          <w:lang w:val="en-US"/>
        </w:rPr>
        <w:t>Open Geospatial Consortium</w:t>
      </w:r>
    </w:p>
    <w:p w14:paraId="72319F6B" w14:textId="300BDFCF" w:rsidR="00800D2D" w:rsidRPr="008E510D" w:rsidRDefault="00800D2D" w:rsidP="00800D2D">
      <w:pPr>
        <w:pStyle w:val="StandardWeb"/>
        <w:rPr>
          <w:lang w:val="en-US"/>
        </w:rPr>
      </w:pPr>
      <w:r w:rsidRPr="008E510D">
        <w:rPr>
          <w:lang w:val="en-US"/>
        </w:rPr>
        <w:t xml:space="preserve">OWL </w:t>
      </w:r>
      <w:r w:rsidR="00EE3161" w:rsidRPr="008E510D">
        <w:rPr>
          <w:lang w:val="en-US"/>
        </w:rPr>
        <w:tab/>
      </w:r>
      <w:r w:rsidR="00EE3161" w:rsidRPr="008E510D">
        <w:rPr>
          <w:lang w:val="en-US"/>
        </w:rPr>
        <w:tab/>
      </w:r>
      <w:r w:rsidRPr="008E510D">
        <w:rPr>
          <w:lang w:val="en-US"/>
        </w:rPr>
        <w:t>Web Ontology Language</w:t>
      </w:r>
    </w:p>
    <w:p w14:paraId="69DD007E" w14:textId="5664B335" w:rsidR="00E357E5" w:rsidRDefault="00E357E5" w:rsidP="00800D2D">
      <w:pPr>
        <w:pStyle w:val="StandardWeb"/>
        <w:rPr>
          <w:lang w:val="en-US"/>
        </w:rPr>
      </w:pPr>
      <w:r>
        <w:rPr>
          <w:lang w:val="en-US"/>
        </w:rPr>
        <w:t>RDF</w:t>
      </w:r>
      <w:r>
        <w:rPr>
          <w:lang w:val="en-US"/>
        </w:rPr>
        <w:tab/>
      </w:r>
      <w:r>
        <w:rPr>
          <w:lang w:val="en-US"/>
        </w:rPr>
        <w:tab/>
        <w:t>Resource Description Framework</w:t>
      </w:r>
    </w:p>
    <w:p w14:paraId="74BDC268" w14:textId="5295D932" w:rsidR="00800D2D" w:rsidRPr="008E510D" w:rsidRDefault="00800D2D" w:rsidP="00800D2D">
      <w:pPr>
        <w:pStyle w:val="StandardWeb"/>
        <w:rPr>
          <w:lang w:val="en-US"/>
        </w:rPr>
      </w:pPr>
      <w:r w:rsidRPr="008E510D">
        <w:rPr>
          <w:lang w:val="en-US"/>
        </w:rPr>
        <w:t xml:space="preserve">UML </w:t>
      </w:r>
      <w:r w:rsidR="00EE3161" w:rsidRPr="008E510D">
        <w:rPr>
          <w:lang w:val="en-US"/>
        </w:rPr>
        <w:tab/>
      </w:r>
      <w:r w:rsidR="00EE3161" w:rsidRPr="008E510D">
        <w:rPr>
          <w:lang w:val="en-US"/>
        </w:rPr>
        <w:tab/>
      </w:r>
      <w:r w:rsidRPr="008E510D">
        <w:rPr>
          <w:lang w:val="en-US"/>
        </w:rPr>
        <w:t>Unified Modeling Language</w:t>
      </w:r>
    </w:p>
    <w:p w14:paraId="2023502B" w14:textId="0E00F0E2" w:rsidR="00E357E5" w:rsidRPr="006B7AC4" w:rsidRDefault="00800D2D" w:rsidP="00E357E5">
      <w:pPr>
        <w:pStyle w:val="StandardWeb"/>
        <w:ind w:left="1440" w:hanging="1440"/>
        <w:rPr>
          <w:lang w:val="en-US"/>
        </w:rPr>
      </w:pPr>
      <w:r w:rsidRPr="00AF4F4F">
        <w:rPr>
          <w:lang w:val="en-US"/>
        </w:rPr>
        <w:lastRenderedPageBreak/>
        <w:t>WaterML 2</w:t>
      </w:r>
      <w:r w:rsidR="00EE3161" w:rsidRPr="00AF4F4F">
        <w:rPr>
          <w:lang w:val="en-US"/>
        </w:rPr>
        <w:tab/>
      </w:r>
      <w:r w:rsidR="00E357E5" w:rsidRPr="00AF4F4F">
        <w:rPr>
          <w:lang w:val="en-US"/>
        </w:rPr>
        <w:t xml:space="preserve">working title for </w:t>
      </w:r>
      <w:r w:rsidR="00C20785" w:rsidRPr="00AF4F4F">
        <w:rPr>
          <w:lang w:val="en-US"/>
        </w:rPr>
        <w:t xml:space="preserve">the </w:t>
      </w:r>
      <w:r w:rsidR="00E357E5" w:rsidRPr="00AF4F4F">
        <w:rPr>
          <w:lang w:val="en-US"/>
        </w:rPr>
        <w:t>indented suite of water-related OGC standards</w:t>
      </w:r>
    </w:p>
    <w:p w14:paraId="2E3572F9" w14:textId="586599A0" w:rsidR="00800D2D" w:rsidRPr="008E510D" w:rsidRDefault="00800D2D" w:rsidP="00800D2D">
      <w:pPr>
        <w:pStyle w:val="StandardWeb"/>
        <w:rPr>
          <w:lang w:val="en-US"/>
        </w:rPr>
      </w:pPr>
      <w:r w:rsidRPr="008E510D">
        <w:rPr>
          <w:lang w:val="en-US"/>
        </w:rPr>
        <w:t xml:space="preserve">WIS </w:t>
      </w:r>
      <w:r w:rsidR="00EE3161" w:rsidRPr="008E510D">
        <w:rPr>
          <w:lang w:val="en-US"/>
        </w:rPr>
        <w:tab/>
      </w:r>
      <w:r w:rsidR="00EE3161" w:rsidRPr="008E510D">
        <w:rPr>
          <w:lang w:val="en-US"/>
        </w:rPr>
        <w:tab/>
      </w:r>
      <w:r w:rsidRPr="008E510D">
        <w:rPr>
          <w:lang w:val="en-US"/>
        </w:rPr>
        <w:t>WMO Information System</w:t>
      </w:r>
    </w:p>
    <w:p w14:paraId="538885AF" w14:textId="4CC37DDE" w:rsidR="00800D2D" w:rsidRPr="008E510D" w:rsidRDefault="00800D2D" w:rsidP="00800D2D">
      <w:pPr>
        <w:pStyle w:val="StandardWeb"/>
        <w:rPr>
          <w:lang w:val="en-US"/>
        </w:rPr>
      </w:pPr>
      <w:r w:rsidRPr="008E510D">
        <w:rPr>
          <w:lang w:val="en-US"/>
        </w:rPr>
        <w:t xml:space="preserve">WIGOS </w:t>
      </w:r>
      <w:r w:rsidR="00EE3161" w:rsidRPr="008E510D">
        <w:rPr>
          <w:lang w:val="en-US"/>
        </w:rPr>
        <w:tab/>
      </w:r>
      <w:r w:rsidRPr="008E510D">
        <w:rPr>
          <w:lang w:val="en-US"/>
        </w:rPr>
        <w:t>WMO Integrated Global Observing System</w:t>
      </w:r>
    </w:p>
    <w:p w14:paraId="377D7280" w14:textId="02C09953" w:rsidR="00800D2D" w:rsidRPr="008E510D" w:rsidRDefault="00800D2D" w:rsidP="00800D2D">
      <w:pPr>
        <w:pStyle w:val="StandardWeb"/>
        <w:rPr>
          <w:lang w:val="en-US"/>
        </w:rPr>
      </w:pPr>
      <w:r w:rsidRPr="008E510D">
        <w:rPr>
          <w:lang w:val="en-US"/>
        </w:rPr>
        <w:t xml:space="preserve">WMO </w:t>
      </w:r>
      <w:r w:rsidR="00EE3161" w:rsidRPr="008E510D">
        <w:rPr>
          <w:lang w:val="en-US"/>
        </w:rPr>
        <w:tab/>
      </w:r>
      <w:r w:rsidR="00EE3161" w:rsidRPr="008E510D">
        <w:rPr>
          <w:lang w:val="en-US"/>
        </w:rPr>
        <w:tab/>
      </w:r>
      <w:r w:rsidRPr="008E510D">
        <w:rPr>
          <w:lang w:val="en-US"/>
        </w:rPr>
        <w:t>World Meteorological Organization</w:t>
      </w:r>
    </w:p>
    <w:p w14:paraId="629E6FDD" w14:textId="66C3304D" w:rsidR="00800D2D" w:rsidRPr="008E510D" w:rsidRDefault="00800D2D" w:rsidP="00800D2D">
      <w:pPr>
        <w:pStyle w:val="StandardWeb"/>
        <w:rPr>
          <w:lang w:val="en-US"/>
        </w:rPr>
      </w:pPr>
      <w:r w:rsidRPr="008E510D">
        <w:rPr>
          <w:lang w:val="en-US"/>
        </w:rPr>
        <w:t xml:space="preserve">XML </w:t>
      </w:r>
      <w:r w:rsidR="00EE3161" w:rsidRPr="008E510D">
        <w:rPr>
          <w:lang w:val="en-US"/>
        </w:rPr>
        <w:tab/>
      </w:r>
      <w:r w:rsidR="00EE3161" w:rsidRPr="008E510D">
        <w:rPr>
          <w:lang w:val="en-US"/>
        </w:rPr>
        <w:tab/>
      </w:r>
      <w:proofErr w:type="spellStart"/>
      <w:r w:rsidRPr="008E510D">
        <w:rPr>
          <w:lang w:val="en-US"/>
        </w:rPr>
        <w:t>eXtensible</w:t>
      </w:r>
      <w:proofErr w:type="spellEnd"/>
      <w:r w:rsidRPr="008E510D">
        <w:rPr>
          <w:lang w:val="en-US"/>
        </w:rPr>
        <w:t xml:space="preserve"> Markup Language</w:t>
      </w:r>
    </w:p>
    <w:p w14:paraId="7336698B" w14:textId="231CBE4B" w:rsidR="00800D2D" w:rsidRPr="008E510D" w:rsidRDefault="00800D2D" w:rsidP="00834E29">
      <w:pPr>
        <w:pStyle w:val="berschrift2"/>
      </w:pPr>
      <w:bookmarkStart w:id="26" w:name="_Toc458775725"/>
      <w:bookmarkStart w:id="27" w:name="_Toc471741641"/>
      <w:r w:rsidRPr="008E510D">
        <w:t>UML notation</w:t>
      </w:r>
      <w:bookmarkEnd w:id="26"/>
      <w:bookmarkEnd w:id="27"/>
    </w:p>
    <w:p w14:paraId="097BE7CB" w14:textId="2B5190F2" w:rsidR="00800D2D" w:rsidRPr="008E510D" w:rsidRDefault="00800D2D" w:rsidP="00450C77">
      <w:pPr>
        <w:pStyle w:val="StandardWeb"/>
        <w:jc w:val="both"/>
        <w:rPr>
          <w:lang w:val="en-US"/>
        </w:rPr>
      </w:pPr>
      <w:r w:rsidRPr="008E510D">
        <w:rPr>
          <w:lang w:val="en-US"/>
        </w:rPr>
        <w:t>Most diagrams that appear in this specification are presented using the Unified Modeling Language (UML) static structure diagram, as described in Sub</w:t>
      </w:r>
      <w:r w:rsidR="001E2095">
        <w:rPr>
          <w:lang w:val="en-US"/>
        </w:rPr>
        <w:t>-</w:t>
      </w:r>
      <w:r w:rsidRPr="008E510D">
        <w:rPr>
          <w:lang w:val="en-US"/>
        </w:rPr>
        <w:t xml:space="preserve">clause 5.2 of the OGC Web Services Common Implementation Specification (OGC 04-016r2). UML classes are named in </w:t>
      </w:r>
      <w:proofErr w:type="spellStart"/>
      <w:r w:rsidRPr="008E510D">
        <w:rPr>
          <w:lang w:val="en-US"/>
        </w:rPr>
        <w:t>UpperCamelCase</w:t>
      </w:r>
      <w:proofErr w:type="spellEnd"/>
      <w:r w:rsidRPr="008E510D">
        <w:rPr>
          <w:lang w:val="en-US"/>
        </w:rPr>
        <w:t xml:space="preserve"> and property names in </w:t>
      </w:r>
      <w:proofErr w:type="spellStart"/>
      <w:r w:rsidRPr="008E510D">
        <w:rPr>
          <w:lang w:val="en-US"/>
        </w:rPr>
        <w:t>lowerCamelCase</w:t>
      </w:r>
      <w:proofErr w:type="spellEnd"/>
      <w:r w:rsidRPr="008E510D">
        <w:rPr>
          <w:lang w:val="en-US"/>
        </w:rPr>
        <w:t>.</w:t>
      </w:r>
    </w:p>
    <w:p w14:paraId="7178189B" w14:textId="35CD74EC" w:rsidR="00800D2D" w:rsidRPr="008E510D" w:rsidRDefault="00800D2D" w:rsidP="00834E29">
      <w:pPr>
        <w:pStyle w:val="berschrift2"/>
      </w:pPr>
      <w:bookmarkStart w:id="28" w:name="_Toc458775726"/>
      <w:bookmarkStart w:id="29" w:name="_Toc471741642"/>
      <w:r w:rsidRPr="008E510D">
        <w:t>WMO Terminology</w:t>
      </w:r>
      <w:bookmarkEnd w:id="28"/>
      <w:bookmarkEnd w:id="29"/>
    </w:p>
    <w:p w14:paraId="2754E58D" w14:textId="3C1E0AA3" w:rsidR="00800D2D" w:rsidRPr="008E510D" w:rsidRDefault="00800D2D" w:rsidP="00450C77">
      <w:pPr>
        <w:pStyle w:val="StandardWeb"/>
        <w:jc w:val="both"/>
        <w:rPr>
          <w:lang w:val="en-US"/>
        </w:rPr>
      </w:pPr>
      <w:r w:rsidRPr="008E510D">
        <w:rPr>
          <w:lang w:val="en-US"/>
        </w:rPr>
        <w:t>The H</w:t>
      </w:r>
      <w:r w:rsidR="007267C1">
        <w:rPr>
          <w:lang w:val="en-US"/>
        </w:rPr>
        <w:t>Y_Features model uses—</w:t>
      </w:r>
      <w:r w:rsidRPr="008E510D">
        <w:rPr>
          <w:lang w:val="en-US"/>
        </w:rPr>
        <w:t>as</w:t>
      </w:r>
      <w:r w:rsidR="007267C1">
        <w:rPr>
          <w:lang w:val="en-US"/>
        </w:rPr>
        <w:t xml:space="preserve"> far as possible—</w:t>
      </w:r>
      <w:r w:rsidRPr="008E510D">
        <w:rPr>
          <w:lang w:val="en-US"/>
        </w:rPr>
        <w:t xml:space="preserve">terminology recommended by the WMO Commission for Hydrology for use in the WMO Member countries. The key reference is the "International Glossary of Hydrology" </w:t>
      </w:r>
      <w:r w:rsidR="00110451">
        <w:rPr>
          <w:lang w:val="en-US"/>
        </w:rPr>
        <w:t>[9]</w:t>
      </w:r>
      <w:r w:rsidR="000E6040" w:rsidRPr="000E6040">
        <w:rPr>
          <w:rStyle w:val="Funotenzeichen"/>
          <w:lang w:val="en-US"/>
        </w:rPr>
        <w:t xml:space="preserve"> </w:t>
      </w:r>
      <w:r w:rsidR="000E6040">
        <w:rPr>
          <w:rStyle w:val="Funotenzeichen"/>
          <w:lang w:val="en-US"/>
        </w:rPr>
        <w:footnoteReference w:id="2"/>
      </w:r>
      <w:r w:rsidRPr="008E510D">
        <w:rPr>
          <w:lang w:val="en-US"/>
        </w:rPr>
        <w:t>, a joint publication of the WMO and the UNESCO</w:t>
      </w:r>
      <w:r w:rsidR="000E6040">
        <w:rPr>
          <w:lang w:val="en-US"/>
        </w:rPr>
        <w:t xml:space="preserve"> (</w:t>
      </w:r>
      <w:r w:rsidR="000E6040">
        <w:rPr>
          <w:rStyle w:val="shorttext"/>
          <w:lang w:val="en"/>
        </w:rPr>
        <w:t>hereinafter referred to as WMO/UNESCO glossary of hydrology).</w:t>
      </w:r>
      <w:r w:rsidRPr="008E510D">
        <w:rPr>
          <w:lang w:val="en-US"/>
        </w:rPr>
        <w:t xml:space="preserve"> Wherever appropriate, terms from this glossary are applied to the feature concepts in this standard to capture meaning and contextual relationships. The synonym approach widely used in this glossary is interpreted </w:t>
      </w:r>
      <w:r w:rsidR="005E3467">
        <w:rPr>
          <w:lang w:val="en-US"/>
        </w:rPr>
        <w:t xml:space="preserve">as signifying that synonymous </w:t>
      </w:r>
      <w:r w:rsidRPr="008E510D">
        <w:rPr>
          <w:lang w:val="en-US"/>
        </w:rPr>
        <w:t>terms</w:t>
      </w:r>
      <w:r w:rsidR="005E3467">
        <w:rPr>
          <w:lang w:val="en-US"/>
        </w:rPr>
        <w:t xml:space="preserve"> are not necessarily </w:t>
      </w:r>
      <w:r w:rsidRPr="008E510D">
        <w:rPr>
          <w:lang w:val="en-US"/>
        </w:rPr>
        <w:t xml:space="preserve">synonymous in every respect. Differences in terminology were explored through reconciling the explicit definitions documented in the glossary with </w:t>
      </w:r>
      <w:r w:rsidR="00806095">
        <w:rPr>
          <w:lang w:val="en-US"/>
        </w:rPr>
        <w:t>usage</w:t>
      </w:r>
      <w:r w:rsidR="00806095" w:rsidRPr="008E510D">
        <w:rPr>
          <w:lang w:val="en-US"/>
        </w:rPr>
        <w:t xml:space="preserve"> </w:t>
      </w:r>
      <w:r w:rsidRPr="008E510D">
        <w:rPr>
          <w:lang w:val="en-US"/>
        </w:rPr>
        <w:t>reflected in various data sets and products</w:t>
      </w:r>
      <w:r w:rsidR="007267C1">
        <w:rPr>
          <w:lang w:val="en-US"/>
        </w:rPr>
        <w:t>.</w:t>
      </w:r>
      <w:r w:rsidRPr="008E510D">
        <w:rPr>
          <w:lang w:val="en-US"/>
        </w:rPr>
        <w:t xml:space="preserve"> </w:t>
      </w:r>
      <w:r w:rsidR="007267C1">
        <w:rPr>
          <w:lang w:val="en-US"/>
        </w:rPr>
        <w:t xml:space="preserve">The </w:t>
      </w:r>
      <w:r w:rsidRPr="008E510D">
        <w:rPr>
          <w:lang w:val="en-US"/>
        </w:rPr>
        <w:t>accepted term</w:t>
      </w:r>
      <w:r w:rsidR="007267C1">
        <w:rPr>
          <w:lang w:val="en-US"/>
        </w:rPr>
        <w:t>s were augmented</w:t>
      </w:r>
      <w:r w:rsidRPr="008E510D">
        <w:rPr>
          <w:lang w:val="en-US"/>
        </w:rPr>
        <w:t xml:space="preserve"> with the relationships </w:t>
      </w:r>
      <w:r w:rsidR="007267C1">
        <w:rPr>
          <w:lang w:val="en-US"/>
        </w:rPr>
        <w:t>inferred from other terminology</w:t>
      </w:r>
      <w:r w:rsidRPr="008E510D">
        <w:rPr>
          <w:lang w:val="en-US"/>
        </w:rPr>
        <w:t xml:space="preserve"> </w:t>
      </w:r>
      <w:r w:rsidR="007267C1">
        <w:rPr>
          <w:lang w:val="en-US"/>
        </w:rPr>
        <w:t>i</w:t>
      </w:r>
      <w:r w:rsidRPr="008E510D">
        <w:rPr>
          <w:lang w:val="en-US"/>
        </w:rPr>
        <w:t xml:space="preserve">n order to </w:t>
      </w:r>
      <w:r w:rsidR="008137B6">
        <w:rPr>
          <w:lang w:val="en-US"/>
        </w:rPr>
        <w:t xml:space="preserve">define </w:t>
      </w:r>
      <w:r w:rsidRPr="008E510D">
        <w:rPr>
          <w:lang w:val="en-US"/>
        </w:rPr>
        <w:t>complex terms that</w:t>
      </w:r>
      <w:r w:rsidR="007267C1">
        <w:rPr>
          <w:lang w:val="en-US"/>
        </w:rPr>
        <w:t xml:space="preserve"> do</w:t>
      </w:r>
      <w:r w:rsidRPr="008E510D">
        <w:rPr>
          <w:lang w:val="en-US"/>
        </w:rPr>
        <w:t xml:space="preserve"> not </w:t>
      </w:r>
      <w:r w:rsidR="008137B6">
        <w:rPr>
          <w:lang w:val="en-US"/>
        </w:rPr>
        <w:t xml:space="preserve">clearly distinguish between a specific </w:t>
      </w:r>
      <w:r w:rsidRPr="008E510D">
        <w:rPr>
          <w:lang w:val="en-US"/>
        </w:rPr>
        <w:t>logic</w:t>
      </w:r>
      <w:r w:rsidR="007267C1">
        <w:rPr>
          <w:lang w:val="en-US"/>
        </w:rPr>
        <w:t>al</w:t>
      </w:r>
      <w:r w:rsidRPr="008E510D">
        <w:rPr>
          <w:lang w:val="en-US"/>
        </w:rPr>
        <w:t xml:space="preserve"> concept and its geometric represent</w:t>
      </w:r>
      <w:r w:rsidR="008137B6">
        <w:rPr>
          <w:lang w:val="en-US"/>
        </w:rPr>
        <w:t>ation</w:t>
      </w:r>
      <w:r w:rsidR="007267C1">
        <w:rPr>
          <w:lang w:val="en-US"/>
        </w:rPr>
        <w:t xml:space="preserve"> or between a </w:t>
      </w:r>
      <w:r w:rsidR="008137B6">
        <w:rPr>
          <w:lang w:val="en-US"/>
        </w:rPr>
        <w:t>general term and its</w:t>
      </w:r>
      <w:r w:rsidR="007267C1">
        <w:rPr>
          <w:lang w:val="en-US"/>
        </w:rPr>
        <w:t xml:space="preserve"> specific</w:t>
      </w:r>
      <w:r w:rsidRPr="008E510D">
        <w:rPr>
          <w:lang w:val="en-US"/>
        </w:rPr>
        <w:t xml:space="preserve"> co</w:t>
      </w:r>
      <w:r w:rsidR="007267C1">
        <w:rPr>
          <w:lang w:val="en-US"/>
        </w:rPr>
        <w:t>nceptual meaning</w:t>
      </w:r>
      <w:r w:rsidRPr="008E510D">
        <w:rPr>
          <w:lang w:val="en-US"/>
        </w:rPr>
        <w:t>. The definitions used in the conceptual model described in this standard may be understood as a conceptual refining</w:t>
      </w:r>
      <w:r w:rsidR="003A7673">
        <w:rPr>
          <w:lang w:val="en-US"/>
        </w:rPr>
        <w:t xml:space="preserve"> and/or narrowing</w:t>
      </w:r>
      <w:r w:rsidRPr="008E510D">
        <w:rPr>
          <w:lang w:val="en-US"/>
        </w:rPr>
        <w:t xml:space="preserve"> of the definitions given in the WMO/UNESCO Glossary of Hydrology. </w:t>
      </w:r>
    </w:p>
    <w:p w14:paraId="67B91DA4" w14:textId="14A02D31" w:rsidR="00800D2D" w:rsidRPr="008E510D" w:rsidRDefault="008137B6" w:rsidP="00450C77">
      <w:pPr>
        <w:pStyle w:val="StandardWeb"/>
        <w:jc w:val="both"/>
        <w:rPr>
          <w:lang w:val="en-US"/>
        </w:rPr>
      </w:pPr>
      <w:r>
        <w:rPr>
          <w:lang w:val="en-US"/>
        </w:rPr>
        <w:t>Though rooted in the</w:t>
      </w:r>
      <w:r w:rsidR="00800D2D" w:rsidRPr="008E510D">
        <w:rPr>
          <w:lang w:val="en-US"/>
        </w:rPr>
        <w:t xml:space="preserve"> definitions given in the WMO</w:t>
      </w:r>
      <w:r w:rsidR="003602D6">
        <w:rPr>
          <w:lang w:val="en-US"/>
        </w:rPr>
        <w:t>/UNESCO</w:t>
      </w:r>
      <w:r w:rsidR="00800D2D" w:rsidRPr="008E510D">
        <w:rPr>
          <w:lang w:val="en-US"/>
        </w:rPr>
        <w:t xml:space="preserve"> Glossary of Hydrology, </w:t>
      </w:r>
      <w:r w:rsidR="00A97A32">
        <w:rPr>
          <w:lang w:val="en-US"/>
        </w:rPr>
        <w:t>many</w:t>
      </w:r>
      <w:r w:rsidR="003A7673">
        <w:rPr>
          <w:lang w:val="en-US"/>
        </w:rPr>
        <w:t xml:space="preserve"> of </w:t>
      </w:r>
      <w:r w:rsidR="00800D2D" w:rsidRPr="008E510D">
        <w:rPr>
          <w:lang w:val="en-US"/>
        </w:rPr>
        <w:t>the hydrologic features in this standard</w:t>
      </w:r>
      <w:r w:rsidR="003A7673">
        <w:rPr>
          <w:lang w:val="en-US"/>
        </w:rPr>
        <w:t xml:space="preserve"> </w:t>
      </w:r>
      <w:r w:rsidR="00951D97">
        <w:rPr>
          <w:lang w:val="en-US"/>
        </w:rPr>
        <w:t>have been</w:t>
      </w:r>
      <w:r w:rsidR="003A7673">
        <w:rPr>
          <w:lang w:val="en-US"/>
        </w:rPr>
        <w:t xml:space="preserve"> defined </w:t>
      </w:r>
      <w:r w:rsidR="00951D97">
        <w:rPr>
          <w:lang w:val="en-US"/>
        </w:rPr>
        <w:t xml:space="preserve">more </w:t>
      </w:r>
      <w:r w:rsidR="003A7673">
        <w:rPr>
          <w:lang w:val="en-US"/>
        </w:rPr>
        <w:t xml:space="preserve">specifically </w:t>
      </w:r>
      <w:r w:rsidR="00951D97">
        <w:rPr>
          <w:lang w:val="en-US"/>
        </w:rPr>
        <w:t>for relevance to the</w:t>
      </w:r>
      <w:r w:rsidR="003A7673">
        <w:rPr>
          <w:lang w:val="en-US"/>
        </w:rPr>
        <w:t xml:space="preserve"> </w:t>
      </w:r>
      <w:r w:rsidR="00800D2D" w:rsidRPr="008E510D">
        <w:rPr>
          <w:lang w:val="en-US"/>
        </w:rPr>
        <w:t>surface water</w:t>
      </w:r>
      <w:r w:rsidR="003A7673">
        <w:rPr>
          <w:lang w:val="en-US"/>
        </w:rPr>
        <w:t xml:space="preserve"> domain</w:t>
      </w:r>
      <w:r w:rsidR="00800D2D" w:rsidRPr="008E510D">
        <w:rPr>
          <w:lang w:val="en-US"/>
        </w:rPr>
        <w:t xml:space="preserve">. </w:t>
      </w:r>
      <w:r w:rsidR="00800D2D" w:rsidRPr="00951D97">
        <w:rPr>
          <w:lang w:val="en-US"/>
        </w:rPr>
        <w:t xml:space="preserve">Some requirements defined in this standard refer to the Scoped Name concept of </w:t>
      </w:r>
      <w:r w:rsidR="001E2095" w:rsidRPr="00951D97">
        <w:rPr>
          <w:lang w:val="en-US"/>
        </w:rPr>
        <w:t xml:space="preserve">ISO 19103: </w:t>
      </w:r>
      <w:r w:rsidR="003F0677" w:rsidRPr="00951D97">
        <w:rPr>
          <w:lang w:val="en-US"/>
        </w:rPr>
        <w:t>Conceptual Schema</w:t>
      </w:r>
      <w:r w:rsidR="00951D97">
        <w:rPr>
          <w:lang w:val="en-US"/>
        </w:rPr>
        <w:t xml:space="preserve"> and any such </w:t>
      </w:r>
      <w:r w:rsidR="00800D2D" w:rsidRPr="001E24C1">
        <w:rPr>
          <w:rStyle w:val="Hervorhebung"/>
          <w:i w:val="0"/>
          <w:lang w:val="en-US"/>
        </w:rPr>
        <w:t>Scoped Name</w:t>
      </w:r>
      <w:r w:rsidR="00800D2D" w:rsidRPr="00951D97">
        <w:rPr>
          <w:lang w:val="en-US"/>
        </w:rPr>
        <w:t xml:space="preserve"> </w:t>
      </w:r>
      <w:r w:rsidR="00951D97">
        <w:rPr>
          <w:lang w:val="en-US"/>
        </w:rPr>
        <w:t xml:space="preserve">implementations </w:t>
      </w:r>
      <w:r w:rsidR="00800D2D" w:rsidRPr="00951D97">
        <w:rPr>
          <w:lang w:val="en-US"/>
        </w:rPr>
        <w:t>should reflect</w:t>
      </w:r>
      <w:r w:rsidR="00951D97">
        <w:rPr>
          <w:lang w:val="en-US"/>
        </w:rPr>
        <w:t xml:space="preserve"> if possible</w:t>
      </w:r>
      <w:r w:rsidR="00800D2D" w:rsidRPr="00951D97">
        <w:rPr>
          <w:lang w:val="en-US"/>
        </w:rPr>
        <w:t xml:space="preserve"> a name endorsed by the WMO.</w:t>
      </w:r>
    </w:p>
    <w:p w14:paraId="43B31D15" w14:textId="325ED3D9" w:rsidR="00800D2D" w:rsidRPr="008E510D" w:rsidRDefault="00800D2D" w:rsidP="00834E29">
      <w:pPr>
        <w:pStyle w:val="berschrift2"/>
      </w:pPr>
      <w:bookmarkStart w:id="30" w:name="_Toc458775727"/>
      <w:bookmarkStart w:id="31" w:name="_Toc471741643"/>
      <w:r w:rsidRPr="008E510D">
        <w:lastRenderedPageBreak/>
        <w:t>Naming convention</w:t>
      </w:r>
      <w:bookmarkEnd w:id="30"/>
      <w:bookmarkEnd w:id="31"/>
    </w:p>
    <w:p w14:paraId="64823612" w14:textId="759DC1B0" w:rsidR="00F22CC8" w:rsidRPr="00F22CC8" w:rsidRDefault="00800D2D" w:rsidP="00F22CC8">
      <w:pPr>
        <w:pStyle w:val="StandardWeb"/>
        <w:jc w:val="both"/>
        <w:rPr>
          <w:lang w:val="en-US"/>
        </w:rPr>
      </w:pPr>
      <w:r w:rsidRPr="008E510D">
        <w:rPr>
          <w:lang w:val="en-US"/>
        </w:rPr>
        <w:t xml:space="preserve">The </w:t>
      </w:r>
      <w:r w:rsidRPr="008E510D">
        <w:rPr>
          <w:rStyle w:val="Hervorhebung"/>
          <w:lang w:val="en-US"/>
        </w:rPr>
        <w:t>HY</w:t>
      </w:r>
      <w:r w:rsidRPr="008E510D">
        <w:rPr>
          <w:lang w:val="en-US"/>
        </w:rPr>
        <w:t xml:space="preserve">-prefix used in the UML model follows the ISO naming conventions for UML elements. There is no explicit requirement to use this </w:t>
      </w:r>
      <w:r w:rsidR="005C59DE">
        <w:rPr>
          <w:lang w:val="en-US"/>
        </w:rPr>
        <w:t xml:space="preserve">same </w:t>
      </w:r>
      <w:r w:rsidRPr="008E510D">
        <w:rPr>
          <w:lang w:val="en-US"/>
        </w:rPr>
        <w:t>name in a</w:t>
      </w:r>
      <w:r w:rsidR="005C59DE">
        <w:rPr>
          <w:lang w:val="en-US"/>
        </w:rPr>
        <w:t xml:space="preserve"> corresponding</w:t>
      </w:r>
      <w:r w:rsidRPr="008E510D">
        <w:rPr>
          <w:lang w:val="en-US"/>
        </w:rPr>
        <w:t xml:space="preserve"> implement</w:t>
      </w:r>
      <w:r w:rsidR="005C59DE">
        <w:rPr>
          <w:lang w:val="en-US"/>
        </w:rPr>
        <w:t>ed term</w:t>
      </w:r>
      <w:r w:rsidRPr="008E510D">
        <w:rPr>
          <w:lang w:val="en-US"/>
        </w:rPr>
        <w:t xml:space="preserve"> </w:t>
      </w:r>
      <w:r w:rsidR="005C59DE">
        <w:rPr>
          <w:lang w:val="en-US"/>
        </w:rPr>
        <w:t xml:space="preserve">but </w:t>
      </w:r>
      <w:r w:rsidR="00951D97">
        <w:rPr>
          <w:lang w:val="en-US"/>
        </w:rPr>
        <w:t>conformance will require that each</w:t>
      </w:r>
      <w:r w:rsidRPr="008E510D">
        <w:rPr>
          <w:lang w:val="en-US"/>
        </w:rPr>
        <w:t xml:space="preserve"> </w:t>
      </w:r>
      <w:r w:rsidR="00951D97">
        <w:rPr>
          <w:lang w:val="en-US"/>
        </w:rPr>
        <w:t xml:space="preserve">such </w:t>
      </w:r>
      <w:r w:rsidR="005C59DE">
        <w:rPr>
          <w:lang w:val="en-US"/>
        </w:rPr>
        <w:t xml:space="preserve">term </w:t>
      </w:r>
      <w:r w:rsidR="00951D97">
        <w:rPr>
          <w:lang w:val="en-US"/>
        </w:rPr>
        <w:t>be clearly connected back to</w:t>
      </w:r>
      <w:r w:rsidR="005C59DE">
        <w:rPr>
          <w:lang w:val="en-US"/>
        </w:rPr>
        <w:t xml:space="preserve"> </w:t>
      </w:r>
      <w:r w:rsidR="00951D97">
        <w:rPr>
          <w:lang w:val="en-US"/>
        </w:rPr>
        <w:t>its corresponding conceptual model term</w:t>
      </w:r>
      <w:r w:rsidRPr="008E510D">
        <w:rPr>
          <w:lang w:val="en-US"/>
        </w:rPr>
        <w:t>.</w:t>
      </w:r>
      <w:r w:rsidR="00F22CC8">
        <w:rPr>
          <w:lang w:val="en-US"/>
        </w:rPr>
        <w:t xml:space="preserve"> </w:t>
      </w:r>
    </w:p>
    <w:p w14:paraId="13E711C2" w14:textId="40D3BF4A" w:rsidR="00852DE1" w:rsidRPr="008E510D" w:rsidRDefault="00852DE1" w:rsidP="00834E29">
      <w:pPr>
        <w:pStyle w:val="berschrift1"/>
      </w:pPr>
      <w:bookmarkStart w:id="32" w:name="_Toc458775728"/>
      <w:bookmarkStart w:id="33" w:name="_Toc471741644"/>
      <w:r w:rsidRPr="008E510D">
        <w:t>Clauses not Containing Normative Material</w:t>
      </w:r>
      <w:bookmarkEnd w:id="32"/>
      <w:bookmarkEnd w:id="33"/>
    </w:p>
    <w:p w14:paraId="22A0E95D" w14:textId="460A9127" w:rsidR="00852DE1" w:rsidRPr="008E510D" w:rsidRDefault="005C59DE" w:rsidP="00834E29">
      <w:pPr>
        <w:pStyle w:val="berschrift2"/>
      </w:pPr>
      <w:bookmarkStart w:id="34" w:name="_Toc458775729"/>
      <w:bookmarkStart w:id="35" w:name="_Toc471741645"/>
      <w:r>
        <w:t xml:space="preserve">Hydrology </w:t>
      </w:r>
      <w:r w:rsidR="00852DE1" w:rsidRPr="008E510D">
        <w:t>phenomen</w:t>
      </w:r>
      <w:r w:rsidR="00544C35">
        <w:t xml:space="preserve">a </w:t>
      </w:r>
      <w:r>
        <w:t xml:space="preserve">and </w:t>
      </w:r>
      <w:r w:rsidR="00544C35">
        <w:t>the catchment concept</w:t>
      </w:r>
      <w:bookmarkEnd w:id="34"/>
      <w:bookmarkEnd w:id="35"/>
    </w:p>
    <w:p w14:paraId="12255CDF" w14:textId="164E7A7F" w:rsidR="00852DE1" w:rsidRPr="008E510D" w:rsidRDefault="00852DE1" w:rsidP="00450C77">
      <w:pPr>
        <w:pStyle w:val="StandardWeb"/>
        <w:jc w:val="both"/>
        <w:rPr>
          <w:lang w:val="en-US"/>
        </w:rPr>
      </w:pPr>
      <w:r w:rsidRPr="008E510D">
        <w:rPr>
          <w:lang w:val="en-US"/>
        </w:rPr>
        <w:t>Processes that continuously deplete and replenish water resources cause or result in a wide range of phenomena that are the subject of monitoring, modeling and reporting in hydrology and related sciences. These distinctly named or otherwise uniquely identified real-world hydrologic phenomena are conceptualized as hydrologic feature</w:t>
      </w:r>
      <w:r w:rsidR="00D132CC">
        <w:rPr>
          <w:lang w:val="en-US"/>
        </w:rPr>
        <w:t xml:space="preserve">s </w:t>
      </w:r>
      <w:r w:rsidRPr="008E510D">
        <w:rPr>
          <w:lang w:val="en-US"/>
        </w:rPr>
        <w:t>in this standard.</w:t>
      </w:r>
    </w:p>
    <w:p w14:paraId="3689CEA9" w14:textId="77777777" w:rsidR="009E1AE7" w:rsidRPr="008E510D" w:rsidRDefault="00834985" w:rsidP="009E1AE7">
      <w:pPr>
        <w:keepNext/>
      </w:pPr>
      <w:r w:rsidRPr="008E510D">
        <w:rPr>
          <w:noProof/>
        </w:rPr>
        <w:drawing>
          <wp:inline distT="0" distB="0" distL="0" distR="0" wp14:anchorId="21A5B5FD" wp14:editId="6D437DB4">
            <wp:extent cx="5423535" cy="3712845"/>
            <wp:effectExtent l="0" t="0" r="5715" b="1905"/>
            <wp:docPr id="1" name="Grafik 1" descr="Water_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_cyc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3535" cy="3712845"/>
                    </a:xfrm>
                    <a:prstGeom prst="rect">
                      <a:avLst/>
                    </a:prstGeom>
                    <a:noFill/>
                  </pic:spPr>
                </pic:pic>
              </a:graphicData>
            </a:graphic>
          </wp:inline>
        </w:drawing>
      </w:r>
    </w:p>
    <w:p w14:paraId="40369976" w14:textId="7D27EC73" w:rsidR="00574CED" w:rsidRPr="008E510D" w:rsidRDefault="009E1AE7" w:rsidP="00834E29">
      <w:pPr>
        <w:pStyle w:val="OGCFigure"/>
        <w:outlineLvl w:val="0"/>
      </w:pPr>
      <w:bookmarkStart w:id="36" w:name="_Ref458763686"/>
      <w:bookmarkStart w:id="37" w:name="_Toc471741697"/>
      <w:r w:rsidRPr="008E510D">
        <w:t xml:space="preserve">Figure </w:t>
      </w:r>
      <w:r w:rsidR="003F6442">
        <w:fldChar w:fldCharType="begin"/>
      </w:r>
      <w:r w:rsidR="003F6442">
        <w:instrText xml:space="preserve"> SEQ Figure \* ARABIC </w:instrText>
      </w:r>
      <w:r w:rsidR="003F6442">
        <w:fldChar w:fldCharType="separate"/>
      </w:r>
      <w:r w:rsidR="00135A1B">
        <w:rPr>
          <w:noProof/>
        </w:rPr>
        <w:t>2</w:t>
      </w:r>
      <w:r w:rsidR="003F6442">
        <w:rPr>
          <w:noProof/>
        </w:rPr>
        <w:fldChar w:fldCharType="end"/>
      </w:r>
      <w:bookmarkEnd w:id="36"/>
      <w:r w:rsidRPr="008E510D">
        <w:t>: Processes of the Hydrologic Cycle</w:t>
      </w:r>
      <w:bookmarkEnd w:id="37"/>
    </w:p>
    <w:p w14:paraId="5E9396B8" w14:textId="54DCD815" w:rsidR="00852DE1" w:rsidRPr="008E510D" w:rsidRDefault="00852DE1" w:rsidP="00450C77">
      <w:pPr>
        <w:pStyle w:val="StandardWeb"/>
        <w:jc w:val="both"/>
        <w:rPr>
          <w:lang w:val="en-US"/>
        </w:rPr>
      </w:pPr>
      <w:r w:rsidRPr="008E510D">
        <w:rPr>
          <w:lang w:val="en-US"/>
        </w:rPr>
        <w:t>Water is moving from the atmosphere to the Earth and back to the atmosphere due to the processes forming the Water Cycle (</w:t>
      </w:r>
      <w:r w:rsidR="008B0259" w:rsidRPr="008E510D">
        <w:rPr>
          <w:rStyle w:val="Hervorhebung"/>
          <w:lang w:val="en-US"/>
        </w:rPr>
        <w:fldChar w:fldCharType="begin"/>
      </w:r>
      <w:r w:rsidR="008B0259" w:rsidRPr="008E510D">
        <w:rPr>
          <w:lang w:val="en-US"/>
        </w:rPr>
        <w:instrText xml:space="preserve"> REF _Ref458763686 \h </w:instrText>
      </w:r>
      <w:r w:rsidR="00450C77">
        <w:rPr>
          <w:rStyle w:val="Hervorhebung"/>
          <w:lang w:val="en-US"/>
        </w:rPr>
        <w:instrText xml:space="preserve"> \* MERGEFORMAT </w:instrText>
      </w:r>
      <w:r w:rsidR="008B0259" w:rsidRPr="008E510D">
        <w:rPr>
          <w:rStyle w:val="Hervorhebung"/>
          <w:lang w:val="en-US"/>
        </w:rPr>
      </w:r>
      <w:r w:rsidR="008B0259" w:rsidRPr="008E510D">
        <w:rPr>
          <w:rStyle w:val="Hervorhebung"/>
          <w:lang w:val="en-US"/>
        </w:rPr>
        <w:fldChar w:fldCharType="separate"/>
      </w:r>
      <w:r w:rsidR="002E65D6" w:rsidRPr="008E510D">
        <w:t xml:space="preserve">Figure </w:t>
      </w:r>
      <w:r w:rsidR="002E65D6">
        <w:rPr>
          <w:noProof/>
        </w:rPr>
        <w:t>2</w:t>
      </w:r>
      <w:r w:rsidR="008B0259" w:rsidRPr="008E510D">
        <w:rPr>
          <w:rStyle w:val="Hervorhebung"/>
          <w:lang w:val="en-US"/>
        </w:rPr>
        <w:fldChar w:fldCharType="end"/>
      </w:r>
      <w:r w:rsidRPr="008E510D">
        <w:rPr>
          <w:lang w:val="en-US"/>
        </w:rPr>
        <w:t xml:space="preserve">). Water from precipitation reaching the land surface is accumulated in water bodies occupying empty space on the land surface or in water bearing formations of soil and rock. Excess water overflows these formations and </w:t>
      </w:r>
      <w:r w:rsidRPr="008E510D">
        <w:rPr>
          <w:lang w:val="en-US"/>
        </w:rPr>
        <w:lastRenderedPageBreak/>
        <w:t xml:space="preserve">is driven downhill by gravity. Water flowing over soil or rock causes erosion to occur. This erosion tends to concentrate flowing water into water bodies that flow downhill using a connecting system of channels intersecting other water bodies along their way to a common outlet, conceptualized as a </w:t>
      </w:r>
      <w:r w:rsidR="004C529C">
        <w:rPr>
          <w:lang w:val="en-US"/>
        </w:rPr>
        <w:t>single</w:t>
      </w:r>
      <w:r w:rsidRPr="008E510D">
        <w:rPr>
          <w:lang w:val="en-US"/>
        </w:rPr>
        <w:t xml:space="preserve"> outfall feature</w:t>
      </w:r>
      <w:r w:rsidR="001C74FE">
        <w:rPr>
          <w:lang w:val="en-US"/>
        </w:rPr>
        <w:t xml:space="preserve"> (although potentially complex or ambiguous in realization)</w:t>
      </w:r>
      <w:r w:rsidRPr="008E510D">
        <w:rPr>
          <w:lang w:val="en-US"/>
        </w:rPr>
        <w:t>.</w:t>
      </w:r>
    </w:p>
    <w:p w14:paraId="5F09E702" w14:textId="0D1379E3" w:rsidR="00852DE1" w:rsidRPr="008E510D" w:rsidRDefault="00852DE1" w:rsidP="00450C77">
      <w:pPr>
        <w:pStyle w:val="StandardWeb"/>
        <w:jc w:val="both"/>
        <w:rPr>
          <w:lang w:val="en-US"/>
        </w:rPr>
      </w:pPr>
      <w:r w:rsidRPr="008E510D">
        <w:rPr>
          <w:lang w:val="en-US"/>
        </w:rPr>
        <w:t xml:space="preserve">Looking back upstream from the outfall, the corresponding </w:t>
      </w:r>
      <w:r w:rsidR="001C74FE">
        <w:rPr>
          <w:lang w:val="en-US"/>
        </w:rPr>
        <w:t xml:space="preserve">hydrological </w:t>
      </w:r>
      <w:r w:rsidRPr="008E510D">
        <w:rPr>
          <w:lang w:val="en-US"/>
        </w:rPr>
        <w:t xml:space="preserve">catchment feature </w:t>
      </w:r>
      <w:r w:rsidR="001C74FE">
        <w:rPr>
          <w:lang w:val="en-US"/>
        </w:rPr>
        <w:t xml:space="preserve">draining to it </w:t>
      </w:r>
      <w:r w:rsidRPr="008E510D">
        <w:rPr>
          <w:lang w:val="en-US"/>
        </w:rPr>
        <w:t xml:space="preserve">can be </w:t>
      </w:r>
      <w:r w:rsidR="001C74FE">
        <w:rPr>
          <w:lang w:val="en-US"/>
        </w:rPr>
        <w:t>characterized or realized geographically in alternate ways:</w:t>
      </w:r>
      <w:r w:rsidR="001C74FE" w:rsidRPr="008E510D">
        <w:rPr>
          <w:lang w:val="en-US"/>
        </w:rPr>
        <w:t xml:space="preserve"> </w:t>
      </w:r>
      <w:r w:rsidRPr="008E510D">
        <w:rPr>
          <w:lang w:val="en-US"/>
        </w:rPr>
        <w:t xml:space="preserve">as a main linear flowpath feature, an </w:t>
      </w:r>
      <w:r w:rsidR="001C74FE">
        <w:rPr>
          <w:lang w:val="en-US"/>
        </w:rPr>
        <w:t>area</w:t>
      </w:r>
      <w:r w:rsidRPr="008E510D">
        <w:rPr>
          <w:lang w:val="en-US"/>
        </w:rPr>
        <w:t xml:space="preserve"> feature, a boundary feature that encompasses the drained area, a network of water body features, a network of channel features, or a network of hydrometric station</w:t>
      </w:r>
      <w:r w:rsidR="001C74FE">
        <w:rPr>
          <w:lang w:val="en-US"/>
        </w:rPr>
        <w:t>s</w:t>
      </w:r>
      <w:r w:rsidRPr="008E510D">
        <w:rPr>
          <w:lang w:val="en-US"/>
        </w:rPr>
        <w:t>. The</w:t>
      </w:r>
      <w:r w:rsidR="00F61137">
        <w:rPr>
          <w:lang w:val="en-US"/>
        </w:rPr>
        <w:t>se</w:t>
      </w:r>
      <w:r w:rsidRPr="008E510D">
        <w:rPr>
          <w:lang w:val="en-US"/>
        </w:rPr>
        <w:t xml:space="preserve"> concepts and terminology form the conceptual and semantic basis for this standard.</w:t>
      </w:r>
    </w:p>
    <w:p w14:paraId="19F03396" w14:textId="12714CED" w:rsidR="00852DE1" w:rsidRPr="008E510D" w:rsidRDefault="00F61137" w:rsidP="00450C77">
      <w:pPr>
        <w:pStyle w:val="StandardWeb"/>
        <w:jc w:val="both"/>
        <w:rPr>
          <w:lang w:val="en-US"/>
        </w:rPr>
      </w:pPr>
      <w:r>
        <w:rPr>
          <w:lang w:val="en-US"/>
        </w:rPr>
        <w:t>T</w:t>
      </w:r>
      <w:r w:rsidR="00852DE1" w:rsidRPr="008E510D">
        <w:rPr>
          <w:lang w:val="en-US"/>
        </w:rPr>
        <w:t xml:space="preserve">he most general </w:t>
      </w:r>
      <w:r>
        <w:rPr>
          <w:lang w:val="en-US"/>
        </w:rPr>
        <w:t>conceptualization</w:t>
      </w:r>
      <w:r w:rsidRPr="008E510D">
        <w:rPr>
          <w:lang w:val="en-US"/>
        </w:rPr>
        <w:t xml:space="preserve"> </w:t>
      </w:r>
      <w:r w:rsidR="00852DE1" w:rsidRPr="008E510D">
        <w:rPr>
          <w:lang w:val="en-US"/>
        </w:rPr>
        <w:t>of hydrology phenomen</w:t>
      </w:r>
      <w:r>
        <w:rPr>
          <w:lang w:val="en-US"/>
        </w:rPr>
        <w:t>a</w:t>
      </w:r>
      <w:r w:rsidR="00852DE1" w:rsidRPr="008E510D">
        <w:rPr>
          <w:lang w:val="en-US"/>
        </w:rPr>
        <w:t xml:space="preserve"> is the catchment. A catchment is a recognized unit of study where hydrologic processes form physiographic features that are realized in various data products. In this specification, a catchment </w:t>
      </w:r>
      <w:r w:rsidR="003B104D">
        <w:rPr>
          <w:lang w:val="en-US"/>
        </w:rPr>
        <w:t xml:space="preserve">feature may be just an </w:t>
      </w:r>
      <w:r w:rsidR="003B104D" w:rsidRPr="00681D39">
        <w:rPr>
          <w:i/>
          <w:lang w:val="en-US"/>
        </w:rPr>
        <w:t>identified</w:t>
      </w:r>
      <w:r w:rsidR="003B104D">
        <w:rPr>
          <w:lang w:val="en-US"/>
        </w:rPr>
        <w:t xml:space="preserve"> means of grouping hydrologic study activities and artifacts, </w:t>
      </w:r>
      <w:r w:rsidR="00852DE1" w:rsidRPr="008E510D">
        <w:rPr>
          <w:lang w:val="en-US"/>
        </w:rPr>
        <w:t>referenc</w:t>
      </w:r>
      <w:r w:rsidR="003B104D">
        <w:rPr>
          <w:lang w:val="en-US"/>
        </w:rPr>
        <w:t>ed</w:t>
      </w:r>
      <w:r w:rsidR="00852DE1" w:rsidRPr="008E510D">
        <w:rPr>
          <w:lang w:val="en-US"/>
        </w:rPr>
        <w:t xml:space="preserve"> by name or within a </w:t>
      </w:r>
      <w:r w:rsidR="003B104D">
        <w:rPr>
          <w:lang w:val="en-US"/>
        </w:rPr>
        <w:t xml:space="preserve">set </w:t>
      </w:r>
      <w:r w:rsidR="00885D6E">
        <w:rPr>
          <w:lang w:val="en-US"/>
        </w:rPr>
        <w:t>of</w:t>
      </w:r>
      <w:r w:rsidR="00852DE1" w:rsidRPr="008E510D">
        <w:rPr>
          <w:lang w:val="en-US"/>
        </w:rPr>
        <w:t xml:space="preserve"> catchments. </w:t>
      </w:r>
      <w:r w:rsidR="003B104D">
        <w:rPr>
          <w:lang w:val="en-US"/>
        </w:rPr>
        <w:t xml:space="preserve">A catchment may also be </w:t>
      </w:r>
      <w:r w:rsidR="003B104D" w:rsidRPr="00681D39">
        <w:rPr>
          <w:i/>
          <w:lang w:val="en-US"/>
        </w:rPr>
        <w:t>realized</w:t>
      </w:r>
      <w:r w:rsidR="003B104D">
        <w:rPr>
          <w:lang w:val="en-US"/>
        </w:rPr>
        <w:t xml:space="preserve"> by catchment</w:t>
      </w:r>
      <w:r w:rsidR="00C8694F">
        <w:rPr>
          <w:lang w:val="en-US"/>
        </w:rPr>
        <w:t xml:space="preserve"> features</w:t>
      </w:r>
      <w:r w:rsidR="003B104D">
        <w:rPr>
          <w:lang w:val="en-US"/>
        </w:rPr>
        <w:t xml:space="preserve"> and </w:t>
      </w:r>
      <w:r w:rsidR="00C8694F">
        <w:rPr>
          <w:lang w:val="en-US"/>
        </w:rPr>
        <w:t xml:space="preserve">combinations of </w:t>
      </w:r>
      <w:r w:rsidR="003B104D">
        <w:rPr>
          <w:lang w:val="en-US"/>
        </w:rPr>
        <w:t xml:space="preserve">other hydrologic features whose geographic characteristics are in turn </w:t>
      </w:r>
      <w:r w:rsidR="003B104D" w:rsidRPr="00681D39">
        <w:rPr>
          <w:i/>
          <w:lang w:val="en-US"/>
        </w:rPr>
        <w:t>represented</w:t>
      </w:r>
      <w:r w:rsidR="003B104D">
        <w:rPr>
          <w:lang w:val="en-US"/>
        </w:rPr>
        <w:t xml:space="preserve"> by one or more</w:t>
      </w:r>
      <w:r w:rsidR="00852DE1" w:rsidRPr="008E510D">
        <w:rPr>
          <w:lang w:val="en-US"/>
        </w:rPr>
        <w:t xml:space="preserve"> geometr</w:t>
      </w:r>
      <w:r w:rsidR="003B104D">
        <w:rPr>
          <w:lang w:val="en-US"/>
        </w:rPr>
        <w:t>ic and/or topological properties</w:t>
      </w:r>
      <w:r w:rsidR="00852DE1" w:rsidRPr="008E510D">
        <w:rPr>
          <w:lang w:val="en-US"/>
        </w:rPr>
        <w:t>.</w:t>
      </w:r>
    </w:p>
    <w:p w14:paraId="1FCC0703" w14:textId="5244F4E6" w:rsidR="003C4D82" w:rsidRPr="008E510D" w:rsidRDefault="003C4D82" w:rsidP="003C4D82">
      <w:pPr>
        <w:pStyle w:val="StandardWeb"/>
        <w:jc w:val="both"/>
        <w:rPr>
          <w:lang w:val="en-US"/>
        </w:rPr>
      </w:pPr>
      <w:r w:rsidRPr="008E510D">
        <w:rPr>
          <w:lang w:val="en-US"/>
        </w:rPr>
        <w:t xml:space="preserve">Depending on application and </w:t>
      </w:r>
      <w:r>
        <w:rPr>
          <w:lang w:val="en-US"/>
        </w:rPr>
        <w:t xml:space="preserve">(spatial) </w:t>
      </w:r>
      <w:r w:rsidRPr="008E510D">
        <w:rPr>
          <w:lang w:val="en-US"/>
        </w:rPr>
        <w:t xml:space="preserve">scale, the same catchment may be realized in </w:t>
      </w:r>
      <w:r w:rsidR="00E81CA9">
        <w:rPr>
          <w:lang w:val="en-US"/>
        </w:rPr>
        <w:t>a number of</w:t>
      </w:r>
      <w:r w:rsidR="00E81CA9" w:rsidRPr="008E510D">
        <w:rPr>
          <w:lang w:val="en-US"/>
        </w:rPr>
        <w:t xml:space="preserve"> </w:t>
      </w:r>
      <w:r w:rsidRPr="008E510D">
        <w:rPr>
          <w:lang w:val="en-US"/>
        </w:rPr>
        <w:t xml:space="preserve">different ways. The following </w:t>
      </w:r>
      <w:r w:rsidR="00E81CA9">
        <w:rPr>
          <w:lang w:val="en-US"/>
        </w:rPr>
        <w:t xml:space="preserve">are </w:t>
      </w:r>
      <w:r w:rsidRPr="008E510D">
        <w:rPr>
          <w:lang w:val="en-US"/>
        </w:rPr>
        <w:t xml:space="preserve">examples where this multiple realization </w:t>
      </w:r>
      <w:r w:rsidR="00E81CA9">
        <w:rPr>
          <w:lang w:val="en-US"/>
        </w:rPr>
        <w:t>pattern</w:t>
      </w:r>
      <w:r w:rsidR="00E81CA9" w:rsidRPr="008E510D">
        <w:rPr>
          <w:lang w:val="en-US"/>
        </w:rPr>
        <w:t xml:space="preserve"> </w:t>
      </w:r>
      <w:r w:rsidRPr="008E510D">
        <w:rPr>
          <w:lang w:val="en-US"/>
        </w:rPr>
        <w:t>is important:</w:t>
      </w:r>
    </w:p>
    <w:p w14:paraId="7135D23B" w14:textId="77B82B26" w:rsidR="003C4D82" w:rsidRPr="008E510D" w:rsidRDefault="003C4D82" w:rsidP="00496E60">
      <w:pPr>
        <w:numPr>
          <w:ilvl w:val="0"/>
          <w:numId w:val="24"/>
        </w:numPr>
        <w:spacing w:before="100" w:beforeAutospacing="1" w:after="100" w:afterAutospacing="1"/>
        <w:jc w:val="both"/>
      </w:pPr>
      <w:r w:rsidRPr="008E510D">
        <w:t>The most typical example is that scaling a map-visualization up or down leads to multiple more or less detailed representations of the same realized hydrologic feature</w:t>
      </w:r>
      <w:r w:rsidR="00E81CA9">
        <w:t>, both in terms of geometry detail and network complexity</w:t>
      </w:r>
      <w:r w:rsidRPr="008E510D">
        <w:t>.</w:t>
      </w:r>
    </w:p>
    <w:p w14:paraId="38CF20F6" w14:textId="542C11C5" w:rsidR="003C4D82" w:rsidRPr="008E510D" w:rsidRDefault="003C4D82" w:rsidP="00496E60">
      <w:pPr>
        <w:numPr>
          <w:ilvl w:val="0"/>
          <w:numId w:val="24"/>
        </w:numPr>
        <w:spacing w:before="100" w:beforeAutospacing="1" w:after="100" w:afterAutospacing="1"/>
        <w:jc w:val="both"/>
      </w:pPr>
      <w:r w:rsidRPr="008E510D">
        <w:t xml:space="preserve">Analyses and reports from </w:t>
      </w:r>
      <w:r w:rsidR="00E81CA9">
        <w:t>different</w:t>
      </w:r>
      <w:r w:rsidR="00E81CA9" w:rsidRPr="008E510D">
        <w:t xml:space="preserve"> </w:t>
      </w:r>
      <w:r w:rsidRPr="008E510D">
        <w:t xml:space="preserve">disciplines </w:t>
      </w:r>
      <w:r w:rsidR="00E81CA9">
        <w:t xml:space="preserve">may </w:t>
      </w:r>
      <w:r w:rsidRPr="008E510D">
        <w:t>reference differing spatial representations of the same conceptual catchment.</w:t>
      </w:r>
    </w:p>
    <w:p w14:paraId="7D305D0C" w14:textId="4EAF3DB1" w:rsidR="003C4D82" w:rsidRPr="008E510D" w:rsidRDefault="003C4D82" w:rsidP="00496E60">
      <w:pPr>
        <w:numPr>
          <w:ilvl w:val="0"/>
          <w:numId w:val="24"/>
        </w:numPr>
        <w:spacing w:before="100" w:beforeAutospacing="1" w:after="100" w:afterAutospacing="1"/>
        <w:jc w:val="both"/>
      </w:pPr>
      <w:r w:rsidRPr="008E510D">
        <w:t>Some applications require cartographic (visual) representations while others are focused on topological (network connectivity) realizations only</w:t>
      </w:r>
      <w:r>
        <w:t>.</w:t>
      </w:r>
      <w:r w:rsidRPr="008E510D">
        <w:t xml:space="preserve"> </w:t>
      </w:r>
    </w:p>
    <w:p w14:paraId="436E93D7" w14:textId="118759C1" w:rsidR="003C4D82" w:rsidRPr="008E510D" w:rsidRDefault="003C4D82" w:rsidP="00496E60">
      <w:pPr>
        <w:numPr>
          <w:ilvl w:val="0"/>
          <w:numId w:val="24"/>
        </w:numPr>
        <w:spacing w:before="100" w:beforeAutospacing="1" w:after="100" w:afterAutospacing="1"/>
        <w:jc w:val="both"/>
      </w:pPr>
      <w:r w:rsidRPr="008E510D">
        <w:t>A catchment may be represented geometrically by streamline, drainage area</w:t>
      </w:r>
      <w:r w:rsidR="00915A2A">
        <w:t xml:space="preserve">/surface, </w:t>
      </w:r>
      <w:r w:rsidRPr="008E510D">
        <w:t xml:space="preserve">bounding polygon, </w:t>
      </w:r>
      <w:r w:rsidR="00915A2A">
        <w:t>or stream network, and</w:t>
      </w:r>
      <w:r w:rsidR="00915A2A" w:rsidRPr="008E510D">
        <w:t xml:space="preserve"> </w:t>
      </w:r>
      <w:r w:rsidRPr="008E510D">
        <w:t>realized topologically as a face,</w:t>
      </w:r>
      <w:r w:rsidR="00915A2A">
        <w:t xml:space="preserve"> or</w:t>
      </w:r>
      <w:r w:rsidRPr="008E510D">
        <w:t xml:space="preserve"> </w:t>
      </w:r>
      <w:r w:rsidR="00915A2A">
        <w:t xml:space="preserve">an </w:t>
      </w:r>
      <w:r w:rsidRPr="008E510D">
        <w:t>edge.</w:t>
      </w:r>
    </w:p>
    <w:p w14:paraId="71DF54FB" w14:textId="27D383AB" w:rsidR="003C4D82" w:rsidRPr="008E510D" w:rsidRDefault="003C4D82" w:rsidP="00450C77">
      <w:pPr>
        <w:pStyle w:val="StandardWeb"/>
        <w:jc w:val="both"/>
        <w:rPr>
          <w:lang w:val="en-US"/>
        </w:rPr>
      </w:pPr>
      <w:r>
        <w:rPr>
          <w:lang w:val="en-US"/>
        </w:rPr>
        <w:fldChar w:fldCharType="begin"/>
      </w:r>
      <w:r>
        <w:rPr>
          <w:lang w:val="en-US"/>
        </w:rPr>
        <w:instrText xml:space="preserve"> REF _Ref459032822 \h </w:instrText>
      </w:r>
      <w:r>
        <w:rPr>
          <w:lang w:val="en-US"/>
        </w:rPr>
      </w:r>
      <w:r>
        <w:rPr>
          <w:lang w:val="en-US"/>
        </w:rPr>
        <w:fldChar w:fldCharType="separate"/>
      </w:r>
      <w:r w:rsidR="002E65D6" w:rsidRPr="008E510D">
        <w:t xml:space="preserve">Figure </w:t>
      </w:r>
      <w:r w:rsidR="002E65D6">
        <w:rPr>
          <w:noProof/>
        </w:rPr>
        <w:t>3</w:t>
      </w:r>
      <w:r>
        <w:rPr>
          <w:lang w:val="en-US"/>
        </w:rPr>
        <w:fldChar w:fldCharType="end"/>
      </w:r>
      <w:r w:rsidR="00E81CA9">
        <w:rPr>
          <w:lang w:val="en-US"/>
        </w:rPr>
        <w:t xml:space="preserve"> illustrates some possible alternative catchment realizations</w:t>
      </w:r>
      <w:r w:rsidRPr="008E510D">
        <w:rPr>
          <w:lang w:val="en-US"/>
        </w:rPr>
        <w:t>.</w:t>
      </w:r>
    </w:p>
    <w:p w14:paraId="208BAE22" w14:textId="77777777" w:rsidR="009E1AE7" w:rsidRPr="008E510D" w:rsidRDefault="00A627CB" w:rsidP="00491555">
      <w:pPr>
        <w:pStyle w:val="OGCFigure"/>
      </w:pPr>
      <w:r w:rsidRPr="008E510D">
        <w:rPr>
          <w:noProof/>
        </w:rPr>
        <w:lastRenderedPageBreak/>
        <w:drawing>
          <wp:inline distT="0" distB="0" distL="0" distR="0" wp14:anchorId="35EA207C" wp14:editId="1377F911">
            <wp:extent cx="5171089" cy="5684661"/>
            <wp:effectExtent l="0" t="0" r="0" b="0"/>
            <wp:docPr id="4" name="Bild 5" descr="https://raw.githubusercontent.com/opengeospatial/HY_Features/master/figs/topoGeo.png?token=AQBAr1ja9YMs8sANGtyDG_VCNjNtRku_ks5Xtsn5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opengeospatial/HY_Features/master/figs/topoGeo.png?token=AQBAr1ja9YMs8sANGtyDG_VCNjNtRku_ks5Xtsn5wA%3D%3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1089" cy="5684661"/>
                    </a:xfrm>
                    <a:prstGeom prst="rect">
                      <a:avLst/>
                    </a:prstGeom>
                    <a:noFill/>
                    <a:ln>
                      <a:noFill/>
                    </a:ln>
                  </pic:spPr>
                </pic:pic>
              </a:graphicData>
            </a:graphic>
          </wp:inline>
        </w:drawing>
      </w:r>
    </w:p>
    <w:p w14:paraId="29A4080C" w14:textId="38C3760E" w:rsidR="009E1AE7" w:rsidRDefault="009E1AE7" w:rsidP="00834E29">
      <w:pPr>
        <w:pStyle w:val="OGCFigure"/>
        <w:outlineLvl w:val="0"/>
      </w:pPr>
      <w:bookmarkStart w:id="38" w:name="_Ref459032822"/>
      <w:bookmarkStart w:id="39" w:name="_Ref458763643"/>
      <w:bookmarkStart w:id="40" w:name="_Toc471741698"/>
      <w:r w:rsidRPr="008E510D">
        <w:t xml:space="preserve">Figure </w:t>
      </w:r>
      <w:r w:rsidR="003F6442">
        <w:fldChar w:fldCharType="begin"/>
      </w:r>
      <w:r w:rsidR="003F6442">
        <w:instrText xml:space="preserve"> SEQ Figure \* ARABIC </w:instrText>
      </w:r>
      <w:r w:rsidR="003F6442">
        <w:fldChar w:fldCharType="separate"/>
      </w:r>
      <w:r w:rsidR="00135A1B">
        <w:rPr>
          <w:noProof/>
        </w:rPr>
        <w:t>3</w:t>
      </w:r>
      <w:r w:rsidR="003F6442">
        <w:rPr>
          <w:noProof/>
        </w:rPr>
        <w:fldChar w:fldCharType="end"/>
      </w:r>
      <w:bookmarkEnd w:id="38"/>
      <w:r w:rsidRPr="008E510D">
        <w:t>: Illustration of multiple representations of a catchment</w:t>
      </w:r>
      <w:bookmarkEnd w:id="39"/>
      <w:bookmarkEnd w:id="40"/>
    </w:p>
    <w:p w14:paraId="665709E9" w14:textId="5FB6ED77" w:rsidR="003C4D82" w:rsidRDefault="00E81CA9" w:rsidP="003C4D82">
      <w:pPr>
        <w:pStyle w:val="StandardWeb"/>
        <w:jc w:val="both"/>
        <w:rPr>
          <w:lang w:val="en-US"/>
        </w:rPr>
      </w:pPr>
      <w:r>
        <w:rPr>
          <w:lang w:val="en-US"/>
        </w:rPr>
        <w:t>The catchment concept is still an important one even if it is not realized by another feature</w:t>
      </w:r>
      <w:r w:rsidR="003C4D82" w:rsidRPr="008E510D">
        <w:rPr>
          <w:lang w:val="en-US"/>
        </w:rPr>
        <w:t xml:space="preserve">. It </w:t>
      </w:r>
      <w:r>
        <w:rPr>
          <w:lang w:val="en-US"/>
        </w:rPr>
        <w:t>often</w:t>
      </w:r>
      <w:r w:rsidRPr="008E510D">
        <w:rPr>
          <w:lang w:val="en-US"/>
        </w:rPr>
        <w:t xml:space="preserve"> </w:t>
      </w:r>
      <w:r>
        <w:rPr>
          <w:lang w:val="en-US"/>
        </w:rPr>
        <w:t>serves</w:t>
      </w:r>
      <w:r w:rsidRPr="008E510D">
        <w:rPr>
          <w:lang w:val="en-US"/>
        </w:rPr>
        <w:t xml:space="preserve"> </w:t>
      </w:r>
      <w:r w:rsidR="003C4D82" w:rsidRPr="008E510D">
        <w:rPr>
          <w:lang w:val="en-US"/>
        </w:rPr>
        <w:t xml:space="preserve">as </w:t>
      </w:r>
      <w:r>
        <w:rPr>
          <w:lang w:val="en-US"/>
        </w:rPr>
        <w:t>a</w:t>
      </w:r>
      <w:r w:rsidRPr="008E510D">
        <w:rPr>
          <w:lang w:val="en-US"/>
        </w:rPr>
        <w:t xml:space="preserve"> </w:t>
      </w:r>
      <w:r w:rsidR="003C4D82" w:rsidRPr="008E510D">
        <w:rPr>
          <w:lang w:val="en-US"/>
        </w:rPr>
        <w:t>recognized unit of water resources assessment and management across administrative jurisdictions. In multi-stakeholder collaboration and cross-domain research projects, catchment</w:t>
      </w:r>
      <w:r>
        <w:rPr>
          <w:lang w:val="en-US"/>
        </w:rPr>
        <w:t>s</w:t>
      </w:r>
      <w:r w:rsidR="003C4D82" w:rsidRPr="008E510D">
        <w:rPr>
          <w:lang w:val="en-US"/>
        </w:rPr>
        <w:t xml:space="preserve"> </w:t>
      </w:r>
      <w:r>
        <w:rPr>
          <w:lang w:val="en-US"/>
        </w:rPr>
        <w:t>may be</w:t>
      </w:r>
      <w:r w:rsidRPr="008E510D">
        <w:rPr>
          <w:lang w:val="en-US"/>
        </w:rPr>
        <w:t xml:space="preserve"> </w:t>
      </w:r>
      <w:r w:rsidR="003C4D82" w:rsidRPr="008E510D">
        <w:rPr>
          <w:lang w:val="en-US"/>
        </w:rPr>
        <w:t>recognized as shared monitoring and reporting unit</w:t>
      </w:r>
      <w:r>
        <w:rPr>
          <w:lang w:val="en-US"/>
        </w:rPr>
        <w:t>s. River</w:t>
      </w:r>
      <w:r w:rsidR="003C4D82" w:rsidRPr="008E510D">
        <w:rPr>
          <w:lang w:val="en-US"/>
        </w:rPr>
        <w:t xml:space="preserve"> monitoring stations </w:t>
      </w:r>
      <w:r>
        <w:rPr>
          <w:lang w:val="en-US"/>
        </w:rPr>
        <w:t>are typically assigned to a</w:t>
      </w:r>
      <w:r w:rsidR="003C4D82" w:rsidRPr="008E510D">
        <w:rPr>
          <w:lang w:val="en-US"/>
        </w:rPr>
        <w:t xml:space="preserve"> recognized catchment</w:t>
      </w:r>
      <w:r w:rsidR="00ED0C4B">
        <w:rPr>
          <w:lang w:val="en-US"/>
        </w:rPr>
        <w:t>;</w:t>
      </w:r>
      <w:r w:rsidR="003C4D82" w:rsidRPr="008E510D">
        <w:rPr>
          <w:lang w:val="en-US"/>
        </w:rPr>
        <w:t xml:space="preserve"> </w:t>
      </w:r>
      <w:r w:rsidR="00ED0C4B">
        <w:rPr>
          <w:lang w:val="en-US"/>
        </w:rPr>
        <w:t>catchment</w:t>
      </w:r>
      <w:r w:rsidR="003C4D82" w:rsidRPr="008E510D">
        <w:rPr>
          <w:lang w:val="en-US"/>
        </w:rPr>
        <w:t xml:space="preserve"> inflow and outflow</w:t>
      </w:r>
      <w:r w:rsidR="00ED0C4B">
        <w:rPr>
          <w:lang w:val="en-US"/>
        </w:rPr>
        <w:t xml:space="preserve"> outfalls</w:t>
      </w:r>
      <w:r w:rsidR="003C4D82" w:rsidRPr="008E510D">
        <w:rPr>
          <w:lang w:val="en-US"/>
        </w:rPr>
        <w:t xml:space="preserve"> connect</w:t>
      </w:r>
      <w:r w:rsidR="00ED0C4B">
        <w:rPr>
          <w:lang w:val="en-US"/>
        </w:rPr>
        <w:t xml:space="preserve"> information between recognized catchments. E</w:t>
      </w:r>
      <w:r w:rsidR="003C4D82" w:rsidRPr="008E510D">
        <w:rPr>
          <w:lang w:val="en-US"/>
        </w:rPr>
        <w:t xml:space="preserve">xamples of </w:t>
      </w:r>
      <w:r w:rsidR="00ED0C4B">
        <w:rPr>
          <w:lang w:val="en-US"/>
        </w:rPr>
        <w:t xml:space="preserve">organizational </w:t>
      </w:r>
      <w:r w:rsidR="003C4D82" w:rsidRPr="008E510D">
        <w:rPr>
          <w:lang w:val="en-US"/>
        </w:rPr>
        <w:t xml:space="preserve">catchments include </w:t>
      </w:r>
      <w:r w:rsidR="00ED0C4B">
        <w:rPr>
          <w:lang w:val="en-US"/>
        </w:rPr>
        <w:t xml:space="preserve">the </w:t>
      </w:r>
      <w:r w:rsidR="003C4D82" w:rsidRPr="008E510D">
        <w:rPr>
          <w:lang w:val="en-US"/>
        </w:rPr>
        <w:t xml:space="preserve">"Hydrologic Unit Code" (HUC) catchments defined by the U.S. Geological Survey for research and regulatory data systems to use as a reference </w:t>
      </w:r>
      <w:r w:rsidR="003C4D82">
        <w:rPr>
          <w:lang w:val="en-US"/>
        </w:rPr>
        <w:t>[7]</w:t>
      </w:r>
      <w:r w:rsidR="003C4D82" w:rsidRPr="008E510D">
        <w:rPr>
          <w:lang w:val="en-US"/>
        </w:rPr>
        <w:t xml:space="preserve"> and "River Basin Districts" of the European Water Framework Directive </w:t>
      </w:r>
      <w:r w:rsidR="003C4D82">
        <w:rPr>
          <w:lang w:val="en-US"/>
        </w:rPr>
        <w:t>[1].</w:t>
      </w:r>
    </w:p>
    <w:p w14:paraId="5959D541" w14:textId="77777777" w:rsidR="003C4D82" w:rsidRPr="008E510D" w:rsidRDefault="003C4D82" w:rsidP="003C4D82">
      <w:pPr>
        <w:pStyle w:val="OGCFigure"/>
        <w:jc w:val="left"/>
      </w:pPr>
    </w:p>
    <w:p w14:paraId="483CB5AC" w14:textId="4E7E1835" w:rsidR="009E1AE7" w:rsidRPr="008E510D" w:rsidRDefault="009E1AE7" w:rsidP="00834E29">
      <w:pPr>
        <w:pStyle w:val="berschrift2"/>
      </w:pPr>
      <w:bookmarkStart w:id="41" w:name="_Toc458775730"/>
      <w:bookmarkStart w:id="42" w:name="_Toc471741646"/>
      <w:r w:rsidRPr="008E510D">
        <w:lastRenderedPageBreak/>
        <w:t xml:space="preserve">Catchment </w:t>
      </w:r>
      <w:bookmarkEnd w:id="41"/>
      <w:r w:rsidR="00544C35">
        <w:t>realization</w:t>
      </w:r>
      <w:bookmarkEnd w:id="42"/>
    </w:p>
    <w:p w14:paraId="5C125DA7" w14:textId="5B779CC0" w:rsidR="009E1AE7" w:rsidRDefault="009E1AE7" w:rsidP="005858EB">
      <w:pPr>
        <w:pStyle w:val="StandardWeb"/>
        <w:jc w:val="both"/>
        <w:rPr>
          <w:lang w:val="en-US"/>
        </w:rPr>
      </w:pPr>
      <w:r w:rsidRPr="008E510D">
        <w:rPr>
          <w:lang w:val="en-US"/>
        </w:rPr>
        <w:t>The core concept of the HY_Features model is that stud</w:t>
      </w:r>
      <w:r w:rsidR="00ED0C4B">
        <w:rPr>
          <w:lang w:val="en-US"/>
        </w:rPr>
        <w:t>ies</w:t>
      </w:r>
      <w:r w:rsidRPr="008E510D">
        <w:rPr>
          <w:lang w:val="en-US"/>
        </w:rPr>
        <w:t xml:space="preserve"> of </w:t>
      </w:r>
      <w:r w:rsidR="00ED0C4B">
        <w:rPr>
          <w:lang w:val="en-US"/>
        </w:rPr>
        <w:t>h</w:t>
      </w:r>
      <w:r w:rsidRPr="008E510D">
        <w:rPr>
          <w:lang w:val="en-US"/>
        </w:rPr>
        <w:t>ydrology phenomen</w:t>
      </w:r>
      <w:r w:rsidR="00ED0C4B">
        <w:rPr>
          <w:lang w:val="en-US"/>
        </w:rPr>
        <w:t>a</w:t>
      </w:r>
      <w:r w:rsidRPr="008E510D">
        <w:rPr>
          <w:lang w:val="en-US"/>
        </w:rPr>
        <w:t xml:space="preserve"> </w:t>
      </w:r>
      <w:r w:rsidR="006565D3">
        <w:rPr>
          <w:lang w:val="en-US"/>
        </w:rPr>
        <w:t xml:space="preserve">have a </w:t>
      </w:r>
      <w:r w:rsidR="00ED0C4B">
        <w:rPr>
          <w:lang w:val="en-US"/>
        </w:rPr>
        <w:t>need to</w:t>
      </w:r>
      <w:r w:rsidR="00ED0C4B" w:rsidRPr="008E510D">
        <w:rPr>
          <w:lang w:val="en-US"/>
        </w:rPr>
        <w:t xml:space="preserve"> </w:t>
      </w:r>
      <w:r w:rsidRPr="008E510D">
        <w:rPr>
          <w:lang w:val="en-US"/>
        </w:rPr>
        <w:t xml:space="preserve">reference common conceptual entities of the </w:t>
      </w:r>
      <w:r w:rsidR="00ED0C4B">
        <w:rPr>
          <w:lang w:val="en-US"/>
        </w:rPr>
        <w:t>hydrosphere</w:t>
      </w:r>
      <w:r w:rsidRPr="008E510D">
        <w:rPr>
          <w:lang w:val="en-US"/>
        </w:rPr>
        <w:t xml:space="preserve"> such as catchment, </w:t>
      </w:r>
      <w:r w:rsidR="00ED0C4B">
        <w:rPr>
          <w:lang w:val="en-US"/>
        </w:rPr>
        <w:t xml:space="preserve">outfall, </w:t>
      </w:r>
      <w:r w:rsidRPr="008E510D">
        <w:rPr>
          <w:lang w:val="en-US"/>
        </w:rPr>
        <w:t xml:space="preserve">water body, channel, or </w:t>
      </w:r>
      <w:r w:rsidR="00ED0C4B">
        <w:rPr>
          <w:lang w:val="en-US"/>
        </w:rPr>
        <w:t>monitoring position</w:t>
      </w:r>
      <w:r w:rsidRPr="008E510D">
        <w:rPr>
          <w:lang w:val="en-US"/>
        </w:rPr>
        <w:t>, through the use of feature</w:t>
      </w:r>
      <w:r w:rsidR="00ED0C4B">
        <w:rPr>
          <w:lang w:val="en-US"/>
        </w:rPr>
        <w:t xml:space="preserve"> types</w:t>
      </w:r>
      <w:r w:rsidRPr="008E510D">
        <w:rPr>
          <w:lang w:val="en-US"/>
        </w:rPr>
        <w:t xml:space="preserve"> </w:t>
      </w:r>
      <w:r w:rsidR="00ED0C4B">
        <w:rPr>
          <w:lang w:val="en-US"/>
        </w:rPr>
        <w:t>defined in</w:t>
      </w:r>
      <w:r w:rsidR="00ED0C4B" w:rsidRPr="008E510D">
        <w:rPr>
          <w:lang w:val="en-US"/>
        </w:rPr>
        <w:t xml:space="preserve"> </w:t>
      </w:r>
      <w:r w:rsidRPr="008E510D">
        <w:rPr>
          <w:lang w:val="en-US"/>
        </w:rPr>
        <w:t>a specific model (as per ISO 19109 General Feature Model). Depending on the field of study or application, complex hydrology phenomen</w:t>
      </w:r>
      <w:r w:rsidR="00ED0C4B">
        <w:rPr>
          <w:lang w:val="en-US"/>
        </w:rPr>
        <w:t>a</w:t>
      </w:r>
      <w:r w:rsidRPr="008E510D">
        <w:rPr>
          <w:lang w:val="en-US"/>
        </w:rPr>
        <w:t xml:space="preserve"> may be realized in </w:t>
      </w:r>
      <w:r w:rsidR="00ED0C4B">
        <w:rPr>
          <w:lang w:val="en-US"/>
        </w:rPr>
        <w:t>different</w:t>
      </w:r>
      <w:r w:rsidR="00ED0C4B" w:rsidRPr="008E510D">
        <w:rPr>
          <w:lang w:val="en-US"/>
        </w:rPr>
        <w:t xml:space="preserve"> </w:t>
      </w:r>
      <w:r w:rsidR="00ED0C4B">
        <w:rPr>
          <w:lang w:val="en-US"/>
        </w:rPr>
        <w:t>feature types</w:t>
      </w:r>
      <w:r w:rsidRPr="008E510D">
        <w:rPr>
          <w:lang w:val="en-US"/>
        </w:rPr>
        <w:t xml:space="preserve">. </w:t>
      </w:r>
      <w:r w:rsidR="00C20785">
        <w:rPr>
          <w:lang w:val="en-US"/>
        </w:rPr>
        <w:t xml:space="preserve">Recognizing the catchment as the holistic unit of study </w:t>
      </w:r>
      <w:r w:rsidR="00ED0C4B">
        <w:rPr>
          <w:lang w:val="en-US"/>
        </w:rPr>
        <w:t>allows</w:t>
      </w:r>
      <w:r w:rsidRPr="008E510D">
        <w:rPr>
          <w:lang w:val="en-US"/>
        </w:rPr>
        <w:t xml:space="preserve"> multiple </w:t>
      </w:r>
      <w:r w:rsidR="00ED0C4B">
        <w:rPr>
          <w:lang w:val="en-US"/>
        </w:rPr>
        <w:t xml:space="preserve">feature </w:t>
      </w:r>
      <w:r w:rsidRPr="008E510D">
        <w:rPr>
          <w:lang w:val="en-US"/>
        </w:rPr>
        <w:t>realizations</w:t>
      </w:r>
      <w:r w:rsidR="00ED0C4B">
        <w:rPr>
          <w:lang w:val="en-US"/>
        </w:rPr>
        <w:t xml:space="preserve"> and the information they carry</w:t>
      </w:r>
      <w:r w:rsidRPr="008E510D">
        <w:rPr>
          <w:lang w:val="en-US"/>
        </w:rPr>
        <w:t xml:space="preserve"> </w:t>
      </w:r>
      <w:r w:rsidR="00ED0C4B">
        <w:rPr>
          <w:lang w:val="en-US"/>
        </w:rPr>
        <w:t xml:space="preserve">to be connected to the </w:t>
      </w:r>
      <w:r w:rsidRPr="008E510D">
        <w:rPr>
          <w:lang w:val="en-US"/>
        </w:rPr>
        <w:t xml:space="preserve">same conceptual entity. </w:t>
      </w:r>
    </w:p>
    <w:p w14:paraId="34FC1977" w14:textId="77777777" w:rsidR="009E1AE7" w:rsidRPr="00C055D7" w:rsidRDefault="009E1AE7" w:rsidP="00C055D7">
      <w:pPr>
        <w:pStyle w:val="OGCFigure"/>
      </w:pPr>
      <w:r w:rsidRPr="00C055D7">
        <w:rPr>
          <w:noProof/>
        </w:rPr>
        <w:drawing>
          <wp:inline distT="0" distB="0" distL="0" distR="0" wp14:anchorId="0275E774" wp14:editId="387E10CE">
            <wp:extent cx="1797269" cy="2787923"/>
            <wp:effectExtent l="0" t="0" r="0" b="0"/>
            <wp:docPr id="24" name="Grafik 24" descr="https://raw.githubusercontent.com/opengeospatial/HY_Features/master/figs/base.png?token=AQBAr8qAQl3YQOXmLy0PfbsWoLMUC5Uvks5XtssK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raw.githubusercontent.com/opengeospatial/HY_Features/master/figs/base.png?token=AQBAr8qAQl3YQOXmLy0PfbsWoLMUC5Uvks5XtssKwA%3D%3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97305" cy="2787978"/>
                    </a:xfrm>
                    <a:prstGeom prst="rect">
                      <a:avLst/>
                    </a:prstGeom>
                    <a:noFill/>
                    <a:ln>
                      <a:noFill/>
                    </a:ln>
                  </pic:spPr>
                </pic:pic>
              </a:graphicData>
            </a:graphic>
          </wp:inline>
        </w:drawing>
      </w:r>
    </w:p>
    <w:p w14:paraId="2D8D07AF" w14:textId="6A75A0DE" w:rsidR="008B0259" w:rsidRPr="00C055D7" w:rsidRDefault="009E1AE7" w:rsidP="00834E29">
      <w:pPr>
        <w:pStyle w:val="OGCFigure"/>
        <w:outlineLvl w:val="0"/>
      </w:pPr>
      <w:bookmarkStart w:id="43" w:name="_Ref458763854"/>
      <w:bookmarkStart w:id="44" w:name="_Toc471741699"/>
      <w:r w:rsidRPr="00C055D7">
        <w:t xml:space="preserve">Figure </w:t>
      </w:r>
      <w:r w:rsidR="003F6442">
        <w:fldChar w:fldCharType="begin"/>
      </w:r>
      <w:r w:rsidR="003F6442">
        <w:instrText xml:space="preserve"> SEQ Figure \* ARABIC </w:instrText>
      </w:r>
      <w:r w:rsidR="003F6442">
        <w:fldChar w:fldCharType="separate"/>
      </w:r>
      <w:r w:rsidR="00135A1B">
        <w:rPr>
          <w:noProof/>
        </w:rPr>
        <w:t>4</w:t>
      </w:r>
      <w:r w:rsidR="003F6442">
        <w:rPr>
          <w:noProof/>
        </w:rPr>
        <w:fldChar w:fldCharType="end"/>
      </w:r>
      <w:bookmarkEnd w:id="43"/>
      <w:r w:rsidRPr="00C055D7">
        <w:t xml:space="preserve">: </w:t>
      </w:r>
      <w:r w:rsidR="00146D92" w:rsidRPr="00C055D7">
        <w:t>I</w:t>
      </w:r>
      <w:r w:rsidR="008B0259" w:rsidRPr="00C055D7">
        <w:t xml:space="preserve">dealized catchment concept </w:t>
      </w:r>
      <w:r w:rsidR="002F416B">
        <w:t>independent of</w:t>
      </w:r>
      <w:r w:rsidR="008B0259" w:rsidRPr="00C055D7">
        <w:t xml:space="preserve"> realization or representation.</w:t>
      </w:r>
      <w:bookmarkEnd w:id="44"/>
    </w:p>
    <w:p w14:paraId="48ABA42D" w14:textId="7BCB6D67" w:rsidR="00C055D7" w:rsidRDefault="00D1480E" w:rsidP="00C055D7">
      <w:pPr>
        <w:pStyle w:val="StandardWeb"/>
        <w:jc w:val="both"/>
        <w:rPr>
          <w:lang w:val="en-US"/>
        </w:rPr>
      </w:pPr>
      <w:r>
        <w:rPr>
          <w:lang w:val="en-US"/>
        </w:rPr>
        <w:t>Fundamental to the catchment</w:t>
      </w:r>
      <w:r w:rsidR="00AF4F4F" w:rsidRPr="005B292C">
        <w:rPr>
          <w:lang w:val="en-US"/>
        </w:rPr>
        <w:t xml:space="preserve"> concept </w:t>
      </w:r>
      <w:r>
        <w:rPr>
          <w:lang w:val="en-US"/>
        </w:rPr>
        <w:t xml:space="preserve">is </w:t>
      </w:r>
      <w:r w:rsidR="00AF4F4F" w:rsidRPr="005B292C">
        <w:rPr>
          <w:lang w:val="en-US"/>
        </w:rPr>
        <w:t xml:space="preserve">that </w:t>
      </w:r>
      <w:r>
        <w:rPr>
          <w:lang w:val="en-US"/>
        </w:rPr>
        <w:t>each</w:t>
      </w:r>
      <w:r w:rsidR="00AF4F4F" w:rsidRPr="005B292C">
        <w:rPr>
          <w:lang w:val="en-US"/>
        </w:rPr>
        <w:t xml:space="preserve"> catchment </w:t>
      </w:r>
      <w:r>
        <w:rPr>
          <w:lang w:val="en-US"/>
        </w:rPr>
        <w:t>is defined by and paired</w:t>
      </w:r>
      <w:r w:rsidR="00C055D7" w:rsidRPr="005B292C">
        <w:rPr>
          <w:lang w:val="en-US"/>
        </w:rPr>
        <w:t xml:space="preserve"> </w:t>
      </w:r>
      <w:r w:rsidR="00AF4F4F" w:rsidRPr="005B292C">
        <w:rPr>
          <w:lang w:val="en-US"/>
        </w:rPr>
        <w:t xml:space="preserve">hydrologically </w:t>
      </w:r>
      <w:r>
        <w:rPr>
          <w:lang w:val="en-US"/>
        </w:rPr>
        <w:t>with</w:t>
      </w:r>
      <w:r w:rsidRPr="005B292C">
        <w:rPr>
          <w:lang w:val="en-US"/>
        </w:rPr>
        <w:t xml:space="preserve"> </w:t>
      </w:r>
      <w:r w:rsidR="00AF4F4F" w:rsidRPr="005B292C">
        <w:rPr>
          <w:lang w:val="en-US"/>
        </w:rPr>
        <w:t>an outlet</w:t>
      </w:r>
      <w:r>
        <w:rPr>
          <w:lang w:val="en-US"/>
        </w:rPr>
        <w:t xml:space="preserve"> or </w:t>
      </w:r>
      <w:r w:rsidRPr="00854664">
        <w:rPr>
          <w:i/>
        </w:rPr>
        <w:t>outfall</w:t>
      </w:r>
      <w:r>
        <w:rPr>
          <w:lang w:val="en-US"/>
        </w:rPr>
        <w:t xml:space="preserve"> </w:t>
      </w:r>
      <w:r w:rsidR="00C055D7" w:rsidRPr="005B292C">
        <w:rPr>
          <w:lang w:val="en-US"/>
        </w:rPr>
        <w:t xml:space="preserve">to which all </w:t>
      </w:r>
      <w:r>
        <w:rPr>
          <w:lang w:val="en-US"/>
        </w:rPr>
        <w:t xml:space="preserve">catchment </w:t>
      </w:r>
      <w:r w:rsidR="00C055D7" w:rsidRPr="005B292C">
        <w:rPr>
          <w:lang w:val="en-US"/>
        </w:rPr>
        <w:t xml:space="preserve">waters </w:t>
      </w:r>
      <w:r>
        <w:rPr>
          <w:lang w:val="en-US"/>
        </w:rPr>
        <w:t>drain</w:t>
      </w:r>
      <w:r w:rsidR="00AF4F4F" w:rsidRPr="005B292C">
        <w:rPr>
          <w:lang w:val="en-US"/>
        </w:rPr>
        <w:t>.</w:t>
      </w:r>
      <w:r w:rsidR="00C055D7" w:rsidRPr="005B292C">
        <w:rPr>
          <w:lang w:val="en-US"/>
        </w:rPr>
        <w:t xml:space="preserve"> </w:t>
      </w:r>
      <w:r>
        <w:rPr>
          <w:lang w:val="en-US"/>
        </w:rPr>
        <w:t>O</w:t>
      </w:r>
      <w:r w:rsidR="00690300" w:rsidRPr="005B292C">
        <w:rPr>
          <w:lang w:val="en-US"/>
        </w:rPr>
        <w:t>utfall</w:t>
      </w:r>
      <w:r>
        <w:rPr>
          <w:lang w:val="en-US"/>
        </w:rPr>
        <w:t>s like catchments are themselves</w:t>
      </w:r>
      <w:r w:rsidR="00690300" w:rsidRPr="005B292C">
        <w:rPr>
          <w:lang w:val="en-US"/>
        </w:rPr>
        <w:t xml:space="preserve"> logical</w:t>
      </w:r>
      <w:r>
        <w:rPr>
          <w:lang w:val="en-US"/>
        </w:rPr>
        <w:t xml:space="preserve"> (un-realized) features</w:t>
      </w:r>
      <w:r w:rsidR="00690300" w:rsidRPr="005B292C">
        <w:rPr>
          <w:lang w:val="en-US"/>
        </w:rPr>
        <w:t xml:space="preserve"> and may </w:t>
      </w:r>
      <w:r>
        <w:rPr>
          <w:lang w:val="en-US"/>
        </w:rPr>
        <w:t xml:space="preserve">be realized by single-point, complex, even </w:t>
      </w:r>
      <w:r w:rsidR="00690300" w:rsidRPr="005B292C">
        <w:rPr>
          <w:lang w:val="en-US"/>
        </w:rPr>
        <w:t>diffuse</w:t>
      </w:r>
      <w:r>
        <w:rPr>
          <w:lang w:val="en-US"/>
        </w:rPr>
        <w:t xml:space="preserve"> or indistinct</w:t>
      </w:r>
      <w:r w:rsidR="00690300" w:rsidRPr="005B292C">
        <w:rPr>
          <w:lang w:val="en-US"/>
        </w:rPr>
        <w:t xml:space="preserve"> </w:t>
      </w:r>
      <w:r>
        <w:rPr>
          <w:lang w:val="en-US"/>
        </w:rPr>
        <w:t>geographies</w:t>
      </w:r>
      <w:r w:rsidR="002D1C4A" w:rsidRPr="005B292C">
        <w:rPr>
          <w:lang w:val="en-US"/>
        </w:rPr>
        <w:t xml:space="preserve">. </w:t>
      </w:r>
      <w:r>
        <w:rPr>
          <w:lang w:val="en-US"/>
        </w:rPr>
        <w:t>S</w:t>
      </w:r>
      <w:r w:rsidR="00690300" w:rsidRPr="005B292C">
        <w:rPr>
          <w:lang w:val="en-US"/>
        </w:rPr>
        <w:t xml:space="preserve">ystems of catchments and outfalls </w:t>
      </w:r>
      <w:r>
        <w:rPr>
          <w:lang w:val="en-US"/>
        </w:rPr>
        <w:t xml:space="preserve">alone can still </w:t>
      </w:r>
      <w:r w:rsidR="00690300" w:rsidRPr="005B292C">
        <w:rPr>
          <w:lang w:val="en-US"/>
        </w:rPr>
        <w:t>form a topological</w:t>
      </w:r>
      <w:r w:rsidR="00527BFC" w:rsidRPr="005B292C">
        <w:rPr>
          <w:lang w:val="en-US"/>
        </w:rPr>
        <w:t xml:space="preserve"> </w:t>
      </w:r>
      <w:r>
        <w:rPr>
          <w:lang w:val="en-US"/>
        </w:rPr>
        <w:t xml:space="preserve">complex, however, based on recognition of their hydrologic connectivity, even if the topological elements </w:t>
      </w:r>
      <w:r w:rsidR="00AB2E5C">
        <w:rPr>
          <w:lang w:val="en-US"/>
        </w:rPr>
        <w:t xml:space="preserve">are not or </w:t>
      </w:r>
      <w:r>
        <w:rPr>
          <w:lang w:val="en-US"/>
        </w:rPr>
        <w:t>cannot be derived or demonstrated geometrically</w:t>
      </w:r>
      <w:r w:rsidR="00527BFC" w:rsidRPr="005B292C">
        <w:rPr>
          <w:lang w:val="en-US"/>
        </w:rPr>
        <w:t>.</w:t>
      </w:r>
      <w:r w:rsidR="00100DCB">
        <w:rPr>
          <w:lang w:val="en-US"/>
        </w:rPr>
        <w:t xml:space="preserve"> </w:t>
      </w:r>
      <w:r w:rsidR="00690300" w:rsidRPr="005B292C">
        <w:rPr>
          <w:lang w:val="en-US"/>
        </w:rPr>
        <w:t xml:space="preserve">Building on </w:t>
      </w:r>
      <w:r>
        <w:rPr>
          <w:lang w:val="en-US"/>
        </w:rPr>
        <w:t>concepts of hydrological</w:t>
      </w:r>
      <w:r w:rsidR="00690300" w:rsidRPr="005B292C">
        <w:rPr>
          <w:lang w:val="en-US"/>
        </w:rPr>
        <w:t xml:space="preserve"> </w:t>
      </w:r>
      <w:r>
        <w:rPr>
          <w:lang w:val="en-US"/>
        </w:rPr>
        <w:t xml:space="preserve">catchment </w:t>
      </w:r>
      <w:r w:rsidR="00690300" w:rsidRPr="005B292C">
        <w:rPr>
          <w:lang w:val="en-US"/>
        </w:rPr>
        <w:t xml:space="preserve">topology </w:t>
      </w:r>
      <w:r>
        <w:rPr>
          <w:lang w:val="en-US"/>
        </w:rPr>
        <w:t>and multiple catchment realizations</w:t>
      </w:r>
      <w:r w:rsidR="00690300" w:rsidRPr="005B292C">
        <w:rPr>
          <w:lang w:val="en-US"/>
        </w:rPr>
        <w:t>, a collection of</w:t>
      </w:r>
      <w:r w:rsidR="00C055D7" w:rsidRPr="005B292C">
        <w:rPr>
          <w:lang w:val="en-US"/>
        </w:rPr>
        <w:t xml:space="preserve"> hydrologic features </w:t>
      </w:r>
      <w:r w:rsidR="00690300" w:rsidRPr="005B292C">
        <w:rPr>
          <w:lang w:val="en-US"/>
        </w:rPr>
        <w:t>that</w:t>
      </w:r>
      <w:r w:rsidR="00C055D7" w:rsidRPr="005B292C">
        <w:rPr>
          <w:lang w:val="en-US"/>
        </w:rPr>
        <w:t xml:space="preserve"> </w:t>
      </w:r>
      <w:r w:rsidR="004E3B6F" w:rsidRPr="005B292C">
        <w:rPr>
          <w:lang w:val="en-US"/>
        </w:rPr>
        <w:t xml:space="preserve">realize a </w:t>
      </w:r>
      <w:r w:rsidR="00690300" w:rsidRPr="005B292C">
        <w:rPr>
          <w:lang w:val="en-US"/>
        </w:rPr>
        <w:t xml:space="preserve">larger </w:t>
      </w:r>
      <w:r w:rsidR="004E3B6F" w:rsidRPr="005B292C">
        <w:rPr>
          <w:lang w:val="en-US"/>
        </w:rPr>
        <w:t>catchment</w:t>
      </w:r>
      <w:r w:rsidR="00690300" w:rsidRPr="005B292C">
        <w:rPr>
          <w:lang w:val="en-US"/>
        </w:rPr>
        <w:t xml:space="preserve"> can be said to</w:t>
      </w:r>
      <w:r w:rsidR="004E3B6F" w:rsidRPr="005B292C">
        <w:rPr>
          <w:lang w:val="en-US"/>
        </w:rPr>
        <w:t xml:space="preserve"> </w:t>
      </w:r>
      <w:r w:rsidR="006B6649" w:rsidRPr="005B292C">
        <w:rPr>
          <w:lang w:val="en-US"/>
        </w:rPr>
        <w:t xml:space="preserve">form a </w:t>
      </w:r>
      <w:r w:rsidR="006B6649" w:rsidRPr="00854664">
        <w:rPr>
          <w:i/>
          <w:lang w:val="en-US"/>
        </w:rPr>
        <w:t>hydro complex</w:t>
      </w:r>
      <w:r w:rsidR="006B6649" w:rsidRPr="005B292C">
        <w:rPr>
          <w:lang w:val="en-US"/>
        </w:rPr>
        <w:t xml:space="preserve"> </w:t>
      </w:r>
      <w:r w:rsidR="00690300" w:rsidRPr="005B292C">
        <w:rPr>
          <w:lang w:val="en-US"/>
        </w:rPr>
        <w:t xml:space="preserve">that is comprised by the collection of catchment and outfall features </w:t>
      </w:r>
      <w:r w:rsidR="005B292C" w:rsidRPr="005B292C">
        <w:rPr>
          <w:lang w:val="en-US"/>
        </w:rPr>
        <w:t>and</w:t>
      </w:r>
      <w:r w:rsidR="00C055D7" w:rsidRPr="005B292C">
        <w:rPr>
          <w:lang w:val="en-US"/>
        </w:rPr>
        <w:t xml:space="preserve"> any </w:t>
      </w:r>
      <w:r w:rsidR="00690300" w:rsidRPr="005B292C">
        <w:rPr>
          <w:lang w:val="en-US"/>
        </w:rPr>
        <w:t xml:space="preserve">other </w:t>
      </w:r>
      <w:r w:rsidR="00C055D7" w:rsidRPr="005B292C">
        <w:rPr>
          <w:lang w:val="en-US"/>
        </w:rPr>
        <w:t>feature</w:t>
      </w:r>
      <w:r w:rsidR="005B292C" w:rsidRPr="005B292C">
        <w:rPr>
          <w:lang w:val="en-US"/>
        </w:rPr>
        <w:t>(s)</w:t>
      </w:r>
      <w:r w:rsidR="00C055D7" w:rsidRPr="005B292C">
        <w:rPr>
          <w:lang w:val="en-US"/>
        </w:rPr>
        <w:t xml:space="preserve"> </w:t>
      </w:r>
      <w:r w:rsidR="005B292C" w:rsidRPr="005B292C">
        <w:rPr>
          <w:lang w:val="en-US"/>
        </w:rPr>
        <w:t>that realize</w:t>
      </w:r>
      <w:r w:rsidR="00C055D7" w:rsidRPr="005B292C">
        <w:rPr>
          <w:lang w:val="en-US"/>
        </w:rPr>
        <w:t xml:space="preserve"> the </w:t>
      </w:r>
      <w:r w:rsidR="005B292C" w:rsidRPr="005B292C">
        <w:rPr>
          <w:lang w:val="en-US"/>
        </w:rPr>
        <w:t xml:space="preserve">larger </w:t>
      </w:r>
      <w:r w:rsidR="00C055D7" w:rsidRPr="005B292C">
        <w:rPr>
          <w:lang w:val="en-US"/>
        </w:rPr>
        <w:t xml:space="preserve">logical catchment and its outfall. </w:t>
      </w:r>
      <w:r w:rsidR="005B292C" w:rsidRPr="005B292C">
        <w:rPr>
          <w:lang w:val="en-US"/>
        </w:rPr>
        <w:t xml:space="preserve">A hydrologic complex </w:t>
      </w:r>
      <w:r w:rsidR="00100DCB">
        <w:rPr>
          <w:lang w:val="en-US"/>
        </w:rPr>
        <w:t xml:space="preserve">may </w:t>
      </w:r>
      <w:r w:rsidR="005B292C" w:rsidRPr="005B292C">
        <w:rPr>
          <w:lang w:val="en-US"/>
        </w:rPr>
        <w:t xml:space="preserve">include </w:t>
      </w:r>
      <w:r w:rsidR="00100DCB">
        <w:rPr>
          <w:lang w:val="en-US"/>
        </w:rPr>
        <w:t xml:space="preserve">multiple realized </w:t>
      </w:r>
      <w:r w:rsidR="005B292C" w:rsidRPr="005B292C">
        <w:rPr>
          <w:lang w:val="en-US"/>
        </w:rPr>
        <w:t>topolog</w:t>
      </w:r>
      <w:r w:rsidR="00100DCB">
        <w:rPr>
          <w:lang w:val="en-US"/>
        </w:rPr>
        <w:t>ies</w:t>
      </w:r>
      <w:r w:rsidR="00C055D7" w:rsidRPr="005B292C">
        <w:rPr>
          <w:lang w:val="en-US"/>
        </w:rPr>
        <w:t xml:space="preserve"> such</w:t>
      </w:r>
      <w:r w:rsidR="005B292C" w:rsidRPr="005B292C">
        <w:rPr>
          <w:lang w:val="en-US"/>
        </w:rPr>
        <w:t xml:space="preserve"> as flowpath</w:t>
      </w:r>
      <w:r w:rsidR="00100DCB">
        <w:rPr>
          <w:lang w:val="en-US"/>
        </w:rPr>
        <w:t xml:space="preserve">, </w:t>
      </w:r>
      <w:r w:rsidR="005B292C" w:rsidRPr="005B292C">
        <w:rPr>
          <w:lang w:val="en-US"/>
        </w:rPr>
        <w:t>catchment area</w:t>
      </w:r>
      <w:r w:rsidR="00100DCB">
        <w:rPr>
          <w:lang w:val="en-US"/>
        </w:rPr>
        <w:t>, stream or channel networks</w:t>
      </w:r>
      <w:r w:rsidR="00C055D7" w:rsidRPr="005B292C">
        <w:rPr>
          <w:lang w:val="en-US"/>
        </w:rPr>
        <w:t>.</w:t>
      </w:r>
      <w:r w:rsidR="00C055D7">
        <w:rPr>
          <w:lang w:val="en-US"/>
        </w:rPr>
        <w:t xml:space="preserve"> </w:t>
      </w:r>
    </w:p>
    <w:p w14:paraId="5C437496" w14:textId="77777777" w:rsidR="00C055D7" w:rsidRPr="008E510D" w:rsidRDefault="00C055D7" w:rsidP="00C055D7">
      <w:pPr>
        <w:pStyle w:val="StandardWeb"/>
        <w:jc w:val="both"/>
        <w:rPr>
          <w:lang w:val="en-US"/>
        </w:rPr>
      </w:pPr>
    </w:p>
    <w:p w14:paraId="1C439FBC" w14:textId="3F808486" w:rsidR="001330F5" w:rsidRPr="008E510D" w:rsidRDefault="00D44112" w:rsidP="00C055D7">
      <w:pPr>
        <w:pStyle w:val="OGCFigure"/>
      </w:pPr>
      <w:r>
        <w:rPr>
          <w:noProof/>
        </w:rPr>
        <w:lastRenderedPageBreak/>
        <w:drawing>
          <wp:inline distT="0" distB="0" distL="0" distR="0" wp14:anchorId="2173906F" wp14:editId="3757D483">
            <wp:extent cx="5189855" cy="3767455"/>
            <wp:effectExtent l="0" t="0" r="0" b="0"/>
            <wp:docPr id="7" name="Picture 7" descr="Macintosh HD:Users:dblodgett:Documents:Projects:HY_Features:HY_Features:figs: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blodgett:Documents:Projects:HY_Features:HY_Features:figs:fig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9855" cy="3767455"/>
                    </a:xfrm>
                    <a:prstGeom prst="rect">
                      <a:avLst/>
                    </a:prstGeom>
                    <a:noFill/>
                    <a:ln>
                      <a:noFill/>
                    </a:ln>
                  </pic:spPr>
                </pic:pic>
              </a:graphicData>
            </a:graphic>
          </wp:inline>
        </w:drawing>
      </w:r>
    </w:p>
    <w:p w14:paraId="625A4024" w14:textId="3906F635" w:rsidR="001330F5" w:rsidRPr="008E510D" w:rsidRDefault="001330F5" w:rsidP="00C055D7">
      <w:pPr>
        <w:pStyle w:val="OGCFigure"/>
      </w:pPr>
      <w:bookmarkStart w:id="45" w:name="_Ref458765840"/>
      <w:bookmarkStart w:id="46" w:name="_Toc471741700"/>
      <w:r w:rsidRPr="008E510D">
        <w:t xml:space="preserve">Figure </w:t>
      </w:r>
      <w:r w:rsidR="003F6442">
        <w:fldChar w:fldCharType="begin"/>
      </w:r>
      <w:r w:rsidR="003F6442">
        <w:instrText xml:space="preserve"> SEQ Figure \* ARABIC </w:instrText>
      </w:r>
      <w:r w:rsidR="003F6442">
        <w:fldChar w:fldCharType="separate"/>
      </w:r>
      <w:r w:rsidR="00135A1B">
        <w:rPr>
          <w:noProof/>
        </w:rPr>
        <w:t>5</w:t>
      </w:r>
      <w:r w:rsidR="003F6442">
        <w:rPr>
          <w:noProof/>
        </w:rPr>
        <w:fldChar w:fldCharType="end"/>
      </w:r>
      <w:bookmarkEnd w:id="45"/>
      <w:r w:rsidRPr="008E510D">
        <w:t xml:space="preserve">: Multiple </w:t>
      </w:r>
      <w:r w:rsidR="008D3849">
        <w:t>catchment</w:t>
      </w:r>
      <w:r w:rsidR="008D3849" w:rsidRPr="008E510D">
        <w:t xml:space="preserve"> </w:t>
      </w:r>
      <w:r w:rsidR="008D3849">
        <w:t>realizations</w:t>
      </w:r>
      <w:r w:rsidR="008D3849" w:rsidRPr="008E510D">
        <w:t xml:space="preserve"> </w:t>
      </w:r>
      <w:r w:rsidR="009A1D97" w:rsidRPr="008D4288">
        <w:t>(top left to bottom right):</w:t>
      </w:r>
      <w:r w:rsidRPr="008E510D">
        <w:t xml:space="preserve"> a) </w:t>
      </w:r>
      <w:r w:rsidR="00392C79">
        <w:t>c</w:t>
      </w:r>
      <w:r w:rsidRPr="008E510D">
        <w:t xml:space="preserve">atchment boundary, b) </w:t>
      </w:r>
      <w:r w:rsidR="00392C79">
        <w:t>c</w:t>
      </w:r>
      <w:r w:rsidRPr="008E510D">
        <w:t xml:space="preserve">atchment area, </w:t>
      </w:r>
      <w:bookmarkStart w:id="47" w:name="flowpath"/>
      <w:r w:rsidRPr="008E510D">
        <w:t>c</w:t>
      </w:r>
      <w:bookmarkEnd w:id="47"/>
      <w:r w:rsidRPr="008E510D">
        <w:t xml:space="preserve">) </w:t>
      </w:r>
      <w:r w:rsidR="008D3849">
        <w:t xml:space="preserve">catchment </w:t>
      </w:r>
      <w:r w:rsidRPr="008E510D">
        <w:t xml:space="preserve">flowpath d) </w:t>
      </w:r>
      <w:proofErr w:type="spellStart"/>
      <w:r w:rsidRPr="008E510D">
        <w:t>subcatchment</w:t>
      </w:r>
      <w:proofErr w:type="spellEnd"/>
      <w:r w:rsidR="008D3849">
        <w:t xml:space="preserve"> network</w:t>
      </w:r>
      <w:r w:rsidRPr="008E510D">
        <w:t xml:space="preserve">, e) </w:t>
      </w:r>
      <w:r w:rsidR="007956EE">
        <w:t>hydrographic network</w:t>
      </w:r>
      <w:r w:rsidRPr="008E510D">
        <w:t xml:space="preserve">, f) </w:t>
      </w:r>
      <w:r w:rsidR="00392C79" w:rsidRPr="005B292C">
        <w:t xml:space="preserve">geo-schematic </w:t>
      </w:r>
      <w:r w:rsidR="007956EE">
        <w:t>network</w:t>
      </w:r>
      <w:r w:rsidRPr="005B292C">
        <w:t>,</w:t>
      </w:r>
      <w:r w:rsidRPr="008E510D">
        <w:t xml:space="preserve"> g) </w:t>
      </w:r>
      <w:r w:rsidR="007956EE">
        <w:t>flow</w:t>
      </w:r>
      <w:r w:rsidR="007956EE" w:rsidRPr="008E510D">
        <w:t xml:space="preserve"> </w:t>
      </w:r>
      <w:r w:rsidRPr="008E510D">
        <w:t xml:space="preserve">network, h) </w:t>
      </w:r>
      <w:r w:rsidR="008D3849">
        <w:t xml:space="preserve">hydrometric </w:t>
      </w:r>
      <w:r w:rsidRPr="008E510D">
        <w:t>network of monitoring stations.</w:t>
      </w:r>
      <w:bookmarkEnd w:id="46"/>
    </w:p>
    <w:p w14:paraId="541F9FD4" w14:textId="6DADACD1" w:rsidR="00C055D7" w:rsidRPr="008E510D" w:rsidRDefault="00C055D7" w:rsidP="00C055D7">
      <w:pPr>
        <w:pStyle w:val="StandardWeb"/>
        <w:jc w:val="both"/>
        <w:rPr>
          <w:lang w:val="en-US"/>
        </w:rPr>
      </w:pPr>
      <w:r w:rsidRPr="008E510D">
        <w:rPr>
          <w:lang w:val="en-US"/>
        </w:rPr>
        <w:t>Catchment boundary, catchment area, and</w:t>
      </w:r>
      <w:r>
        <w:rPr>
          <w:lang w:val="en-US"/>
        </w:rPr>
        <w:t xml:space="preserve"> </w:t>
      </w:r>
      <w:r w:rsidRPr="008E510D">
        <w:rPr>
          <w:lang w:val="en-US"/>
        </w:rPr>
        <w:t xml:space="preserve">linear flowpath are the most common </w:t>
      </w:r>
      <w:r>
        <w:rPr>
          <w:lang w:val="en-US"/>
        </w:rPr>
        <w:t xml:space="preserve">topological </w:t>
      </w:r>
      <w:r w:rsidRPr="008E510D">
        <w:rPr>
          <w:lang w:val="en-US"/>
        </w:rPr>
        <w:t xml:space="preserve">realizations of a </w:t>
      </w:r>
      <w:r>
        <w:rPr>
          <w:lang w:val="en-US"/>
        </w:rPr>
        <w:t xml:space="preserve">logical </w:t>
      </w:r>
      <w:r w:rsidRPr="008E510D">
        <w:rPr>
          <w:lang w:val="en-US"/>
        </w:rPr>
        <w:t>catchment, and</w:t>
      </w:r>
      <w:r>
        <w:rPr>
          <w:lang w:val="en-US"/>
        </w:rPr>
        <w:t xml:space="preserve"> are</w:t>
      </w:r>
      <w:r w:rsidRPr="008E510D">
        <w:rPr>
          <w:lang w:val="en-US"/>
        </w:rPr>
        <w:t xml:space="preserve"> widely used to create cartographic </w:t>
      </w:r>
      <w:r>
        <w:rPr>
          <w:lang w:val="en-US"/>
        </w:rPr>
        <w:t>representations</w:t>
      </w:r>
      <w:r w:rsidRPr="008E510D">
        <w:rPr>
          <w:lang w:val="en-US"/>
        </w:rPr>
        <w:t xml:space="preserve"> of a catchment. Map</w:t>
      </w:r>
      <w:r>
        <w:rPr>
          <w:lang w:val="en-US"/>
        </w:rPr>
        <w:t xml:space="preserve"> layers that separately visualiz</w:t>
      </w:r>
      <w:r w:rsidRPr="008E510D">
        <w:rPr>
          <w:lang w:val="en-US"/>
        </w:rPr>
        <w:t xml:space="preserve">e the hydrographic network of water bodies (typically as blue lines for small rivers and blue polygons for larger rivers and lakes) </w:t>
      </w:r>
      <w:r w:rsidR="002641A2">
        <w:rPr>
          <w:lang w:val="en-US"/>
        </w:rPr>
        <w:t>or</w:t>
      </w:r>
      <w:r w:rsidR="002641A2" w:rsidRPr="008E510D">
        <w:rPr>
          <w:lang w:val="en-US"/>
        </w:rPr>
        <w:t xml:space="preserve"> </w:t>
      </w:r>
      <w:r w:rsidRPr="008E510D">
        <w:rPr>
          <w:lang w:val="en-US"/>
        </w:rPr>
        <w:t xml:space="preserve">of channels (typically lines displaying a drainage pattern indicating the path </w:t>
      </w:r>
      <w:r w:rsidR="002641A2">
        <w:rPr>
          <w:lang w:val="en-US"/>
        </w:rPr>
        <w:t xml:space="preserve">that </w:t>
      </w:r>
      <w:r w:rsidRPr="008E510D">
        <w:rPr>
          <w:lang w:val="en-US"/>
        </w:rPr>
        <w:t>flow may follow), or a network of hydrometric monitoring stations</w:t>
      </w:r>
      <w:r>
        <w:rPr>
          <w:lang w:val="en-US"/>
        </w:rPr>
        <w:t>,</w:t>
      </w:r>
      <w:r w:rsidRPr="008E510D">
        <w:rPr>
          <w:lang w:val="en-US"/>
        </w:rPr>
        <w:t xml:space="preserve"> are usually combined to </w:t>
      </w:r>
      <w:r>
        <w:rPr>
          <w:lang w:val="en-US"/>
        </w:rPr>
        <w:t>represent</w:t>
      </w:r>
      <w:r w:rsidR="005B292C">
        <w:rPr>
          <w:lang w:val="en-US"/>
        </w:rPr>
        <w:t xml:space="preserve"> the</w:t>
      </w:r>
      <w:r w:rsidRPr="008E510D">
        <w:rPr>
          <w:lang w:val="en-US"/>
        </w:rPr>
        <w:t xml:space="preserve"> catchment as a whole. </w:t>
      </w:r>
      <w:r w:rsidR="00B30656">
        <w:rPr>
          <w:lang w:val="en-US"/>
        </w:rPr>
        <w:t>Hydrographic maps are typically based on c</w:t>
      </w:r>
      <w:r w:rsidRPr="008E510D">
        <w:rPr>
          <w:lang w:val="en-US"/>
        </w:rPr>
        <w:t xml:space="preserve">artographic data products </w:t>
      </w:r>
      <w:r w:rsidR="00B30656">
        <w:rPr>
          <w:lang w:val="en-US"/>
        </w:rPr>
        <w:t>that portray one or more of these feature realizations</w:t>
      </w:r>
      <w:r w:rsidRPr="008E510D">
        <w:rPr>
          <w:lang w:val="en-US"/>
        </w:rPr>
        <w:t xml:space="preserve">. </w:t>
      </w:r>
      <w:r>
        <w:rPr>
          <w:lang w:val="en-US"/>
        </w:rPr>
        <w:fldChar w:fldCharType="begin"/>
      </w:r>
      <w:r>
        <w:rPr>
          <w:lang w:val="en-US"/>
        </w:rPr>
        <w:instrText xml:space="preserve"> REF _Ref458765840 \h </w:instrText>
      </w:r>
      <w:r>
        <w:rPr>
          <w:lang w:val="en-US"/>
        </w:rPr>
      </w:r>
      <w:r>
        <w:rPr>
          <w:lang w:val="en-US"/>
        </w:rPr>
        <w:fldChar w:fldCharType="separate"/>
      </w:r>
      <w:r w:rsidR="00700E20" w:rsidRPr="008E510D">
        <w:t xml:space="preserve">Figure </w:t>
      </w:r>
      <w:r w:rsidR="00700E20">
        <w:rPr>
          <w:noProof/>
        </w:rPr>
        <w:t>5</w:t>
      </w:r>
      <w:r>
        <w:rPr>
          <w:lang w:val="en-US"/>
        </w:rPr>
        <w:fldChar w:fldCharType="end"/>
      </w:r>
      <w:r>
        <w:rPr>
          <w:lang w:val="en-US"/>
        </w:rPr>
        <w:t xml:space="preserve"> </w:t>
      </w:r>
      <w:r w:rsidR="00B30656">
        <w:rPr>
          <w:lang w:val="en-US"/>
        </w:rPr>
        <w:t xml:space="preserve">adds to the </w:t>
      </w:r>
      <w:r w:rsidRPr="008E510D">
        <w:rPr>
          <w:lang w:val="en-US"/>
        </w:rPr>
        <w:t xml:space="preserve">idealized </w:t>
      </w:r>
      <w:r>
        <w:rPr>
          <w:lang w:val="en-US"/>
        </w:rPr>
        <w:t>catchment</w:t>
      </w:r>
      <w:r w:rsidRPr="008E510D">
        <w:rPr>
          <w:lang w:val="en-US"/>
        </w:rPr>
        <w:t xml:space="preserve"> </w:t>
      </w:r>
      <w:r w:rsidR="00B30656">
        <w:rPr>
          <w:lang w:val="en-US"/>
        </w:rPr>
        <w:t xml:space="preserve">of </w:t>
      </w:r>
      <w:r w:rsidR="00744A67">
        <w:rPr>
          <w:lang w:val="en-US"/>
        </w:rPr>
        <w:fldChar w:fldCharType="begin"/>
      </w:r>
      <w:r w:rsidR="00744A67">
        <w:rPr>
          <w:lang w:val="en-US"/>
        </w:rPr>
        <w:instrText xml:space="preserve"> REF _Ref458763854 \h </w:instrText>
      </w:r>
      <w:r w:rsidR="00744A67">
        <w:rPr>
          <w:lang w:val="en-US"/>
        </w:rPr>
      </w:r>
      <w:r w:rsidR="00744A67">
        <w:rPr>
          <w:lang w:val="en-US"/>
        </w:rPr>
        <w:fldChar w:fldCharType="separate"/>
      </w:r>
      <w:r w:rsidR="00700E20" w:rsidRPr="00C055D7">
        <w:t xml:space="preserve">Figure </w:t>
      </w:r>
      <w:r w:rsidR="00700E20">
        <w:rPr>
          <w:noProof/>
        </w:rPr>
        <w:t>4</w:t>
      </w:r>
      <w:r w:rsidR="00744A67">
        <w:rPr>
          <w:lang w:val="en-US"/>
        </w:rPr>
        <w:fldChar w:fldCharType="end"/>
      </w:r>
      <w:r w:rsidR="00744A67">
        <w:rPr>
          <w:lang w:val="en-US"/>
        </w:rPr>
        <w:t xml:space="preserve"> </w:t>
      </w:r>
      <w:r w:rsidRPr="008E510D">
        <w:rPr>
          <w:lang w:val="en-US"/>
        </w:rPr>
        <w:t xml:space="preserve">graphical representations </w:t>
      </w:r>
      <w:r w:rsidR="00B30656">
        <w:rPr>
          <w:lang w:val="en-US"/>
        </w:rPr>
        <w:t xml:space="preserve">of </w:t>
      </w:r>
      <w:r w:rsidR="002641A2">
        <w:rPr>
          <w:lang w:val="en-US"/>
        </w:rPr>
        <w:t xml:space="preserve">such </w:t>
      </w:r>
      <w:r w:rsidR="00B30656">
        <w:rPr>
          <w:lang w:val="en-US"/>
        </w:rPr>
        <w:t>realizations</w:t>
      </w:r>
      <w:r w:rsidRPr="008E510D">
        <w:rPr>
          <w:lang w:val="en-US"/>
        </w:rPr>
        <w:t>.</w:t>
      </w:r>
    </w:p>
    <w:p w14:paraId="53D939C7" w14:textId="7AEA4FDE" w:rsidR="002C1BDD" w:rsidRDefault="001330F5" w:rsidP="00860515">
      <w:pPr>
        <w:pStyle w:val="StandardWeb"/>
        <w:jc w:val="both"/>
        <w:rPr>
          <w:lang w:val="en-US"/>
        </w:rPr>
      </w:pPr>
      <w:r w:rsidRPr="008E510D">
        <w:rPr>
          <w:lang w:val="en-US"/>
        </w:rPr>
        <w:t xml:space="preserve">Each of these </w:t>
      </w:r>
      <w:r w:rsidR="00B30656">
        <w:rPr>
          <w:lang w:val="en-US"/>
        </w:rPr>
        <w:t>realizations</w:t>
      </w:r>
      <w:r w:rsidR="00056311" w:rsidRPr="008E510D">
        <w:rPr>
          <w:lang w:val="en-US"/>
        </w:rPr>
        <w:t xml:space="preserve"> </w:t>
      </w:r>
      <w:r w:rsidR="00B30656">
        <w:rPr>
          <w:lang w:val="en-US"/>
        </w:rPr>
        <w:t>forms</w:t>
      </w:r>
      <w:r w:rsidR="00B30656" w:rsidRPr="008E510D">
        <w:rPr>
          <w:lang w:val="en-US"/>
        </w:rPr>
        <w:t xml:space="preserve"> </w:t>
      </w:r>
      <w:r w:rsidRPr="008E510D">
        <w:rPr>
          <w:lang w:val="en-US"/>
        </w:rPr>
        <w:t xml:space="preserve">a different </w:t>
      </w:r>
      <w:r w:rsidR="00B30656">
        <w:rPr>
          <w:lang w:val="en-US"/>
        </w:rPr>
        <w:t>perspective of</w:t>
      </w:r>
      <w:r w:rsidR="00B30656" w:rsidRPr="008E510D">
        <w:rPr>
          <w:lang w:val="en-US"/>
        </w:rPr>
        <w:t xml:space="preserve"> </w:t>
      </w:r>
      <w:r w:rsidRPr="008E510D">
        <w:rPr>
          <w:lang w:val="en-US"/>
        </w:rPr>
        <w:t>the catchment and its interaction</w:t>
      </w:r>
      <w:r w:rsidR="00B30656">
        <w:rPr>
          <w:lang w:val="en-US"/>
        </w:rPr>
        <w:t>s</w:t>
      </w:r>
      <w:r w:rsidRPr="008E510D">
        <w:rPr>
          <w:lang w:val="en-US"/>
        </w:rPr>
        <w:t xml:space="preserve"> with other </w:t>
      </w:r>
      <w:r w:rsidR="00B30656">
        <w:rPr>
          <w:lang w:val="en-US"/>
        </w:rPr>
        <w:t xml:space="preserve">catchments that emphasize different </w:t>
      </w:r>
      <w:r w:rsidRPr="008E510D">
        <w:rPr>
          <w:lang w:val="en-US"/>
        </w:rPr>
        <w:t>characteristics of the catchment</w:t>
      </w:r>
      <w:r w:rsidR="00B30656">
        <w:rPr>
          <w:lang w:val="en-US"/>
        </w:rPr>
        <w:t xml:space="preserve">. This may not be evident from the </w:t>
      </w:r>
      <w:r w:rsidRPr="008E510D">
        <w:rPr>
          <w:lang w:val="en-US"/>
        </w:rPr>
        <w:t>feature</w:t>
      </w:r>
      <w:r w:rsidR="00B30656">
        <w:rPr>
          <w:lang w:val="en-US"/>
        </w:rPr>
        <w:t xml:space="preserve"> types</w:t>
      </w:r>
      <w:r w:rsidRPr="008E510D">
        <w:rPr>
          <w:lang w:val="en-US"/>
        </w:rPr>
        <w:t xml:space="preserve"> </w:t>
      </w:r>
      <w:r w:rsidR="00B30656">
        <w:rPr>
          <w:lang w:val="en-US"/>
        </w:rPr>
        <w:t>alone</w:t>
      </w:r>
      <w:r w:rsidRPr="008E510D">
        <w:rPr>
          <w:lang w:val="en-US"/>
        </w:rPr>
        <w:t xml:space="preserve">. For example, a map </w:t>
      </w:r>
      <w:r w:rsidR="009A051F">
        <w:rPr>
          <w:lang w:val="en-US"/>
        </w:rPr>
        <w:t>of</w:t>
      </w:r>
      <w:r w:rsidRPr="008E510D">
        <w:rPr>
          <w:lang w:val="en-US"/>
        </w:rPr>
        <w:t xml:space="preserve"> catchment polygons may </w:t>
      </w:r>
      <w:r w:rsidR="009A051F">
        <w:rPr>
          <w:lang w:val="en-US"/>
        </w:rPr>
        <w:t>portray a coverage</w:t>
      </w:r>
      <w:r w:rsidR="009A051F" w:rsidRPr="008E510D">
        <w:rPr>
          <w:lang w:val="en-US"/>
        </w:rPr>
        <w:t xml:space="preserve"> </w:t>
      </w:r>
      <w:r w:rsidRPr="008E510D">
        <w:rPr>
          <w:lang w:val="en-US"/>
        </w:rPr>
        <w:t xml:space="preserve">of sub-catchments, or a collection of </w:t>
      </w:r>
      <w:r w:rsidR="009A051F">
        <w:rPr>
          <w:lang w:val="en-US"/>
        </w:rPr>
        <w:t xml:space="preserve">overlapping </w:t>
      </w:r>
      <w:r w:rsidRPr="008E510D">
        <w:rPr>
          <w:lang w:val="en-US"/>
        </w:rPr>
        <w:t xml:space="preserve">catchment polygons </w:t>
      </w:r>
      <w:r w:rsidR="009A051F">
        <w:rPr>
          <w:lang w:val="en-US"/>
        </w:rPr>
        <w:t>corresponding to monitoring stations</w:t>
      </w:r>
      <w:r w:rsidRPr="008E510D">
        <w:rPr>
          <w:lang w:val="en-US"/>
        </w:rPr>
        <w:t xml:space="preserve">. </w:t>
      </w:r>
      <w:r w:rsidR="009A051F">
        <w:rPr>
          <w:lang w:val="en-US"/>
        </w:rPr>
        <w:t>M</w:t>
      </w:r>
      <w:r w:rsidRPr="008E510D">
        <w:rPr>
          <w:lang w:val="en-US"/>
        </w:rPr>
        <w:t>ore detailed information</w:t>
      </w:r>
      <w:r w:rsidR="009A051F">
        <w:rPr>
          <w:lang w:val="en-US"/>
        </w:rPr>
        <w:t xml:space="preserve"> is needed</w:t>
      </w:r>
      <w:r w:rsidRPr="008E510D">
        <w:rPr>
          <w:lang w:val="en-US"/>
        </w:rPr>
        <w:t xml:space="preserve"> about </w:t>
      </w:r>
      <w:r w:rsidR="009A051F">
        <w:rPr>
          <w:lang w:val="en-US"/>
        </w:rPr>
        <w:t>each catchment’s</w:t>
      </w:r>
      <w:r w:rsidR="009A051F" w:rsidRPr="008E510D">
        <w:rPr>
          <w:lang w:val="en-US"/>
        </w:rPr>
        <w:t xml:space="preserve"> </w:t>
      </w:r>
      <w:r w:rsidRPr="008E510D">
        <w:rPr>
          <w:lang w:val="en-US"/>
        </w:rPr>
        <w:t xml:space="preserve">type and role </w:t>
      </w:r>
      <w:r w:rsidR="009A051F">
        <w:rPr>
          <w:lang w:val="en-US"/>
        </w:rPr>
        <w:t>in an overall application, s</w:t>
      </w:r>
      <w:r w:rsidR="00692820">
        <w:rPr>
          <w:lang w:val="en-US"/>
        </w:rPr>
        <w:t>uch</w:t>
      </w:r>
      <w:r w:rsidR="00692820" w:rsidRPr="008E510D">
        <w:rPr>
          <w:lang w:val="en-US"/>
        </w:rPr>
        <w:t xml:space="preserve"> </w:t>
      </w:r>
      <w:r w:rsidR="009A051F">
        <w:rPr>
          <w:lang w:val="en-US"/>
        </w:rPr>
        <w:t xml:space="preserve">as </w:t>
      </w:r>
      <w:r w:rsidRPr="008E510D">
        <w:rPr>
          <w:lang w:val="en-US"/>
        </w:rPr>
        <w:t>relationships and potential constraints between high</w:t>
      </w:r>
      <w:r w:rsidR="009A051F">
        <w:rPr>
          <w:lang w:val="en-US"/>
        </w:rPr>
        <w:t>er</w:t>
      </w:r>
      <w:r w:rsidRPr="008E510D">
        <w:rPr>
          <w:lang w:val="en-US"/>
        </w:rPr>
        <w:t>-order catchment</w:t>
      </w:r>
      <w:r w:rsidR="009A051F">
        <w:rPr>
          <w:lang w:val="en-US"/>
        </w:rPr>
        <w:t>s</w:t>
      </w:r>
      <w:r w:rsidRPr="008E510D">
        <w:rPr>
          <w:lang w:val="en-US"/>
        </w:rPr>
        <w:t xml:space="preserve"> and </w:t>
      </w:r>
      <w:r w:rsidR="009A051F">
        <w:rPr>
          <w:lang w:val="en-US"/>
        </w:rPr>
        <w:t>those</w:t>
      </w:r>
      <w:r w:rsidRPr="008E510D">
        <w:rPr>
          <w:lang w:val="en-US"/>
        </w:rPr>
        <w:t xml:space="preserve"> nested therein, </w:t>
      </w:r>
      <w:r w:rsidR="009A051F">
        <w:rPr>
          <w:lang w:val="en-US"/>
        </w:rPr>
        <w:t>as well as their</w:t>
      </w:r>
      <w:r w:rsidRPr="008E510D">
        <w:rPr>
          <w:lang w:val="en-US"/>
        </w:rPr>
        <w:t xml:space="preserve"> upstream-downstream </w:t>
      </w:r>
      <w:r w:rsidR="009A051F">
        <w:rPr>
          <w:lang w:val="en-US"/>
        </w:rPr>
        <w:t xml:space="preserve">outfall </w:t>
      </w:r>
      <w:r w:rsidRPr="008E510D">
        <w:rPr>
          <w:lang w:val="en-US"/>
        </w:rPr>
        <w:t xml:space="preserve">flow </w:t>
      </w:r>
      <w:r w:rsidR="009A051F">
        <w:rPr>
          <w:lang w:val="en-US"/>
        </w:rPr>
        <w:t>relationships</w:t>
      </w:r>
      <w:r w:rsidRPr="008E510D">
        <w:rPr>
          <w:lang w:val="en-US"/>
        </w:rPr>
        <w:t>.</w:t>
      </w:r>
      <w:r w:rsidR="009A051F">
        <w:rPr>
          <w:lang w:val="en-US"/>
        </w:rPr>
        <w:t xml:space="preserve"> </w:t>
      </w:r>
      <w:r w:rsidR="002C1BDD">
        <w:rPr>
          <w:lang w:val="en-US"/>
        </w:rPr>
        <w:t xml:space="preserve"> T</w:t>
      </w:r>
      <w:r w:rsidRPr="008E510D">
        <w:rPr>
          <w:lang w:val="en-US"/>
        </w:rPr>
        <w:t>opological network</w:t>
      </w:r>
      <w:r w:rsidR="002C1BDD">
        <w:rPr>
          <w:lang w:val="en-US"/>
        </w:rPr>
        <w:t>s</w:t>
      </w:r>
      <w:r w:rsidRPr="008E510D">
        <w:rPr>
          <w:lang w:val="en-US"/>
        </w:rPr>
        <w:t xml:space="preserve"> of </w:t>
      </w:r>
      <w:r w:rsidR="002C1BDD">
        <w:rPr>
          <w:lang w:val="en-US"/>
        </w:rPr>
        <w:t xml:space="preserve">logical </w:t>
      </w:r>
      <w:r w:rsidRPr="008E510D">
        <w:rPr>
          <w:lang w:val="en-US"/>
        </w:rPr>
        <w:t>catchments</w:t>
      </w:r>
      <w:r w:rsidR="002C1BDD">
        <w:rPr>
          <w:lang w:val="en-US"/>
        </w:rPr>
        <w:t xml:space="preserve"> without geometries are useful even by themselves, </w:t>
      </w:r>
      <w:r w:rsidRPr="008E510D">
        <w:rPr>
          <w:lang w:val="en-US"/>
        </w:rPr>
        <w:t xml:space="preserve">for example in data systems supporting hydrologic modeling. </w:t>
      </w:r>
      <w:r w:rsidR="002C1BDD">
        <w:rPr>
          <w:lang w:val="en-US"/>
        </w:rPr>
        <w:t xml:space="preserve">Geospatial data </w:t>
      </w:r>
      <w:r w:rsidR="002C1BDD">
        <w:rPr>
          <w:lang w:val="en-US"/>
        </w:rPr>
        <w:lastRenderedPageBreak/>
        <w:t>may be used to parameterize models that then run only using logical catchment relationships</w:t>
      </w:r>
      <w:r w:rsidRPr="008E510D">
        <w:rPr>
          <w:lang w:val="en-US"/>
        </w:rPr>
        <w:t xml:space="preserve">. </w:t>
      </w:r>
      <w:r w:rsidR="002C1BDD">
        <w:rPr>
          <w:lang w:val="en-US"/>
        </w:rPr>
        <w:t>The topological representation may not even correspond to geometric representations</w:t>
      </w:r>
      <w:r w:rsidRPr="008E510D">
        <w:rPr>
          <w:lang w:val="en-US"/>
        </w:rPr>
        <w:t>.</w:t>
      </w:r>
      <w:r w:rsidR="002C1BDD">
        <w:rPr>
          <w:lang w:val="en-US"/>
        </w:rPr>
        <w:t xml:space="preserve"> For example, an outfall may take on the topological role of a node even as it is realized by a polygon geometry indicating a diffuse area of drainage</w:t>
      </w:r>
      <w:r w:rsidR="002C1BDD">
        <w:t xml:space="preserve">. </w:t>
      </w:r>
    </w:p>
    <w:p w14:paraId="27B88EAB" w14:textId="2FFD96D4" w:rsidR="008545BE" w:rsidRPr="005B292C" w:rsidRDefault="00D4047D" w:rsidP="008545BE">
      <w:pPr>
        <w:pStyle w:val="StandardWeb"/>
        <w:jc w:val="both"/>
        <w:rPr>
          <w:lang w:val="en-US"/>
        </w:rPr>
      </w:pPr>
      <w:r w:rsidRPr="005B292C">
        <w:t xml:space="preserve">Specific feature types defined </w:t>
      </w:r>
      <w:r w:rsidR="002C1BDD">
        <w:t xml:space="preserve">in the HY_Features model include </w:t>
      </w:r>
      <w:r w:rsidR="005A011C" w:rsidRPr="005B292C">
        <w:t xml:space="preserve">HY_HydroFeature </w:t>
      </w:r>
      <w:r w:rsidR="00B73D42">
        <w:t>(</w:t>
      </w:r>
      <w:r w:rsidR="005A011C" w:rsidRPr="005B292C">
        <w:t>in section 7.</w:t>
      </w:r>
      <w:r w:rsidR="00EF42A4">
        <w:t>3.1</w:t>
      </w:r>
      <w:r w:rsidR="00B73D42">
        <w:t>)</w:t>
      </w:r>
      <w:r w:rsidR="005A011C" w:rsidRPr="005B292C">
        <w:t xml:space="preserve">, </w:t>
      </w:r>
      <w:r w:rsidRPr="005B292C">
        <w:t xml:space="preserve">HY_Catchment, </w:t>
      </w:r>
      <w:proofErr w:type="spellStart"/>
      <w:r w:rsidRPr="005B292C">
        <w:t>HY_Outfall</w:t>
      </w:r>
      <w:proofErr w:type="spellEnd"/>
      <w:r w:rsidR="005A011C" w:rsidRPr="005B292C">
        <w:t>,</w:t>
      </w:r>
      <w:r w:rsidRPr="005B292C">
        <w:t xml:space="preserve"> </w:t>
      </w:r>
      <w:proofErr w:type="spellStart"/>
      <w:r w:rsidR="005A011C" w:rsidRPr="005B292C">
        <w:t>HY_CatchmentRealization</w:t>
      </w:r>
      <w:proofErr w:type="spellEnd"/>
      <w:r w:rsidR="00B73D42">
        <w:t xml:space="preserve">, </w:t>
      </w:r>
      <w:proofErr w:type="spellStart"/>
      <w:r w:rsidRPr="005B292C">
        <w:t>HY_OutfallRealization</w:t>
      </w:r>
      <w:proofErr w:type="spellEnd"/>
      <w:r w:rsidR="00B73D42">
        <w:t>,</w:t>
      </w:r>
      <w:r w:rsidRPr="005B292C">
        <w:t xml:space="preserve"> </w:t>
      </w:r>
      <w:proofErr w:type="spellStart"/>
      <w:r w:rsidR="005B292C" w:rsidRPr="005B292C">
        <w:t>HY_CatchmentArea</w:t>
      </w:r>
      <w:proofErr w:type="spellEnd"/>
      <w:r w:rsidR="005B292C" w:rsidRPr="005B292C">
        <w:t xml:space="preserve">, </w:t>
      </w:r>
      <w:proofErr w:type="spellStart"/>
      <w:r w:rsidR="005B292C" w:rsidRPr="005B292C">
        <w:t>HY_CatchmentBoundary</w:t>
      </w:r>
      <w:proofErr w:type="spellEnd"/>
      <w:r w:rsidR="005B292C" w:rsidRPr="005B292C">
        <w:t xml:space="preserve">, </w:t>
      </w:r>
      <w:proofErr w:type="spellStart"/>
      <w:r w:rsidR="005B292C" w:rsidRPr="005B292C">
        <w:t>HY_Flowpath</w:t>
      </w:r>
      <w:proofErr w:type="spellEnd"/>
      <w:r w:rsidR="005B292C" w:rsidRPr="005B292C">
        <w:t xml:space="preserve">, </w:t>
      </w:r>
      <w:proofErr w:type="spellStart"/>
      <w:r w:rsidR="005B292C" w:rsidRPr="005B292C">
        <w:t>HY_WaterEdge</w:t>
      </w:r>
      <w:proofErr w:type="spellEnd"/>
      <w:r w:rsidR="005B292C" w:rsidRPr="005B292C">
        <w:t xml:space="preserve">, </w:t>
      </w:r>
      <w:proofErr w:type="spellStart"/>
      <w:r w:rsidR="005B292C" w:rsidRPr="005B292C">
        <w:t>HY_HydroNetwork</w:t>
      </w:r>
      <w:proofErr w:type="spellEnd"/>
      <w:r w:rsidR="005B292C" w:rsidRPr="005B292C">
        <w:t xml:space="preserve"> and </w:t>
      </w:r>
      <w:proofErr w:type="spellStart"/>
      <w:r w:rsidR="005B292C" w:rsidRPr="005B292C">
        <w:t>HY_CartographicRealization</w:t>
      </w:r>
      <w:proofErr w:type="spellEnd"/>
      <w:r w:rsidR="005B292C" w:rsidRPr="005B292C">
        <w:t xml:space="preserve"> </w:t>
      </w:r>
      <w:r w:rsidR="00B73D42">
        <w:t>(</w:t>
      </w:r>
      <w:r w:rsidR="005B292C" w:rsidRPr="005B292C">
        <w:t>section 7.</w:t>
      </w:r>
      <w:r w:rsidR="00EF42A4">
        <w:t>3.2</w:t>
      </w:r>
      <w:r w:rsidR="00B73D42">
        <w:t>)</w:t>
      </w:r>
      <w:r w:rsidR="00744A67" w:rsidRPr="005B292C">
        <w:t>.</w:t>
      </w:r>
    </w:p>
    <w:p w14:paraId="58FDEB92" w14:textId="4FC70DB5" w:rsidR="006947C2" w:rsidRPr="008E510D" w:rsidRDefault="00544C35" w:rsidP="00834E29">
      <w:pPr>
        <w:pStyle w:val="berschrift2"/>
      </w:pPr>
      <w:bookmarkStart w:id="48" w:name="_Toc471741647"/>
      <w:r>
        <w:t>C</w:t>
      </w:r>
      <w:r w:rsidR="006947C2" w:rsidRPr="008E510D">
        <w:t xml:space="preserve">atchment </w:t>
      </w:r>
      <w:r w:rsidR="00AA7E5A">
        <w:t xml:space="preserve">topology and </w:t>
      </w:r>
      <w:r w:rsidR="006947C2" w:rsidRPr="008E510D">
        <w:t>hierarchy</w:t>
      </w:r>
      <w:bookmarkEnd w:id="48"/>
    </w:p>
    <w:p w14:paraId="55A80633" w14:textId="5846003E" w:rsidR="008545BE" w:rsidRPr="00D44112" w:rsidRDefault="00AA7E5A" w:rsidP="00D44112">
      <w:pPr>
        <w:jc w:val="both"/>
      </w:pPr>
      <w:r>
        <w:t>An unlimited number of c</w:t>
      </w:r>
      <w:r w:rsidR="006947C2" w:rsidRPr="008E510D">
        <w:t>atchments</w:t>
      </w:r>
      <w:r>
        <w:t xml:space="preserve"> </w:t>
      </w:r>
      <w:r w:rsidR="00544C35">
        <w:t>can</w:t>
      </w:r>
      <w:r>
        <w:t xml:space="preserve"> potentially be defined in any region since every point in that region </w:t>
      </w:r>
      <w:r w:rsidR="00544C35">
        <w:t>corresponds to</w:t>
      </w:r>
      <w:r>
        <w:t xml:space="preserve"> some catchment </w:t>
      </w:r>
      <w:r w:rsidR="003E4A3C">
        <w:t>that</w:t>
      </w:r>
      <w:r>
        <w:t xml:space="preserve"> drains to it. The most useful catchments, though, are generally those</w:t>
      </w:r>
      <w:r w:rsidR="006947C2" w:rsidRPr="008E510D">
        <w:t xml:space="preserve"> </w:t>
      </w:r>
      <w:r w:rsidR="003D50B2">
        <w:t xml:space="preserve">that are </w:t>
      </w:r>
      <w:r w:rsidR="006947C2" w:rsidRPr="008E510D">
        <w:t xml:space="preserve">connected in </w:t>
      </w:r>
      <w:r>
        <w:t>drainage</w:t>
      </w:r>
      <w:r w:rsidRPr="008E510D">
        <w:t xml:space="preserve"> </w:t>
      </w:r>
      <w:r w:rsidR="005B292C" w:rsidRPr="008E510D">
        <w:t xml:space="preserve">networks </w:t>
      </w:r>
      <w:r w:rsidR="003D50B2">
        <w:t xml:space="preserve">recognizing significant features of the terrain such as divides and confluences. Catchment networks </w:t>
      </w:r>
      <w:r w:rsidR="006947C2" w:rsidRPr="008E510D">
        <w:t xml:space="preserve">provide continuity between catchments, the ability to aggregate catchments, and to trace </w:t>
      </w:r>
      <w:r w:rsidR="003D50B2">
        <w:t>flow</w:t>
      </w:r>
      <w:r w:rsidR="006947C2" w:rsidRPr="008E510D">
        <w:t xml:space="preserve"> up- or down-stream.</w:t>
      </w:r>
    </w:p>
    <w:p w14:paraId="06993CC7" w14:textId="6CB600B3" w:rsidR="00CD36E2" w:rsidRDefault="00D44112" w:rsidP="00F448A4">
      <w:pPr>
        <w:pStyle w:val="OGCFigure"/>
      </w:pPr>
      <w:r>
        <w:rPr>
          <w:noProof/>
        </w:rPr>
        <w:drawing>
          <wp:inline distT="0" distB="0" distL="0" distR="0" wp14:anchorId="289DA082" wp14:editId="2B50DF16">
            <wp:extent cx="4004945" cy="3837427"/>
            <wp:effectExtent l="0" t="0" r="8255" b="0"/>
            <wp:docPr id="8" name="Picture 8" descr="Macintosh HD:Users:dblodgett:Documents:Projects:HY_Features:HY_Features:figs:fi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blodgett:Documents:Projects:HY_Features:HY_Features:figs:fig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4945" cy="3837427"/>
                    </a:xfrm>
                    <a:prstGeom prst="rect">
                      <a:avLst/>
                    </a:prstGeom>
                    <a:noFill/>
                    <a:ln>
                      <a:noFill/>
                    </a:ln>
                  </pic:spPr>
                </pic:pic>
              </a:graphicData>
            </a:graphic>
          </wp:inline>
        </w:drawing>
      </w:r>
    </w:p>
    <w:p w14:paraId="6698FE37" w14:textId="2A0A1CF0" w:rsidR="008B0259" w:rsidRPr="00CD36E2" w:rsidRDefault="00CD36E2" w:rsidP="00F448A4">
      <w:pPr>
        <w:pStyle w:val="OGCFigure"/>
      </w:pPr>
      <w:bookmarkStart w:id="49" w:name="_Ref459016443"/>
      <w:bookmarkStart w:id="50" w:name="_Toc471741701"/>
      <w:r>
        <w:t xml:space="preserve">Figure </w:t>
      </w:r>
      <w:r w:rsidR="003F6442">
        <w:fldChar w:fldCharType="begin"/>
      </w:r>
      <w:r w:rsidR="003F6442">
        <w:instrText xml:space="preserve"> SEQ Figure \* ARABIC </w:instrText>
      </w:r>
      <w:r w:rsidR="003F6442">
        <w:fldChar w:fldCharType="separate"/>
      </w:r>
      <w:r w:rsidR="00135A1B">
        <w:rPr>
          <w:noProof/>
        </w:rPr>
        <w:t>6</w:t>
      </w:r>
      <w:r w:rsidR="003F6442">
        <w:rPr>
          <w:noProof/>
        </w:rPr>
        <w:fldChar w:fldCharType="end"/>
      </w:r>
      <w:bookmarkEnd w:id="49"/>
      <w:r w:rsidR="007956EE">
        <w:rPr>
          <w:noProof/>
        </w:rPr>
        <w:t>: Catchment aggregation</w:t>
      </w:r>
      <w:r>
        <w:t xml:space="preserve"> </w:t>
      </w:r>
      <w:r w:rsidR="007956EE" w:rsidRPr="008D4288">
        <w:t>(</w:t>
      </w:r>
      <w:r w:rsidR="007956EE">
        <w:t>top left to bottom right)</w:t>
      </w:r>
      <w:r w:rsidR="00B73D42">
        <w:t>:</w:t>
      </w:r>
      <w:r w:rsidR="007956EE">
        <w:t xml:space="preserve"> </w:t>
      </w:r>
      <w:r w:rsidR="005B292C">
        <w:t>a</w:t>
      </w:r>
      <w:r w:rsidR="007956EE">
        <w:t>) Simple</w:t>
      </w:r>
      <w:r w:rsidR="002A3454" w:rsidRPr="008E510D">
        <w:t xml:space="preserve"> catchments with one inflow and one outflow each; </w:t>
      </w:r>
      <w:r w:rsidR="005B292C">
        <w:t>b</w:t>
      </w:r>
      <w:r w:rsidR="007956EE">
        <w:t>)</w:t>
      </w:r>
      <w:r w:rsidR="002A3454" w:rsidRPr="008E510D">
        <w:t xml:space="preserve"> Joined (conjoint) catchments flowing into a single downstream catchment; </w:t>
      </w:r>
      <w:r w:rsidR="005B292C">
        <w:t>c</w:t>
      </w:r>
      <w:r w:rsidR="007956EE">
        <w:t>)</w:t>
      </w:r>
      <w:r w:rsidR="002A3454" w:rsidRPr="008E510D">
        <w:t xml:space="preserve"> catchments joining in a </w:t>
      </w:r>
      <w:r w:rsidR="002C507E">
        <w:t>water body</w:t>
      </w:r>
      <w:r w:rsidR="002A3454" w:rsidRPr="008E510D">
        <w:t xml:space="preserve"> or wetland with no clear network; </w:t>
      </w:r>
      <w:r w:rsidR="005B292C">
        <w:t>d</w:t>
      </w:r>
      <w:r w:rsidR="007956EE">
        <w:t xml:space="preserve">) </w:t>
      </w:r>
      <w:r w:rsidR="002A3454" w:rsidRPr="008E510D">
        <w:t xml:space="preserve">catchments joining through intermittent </w:t>
      </w:r>
      <w:r w:rsidR="001101C6" w:rsidRPr="008E510D">
        <w:t>o</w:t>
      </w:r>
      <w:r w:rsidR="001101C6">
        <w:t>r</w:t>
      </w:r>
      <w:r w:rsidR="001101C6" w:rsidRPr="008E510D">
        <w:t xml:space="preserve"> </w:t>
      </w:r>
      <w:r w:rsidR="002A3454" w:rsidRPr="008E510D">
        <w:t>subsurface flows</w:t>
      </w:r>
      <w:r w:rsidR="007956EE">
        <w:t>;</w:t>
      </w:r>
      <w:r w:rsidR="002A3454" w:rsidRPr="008E510D">
        <w:t xml:space="preserve"> </w:t>
      </w:r>
      <w:r w:rsidR="005B292C">
        <w:t>e</w:t>
      </w:r>
      <w:r w:rsidR="007956EE">
        <w:t xml:space="preserve">) </w:t>
      </w:r>
      <w:r w:rsidR="002A3454" w:rsidRPr="008E510D">
        <w:t>catchments that join through areas of complex or braided channels</w:t>
      </w:r>
      <w:r w:rsidR="00C363BA">
        <w:t>; f, catchments with outfalls made up by many channels such as in a delta</w:t>
      </w:r>
      <w:r w:rsidR="002A3454" w:rsidRPr="008E510D">
        <w:t>.</w:t>
      </w:r>
      <w:bookmarkEnd w:id="50"/>
    </w:p>
    <w:p w14:paraId="3FDB7052" w14:textId="578CFA13" w:rsidR="003D50B2" w:rsidRDefault="002A3454" w:rsidP="001A2B71">
      <w:pPr>
        <w:jc w:val="both"/>
      </w:pPr>
      <w:r w:rsidRPr="008545BE">
        <w:lastRenderedPageBreak/>
        <w:t>In a network of catchments, morphological detail may be specified in many ways. Inflows are generally conceptual in headwaters, and outflows are often complex where water flow</w:t>
      </w:r>
      <w:r w:rsidR="001101C6" w:rsidRPr="008545BE">
        <w:t>s</w:t>
      </w:r>
      <w:r w:rsidRPr="008545BE">
        <w:t xml:space="preserve"> out of a network. As shown in </w:t>
      </w:r>
      <w:r w:rsidR="00B90BB6" w:rsidRPr="008545BE">
        <w:fldChar w:fldCharType="begin"/>
      </w:r>
      <w:r w:rsidR="00B90BB6" w:rsidRPr="008545BE">
        <w:instrText xml:space="preserve"> REF _Ref459016443 \h </w:instrText>
      </w:r>
      <w:r w:rsidR="00450C77" w:rsidRPr="008545BE">
        <w:instrText xml:space="preserve"> \* MERGEFORMAT </w:instrText>
      </w:r>
      <w:r w:rsidR="00B90BB6" w:rsidRPr="008545BE">
        <w:fldChar w:fldCharType="separate"/>
      </w:r>
      <w:r w:rsidR="00700E20">
        <w:t xml:space="preserve">Figure </w:t>
      </w:r>
      <w:r w:rsidR="00700E20">
        <w:rPr>
          <w:noProof/>
        </w:rPr>
        <w:t>6</w:t>
      </w:r>
      <w:r w:rsidR="00B90BB6" w:rsidRPr="008545BE">
        <w:fldChar w:fldCharType="end"/>
      </w:r>
      <w:r w:rsidR="00B90BB6" w:rsidRPr="008545BE">
        <w:t xml:space="preserve"> </w:t>
      </w:r>
      <w:r w:rsidRPr="008545BE">
        <w:t>catchments may connect through simple confluences (</w:t>
      </w:r>
      <w:r w:rsidR="00D17502">
        <w:fldChar w:fldCharType="begin"/>
      </w:r>
      <w:r w:rsidR="00D17502">
        <w:instrText xml:space="preserve"> REF _Ref459016443 \h </w:instrText>
      </w:r>
      <w:r w:rsidR="00D17502">
        <w:fldChar w:fldCharType="separate"/>
      </w:r>
      <w:r w:rsidR="002E65D6">
        <w:t xml:space="preserve">Figure </w:t>
      </w:r>
      <w:r w:rsidR="002E65D6">
        <w:rPr>
          <w:noProof/>
        </w:rPr>
        <w:t>6</w:t>
      </w:r>
      <w:r w:rsidR="00D17502">
        <w:fldChar w:fldCharType="end"/>
      </w:r>
      <w:r w:rsidR="006D4E3F">
        <w:t>a</w:t>
      </w:r>
      <w:r w:rsidRPr="008545BE">
        <w:t xml:space="preserve">), water bodies or wetlands </w:t>
      </w:r>
      <w:r w:rsidR="000A3859" w:rsidRPr="008545BE">
        <w:t>(</w:t>
      </w:r>
      <w:r w:rsidR="00D17502">
        <w:fldChar w:fldCharType="begin"/>
      </w:r>
      <w:r w:rsidR="00D17502">
        <w:instrText xml:space="preserve"> REF _Ref459016443 \h </w:instrText>
      </w:r>
      <w:r w:rsidR="00D17502">
        <w:fldChar w:fldCharType="separate"/>
      </w:r>
      <w:r w:rsidR="009065F7">
        <w:t xml:space="preserve">Figure </w:t>
      </w:r>
      <w:r w:rsidR="009065F7">
        <w:rPr>
          <w:noProof/>
        </w:rPr>
        <w:t>6</w:t>
      </w:r>
      <w:r w:rsidR="00D17502">
        <w:fldChar w:fldCharType="end"/>
      </w:r>
      <w:r w:rsidR="006D4E3F">
        <w:t>c</w:t>
      </w:r>
      <w:r w:rsidR="000A3859" w:rsidRPr="008545BE">
        <w:t>)</w:t>
      </w:r>
      <w:r w:rsidRPr="008545BE">
        <w:t>, in</w:t>
      </w:r>
      <w:r w:rsidR="000A3859" w:rsidRPr="008545BE">
        <w:t>termittent or subsurface flows (</w:t>
      </w:r>
      <w:r w:rsidR="00D17502">
        <w:fldChar w:fldCharType="begin"/>
      </w:r>
      <w:r w:rsidR="00D17502">
        <w:instrText xml:space="preserve"> REF _Ref459016443 \h </w:instrText>
      </w:r>
      <w:r w:rsidR="00D17502">
        <w:fldChar w:fldCharType="separate"/>
      </w:r>
      <w:r w:rsidR="002E65D6">
        <w:t xml:space="preserve">Figure </w:t>
      </w:r>
      <w:r w:rsidR="002E65D6">
        <w:rPr>
          <w:noProof/>
        </w:rPr>
        <w:t>6</w:t>
      </w:r>
      <w:r w:rsidR="00D17502">
        <w:fldChar w:fldCharType="end"/>
      </w:r>
      <w:r w:rsidR="006D4E3F">
        <w:t>d</w:t>
      </w:r>
      <w:r w:rsidR="000A3859" w:rsidRPr="008545BE">
        <w:t>)</w:t>
      </w:r>
      <w:r w:rsidR="00993DE5">
        <w:t xml:space="preserve">, </w:t>
      </w:r>
      <w:r w:rsidR="006D4E3F">
        <w:t xml:space="preserve">or </w:t>
      </w:r>
      <w:r w:rsidRPr="008545BE">
        <w:t xml:space="preserve">complex braided streams </w:t>
      </w:r>
      <w:r w:rsidR="000A3859" w:rsidRPr="008545BE">
        <w:t>(</w:t>
      </w:r>
      <w:r w:rsidR="00993DE5">
        <w:t>Figure 6</w:t>
      </w:r>
      <w:r w:rsidR="006D4E3F">
        <w:t>e)</w:t>
      </w:r>
      <w:r w:rsidR="00993DE5">
        <w:t xml:space="preserve">, or distributary systems like </w:t>
      </w:r>
      <w:r w:rsidR="00993DE5" w:rsidRPr="003377F2">
        <w:t xml:space="preserve">deltas </w:t>
      </w:r>
      <w:r w:rsidR="003E4A3C" w:rsidRPr="003377F2">
        <w:t>(Figure 6</w:t>
      </w:r>
      <w:r w:rsidR="00993DE5" w:rsidRPr="003377F2">
        <w:t>f)</w:t>
      </w:r>
      <w:r w:rsidRPr="003377F2">
        <w:t xml:space="preserve">. </w:t>
      </w:r>
      <w:r w:rsidR="00993DE5" w:rsidRPr="003377F2">
        <w:t>In</w:t>
      </w:r>
      <w:r w:rsidR="00993DE5">
        <w:t xml:space="preserve"> some situations, </w:t>
      </w:r>
      <w:r w:rsidR="00993DE5" w:rsidRPr="00993DE5">
        <w:t>d</w:t>
      </w:r>
      <w:r w:rsidR="00AE5B3D" w:rsidRPr="00993DE5">
        <w:t xml:space="preserve">iffuse (multiple) </w:t>
      </w:r>
      <w:r w:rsidR="00BB076F" w:rsidRPr="00993DE5">
        <w:t>inflow</w:t>
      </w:r>
      <w:r w:rsidR="00C363BA" w:rsidRPr="00993DE5">
        <w:t>s</w:t>
      </w:r>
      <w:r w:rsidR="00993DE5" w:rsidRPr="00993DE5">
        <w:t xml:space="preserve"> can be</w:t>
      </w:r>
      <w:r w:rsidR="00AE5B3D" w:rsidRPr="00993DE5">
        <w:t xml:space="preserve"> </w:t>
      </w:r>
      <w:r w:rsidR="00F448A4" w:rsidRPr="00993DE5">
        <w:t xml:space="preserve">conceptually </w:t>
      </w:r>
      <w:r w:rsidR="00AE5B3D" w:rsidRPr="00993DE5">
        <w:t>joined</w:t>
      </w:r>
      <w:r w:rsidR="00BB076F" w:rsidRPr="00993DE5">
        <w:t xml:space="preserve"> </w:t>
      </w:r>
      <w:r w:rsidR="00AE5B3D" w:rsidRPr="00993DE5">
        <w:t>in a ‘conjoint’ catchment (</w:t>
      </w:r>
      <w:r w:rsidR="00D17502" w:rsidRPr="00993DE5">
        <w:fldChar w:fldCharType="begin"/>
      </w:r>
      <w:r w:rsidR="00D17502" w:rsidRPr="00993DE5">
        <w:instrText xml:space="preserve"> REF _Ref459016443 \h </w:instrText>
      </w:r>
      <w:r w:rsidR="006C43FF" w:rsidRPr="00993DE5">
        <w:instrText xml:space="preserve"> \* MERGEFORMAT </w:instrText>
      </w:r>
      <w:r w:rsidR="00D17502" w:rsidRPr="00993DE5">
        <w:fldChar w:fldCharType="separate"/>
      </w:r>
      <w:r w:rsidR="009065F7">
        <w:t xml:space="preserve">Figure </w:t>
      </w:r>
      <w:r w:rsidR="009065F7">
        <w:rPr>
          <w:noProof/>
        </w:rPr>
        <w:t>6</w:t>
      </w:r>
      <w:r w:rsidR="00D17502" w:rsidRPr="00993DE5">
        <w:fldChar w:fldCharType="end"/>
      </w:r>
      <w:r w:rsidR="006D4E3F">
        <w:t>b</w:t>
      </w:r>
      <w:r w:rsidR="00993DE5" w:rsidRPr="00993DE5">
        <w:t>) and</w:t>
      </w:r>
      <w:r w:rsidR="00BB076F" w:rsidRPr="00993DE5">
        <w:t xml:space="preserve"> </w:t>
      </w:r>
      <w:r w:rsidR="00AE5B3D" w:rsidRPr="00993DE5">
        <w:t xml:space="preserve">spread (multiple) </w:t>
      </w:r>
      <w:r w:rsidR="00BB076F" w:rsidRPr="00993DE5">
        <w:t>outflow</w:t>
      </w:r>
      <w:r w:rsidR="00993DE5" w:rsidRPr="00993DE5">
        <w:t>s</w:t>
      </w:r>
      <w:r w:rsidR="00BB076F" w:rsidRPr="00993DE5">
        <w:t xml:space="preserve"> may be </w:t>
      </w:r>
      <w:r w:rsidR="00AE5B3D" w:rsidRPr="00993DE5">
        <w:t xml:space="preserve">joined </w:t>
      </w:r>
      <w:r w:rsidR="00433D90" w:rsidRPr="00993DE5">
        <w:t xml:space="preserve">in a catchment flowing out </w:t>
      </w:r>
      <w:r w:rsidR="007355CE" w:rsidRPr="00993DE5">
        <w:t>at</w:t>
      </w:r>
      <w:r w:rsidR="00433D90" w:rsidRPr="00993DE5">
        <w:t xml:space="preserve"> </w:t>
      </w:r>
      <w:r w:rsidR="00AE5B3D" w:rsidRPr="00993DE5">
        <w:t xml:space="preserve">a </w:t>
      </w:r>
      <w:r w:rsidR="007355CE" w:rsidRPr="00993DE5">
        <w:t xml:space="preserve">single, logical </w:t>
      </w:r>
      <w:r w:rsidR="007355CE" w:rsidRPr="003E4A3C">
        <w:t>outflow</w:t>
      </w:r>
      <w:r w:rsidR="00C363BA" w:rsidRPr="003377F2">
        <w:t xml:space="preserve"> (Figure 6</w:t>
      </w:r>
      <w:r w:rsidR="006D4E3F" w:rsidRPr="003377F2">
        <w:t>e</w:t>
      </w:r>
      <w:r w:rsidR="00C363BA" w:rsidRPr="003377F2">
        <w:t>)</w:t>
      </w:r>
      <w:r w:rsidR="00433D90" w:rsidRPr="003377F2">
        <w:t>.</w:t>
      </w:r>
      <w:r w:rsidR="003101B9" w:rsidRPr="008545BE">
        <w:t xml:space="preserve"> </w:t>
      </w:r>
      <w:r w:rsidRPr="008545BE">
        <w:t>Although these cases require different geographic representations, they can be re</w:t>
      </w:r>
      <w:r w:rsidR="00993DE5">
        <w:t>alized</w:t>
      </w:r>
      <w:r w:rsidRPr="008545BE">
        <w:t xml:space="preserve"> using the same </w:t>
      </w:r>
      <w:r w:rsidR="007355CE" w:rsidRPr="008545BE">
        <w:t xml:space="preserve">pattern of </w:t>
      </w:r>
      <w:r w:rsidR="00AB6DAC" w:rsidRPr="008545BE">
        <w:t>the</w:t>
      </w:r>
      <w:r w:rsidR="007355CE" w:rsidRPr="008545BE">
        <w:t xml:space="preserve"> catchment </w:t>
      </w:r>
      <w:r w:rsidR="00993DE5">
        <w:t>and</w:t>
      </w:r>
      <w:r w:rsidR="007355CE" w:rsidRPr="008545BE">
        <w:t xml:space="preserve"> its common outlet</w:t>
      </w:r>
      <w:r w:rsidRPr="008545BE">
        <w:t xml:space="preserve">. Since all these cases can be specified </w:t>
      </w:r>
      <w:r w:rsidR="00504571" w:rsidRPr="008545BE">
        <w:t xml:space="preserve">referencing a </w:t>
      </w:r>
      <w:r w:rsidRPr="008545BE">
        <w:t xml:space="preserve">simple </w:t>
      </w:r>
      <w:r w:rsidR="008069BB">
        <w:t xml:space="preserve">edge-node </w:t>
      </w:r>
      <w:r w:rsidR="00054D70" w:rsidRPr="008545BE">
        <w:t xml:space="preserve">catchment </w:t>
      </w:r>
      <w:r w:rsidRPr="008545BE">
        <w:t>topology, no special treatment is required to handle the variation of flow processes.</w:t>
      </w:r>
      <w:r w:rsidRPr="008E510D">
        <w:t xml:space="preserve"> </w:t>
      </w:r>
    </w:p>
    <w:p w14:paraId="27F688A5" w14:textId="40DA7BB1" w:rsidR="000A3859" w:rsidRDefault="008E5881" w:rsidP="003E4A3C">
      <w:pPr>
        <w:jc w:val="both"/>
      </w:pPr>
      <w:r w:rsidRPr="008E510D">
        <w:t xml:space="preserve">Any catchment may </w:t>
      </w:r>
      <w:r w:rsidR="003D50B2">
        <w:t xml:space="preserve">also </w:t>
      </w:r>
      <w:r w:rsidRPr="008E510D">
        <w:t xml:space="preserve">be nested in a larger containing catchment or split into multiple sub units </w:t>
      </w:r>
      <w:r w:rsidR="003D50B2">
        <w:t>to define  catchment</w:t>
      </w:r>
      <w:r w:rsidRPr="008E510D">
        <w:t xml:space="preserve"> hierarch</w:t>
      </w:r>
      <w:r w:rsidR="003D50B2">
        <w:t>ies</w:t>
      </w:r>
      <w:r w:rsidRPr="008E510D">
        <w:t>. Two types of catchment hierarch</w:t>
      </w:r>
      <w:r w:rsidR="003D50B2">
        <w:t>ical relation</w:t>
      </w:r>
      <w:r w:rsidR="008069BB">
        <w:t>s</w:t>
      </w:r>
      <w:r w:rsidRPr="008E510D">
        <w:t xml:space="preserve"> are supported in HY_Features: basic nesting and dendritic aggregation</w:t>
      </w:r>
      <w:r w:rsidR="003D50B2">
        <w:t xml:space="preserve">. </w:t>
      </w:r>
      <w:r w:rsidRPr="008E510D">
        <w:t>Basic nesting allows any catchment to reference a containing catchment (</w:t>
      </w:r>
      <w:r w:rsidR="00714C6D">
        <w:fldChar w:fldCharType="begin"/>
      </w:r>
      <w:r w:rsidR="00714C6D">
        <w:instrText xml:space="preserve"> REF _Ref463519144 \h </w:instrText>
      </w:r>
      <w:r w:rsidR="00714C6D">
        <w:fldChar w:fldCharType="separate"/>
      </w:r>
      <w:r w:rsidR="002E65D6">
        <w:t xml:space="preserve">Figure </w:t>
      </w:r>
      <w:r w:rsidR="002E65D6">
        <w:rPr>
          <w:noProof/>
        </w:rPr>
        <w:t>7</w:t>
      </w:r>
      <w:r w:rsidR="00714C6D">
        <w:fldChar w:fldCharType="end"/>
      </w:r>
      <w:r w:rsidRPr="008E510D">
        <w:t>)</w:t>
      </w:r>
      <w:r w:rsidR="003D50B2">
        <w:t xml:space="preserve"> without </w:t>
      </w:r>
      <w:r w:rsidRPr="008E510D">
        <w:t>defin</w:t>
      </w:r>
      <w:r w:rsidR="003D50B2">
        <w:t>ing</w:t>
      </w:r>
      <w:r w:rsidRPr="008E510D">
        <w:t xml:space="preserve"> any particular interconnections between </w:t>
      </w:r>
      <w:r w:rsidR="003D50B2">
        <w:t>the two</w:t>
      </w:r>
      <w:r w:rsidRPr="008E510D">
        <w:t>.</w:t>
      </w:r>
      <w:r w:rsidR="003D50B2">
        <w:t xml:space="preserve"> </w:t>
      </w:r>
      <w:r w:rsidR="000A3859" w:rsidRPr="008E510D">
        <w:t xml:space="preserve">Dendritic </w:t>
      </w:r>
      <w:r w:rsidR="003D50B2">
        <w:t xml:space="preserve">aggregations </w:t>
      </w:r>
      <w:r w:rsidR="003D50B2" w:rsidRPr="008E510D">
        <w:t>(</w:t>
      </w:r>
      <w:r w:rsidR="003D50B2">
        <w:fldChar w:fldCharType="begin"/>
      </w:r>
      <w:r w:rsidR="003D50B2">
        <w:instrText xml:space="preserve"> REF _Ref463533607 \h </w:instrText>
      </w:r>
      <w:r w:rsidR="003D50B2">
        <w:fldChar w:fldCharType="separate"/>
      </w:r>
      <w:r w:rsidR="002E65D6" w:rsidRPr="00DA7491">
        <w:t xml:space="preserve">Figure </w:t>
      </w:r>
      <w:r w:rsidR="002E65D6">
        <w:rPr>
          <w:noProof/>
        </w:rPr>
        <w:t>8</w:t>
      </w:r>
      <w:r w:rsidR="003D50B2">
        <w:fldChar w:fldCharType="end"/>
      </w:r>
      <w:r w:rsidR="003D50B2" w:rsidRPr="008E510D">
        <w:t>)</w:t>
      </w:r>
      <w:r w:rsidR="000A3859" w:rsidRPr="008E510D">
        <w:t xml:space="preserve"> </w:t>
      </w:r>
      <w:r w:rsidR="003D50B2">
        <w:t>consist of special</w:t>
      </w:r>
      <w:r w:rsidR="00B013A7">
        <w:t>ized</w:t>
      </w:r>
      <w:r w:rsidR="003D50B2">
        <w:t xml:space="preserve"> dendritic catchments that contribute exorheic flow to an outlet and support</w:t>
      </w:r>
      <w:r w:rsidR="000A3859" w:rsidRPr="008E510D">
        <w:t xml:space="preserve"> simple topological relationships that allow determination of flow </w:t>
      </w:r>
      <w:r w:rsidR="003D50B2">
        <w:t xml:space="preserve">from upstream </w:t>
      </w:r>
      <w:r w:rsidR="000A3859" w:rsidRPr="008E510D">
        <w:t xml:space="preserve">to downstream </w:t>
      </w:r>
      <w:r w:rsidR="006C43FF" w:rsidRPr="008E510D">
        <w:t xml:space="preserve">catchments. </w:t>
      </w:r>
      <w:r w:rsidR="00A9753E">
        <w:t>Special</w:t>
      </w:r>
      <w:r w:rsidR="00B013A7">
        <w:t>ized</w:t>
      </w:r>
      <w:r w:rsidR="000A3859" w:rsidRPr="008E510D">
        <w:t xml:space="preserve"> interior catchment</w:t>
      </w:r>
      <w:r w:rsidR="00A9753E">
        <w:t>s</w:t>
      </w:r>
      <w:r w:rsidR="000A3859" w:rsidRPr="008E510D">
        <w:t xml:space="preserve"> </w:t>
      </w:r>
      <w:r w:rsidR="00B013A7">
        <w:t>add support</w:t>
      </w:r>
      <w:r w:rsidR="00B013A7" w:rsidRPr="008E510D">
        <w:t xml:space="preserve"> </w:t>
      </w:r>
      <w:r w:rsidR="00B013A7">
        <w:t xml:space="preserve">for </w:t>
      </w:r>
      <w:r w:rsidR="000A3859" w:rsidRPr="008E510D">
        <w:t xml:space="preserve">endorheic flow </w:t>
      </w:r>
      <w:r w:rsidR="00B013A7">
        <w:t>or interior drainage within dendritic aggregat</w:t>
      </w:r>
      <w:r w:rsidR="00981ABB">
        <w:t>ions</w:t>
      </w:r>
      <w:r w:rsidR="00181AFC">
        <w:t>.</w:t>
      </w:r>
    </w:p>
    <w:p w14:paraId="6EBA00A1" w14:textId="77777777" w:rsidR="00DA7491" w:rsidRDefault="00B70144" w:rsidP="00DA7491">
      <w:pPr>
        <w:pStyle w:val="OGCFigure"/>
      </w:pPr>
      <w:r>
        <w:rPr>
          <w:noProof/>
        </w:rPr>
        <w:drawing>
          <wp:inline distT="0" distB="0" distL="0" distR="0" wp14:anchorId="601B5E51" wp14:editId="406EBB92">
            <wp:extent cx="3858429" cy="3146399"/>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Dornblut\OGC_HYF_SWG\hlphtml\EARoot\EA1\EA35.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858429" cy="3146399"/>
                    </a:xfrm>
                    <a:prstGeom prst="rect">
                      <a:avLst/>
                    </a:prstGeom>
                    <a:noFill/>
                    <a:ln>
                      <a:noFill/>
                    </a:ln>
                  </pic:spPr>
                </pic:pic>
              </a:graphicData>
            </a:graphic>
          </wp:inline>
        </w:drawing>
      </w:r>
      <w:bookmarkStart w:id="51" w:name="_Ref461114244"/>
    </w:p>
    <w:p w14:paraId="062D1A63" w14:textId="4A8B4D35" w:rsidR="00DA7491" w:rsidRDefault="00DA7491" w:rsidP="00DA7491">
      <w:pPr>
        <w:pStyle w:val="OGCFigure"/>
      </w:pPr>
      <w:bookmarkStart w:id="52" w:name="_Ref463519144"/>
      <w:bookmarkStart w:id="53" w:name="_Toc471741702"/>
      <w:r>
        <w:t xml:space="preserve">Figure </w:t>
      </w:r>
      <w:r w:rsidR="003F6442">
        <w:fldChar w:fldCharType="begin"/>
      </w:r>
      <w:r w:rsidR="003F6442">
        <w:instrText xml:space="preserve"> SEQ Figure \* ARABIC </w:instrText>
      </w:r>
      <w:r w:rsidR="003F6442">
        <w:fldChar w:fldCharType="separate"/>
      </w:r>
      <w:r w:rsidR="00135A1B">
        <w:rPr>
          <w:noProof/>
        </w:rPr>
        <w:t>7</w:t>
      </w:r>
      <w:r w:rsidR="003F6442">
        <w:rPr>
          <w:noProof/>
        </w:rPr>
        <w:fldChar w:fldCharType="end"/>
      </w:r>
      <w:bookmarkEnd w:id="52"/>
      <w:r>
        <w:t xml:space="preserve">: </w:t>
      </w:r>
      <w:r w:rsidRPr="00B70144">
        <w:t>Catchment hierarchy</w:t>
      </w:r>
      <w:r w:rsidR="007956EE">
        <w:t xml:space="preserve">, with one </w:t>
      </w:r>
      <w:r w:rsidRPr="00B70144">
        <w:t>catchment (dark grey)</w:t>
      </w:r>
      <w:r w:rsidR="007956EE">
        <w:t xml:space="preserve"> </w:t>
      </w:r>
      <w:r w:rsidRPr="00B70144">
        <w:t>nested within a</w:t>
      </w:r>
      <w:r w:rsidR="007956EE">
        <w:t xml:space="preserve">nother </w:t>
      </w:r>
      <w:r w:rsidRPr="00B70144">
        <w:t>catchment</w:t>
      </w:r>
      <w:r w:rsidR="007956EE">
        <w:t xml:space="preserve"> </w:t>
      </w:r>
      <w:r w:rsidRPr="00B70144">
        <w:t>(light grey)</w:t>
      </w:r>
      <w:bookmarkEnd w:id="53"/>
    </w:p>
    <w:bookmarkEnd w:id="51"/>
    <w:p w14:paraId="66045255" w14:textId="77777777" w:rsidR="00DA7491" w:rsidRPr="00B70144" w:rsidRDefault="00DA7491" w:rsidP="0061691D">
      <w:pPr>
        <w:pStyle w:val="OGCFigure"/>
      </w:pPr>
    </w:p>
    <w:p w14:paraId="62E3DFCA" w14:textId="77777777" w:rsidR="00DA7491" w:rsidRPr="00DA7491" w:rsidRDefault="00B70144" w:rsidP="00DA7491">
      <w:pPr>
        <w:pStyle w:val="OGCFigure"/>
      </w:pPr>
      <w:r w:rsidRPr="00DA7491">
        <w:rPr>
          <w:noProof/>
        </w:rPr>
        <w:lastRenderedPageBreak/>
        <w:drawing>
          <wp:inline distT="0" distB="0" distL="0" distR="0" wp14:anchorId="1DB66514" wp14:editId="39641766">
            <wp:extent cx="4807123" cy="3758399"/>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Dornblut\OGC_HYF_SWG\hlphtml\EARoot\EA1\EA37.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807123" cy="3758399"/>
                    </a:xfrm>
                    <a:prstGeom prst="rect">
                      <a:avLst/>
                    </a:prstGeom>
                    <a:noFill/>
                    <a:ln>
                      <a:noFill/>
                    </a:ln>
                  </pic:spPr>
                </pic:pic>
              </a:graphicData>
            </a:graphic>
          </wp:inline>
        </w:drawing>
      </w:r>
    </w:p>
    <w:p w14:paraId="367343A0" w14:textId="6ABDD282" w:rsidR="00B70144" w:rsidRPr="00DA7491" w:rsidRDefault="00DA7491" w:rsidP="00DA7491">
      <w:pPr>
        <w:pStyle w:val="OGCFigure"/>
      </w:pPr>
      <w:bookmarkStart w:id="54" w:name="_Ref463533607"/>
      <w:bookmarkStart w:id="55" w:name="_Toc471741703"/>
      <w:r w:rsidRPr="00DA7491">
        <w:t xml:space="preserve">Figure </w:t>
      </w:r>
      <w:r w:rsidR="003F6442">
        <w:fldChar w:fldCharType="begin"/>
      </w:r>
      <w:r w:rsidR="003F6442">
        <w:instrText xml:space="preserve"> SEQ Figure \* ARABIC </w:instrText>
      </w:r>
      <w:r w:rsidR="003F6442">
        <w:fldChar w:fldCharType="separate"/>
      </w:r>
      <w:r w:rsidR="00135A1B">
        <w:rPr>
          <w:noProof/>
        </w:rPr>
        <w:t>8</w:t>
      </w:r>
      <w:r w:rsidR="003F6442">
        <w:rPr>
          <w:noProof/>
        </w:rPr>
        <w:fldChar w:fldCharType="end"/>
      </w:r>
      <w:bookmarkEnd w:id="54"/>
      <w:r w:rsidRPr="00DA7491">
        <w:t xml:space="preserve">: Catchment hierarchy </w:t>
      </w:r>
      <w:r w:rsidR="007956EE">
        <w:t xml:space="preserve">with smaller </w:t>
      </w:r>
      <w:r w:rsidRPr="00DA7491">
        <w:t>catchment</w:t>
      </w:r>
      <w:r w:rsidR="007956EE">
        <w:t>s</w:t>
      </w:r>
      <w:r w:rsidRPr="00DA7491">
        <w:t xml:space="preserve"> (C1, C2, C3) part of a dendritic </w:t>
      </w:r>
      <w:r w:rsidR="007956EE">
        <w:t xml:space="preserve">catchment </w:t>
      </w:r>
      <w:r w:rsidRPr="00DA7491">
        <w:t>network</w:t>
      </w:r>
      <w:r w:rsidR="003E4A3C">
        <w:t>,</w:t>
      </w:r>
      <w:r w:rsidRPr="00DA7491">
        <w:t xml:space="preserve"> which is also a catchment</w:t>
      </w:r>
      <w:bookmarkEnd w:id="55"/>
    </w:p>
    <w:p w14:paraId="7EF623EB" w14:textId="69E5BE94" w:rsidR="00B70144" w:rsidRDefault="00B70144" w:rsidP="00B70144">
      <w:pPr>
        <w:pStyle w:val="Beschriftung"/>
        <w:rPr>
          <w:lang w:val="en-US"/>
        </w:rPr>
      </w:pPr>
    </w:p>
    <w:p w14:paraId="532CD988" w14:textId="25A330B8" w:rsidR="008E5881" w:rsidRPr="00993DE5" w:rsidRDefault="009F405D" w:rsidP="00AD521A">
      <w:pPr>
        <w:pStyle w:val="berschrift2"/>
      </w:pPr>
      <w:bookmarkStart w:id="56" w:name="_Toc458775733"/>
      <w:bookmarkStart w:id="57" w:name="_Toc471741648"/>
      <w:r>
        <w:t>C</w:t>
      </w:r>
      <w:r w:rsidR="008E5881" w:rsidRPr="00993DE5">
        <w:t>atchment</w:t>
      </w:r>
      <w:r>
        <w:t xml:space="preserve"> network</w:t>
      </w:r>
      <w:bookmarkEnd w:id="56"/>
      <w:r w:rsidR="00AD521A">
        <w:t xml:space="preserve"> realization</w:t>
      </w:r>
      <w:bookmarkEnd w:id="57"/>
    </w:p>
    <w:p w14:paraId="7AA225D2" w14:textId="7111CCC8" w:rsidR="008E5881" w:rsidRPr="000B25ED" w:rsidRDefault="009F405D">
      <w:pPr>
        <w:pStyle w:val="StandardWeb"/>
        <w:jc w:val="both"/>
        <w:rPr>
          <w:lang w:val="en-US"/>
        </w:rPr>
      </w:pPr>
      <w:r>
        <w:rPr>
          <w:lang w:val="en-US"/>
        </w:rPr>
        <w:t>Catchments can be realized by a number of feature types. Networks</w:t>
      </w:r>
      <w:r w:rsidR="005D715A" w:rsidRPr="000B25ED">
        <w:rPr>
          <w:lang w:val="en-US"/>
        </w:rPr>
        <w:t xml:space="preserve"> of catchments interacting at outfalls can </w:t>
      </w:r>
      <w:r w:rsidR="00993DE5" w:rsidRPr="000B25ED">
        <w:rPr>
          <w:lang w:val="en-US"/>
        </w:rPr>
        <w:t>be realized</w:t>
      </w:r>
      <w:r w:rsidR="003622E5" w:rsidRPr="000B25ED">
        <w:rPr>
          <w:lang w:val="en-US"/>
        </w:rPr>
        <w:t xml:space="preserve"> as</w:t>
      </w:r>
      <w:r w:rsidR="005D715A" w:rsidRPr="000B25ED">
        <w:rPr>
          <w:lang w:val="en-US"/>
        </w:rPr>
        <w:t xml:space="preserve"> network</w:t>
      </w:r>
      <w:r>
        <w:rPr>
          <w:lang w:val="en-US"/>
        </w:rPr>
        <w:t>s</w:t>
      </w:r>
      <w:r w:rsidR="005D715A" w:rsidRPr="000B25ED">
        <w:rPr>
          <w:lang w:val="en-US"/>
        </w:rPr>
        <w:t xml:space="preserve"> of </w:t>
      </w:r>
      <w:r w:rsidR="00993DE5" w:rsidRPr="000B25ED">
        <w:rPr>
          <w:lang w:val="en-US"/>
        </w:rPr>
        <w:t xml:space="preserve">specific catchment </w:t>
      </w:r>
      <w:r w:rsidR="005D715A" w:rsidRPr="000B25ED">
        <w:rPr>
          <w:lang w:val="en-US"/>
        </w:rPr>
        <w:t>realizations</w:t>
      </w:r>
      <w:r w:rsidR="00F85A8C" w:rsidRPr="000B25ED">
        <w:rPr>
          <w:lang w:val="en-US"/>
        </w:rPr>
        <w:t xml:space="preserve">. For example, </w:t>
      </w:r>
      <w:r w:rsidR="00993DE5" w:rsidRPr="000B25ED">
        <w:rPr>
          <w:lang w:val="en-US"/>
        </w:rPr>
        <w:t>a</w:t>
      </w:r>
      <w:r w:rsidR="00F85A8C" w:rsidRPr="000B25ED">
        <w:rPr>
          <w:lang w:val="en-US"/>
        </w:rPr>
        <w:t xml:space="preserve"> network of catchments</w:t>
      </w:r>
      <w:r w:rsidR="00993DE5" w:rsidRPr="000B25ED">
        <w:rPr>
          <w:lang w:val="en-US"/>
        </w:rPr>
        <w:t>,</w:t>
      </w:r>
      <w:r w:rsidR="00F85A8C" w:rsidRPr="000B25ED">
        <w:rPr>
          <w:lang w:val="en-US"/>
        </w:rPr>
        <w:t xml:space="preserve"> each realized as </w:t>
      </w:r>
      <w:r w:rsidR="00993DE5" w:rsidRPr="000B25ED">
        <w:rPr>
          <w:lang w:val="en-US"/>
        </w:rPr>
        <w:t xml:space="preserve">a </w:t>
      </w:r>
      <w:r w:rsidR="00F85A8C" w:rsidRPr="000B25ED">
        <w:rPr>
          <w:lang w:val="en-US"/>
        </w:rPr>
        <w:t xml:space="preserve">flowpath, </w:t>
      </w:r>
      <w:r w:rsidR="0054293C">
        <w:rPr>
          <w:lang w:val="en-US"/>
        </w:rPr>
        <w:t>can also be</w:t>
      </w:r>
      <w:r w:rsidR="0054293C" w:rsidRPr="000B25ED">
        <w:rPr>
          <w:lang w:val="en-US"/>
        </w:rPr>
        <w:t xml:space="preserve"> </w:t>
      </w:r>
      <w:r w:rsidR="00F85A8C" w:rsidRPr="000B25ED">
        <w:rPr>
          <w:lang w:val="en-US"/>
        </w:rPr>
        <w:t xml:space="preserve">realized as the network </w:t>
      </w:r>
      <w:r w:rsidR="00E156F4" w:rsidRPr="000B25ED">
        <w:rPr>
          <w:lang w:val="en-US"/>
        </w:rPr>
        <w:t xml:space="preserve">of </w:t>
      </w:r>
      <w:r w:rsidR="0054293C">
        <w:rPr>
          <w:lang w:val="en-US"/>
        </w:rPr>
        <w:t xml:space="preserve">linear </w:t>
      </w:r>
      <w:r w:rsidR="00F85A8C" w:rsidRPr="000B25ED">
        <w:rPr>
          <w:lang w:val="en-US"/>
        </w:rPr>
        <w:t>flowpaths</w:t>
      </w:r>
      <w:r w:rsidR="0054293C">
        <w:rPr>
          <w:lang w:val="en-US"/>
        </w:rPr>
        <w:t xml:space="preserve"> connected by outfall nodes</w:t>
      </w:r>
      <w:r w:rsidR="00F85A8C" w:rsidRPr="000B25ED">
        <w:rPr>
          <w:lang w:val="en-US"/>
        </w:rPr>
        <w:t>.</w:t>
      </w:r>
      <w:r w:rsidR="00E156F4" w:rsidRPr="000B25ED">
        <w:rPr>
          <w:lang w:val="en-US"/>
        </w:rPr>
        <w:t xml:space="preserve"> </w:t>
      </w:r>
      <w:r w:rsidR="001B7094" w:rsidRPr="000B25ED">
        <w:rPr>
          <w:lang w:val="en-US"/>
        </w:rPr>
        <w:fldChar w:fldCharType="begin"/>
      </w:r>
      <w:r w:rsidR="001B7094" w:rsidRPr="000B25ED">
        <w:rPr>
          <w:lang w:val="en-US"/>
        </w:rPr>
        <w:instrText xml:space="preserve"> REF _Ref461114288 \h </w:instrText>
      </w:r>
      <w:r w:rsidR="004D33F5" w:rsidRPr="000B25ED">
        <w:rPr>
          <w:lang w:val="en-US"/>
        </w:rPr>
        <w:instrText xml:space="preserve"> \* MERGEFORMAT </w:instrText>
      </w:r>
      <w:r w:rsidR="001B7094" w:rsidRPr="000B25ED">
        <w:rPr>
          <w:lang w:val="en-US"/>
        </w:rPr>
      </w:r>
      <w:r w:rsidR="001B7094" w:rsidRPr="000B25ED">
        <w:rPr>
          <w:lang w:val="en-US"/>
        </w:rPr>
        <w:fldChar w:fldCharType="separate"/>
      </w:r>
      <w:r w:rsidR="00700E20">
        <w:t xml:space="preserve">Figure </w:t>
      </w:r>
      <w:r w:rsidR="00700E20">
        <w:rPr>
          <w:noProof/>
        </w:rPr>
        <w:t>9</w:t>
      </w:r>
      <w:r w:rsidR="001B7094" w:rsidRPr="000B25ED">
        <w:rPr>
          <w:lang w:val="en-US"/>
        </w:rPr>
        <w:fldChar w:fldCharType="end"/>
      </w:r>
      <w:r w:rsidR="008E5881" w:rsidRPr="000B25ED">
        <w:rPr>
          <w:lang w:val="en-US"/>
        </w:rPr>
        <w:t xml:space="preserve"> illustrates how a single catchment</w:t>
      </w:r>
      <w:r w:rsidR="000B25ED" w:rsidRPr="000B25ED">
        <w:rPr>
          <w:lang w:val="en-US"/>
        </w:rPr>
        <w:t xml:space="preserve"> </w:t>
      </w:r>
      <w:r w:rsidR="0054293C">
        <w:rPr>
          <w:lang w:val="en-US"/>
        </w:rPr>
        <w:t xml:space="preserve">C1 </w:t>
      </w:r>
      <w:r w:rsidR="000B25ED" w:rsidRPr="000B25ED">
        <w:rPr>
          <w:lang w:val="en-US"/>
        </w:rPr>
        <w:t>(dark</w:t>
      </w:r>
      <w:r w:rsidR="00E156F4" w:rsidRPr="000B25ED">
        <w:rPr>
          <w:lang w:val="en-US"/>
        </w:rPr>
        <w:t xml:space="preserve"> grey</w:t>
      </w:r>
      <w:r w:rsidR="0091738B">
        <w:rPr>
          <w:lang w:val="en-US"/>
        </w:rPr>
        <w:t xml:space="preserve"> </w:t>
      </w:r>
      <w:r w:rsidR="008E5881" w:rsidRPr="000B25ED">
        <w:rPr>
          <w:lang w:val="en-US"/>
        </w:rPr>
        <w:t>boundary</w:t>
      </w:r>
      <w:r w:rsidR="005D715A" w:rsidRPr="000B25ED">
        <w:rPr>
          <w:lang w:val="en-US"/>
        </w:rPr>
        <w:t xml:space="preserve"> line</w:t>
      </w:r>
      <w:r w:rsidR="0054293C">
        <w:rPr>
          <w:lang w:val="en-US"/>
        </w:rPr>
        <w:t xml:space="preserve">, light grey </w:t>
      </w:r>
      <w:r w:rsidR="008A4FEB" w:rsidRPr="000B25ED">
        <w:rPr>
          <w:lang w:val="en-US"/>
        </w:rPr>
        <w:t>catchment area</w:t>
      </w:r>
      <w:r w:rsidR="0054293C">
        <w:rPr>
          <w:lang w:val="en-US"/>
        </w:rPr>
        <w:t>)</w:t>
      </w:r>
      <w:r w:rsidR="000B25ED" w:rsidRPr="000B25ED">
        <w:rPr>
          <w:lang w:val="en-US"/>
        </w:rPr>
        <w:t>,</w:t>
      </w:r>
      <w:r w:rsidR="008A4FEB" w:rsidRPr="000B25ED">
        <w:rPr>
          <w:lang w:val="en-US"/>
        </w:rPr>
        <w:t xml:space="preserve"> </w:t>
      </w:r>
      <w:r w:rsidR="0054293C">
        <w:rPr>
          <w:lang w:val="en-US"/>
        </w:rPr>
        <w:t>is also realized</w:t>
      </w:r>
      <w:r w:rsidR="008E5881" w:rsidRPr="000B25ED">
        <w:rPr>
          <w:lang w:val="en-US"/>
        </w:rPr>
        <w:t xml:space="preserve"> </w:t>
      </w:r>
      <w:r w:rsidR="008A4FEB" w:rsidRPr="000B25ED">
        <w:rPr>
          <w:lang w:val="en-US"/>
        </w:rPr>
        <w:t xml:space="preserve">by </w:t>
      </w:r>
      <w:r w:rsidR="0054293C">
        <w:rPr>
          <w:lang w:val="en-US"/>
        </w:rPr>
        <w:t>the flowpath connecting its outlet N1 (</w:t>
      </w:r>
      <w:r w:rsidR="00700E20">
        <w:rPr>
          <w:lang w:val="en-US"/>
        </w:rPr>
        <w:fldChar w:fldCharType="begin"/>
      </w:r>
      <w:r w:rsidR="00700E20">
        <w:rPr>
          <w:lang w:val="en-US"/>
        </w:rPr>
        <w:instrText xml:space="preserve"> REF _Ref461114302 \h </w:instrText>
      </w:r>
      <w:r w:rsidR="00700E20">
        <w:rPr>
          <w:lang w:val="en-US"/>
        </w:rPr>
      </w:r>
      <w:r w:rsidR="00700E20">
        <w:rPr>
          <w:lang w:val="en-US"/>
        </w:rPr>
        <w:fldChar w:fldCharType="separate"/>
      </w:r>
      <w:r w:rsidR="00700E20">
        <w:t xml:space="preserve">Figure </w:t>
      </w:r>
      <w:r w:rsidR="00700E20">
        <w:rPr>
          <w:noProof/>
        </w:rPr>
        <w:t>10</w:t>
      </w:r>
      <w:r w:rsidR="00700E20">
        <w:rPr>
          <w:lang w:val="en-US"/>
        </w:rPr>
        <w:fldChar w:fldCharType="end"/>
      </w:r>
      <w:r w:rsidR="0054293C">
        <w:rPr>
          <w:lang w:val="en-US"/>
        </w:rPr>
        <w:t>) and inlet N2 (</w:t>
      </w:r>
      <w:r w:rsidR="00700E20">
        <w:rPr>
          <w:lang w:val="en-US"/>
        </w:rPr>
        <w:fldChar w:fldCharType="begin"/>
      </w:r>
      <w:r w:rsidR="00700E20">
        <w:rPr>
          <w:lang w:val="en-US"/>
        </w:rPr>
        <w:instrText xml:space="preserve"> REF _Ref461114312 \h </w:instrText>
      </w:r>
      <w:r w:rsidR="00700E20">
        <w:rPr>
          <w:lang w:val="en-US"/>
        </w:rPr>
      </w:r>
      <w:r w:rsidR="00700E20">
        <w:rPr>
          <w:lang w:val="en-US"/>
        </w:rPr>
        <w:fldChar w:fldCharType="separate"/>
      </w:r>
      <w:r w:rsidR="00700E20">
        <w:t xml:space="preserve">Figure </w:t>
      </w:r>
      <w:r w:rsidR="00700E20">
        <w:rPr>
          <w:noProof/>
        </w:rPr>
        <w:t>11</w:t>
      </w:r>
      <w:r w:rsidR="00700E20">
        <w:rPr>
          <w:lang w:val="en-US"/>
        </w:rPr>
        <w:fldChar w:fldCharType="end"/>
      </w:r>
      <w:r w:rsidR="0054293C">
        <w:rPr>
          <w:lang w:val="en-US"/>
        </w:rPr>
        <w:t>)</w:t>
      </w:r>
      <w:r w:rsidR="008E5881" w:rsidRPr="000B25ED">
        <w:rPr>
          <w:lang w:val="en-US"/>
        </w:rPr>
        <w:t>.</w:t>
      </w:r>
      <w:r w:rsidR="0054293C">
        <w:rPr>
          <w:lang w:val="en-US"/>
        </w:rPr>
        <w:t xml:space="preserve"> The flowpath geometry trace the main  flow stem in the catchment or it could be a purely schematic straight-line representation of a topological edge.</w:t>
      </w:r>
    </w:p>
    <w:p w14:paraId="1200AEEA" w14:textId="77777777" w:rsidR="00B70144" w:rsidRDefault="00B70144" w:rsidP="00474278">
      <w:pPr>
        <w:pStyle w:val="OGCFigure"/>
      </w:pPr>
      <w:r>
        <w:rPr>
          <w:noProof/>
        </w:rPr>
        <w:lastRenderedPageBreak/>
        <w:drawing>
          <wp:inline distT="0" distB="0" distL="0" distR="0" wp14:anchorId="4B306012" wp14:editId="3342013E">
            <wp:extent cx="4067285" cy="3297265"/>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ornblut\OGC_HYF_SWG\hlphtml\EARoot\EA1\EA39.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067285" cy="3297265"/>
                    </a:xfrm>
                    <a:prstGeom prst="rect">
                      <a:avLst/>
                    </a:prstGeom>
                    <a:noFill/>
                    <a:ln>
                      <a:noFill/>
                    </a:ln>
                  </pic:spPr>
                </pic:pic>
              </a:graphicData>
            </a:graphic>
          </wp:inline>
        </w:drawing>
      </w:r>
    </w:p>
    <w:p w14:paraId="3F42FAA2" w14:textId="1D0EA9E4" w:rsidR="00B70144" w:rsidRDefault="00B70144" w:rsidP="001B7094">
      <w:pPr>
        <w:pStyle w:val="OGCFigure"/>
      </w:pPr>
      <w:bookmarkStart w:id="58" w:name="_Ref461114288"/>
      <w:bookmarkStart w:id="59" w:name="_Toc471741704"/>
      <w:r>
        <w:t xml:space="preserve">Figure </w:t>
      </w:r>
      <w:r w:rsidR="003F6442">
        <w:fldChar w:fldCharType="begin"/>
      </w:r>
      <w:r w:rsidR="003F6442">
        <w:instrText xml:space="preserve"> SEQ Figure \* ARABIC </w:instrText>
      </w:r>
      <w:r w:rsidR="003F6442">
        <w:fldChar w:fldCharType="separate"/>
      </w:r>
      <w:r w:rsidR="00135A1B">
        <w:rPr>
          <w:noProof/>
        </w:rPr>
        <w:t>9</w:t>
      </w:r>
      <w:r w:rsidR="003F6442">
        <w:rPr>
          <w:noProof/>
        </w:rPr>
        <w:fldChar w:fldCharType="end"/>
      </w:r>
      <w:bookmarkEnd w:id="58"/>
      <w:r>
        <w:t>:</w:t>
      </w:r>
      <w:r w:rsidR="007956EE">
        <w:t xml:space="preserve"> C</w:t>
      </w:r>
      <w:r w:rsidRPr="00DF497D">
        <w:t>atchment area (grey) and flowpath</w:t>
      </w:r>
      <w:r w:rsidR="007956EE">
        <w:t xml:space="preserve"> realizations</w:t>
      </w:r>
      <w:r w:rsidRPr="00DF497D">
        <w:t xml:space="preserve"> </w:t>
      </w:r>
      <w:r w:rsidR="00172E8A">
        <w:t xml:space="preserve">that </w:t>
      </w:r>
      <w:r w:rsidRPr="00DF497D">
        <w:t>connect</w:t>
      </w:r>
      <w:r w:rsidR="00172E8A">
        <w:t xml:space="preserve"> catchment</w:t>
      </w:r>
      <w:r w:rsidRPr="00DF497D">
        <w:t xml:space="preserve"> inflow to outflow (red) </w:t>
      </w:r>
      <w:r w:rsidR="00172E8A">
        <w:t>and define a hydrologically significant unit</w:t>
      </w:r>
      <w:r w:rsidRPr="00DF497D">
        <w:t>.</w:t>
      </w:r>
      <w:bookmarkEnd w:id="59"/>
    </w:p>
    <w:p w14:paraId="6BCE4675" w14:textId="77777777" w:rsidR="00B833D3" w:rsidRDefault="00B833D3" w:rsidP="001B7094">
      <w:pPr>
        <w:pStyle w:val="OGCFigure"/>
      </w:pPr>
    </w:p>
    <w:p w14:paraId="2090A99C" w14:textId="77777777" w:rsidR="005A7FC9" w:rsidRDefault="005A7FC9" w:rsidP="001B7094">
      <w:pPr>
        <w:pStyle w:val="OGCFigure"/>
      </w:pPr>
      <w:r>
        <w:rPr>
          <w:noProof/>
        </w:rPr>
        <w:drawing>
          <wp:inline distT="0" distB="0" distL="0" distR="0" wp14:anchorId="3198547D" wp14:editId="29F49A7D">
            <wp:extent cx="3667264" cy="3367584"/>
            <wp:effectExtent l="0" t="0" r="0"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ornblut\OGC_HYF_SWG\hlphtml\EARoot\EA1\EA41.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667264" cy="3367584"/>
                    </a:xfrm>
                    <a:prstGeom prst="rect">
                      <a:avLst/>
                    </a:prstGeom>
                    <a:noFill/>
                    <a:ln>
                      <a:noFill/>
                    </a:ln>
                  </pic:spPr>
                </pic:pic>
              </a:graphicData>
            </a:graphic>
          </wp:inline>
        </w:drawing>
      </w:r>
    </w:p>
    <w:p w14:paraId="68C77BFE" w14:textId="512A4776" w:rsidR="005A7FC9" w:rsidRDefault="005A7FC9" w:rsidP="00834E29">
      <w:pPr>
        <w:pStyle w:val="OGCFigure"/>
        <w:outlineLvl w:val="0"/>
      </w:pPr>
      <w:bookmarkStart w:id="60" w:name="_Ref461114302"/>
      <w:bookmarkStart w:id="61" w:name="_Toc471741705"/>
      <w:r>
        <w:t xml:space="preserve">Figure </w:t>
      </w:r>
      <w:r w:rsidR="003F6442">
        <w:fldChar w:fldCharType="begin"/>
      </w:r>
      <w:r w:rsidR="003F6442">
        <w:instrText xml:space="preserve"> SEQ Figure \* ARABIC </w:instrText>
      </w:r>
      <w:r w:rsidR="003F6442">
        <w:fldChar w:fldCharType="separate"/>
      </w:r>
      <w:r w:rsidR="00135A1B">
        <w:rPr>
          <w:noProof/>
        </w:rPr>
        <w:t>10</w:t>
      </w:r>
      <w:r w:rsidR="003F6442">
        <w:rPr>
          <w:noProof/>
        </w:rPr>
        <w:fldChar w:fldCharType="end"/>
      </w:r>
      <w:bookmarkEnd w:id="60"/>
      <w:r>
        <w:t>:</w:t>
      </w:r>
      <w:r w:rsidRPr="005A7FC9">
        <w:t xml:space="preserve"> </w:t>
      </w:r>
      <w:r w:rsidR="00172E8A">
        <w:t>Multiple c</w:t>
      </w:r>
      <w:r w:rsidR="00172E8A" w:rsidRPr="00B70144">
        <w:t xml:space="preserve">atchments </w:t>
      </w:r>
      <w:r w:rsidRPr="00B70144">
        <w:t>contributing to a</w:t>
      </w:r>
      <w:r w:rsidR="00172E8A">
        <w:t xml:space="preserve"> common</w:t>
      </w:r>
      <w:r w:rsidRPr="00B70144">
        <w:t xml:space="preserve"> outflow node.</w:t>
      </w:r>
      <w:bookmarkEnd w:id="61"/>
    </w:p>
    <w:p w14:paraId="3E221315" w14:textId="6DAAB0FA" w:rsidR="00B70144" w:rsidRDefault="00B70144" w:rsidP="00B70144">
      <w:pPr>
        <w:pStyle w:val="Beschriftung"/>
        <w:rPr>
          <w:lang w:val="en-US"/>
        </w:rPr>
      </w:pPr>
    </w:p>
    <w:p w14:paraId="320FD72D" w14:textId="690C62B3" w:rsidR="00366A60" w:rsidRPr="00774F88" w:rsidRDefault="00366A60" w:rsidP="003E4A3C">
      <w:pPr>
        <w:pStyle w:val="StandardWeb"/>
        <w:jc w:val="both"/>
      </w:pPr>
      <w:r w:rsidRPr="008E510D">
        <w:lastRenderedPageBreak/>
        <w:t xml:space="preserve">In a network of </w:t>
      </w:r>
      <w:r w:rsidR="004B6FDB">
        <w:t xml:space="preserve">such </w:t>
      </w:r>
      <w:r w:rsidRPr="008E510D">
        <w:t xml:space="preserve">dendritic catchments, </w:t>
      </w:r>
      <w:r w:rsidR="004B6FDB">
        <w:t xml:space="preserve">one or more catchments may contribute to a given outflow but </w:t>
      </w:r>
      <w:r>
        <w:t xml:space="preserve">an </w:t>
      </w:r>
      <w:r w:rsidRPr="008E510D">
        <w:t xml:space="preserve">outflow </w:t>
      </w:r>
      <w:r w:rsidR="004B6FDB">
        <w:t>contributes to</w:t>
      </w:r>
      <w:r w:rsidR="004B6FDB" w:rsidRPr="008E510D">
        <w:t xml:space="preserve"> </w:t>
      </w:r>
      <w:r w:rsidRPr="008E510D">
        <w:t>only one receiving catchment</w:t>
      </w:r>
      <w:r>
        <w:t>.</w:t>
      </w:r>
      <w:r w:rsidRPr="008E510D" w:rsidDel="00366A60">
        <w:t xml:space="preserve"> </w:t>
      </w:r>
      <w:r w:rsidR="00895141">
        <w:t xml:space="preserve">This topological relationship is maintained regardless of the geometric representation of a given outfall. </w:t>
      </w:r>
      <w:r w:rsidR="00895141">
        <w:rPr>
          <w:lang w:val="en-US"/>
        </w:rPr>
        <w:t>The association role names</w:t>
      </w:r>
      <w:r w:rsidR="00895141" w:rsidRPr="008E510D">
        <w:rPr>
          <w:lang w:val="en-US"/>
        </w:rPr>
        <w:t xml:space="preserve"> </w:t>
      </w:r>
      <w:r w:rsidR="00895141" w:rsidRPr="003E4A3C">
        <w:rPr>
          <w:i/>
          <w:lang w:val="en-US"/>
        </w:rPr>
        <w:t>inflow</w:t>
      </w:r>
      <w:r w:rsidR="00895141" w:rsidRPr="008E510D">
        <w:rPr>
          <w:lang w:val="en-US"/>
        </w:rPr>
        <w:t xml:space="preserve"> and </w:t>
      </w:r>
      <w:r w:rsidR="00895141" w:rsidRPr="003E4A3C">
        <w:rPr>
          <w:i/>
          <w:lang w:val="en-US"/>
        </w:rPr>
        <w:t>outflow</w:t>
      </w:r>
      <w:r w:rsidR="00895141" w:rsidRPr="008E510D">
        <w:rPr>
          <w:lang w:val="en-US"/>
        </w:rPr>
        <w:t xml:space="preserve"> are used to unambiguously describe the </w:t>
      </w:r>
      <w:r w:rsidR="00895141">
        <w:rPr>
          <w:lang w:val="en-US"/>
        </w:rPr>
        <w:t>flow direction</w:t>
      </w:r>
      <w:r w:rsidR="00895141" w:rsidRPr="008E510D">
        <w:rPr>
          <w:lang w:val="en-US"/>
        </w:rPr>
        <w:t xml:space="preserve"> </w:t>
      </w:r>
      <w:r w:rsidR="00895141">
        <w:rPr>
          <w:lang w:val="en-US"/>
        </w:rPr>
        <w:t xml:space="preserve">of an outfall (or realization) </w:t>
      </w:r>
      <w:r w:rsidR="00895141" w:rsidRPr="008E510D">
        <w:rPr>
          <w:lang w:val="en-US"/>
        </w:rPr>
        <w:t>with respect to a catchment</w:t>
      </w:r>
      <w:r w:rsidR="00895141">
        <w:rPr>
          <w:lang w:val="en-US"/>
        </w:rPr>
        <w:t xml:space="preserve"> (or realization)</w:t>
      </w:r>
      <w:r w:rsidR="00895141" w:rsidRPr="008E510D">
        <w:rPr>
          <w:lang w:val="en-US"/>
        </w:rPr>
        <w:t>.</w:t>
      </w:r>
    </w:p>
    <w:p w14:paraId="2AA2F1D2" w14:textId="77777777" w:rsidR="005A7FC9" w:rsidRDefault="005A7FC9" w:rsidP="00B833D3">
      <w:pPr>
        <w:pStyle w:val="OGCFigure"/>
      </w:pPr>
      <w:r>
        <w:rPr>
          <w:noProof/>
        </w:rPr>
        <w:drawing>
          <wp:inline distT="0" distB="0" distL="0" distR="0" wp14:anchorId="56D90A8F" wp14:editId="75D8077D">
            <wp:extent cx="3632126" cy="3394800"/>
            <wp:effectExtent l="0" t="0" r="698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Dornblut\OGC_HYF_SWG\hlphtml\EARoot\EA1\EA43.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632126" cy="3394800"/>
                    </a:xfrm>
                    <a:prstGeom prst="rect">
                      <a:avLst/>
                    </a:prstGeom>
                    <a:noFill/>
                    <a:ln>
                      <a:noFill/>
                    </a:ln>
                  </pic:spPr>
                </pic:pic>
              </a:graphicData>
            </a:graphic>
          </wp:inline>
        </w:drawing>
      </w:r>
    </w:p>
    <w:p w14:paraId="3C760184" w14:textId="4FBAD944" w:rsidR="00714C6D" w:rsidRDefault="005A7FC9" w:rsidP="00C45756">
      <w:pPr>
        <w:pStyle w:val="OGCFigure"/>
        <w:outlineLvl w:val="0"/>
      </w:pPr>
      <w:bookmarkStart w:id="62" w:name="_Ref461114312"/>
      <w:bookmarkStart w:id="63" w:name="_Toc471741706"/>
      <w:r>
        <w:t xml:space="preserve">Figure </w:t>
      </w:r>
      <w:r w:rsidR="003F6442">
        <w:fldChar w:fldCharType="begin"/>
      </w:r>
      <w:r w:rsidR="003F6442">
        <w:instrText xml:space="preserve"> SEQ Figure \* ARABIC </w:instrText>
      </w:r>
      <w:r w:rsidR="003F6442">
        <w:fldChar w:fldCharType="separate"/>
      </w:r>
      <w:r w:rsidR="00135A1B">
        <w:rPr>
          <w:noProof/>
        </w:rPr>
        <w:t>11</w:t>
      </w:r>
      <w:r w:rsidR="003F6442">
        <w:rPr>
          <w:noProof/>
        </w:rPr>
        <w:fldChar w:fldCharType="end"/>
      </w:r>
      <w:bookmarkEnd w:id="62"/>
      <w:r>
        <w:t xml:space="preserve">: </w:t>
      </w:r>
      <w:r w:rsidRPr="008E510D">
        <w:t>Catchment receiv</w:t>
      </w:r>
      <w:r w:rsidR="00172E8A">
        <w:t>ing</w:t>
      </w:r>
      <w:r w:rsidRPr="008E510D">
        <w:t xml:space="preserve"> inflow via an identified</w:t>
      </w:r>
      <w:r w:rsidR="00334D7A">
        <w:t xml:space="preserve"> but not necessarily realized </w:t>
      </w:r>
      <w:r w:rsidRPr="008E510D">
        <w:t>node</w:t>
      </w:r>
      <w:r w:rsidR="00172E8A">
        <w:t xml:space="preserve"> (Outfall)</w:t>
      </w:r>
      <w:r w:rsidRPr="008E510D">
        <w:t>.</w:t>
      </w:r>
      <w:bookmarkEnd w:id="63"/>
    </w:p>
    <w:p w14:paraId="2F8A740E" w14:textId="77777777" w:rsidR="00521E2C" w:rsidRPr="00F16F57" w:rsidRDefault="00521E2C" w:rsidP="00714C6D">
      <w:pPr>
        <w:jc w:val="both"/>
      </w:pPr>
    </w:p>
    <w:p w14:paraId="162504CA" w14:textId="3452C890" w:rsidR="00714C6D" w:rsidRPr="008E510D" w:rsidRDefault="00714C6D" w:rsidP="00714C6D">
      <w:pPr>
        <w:pStyle w:val="OGCFigure"/>
      </w:pPr>
      <w:r w:rsidRPr="008E510D">
        <w:tab/>
      </w:r>
      <w:r w:rsidR="00C45756">
        <w:rPr>
          <w:noProof/>
        </w:rPr>
        <w:drawing>
          <wp:inline distT="0" distB="0" distL="0" distR="0" wp14:anchorId="01A11963" wp14:editId="4462B021">
            <wp:extent cx="2955774" cy="2286000"/>
            <wp:effectExtent l="0" t="0" r="0" b="0"/>
            <wp:docPr id="9" name="Picture 9" descr="Macintosh HD:Users:dblodgett:Documents:Projects:HY_Features:HY_Features:figs:fi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blodgett:Documents:Projects:HY_Features:HY_Features:figs:fig1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5790" cy="2286012"/>
                    </a:xfrm>
                    <a:prstGeom prst="rect">
                      <a:avLst/>
                    </a:prstGeom>
                    <a:noFill/>
                    <a:ln>
                      <a:noFill/>
                    </a:ln>
                  </pic:spPr>
                </pic:pic>
              </a:graphicData>
            </a:graphic>
          </wp:inline>
        </w:drawing>
      </w:r>
      <w:r w:rsidRPr="008E510D">
        <w:tab/>
      </w:r>
    </w:p>
    <w:p w14:paraId="25357913" w14:textId="6CC42CB7" w:rsidR="00714C6D" w:rsidRDefault="00714C6D" w:rsidP="00714C6D">
      <w:pPr>
        <w:pStyle w:val="OGCFigure"/>
      </w:pPr>
      <w:bookmarkStart w:id="64" w:name="_Ref463533957"/>
      <w:bookmarkStart w:id="65" w:name="_Toc471741707"/>
      <w:r w:rsidRPr="008E510D">
        <w:t xml:space="preserve">Figure </w:t>
      </w:r>
      <w:r w:rsidR="003F6442">
        <w:fldChar w:fldCharType="begin"/>
      </w:r>
      <w:r w:rsidR="003F6442">
        <w:instrText xml:space="preserve"> SEQ Figure \* ARABIC </w:instrText>
      </w:r>
      <w:r w:rsidR="003F6442">
        <w:fldChar w:fldCharType="separate"/>
      </w:r>
      <w:r w:rsidR="00135A1B">
        <w:rPr>
          <w:noProof/>
        </w:rPr>
        <w:t>12</w:t>
      </w:r>
      <w:r w:rsidR="003F6442">
        <w:rPr>
          <w:noProof/>
        </w:rPr>
        <w:fldChar w:fldCharType="end"/>
      </w:r>
      <w:bookmarkEnd w:id="64"/>
      <w:r w:rsidR="001158E3">
        <w:t xml:space="preserve">: </w:t>
      </w:r>
      <w:r w:rsidR="005F0F2E">
        <w:t>Non</w:t>
      </w:r>
      <w:r w:rsidRPr="008E510D">
        <w:t xml:space="preserve">-dendritic </w:t>
      </w:r>
      <w:r>
        <w:t>stream network</w:t>
      </w:r>
      <w:r w:rsidR="00334D7A">
        <w:t xml:space="preserve"> complexity: a)</w:t>
      </w:r>
      <w:r w:rsidR="00B824EE">
        <w:t xml:space="preserve"> </w:t>
      </w:r>
      <w:r w:rsidR="005F0F2E">
        <w:t>ambiguous</w:t>
      </w:r>
      <w:r w:rsidR="00334D7A">
        <w:t xml:space="preserve"> detailed flow: b)</w:t>
      </w:r>
      <w:r w:rsidRPr="008E510D">
        <w:t xml:space="preserve"> </w:t>
      </w:r>
      <w:r w:rsidR="00334D7A">
        <w:t>unambiguous aggregated flow</w:t>
      </w:r>
      <w:r>
        <w:t>.</w:t>
      </w:r>
      <w:bookmarkEnd w:id="65"/>
    </w:p>
    <w:p w14:paraId="0F729084" w14:textId="77777777" w:rsidR="00714C6D" w:rsidRDefault="00714C6D" w:rsidP="00714C6D">
      <w:pPr>
        <w:pStyle w:val="OGCFigure"/>
        <w:rPr>
          <w:highlight w:val="yellow"/>
        </w:rPr>
      </w:pPr>
    </w:p>
    <w:p w14:paraId="4A957C2C" w14:textId="3D9334B3" w:rsidR="00521E2C" w:rsidRDefault="00B14750" w:rsidP="00521E2C">
      <w:pPr>
        <w:jc w:val="both"/>
      </w:pPr>
      <w:r>
        <w:lastRenderedPageBreak/>
        <w:t xml:space="preserve">Catchment networks that appear </w:t>
      </w:r>
      <w:r w:rsidR="00521E2C" w:rsidRPr="008E510D">
        <w:t>non-dendritic</w:t>
      </w:r>
      <w:r>
        <w:t xml:space="preserve">, such as </w:t>
      </w:r>
      <w:r w:rsidRPr="008E510D">
        <w:t>broad river bottom</w:t>
      </w:r>
      <w:r>
        <w:t>s</w:t>
      </w:r>
      <w:r w:rsidRPr="008E510D">
        <w:t xml:space="preserve"> with complex braided channels and two or more primary inflows</w:t>
      </w:r>
      <w:r>
        <w:t>, can still be modeled as dendritic</w:t>
      </w:r>
      <w:r w:rsidR="00521E2C" w:rsidRPr="008E510D">
        <w:t xml:space="preserve"> networks by introducing </w:t>
      </w:r>
      <w:r>
        <w:t>con</w:t>
      </w:r>
      <w:r w:rsidR="00521E2C" w:rsidRPr="008E510D">
        <w:t xml:space="preserve">joint catchments that </w:t>
      </w:r>
      <w:r>
        <w:t>encapsulate</w:t>
      </w:r>
      <w:r w:rsidRPr="008E510D">
        <w:t xml:space="preserve"> </w:t>
      </w:r>
      <w:r w:rsidR="00521E2C" w:rsidRPr="008E510D">
        <w:t xml:space="preserve">the non-dendritic parts. </w:t>
      </w:r>
      <w:r w:rsidR="00521E2C">
        <w:fldChar w:fldCharType="begin"/>
      </w:r>
      <w:r w:rsidR="00521E2C">
        <w:instrText xml:space="preserve"> REF _Ref463533957 \h </w:instrText>
      </w:r>
      <w:r w:rsidR="00521E2C">
        <w:fldChar w:fldCharType="separate"/>
      </w:r>
      <w:r w:rsidR="00700E20" w:rsidRPr="008E510D">
        <w:t xml:space="preserve">Figure </w:t>
      </w:r>
      <w:r w:rsidR="00700E20">
        <w:rPr>
          <w:noProof/>
        </w:rPr>
        <w:t>12</w:t>
      </w:r>
      <w:r w:rsidR="00521E2C">
        <w:fldChar w:fldCharType="end"/>
      </w:r>
      <w:r w:rsidR="00521E2C">
        <w:t xml:space="preserve"> </w:t>
      </w:r>
      <w:r w:rsidR="00521E2C" w:rsidRPr="008E510D">
        <w:t xml:space="preserve">shows an example of </w:t>
      </w:r>
      <w:r w:rsidR="00521E2C">
        <w:t xml:space="preserve">a </w:t>
      </w:r>
      <w:r w:rsidR="00521E2C" w:rsidRPr="008E510D">
        <w:t xml:space="preserve">non-dendritic </w:t>
      </w:r>
      <w:r w:rsidR="00521E2C">
        <w:t>stream network</w:t>
      </w:r>
      <w:r w:rsidR="00521E2C" w:rsidRPr="008E510D">
        <w:t>, where it is not possible to determine to what extent flow from catchment F contributes to catchments E, B or C</w:t>
      </w:r>
      <w:r w:rsidR="00521E2C">
        <w:t xml:space="preserve"> (</w:t>
      </w:r>
      <w:r w:rsidR="00521E2C">
        <w:fldChar w:fldCharType="begin"/>
      </w:r>
      <w:r w:rsidR="00521E2C">
        <w:instrText xml:space="preserve"> REF _Ref463533957 \h </w:instrText>
      </w:r>
      <w:r w:rsidR="00521E2C">
        <w:fldChar w:fldCharType="separate"/>
      </w:r>
      <w:r w:rsidR="00700E20" w:rsidRPr="008E510D">
        <w:t xml:space="preserve">Figure </w:t>
      </w:r>
      <w:r w:rsidR="00700E20">
        <w:rPr>
          <w:noProof/>
        </w:rPr>
        <w:t>12</w:t>
      </w:r>
      <w:r w:rsidR="00521E2C">
        <w:fldChar w:fldCharType="end"/>
      </w:r>
      <w:r w:rsidR="003E4A3C">
        <w:t>a</w:t>
      </w:r>
      <w:r w:rsidR="00521E2C">
        <w:t>)</w:t>
      </w:r>
      <w:r w:rsidR="00521E2C" w:rsidRPr="008E510D">
        <w:t>.</w:t>
      </w:r>
      <w:r w:rsidR="00521E2C">
        <w:t xml:space="preserve"> </w:t>
      </w:r>
      <w:r w:rsidR="00B824EE">
        <w:t xml:space="preserve">Aggregating </w:t>
      </w:r>
      <w:r w:rsidR="00521E2C">
        <w:t xml:space="preserve">the </w:t>
      </w:r>
      <w:r w:rsidR="00521E2C" w:rsidRPr="008E510D">
        <w:t xml:space="preserve">catchments E, B, and C </w:t>
      </w:r>
      <w:r w:rsidR="00521E2C">
        <w:t xml:space="preserve"> (</w:t>
      </w:r>
      <w:r w:rsidR="00521E2C">
        <w:fldChar w:fldCharType="begin"/>
      </w:r>
      <w:r w:rsidR="00521E2C">
        <w:instrText xml:space="preserve"> REF _Ref463533957 \h </w:instrText>
      </w:r>
      <w:r w:rsidR="00521E2C">
        <w:fldChar w:fldCharType="separate"/>
      </w:r>
      <w:r w:rsidR="00700E20" w:rsidRPr="008E510D">
        <w:t xml:space="preserve">Figure </w:t>
      </w:r>
      <w:r w:rsidR="00700E20">
        <w:rPr>
          <w:noProof/>
        </w:rPr>
        <w:t>12</w:t>
      </w:r>
      <w:r w:rsidR="00521E2C">
        <w:fldChar w:fldCharType="end"/>
      </w:r>
      <w:r w:rsidR="003E4A3C">
        <w:t>b</w:t>
      </w:r>
      <w:r w:rsidR="00521E2C">
        <w:t xml:space="preserve">) </w:t>
      </w:r>
      <w:r w:rsidR="00521E2C" w:rsidRPr="008E510D">
        <w:t xml:space="preserve">and </w:t>
      </w:r>
      <w:r w:rsidR="00521E2C">
        <w:t xml:space="preserve">collapsing </w:t>
      </w:r>
      <w:r w:rsidR="00521E2C" w:rsidRPr="008E510D">
        <w:t>the nodes N2 and N3</w:t>
      </w:r>
      <w:r w:rsidR="00521E2C">
        <w:t xml:space="preserve"> into</w:t>
      </w:r>
      <w:r w:rsidR="00521E2C" w:rsidRPr="008E510D">
        <w:t xml:space="preserve"> a single virtual inflow node, </w:t>
      </w:r>
      <w:r w:rsidR="00521E2C">
        <w:t>accumulate</w:t>
      </w:r>
      <w:r>
        <w:t>s</w:t>
      </w:r>
      <w:r w:rsidR="00521E2C" w:rsidRPr="008E510D">
        <w:t xml:space="preserve"> all the flow from catchments D and F in the resulting catchment X</w:t>
      </w:r>
      <w:r w:rsidR="00521E2C">
        <w:t xml:space="preserve"> contributing inflow into catchment A via the node N1. </w:t>
      </w:r>
      <w:r w:rsidR="00521E2C" w:rsidRPr="008E510D">
        <w:t xml:space="preserve">Using this encapsulation approach, catchments can be represented using a simple tree structure </w:t>
      </w:r>
      <w:r>
        <w:t>with clear</w:t>
      </w:r>
      <w:r w:rsidR="00521E2C" w:rsidRPr="008E510D">
        <w:t xml:space="preserve"> upstream-downstream relation</w:t>
      </w:r>
      <w:r>
        <w:t>s</w:t>
      </w:r>
      <w:r w:rsidR="00521E2C" w:rsidRPr="008E510D">
        <w:t>.</w:t>
      </w:r>
      <w:r w:rsidR="00521E2C">
        <w:t xml:space="preserve"> </w:t>
      </w:r>
    </w:p>
    <w:p w14:paraId="391EDDC9" w14:textId="145F6CB4" w:rsidR="00714C6D" w:rsidRDefault="00714C6D" w:rsidP="00714C6D">
      <w:pPr>
        <w:pStyle w:val="StandardWeb"/>
        <w:jc w:val="both"/>
        <w:rPr>
          <w:lang w:val="en-US"/>
        </w:rPr>
      </w:pPr>
      <w:r w:rsidRPr="00B824EE">
        <w:rPr>
          <w:lang w:val="en-US"/>
        </w:rPr>
        <w:t xml:space="preserve">The topological pattern of a </w:t>
      </w:r>
      <w:r w:rsidR="00FF45DF">
        <w:rPr>
          <w:lang w:val="en-US"/>
        </w:rPr>
        <w:t xml:space="preserve">hydrologically connected </w:t>
      </w:r>
      <w:r w:rsidRPr="00B824EE">
        <w:rPr>
          <w:lang w:val="en-US"/>
        </w:rPr>
        <w:t xml:space="preserve">catchment </w:t>
      </w:r>
      <w:r w:rsidR="00FF45DF">
        <w:rPr>
          <w:lang w:val="en-US"/>
        </w:rPr>
        <w:t>network is reflected in the topological patterns of all of its</w:t>
      </w:r>
      <w:r w:rsidRPr="00B824EE">
        <w:rPr>
          <w:lang w:val="en-US"/>
        </w:rPr>
        <w:t xml:space="preserve"> realizations, </w:t>
      </w:r>
      <w:r w:rsidR="00FF45DF">
        <w:rPr>
          <w:lang w:val="en-US"/>
        </w:rPr>
        <w:t xml:space="preserve">although the topological “level” of a realization may be different. </w:t>
      </w:r>
      <w:r w:rsidRPr="00B824EE">
        <w:rPr>
          <w:lang w:val="en-US"/>
        </w:rPr>
        <w:t xml:space="preserve">A catchment may be topologically realized as a solid bounded by inflow/outflow faces, </w:t>
      </w:r>
      <w:r w:rsidR="00FF45DF">
        <w:rPr>
          <w:lang w:val="en-US"/>
        </w:rPr>
        <w:t>a</w:t>
      </w:r>
      <w:r w:rsidR="00FF45DF" w:rsidRPr="00B824EE">
        <w:rPr>
          <w:lang w:val="en-US"/>
        </w:rPr>
        <w:t xml:space="preserve"> </w:t>
      </w:r>
      <w:r w:rsidRPr="00B824EE">
        <w:rPr>
          <w:lang w:val="en-US"/>
        </w:rPr>
        <w:t xml:space="preserve">face bounded by inflow/outflow edges, </w:t>
      </w:r>
      <w:r w:rsidR="00FF45DF">
        <w:rPr>
          <w:lang w:val="en-US"/>
        </w:rPr>
        <w:t>or</w:t>
      </w:r>
      <w:r w:rsidR="00FF45DF" w:rsidRPr="00B824EE">
        <w:rPr>
          <w:lang w:val="en-US"/>
        </w:rPr>
        <w:t xml:space="preserve"> </w:t>
      </w:r>
      <w:r w:rsidR="00FF45DF">
        <w:rPr>
          <w:lang w:val="en-US"/>
        </w:rPr>
        <w:t>an</w:t>
      </w:r>
      <w:r w:rsidR="00FF45DF" w:rsidRPr="00B824EE">
        <w:rPr>
          <w:lang w:val="en-US"/>
        </w:rPr>
        <w:t xml:space="preserve"> </w:t>
      </w:r>
      <w:r w:rsidRPr="00B824EE">
        <w:rPr>
          <w:lang w:val="en-US"/>
        </w:rPr>
        <w:t xml:space="preserve">edge bounded by inflow/outflow nodes. </w:t>
      </w:r>
      <w:r w:rsidR="00FF45DF">
        <w:rPr>
          <w:lang w:val="en-US"/>
        </w:rPr>
        <w:t xml:space="preserve">A single catchment may also be realized as a topo complex consisting of all of the stream or channel edges and outfall nodes forming the surface drainage of that catchment.  </w:t>
      </w:r>
      <w:r w:rsidR="0045785C">
        <w:rPr>
          <w:lang w:val="en-US"/>
        </w:rPr>
        <w:t>The topological role that each feature realization plays may or may not correspond</w:t>
      </w:r>
      <w:r w:rsidR="0094069A">
        <w:rPr>
          <w:lang w:val="en-US"/>
        </w:rPr>
        <w:t xml:space="preserve"> directly</w:t>
      </w:r>
      <w:r w:rsidR="0045785C">
        <w:rPr>
          <w:lang w:val="en-US"/>
        </w:rPr>
        <w:t xml:space="preserve"> to its geometric representation. For example, a pond feature plays the role of an edge between its inlet and outlet, but may be represented geometrically as a polygon</w:t>
      </w:r>
      <w:r w:rsidRPr="00B824EE">
        <w:rPr>
          <w:lang w:val="en-US"/>
        </w:rPr>
        <w:t>.</w:t>
      </w:r>
      <w:r w:rsidRPr="004B6A47">
        <w:rPr>
          <w:highlight w:val="yellow"/>
          <w:lang w:val="en-US"/>
        </w:rPr>
        <w:t xml:space="preserve"> </w:t>
      </w:r>
    </w:p>
    <w:p w14:paraId="61A7D374" w14:textId="77777777" w:rsidR="00714C6D" w:rsidRDefault="00714C6D" w:rsidP="00714C6D">
      <w:pPr>
        <w:pStyle w:val="OGCFigure"/>
      </w:pPr>
      <w:r w:rsidRPr="00744A67">
        <w:rPr>
          <w:noProof/>
        </w:rPr>
        <w:drawing>
          <wp:inline distT="0" distB="0" distL="0" distR="0" wp14:anchorId="2079DAF7" wp14:editId="66FA91BD">
            <wp:extent cx="5486400" cy="3711388"/>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2\EA23.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486400" cy="3711388"/>
                    </a:xfrm>
                    <a:prstGeom prst="rect">
                      <a:avLst/>
                    </a:prstGeom>
                    <a:noFill/>
                    <a:ln>
                      <a:noFill/>
                    </a:ln>
                  </pic:spPr>
                </pic:pic>
              </a:graphicData>
            </a:graphic>
          </wp:inline>
        </w:drawing>
      </w:r>
    </w:p>
    <w:p w14:paraId="7E67E66C" w14:textId="76BDBF3E" w:rsidR="00714C6D" w:rsidRDefault="00714C6D" w:rsidP="00714C6D">
      <w:pPr>
        <w:pStyle w:val="OGCFigure"/>
      </w:pPr>
      <w:bookmarkStart w:id="66" w:name="_Ref463534031"/>
      <w:bookmarkStart w:id="67" w:name="_Toc471741708"/>
      <w:r>
        <w:t xml:space="preserve">Figure </w:t>
      </w:r>
      <w:r w:rsidR="003F6442">
        <w:fldChar w:fldCharType="begin"/>
      </w:r>
      <w:r w:rsidR="003F6442">
        <w:instrText xml:space="preserve"> SEQ Figure \* ARABIC </w:instrText>
      </w:r>
      <w:r w:rsidR="003F6442">
        <w:fldChar w:fldCharType="separate"/>
      </w:r>
      <w:r w:rsidR="00135A1B">
        <w:rPr>
          <w:noProof/>
        </w:rPr>
        <w:t>13</w:t>
      </w:r>
      <w:r w:rsidR="003F6442">
        <w:rPr>
          <w:noProof/>
        </w:rPr>
        <w:fldChar w:fldCharType="end"/>
      </w:r>
      <w:bookmarkEnd w:id="66"/>
      <w:r>
        <w:t xml:space="preserve">: </w:t>
      </w:r>
      <w:r w:rsidRPr="00744A67">
        <w:t>Catchment realization feature</w:t>
      </w:r>
      <w:r w:rsidR="00334D7A">
        <w:t xml:space="preserve"> types</w:t>
      </w:r>
      <w:r w:rsidRPr="00744A67">
        <w:t xml:space="preserve"> with tag</w:t>
      </w:r>
      <w:r w:rsidR="00334D7A">
        <w:t>ged values</w:t>
      </w:r>
      <w:r w:rsidRPr="00744A67">
        <w:t xml:space="preserve"> </w:t>
      </w:r>
      <w:r w:rsidR="00334D7A">
        <w:t>indicating</w:t>
      </w:r>
      <w:r w:rsidR="00334D7A" w:rsidRPr="00744A67">
        <w:t xml:space="preserve"> </w:t>
      </w:r>
      <w:r w:rsidR="00334D7A">
        <w:t xml:space="preserve">possible </w:t>
      </w:r>
      <w:r w:rsidRPr="00744A67">
        <w:t>catchment topolog</w:t>
      </w:r>
      <w:r w:rsidR="00334D7A">
        <w:t>ical relations</w:t>
      </w:r>
      <w:bookmarkEnd w:id="67"/>
    </w:p>
    <w:p w14:paraId="6DA9AD44" w14:textId="16C062F5" w:rsidR="00EF2AFB" w:rsidRDefault="0045785C" w:rsidP="00EF2AFB">
      <w:pPr>
        <w:pStyle w:val="StandardWeb"/>
        <w:jc w:val="both"/>
      </w:pPr>
      <w:r>
        <w:rPr>
          <w:lang w:val="en-US"/>
        </w:rPr>
        <w:lastRenderedPageBreak/>
        <w:t xml:space="preserve">Figure 13 illustrates this </w:t>
      </w:r>
      <w:r w:rsidR="0068660C" w:rsidRPr="00B824EE">
        <w:rPr>
          <w:lang w:val="en-US"/>
        </w:rPr>
        <w:t xml:space="preserve">by means of ‘tagged values’ </w:t>
      </w:r>
      <w:r>
        <w:rPr>
          <w:lang w:val="en-US"/>
        </w:rPr>
        <w:t xml:space="preserve">that </w:t>
      </w:r>
      <w:r w:rsidRPr="00B824EE">
        <w:rPr>
          <w:lang w:val="en-US"/>
        </w:rPr>
        <w:t>describ</w:t>
      </w:r>
      <w:r>
        <w:rPr>
          <w:lang w:val="en-US"/>
        </w:rPr>
        <w:t>e</w:t>
      </w:r>
      <w:r w:rsidR="00F24561">
        <w:rPr>
          <w:lang w:val="en-US"/>
        </w:rPr>
        <w:t xml:space="preserve"> some of</w:t>
      </w:r>
      <w:r w:rsidRPr="00B824EE">
        <w:rPr>
          <w:lang w:val="en-US"/>
        </w:rPr>
        <w:t xml:space="preserve"> </w:t>
      </w:r>
      <w:r w:rsidR="0068660C" w:rsidRPr="00B824EE">
        <w:rPr>
          <w:lang w:val="en-US"/>
        </w:rPr>
        <w:t xml:space="preserve">the topological </w:t>
      </w:r>
      <w:r>
        <w:rPr>
          <w:lang w:val="en-US"/>
        </w:rPr>
        <w:t>roles</w:t>
      </w:r>
      <w:r w:rsidR="00F24561">
        <w:rPr>
          <w:lang w:val="en-US"/>
        </w:rPr>
        <w:t xml:space="preserve"> and connectivity relations</w:t>
      </w:r>
      <w:r>
        <w:rPr>
          <w:lang w:val="en-US"/>
        </w:rPr>
        <w:t xml:space="preserve"> that realized features may </w:t>
      </w:r>
      <w:r w:rsidR="00F24561">
        <w:rPr>
          <w:lang w:val="en-US"/>
        </w:rPr>
        <w:t>support with respect to other features</w:t>
      </w:r>
      <w:r w:rsidR="0068660C" w:rsidRPr="00B824EE">
        <w:rPr>
          <w:lang w:val="en-US"/>
        </w:rPr>
        <w:t xml:space="preserve">. For example, the flowpath </w:t>
      </w:r>
      <w:r w:rsidR="00B824EE" w:rsidRPr="00B824EE">
        <w:rPr>
          <w:lang w:val="en-US"/>
        </w:rPr>
        <w:t>that</w:t>
      </w:r>
      <w:r w:rsidR="0068660C" w:rsidRPr="00B824EE">
        <w:rPr>
          <w:lang w:val="en-US"/>
        </w:rPr>
        <w:t xml:space="preserve"> realizes a catchment as topological edge has inflow and outflo</w:t>
      </w:r>
      <w:r w:rsidR="0094069A">
        <w:rPr>
          <w:lang w:val="en-US"/>
        </w:rPr>
        <w:t>w</w:t>
      </w:r>
      <w:r w:rsidR="0068660C" w:rsidRPr="00B824EE">
        <w:rPr>
          <w:lang w:val="en-US"/>
        </w:rPr>
        <w:t xml:space="preserve"> </w:t>
      </w:r>
      <w:r w:rsidR="00F24561">
        <w:rPr>
          <w:lang w:val="en-US"/>
        </w:rPr>
        <w:t xml:space="preserve">outfall </w:t>
      </w:r>
      <w:r w:rsidR="0068660C" w:rsidRPr="00B824EE">
        <w:rPr>
          <w:lang w:val="en-US"/>
        </w:rPr>
        <w:t>node</w:t>
      </w:r>
      <w:r w:rsidR="00F24561">
        <w:rPr>
          <w:lang w:val="en-US"/>
        </w:rPr>
        <w:t>s</w:t>
      </w:r>
      <w:r w:rsidR="0068660C" w:rsidRPr="00B824EE">
        <w:rPr>
          <w:lang w:val="en-US"/>
        </w:rPr>
        <w:t xml:space="preserve"> as boundar</w:t>
      </w:r>
      <w:r w:rsidR="00F24561">
        <w:rPr>
          <w:lang w:val="en-US"/>
        </w:rPr>
        <w:t>ies</w:t>
      </w:r>
      <w:r w:rsidR="0068660C" w:rsidRPr="00B824EE">
        <w:rPr>
          <w:lang w:val="en-US"/>
        </w:rPr>
        <w:t xml:space="preserve">, and </w:t>
      </w:r>
      <w:r w:rsidR="00B824EE">
        <w:rPr>
          <w:lang w:val="en-US"/>
        </w:rPr>
        <w:t xml:space="preserve">may </w:t>
      </w:r>
      <w:r w:rsidR="0068660C" w:rsidRPr="00B824EE">
        <w:rPr>
          <w:lang w:val="en-US"/>
        </w:rPr>
        <w:t>simultaneously</w:t>
      </w:r>
      <w:r w:rsidR="00B824EE">
        <w:rPr>
          <w:lang w:val="en-US"/>
        </w:rPr>
        <w:t xml:space="preserve"> form</w:t>
      </w:r>
      <w:r w:rsidR="0068660C" w:rsidRPr="00B824EE">
        <w:rPr>
          <w:lang w:val="en-US"/>
        </w:rPr>
        <w:t xml:space="preserve"> the outflow-edge boundary of a left- or right-bank catchment </w:t>
      </w:r>
      <w:r w:rsidR="00B824EE" w:rsidRPr="00B824EE">
        <w:rPr>
          <w:lang w:val="en-US"/>
        </w:rPr>
        <w:t>area, which</w:t>
      </w:r>
      <w:r w:rsidR="0068660C" w:rsidRPr="00B824EE">
        <w:rPr>
          <w:lang w:val="en-US"/>
        </w:rPr>
        <w:t xml:space="preserve"> realizes the catchment as </w:t>
      </w:r>
      <w:r w:rsidR="0094069A">
        <w:rPr>
          <w:lang w:val="en-US"/>
        </w:rPr>
        <w:t xml:space="preserve">a </w:t>
      </w:r>
      <w:r w:rsidR="0068660C" w:rsidRPr="00B824EE">
        <w:rPr>
          <w:lang w:val="en-US"/>
        </w:rPr>
        <w:t>topological face</w:t>
      </w:r>
      <w:r w:rsidR="00EF2AFB" w:rsidRPr="00790BA6">
        <w:t xml:space="preserve">. </w:t>
      </w:r>
    </w:p>
    <w:p w14:paraId="04E76464" w14:textId="2ED3465B" w:rsidR="00BC5D5D" w:rsidRPr="003377F2" w:rsidRDefault="00BC5D5D" w:rsidP="00BC5D5D">
      <w:pPr>
        <w:pStyle w:val="berschrift2"/>
      </w:pPr>
      <w:bookmarkStart w:id="68" w:name="_Toc471741649"/>
      <w:r w:rsidRPr="003377F2">
        <w:t>Surface water networks</w:t>
      </w:r>
      <w:bookmarkEnd w:id="68"/>
    </w:p>
    <w:p w14:paraId="7F65BC3D" w14:textId="1C3A0B57" w:rsidR="00BC5D5D" w:rsidRPr="003377F2" w:rsidRDefault="003377F2" w:rsidP="00BC5D5D">
      <w:pPr>
        <w:pStyle w:val="StandardWeb"/>
        <w:jc w:val="both"/>
      </w:pPr>
      <w:r w:rsidRPr="008F6480">
        <w:rPr>
          <w:lang w:val="en-US"/>
        </w:rPr>
        <w:t>Maps displaying a representation of a catchment are very common in hydrology research and engineering. Depending on the scientific concern</w:t>
      </w:r>
      <w:r>
        <w:rPr>
          <w:lang w:val="en-US"/>
        </w:rPr>
        <w:t xml:space="preserve"> and application, as well as the spatial scale of interest</w:t>
      </w:r>
      <w:r w:rsidRPr="008F6480">
        <w:rPr>
          <w:lang w:val="en-US"/>
        </w:rPr>
        <w:t>, different aspects</w:t>
      </w:r>
      <w:r>
        <w:rPr>
          <w:lang w:val="en-US"/>
        </w:rPr>
        <w:t xml:space="preserve"> and details</w:t>
      </w:r>
      <w:r w:rsidRPr="008F6480">
        <w:rPr>
          <w:lang w:val="en-US"/>
        </w:rPr>
        <w:t xml:space="preserve"> of </w:t>
      </w:r>
      <w:r w:rsidRPr="00A27FA3">
        <w:rPr>
          <w:lang w:val="en-US"/>
        </w:rPr>
        <w:t>hydrology phenomena</w:t>
      </w:r>
      <w:r w:rsidRPr="008F6480">
        <w:rPr>
          <w:lang w:val="en-US"/>
        </w:rPr>
        <w:t xml:space="preserve"> </w:t>
      </w:r>
      <w:r>
        <w:rPr>
          <w:lang w:val="en-US"/>
        </w:rPr>
        <w:t>may be</w:t>
      </w:r>
      <w:r w:rsidRPr="00A27FA3">
        <w:rPr>
          <w:lang w:val="en-US"/>
        </w:rPr>
        <w:t xml:space="preserve"> represented using application-</w:t>
      </w:r>
      <w:r w:rsidRPr="008F6480">
        <w:rPr>
          <w:lang w:val="en-US"/>
        </w:rPr>
        <w:t xml:space="preserve">specific map symbols. HY_Features </w:t>
      </w:r>
      <w:r>
        <w:rPr>
          <w:lang w:val="en-US"/>
        </w:rPr>
        <w:t>accommodates this diversity</w:t>
      </w:r>
      <w:r w:rsidRPr="008F6480">
        <w:rPr>
          <w:lang w:val="en-US"/>
        </w:rPr>
        <w:t xml:space="preserve"> </w:t>
      </w:r>
      <w:r>
        <w:rPr>
          <w:lang w:val="en-US"/>
        </w:rPr>
        <w:t>with multiple alternate</w:t>
      </w:r>
      <w:r w:rsidRPr="008F6480">
        <w:rPr>
          <w:lang w:val="en-US"/>
        </w:rPr>
        <w:t xml:space="preserve"> realizations of the catchment and outfall concepts which </w:t>
      </w:r>
      <w:r>
        <w:rPr>
          <w:lang w:val="en-US"/>
        </w:rPr>
        <w:t xml:space="preserve">in turn </w:t>
      </w:r>
      <w:r w:rsidRPr="008F6480">
        <w:rPr>
          <w:lang w:val="en-US"/>
        </w:rPr>
        <w:t>may be represented</w:t>
      </w:r>
      <w:r>
        <w:rPr>
          <w:lang w:val="en-US"/>
        </w:rPr>
        <w:t xml:space="preserve"> alternately</w:t>
      </w:r>
      <w:r w:rsidRPr="008F6480">
        <w:rPr>
          <w:lang w:val="en-US"/>
        </w:rPr>
        <w:t xml:space="preserve"> as </w:t>
      </w:r>
      <w:r>
        <w:rPr>
          <w:lang w:val="en-US"/>
        </w:rPr>
        <w:t>geometric</w:t>
      </w:r>
      <w:r w:rsidRPr="008F6480">
        <w:rPr>
          <w:lang w:val="en-US"/>
        </w:rPr>
        <w:t xml:space="preserve"> points, lines, polygons</w:t>
      </w:r>
      <w:r>
        <w:rPr>
          <w:lang w:val="en-US"/>
        </w:rPr>
        <w:t>, or surfaces</w:t>
      </w:r>
      <w:r w:rsidRPr="008F6480">
        <w:rPr>
          <w:lang w:val="en-US"/>
        </w:rPr>
        <w:t xml:space="preserve">, </w:t>
      </w:r>
      <w:r>
        <w:rPr>
          <w:lang w:val="en-US"/>
        </w:rPr>
        <w:t>or as aggregates of these geometric types</w:t>
      </w:r>
      <w:r w:rsidRPr="00A27FA3">
        <w:rPr>
          <w:lang w:val="en-US"/>
        </w:rPr>
        <w:t>.</w:t>
      </w:r>
      <w:r>
        <w:rPr>
          <w:lang w:val="en-US"/>
        </w:rPr>
        <w:t xml:space="preserve"> </w:t>
      </w:r>
      <w:r w:rsidRPr="008F6480">
        <w:rPr>
          <w:lang w:val="en-US"/>
        </w:rPr>
        <w:t xml:space="preserve">This standard </w:t>
      </w:r>
      <w:r>
        <w:rPr>
          <w:lang w:val="en-US"/>
        </w:rPr>
        <w:t>is based on</w:t>
      </w:r>
      <w:r w:rsidRPr="008F6480">
        <w:rPr>
          <w:lang w:val="en-US"/>
        </w:rPr>
        <w:t xml:space="preserve"> a hydrologically determined topo</w:t>
      </w:r>
      <w:r w:rsidRPr="00A27FA3">
        <w:rPr>
          <w:lang w:val="en-US"/>
        </w:rPr>
        <w:t>logy model of directed outfalls</w:t>
      </w:r>
      <w:r w:rsidRPr="008F6480">
        <w:rPr>
          <w:lang w:val="en-US"/>
        </w:rPr>
        <w:t xml:space="preserve"> acting as inflow or outflow</w:t>
      </w:r>
      <w:r w:rsidRPr="00A27FA3">
        <w:rPr>
          <w:lang w:val="en-US"/>
        </w:rPr>
        <w:t xml:space="preserve"> nodes for </w:t>
      </w:r>
      <w:r w:rsidRPr="008F6480">
        <w:rPr>
          <w:lang w:val="en-US"/>
        </w:rPr>
        <w:t>catchment</w:t>
      </w:r>
      <w:r>
        <w:rPr>
          <w:lang w:val="en-US"/>
        </w:rPr>
        <w:t>s</w:t>
      </w:r>
      <w:r w:rsidRPr="008F6480">
        <w:rPr>
          <w:lang w:val="en-US"/>
        </w:rPr>
        <w:t xml:space="preserve"> which </w:t>
      </w:r>
      <w:r>
        <w:rPr>
          <w:lang w:val="en-US"/>
        </w:rPr>
        <w:t>in turn connect them. The</w:t>
      </w:r>
      <w:r w:rsidRPr="008F6480">
        <w:rPr>
          <w:lang w:val="en-US"/>
        </w:rPr>
        <w:t xml:space="preserve"> topological catchment network pattern can be </w:t>
      </w:r>
      <w:r>
        <w:rPr>
          <w:lang w:val="en-US"/>
        </w:rPr>
        <w:t>realized</w:t>
      </w:r>
      <w:r w:rsidRPr="008F6480">
        <w:rPr>
          <w:lang w:val="en-US"/>
        </w:rPr>
        <w:t xml:space="preserve"> </w:t>
      </w:r>
      <w:r>
        <w:rPr>
          <w:lang w:val="en-US"/>
        </w:rPr>
        <w:t>in</w:t>
      </w:r>
      <w:r w:rsidRPr="008F6480">
        <w:rPr>
          <w:lang w:val="en-US"/>
        </w:rPr>
        <w:t xml:space="preserve"> </w:t>
      </w:r>
      <w:r>
        <w:rPr>
          <w:lang w:val="en-US"/>
        </w:rPr>
        <w:t xml:space="preserve">a variety of </w:t>
      </w:r>
      <w:r w:rsidRPr="008F6480">
        <w:rPr>
          <w:lang w:val="en-US"/>
        </w:rPr>
        <w:t xml:space="preserve">context-specific </w:t>
      </w:r>
      <w:r>
        <w:rPr>
          <w:lang w:val="en-US"/>
        </w:rPr>
        <w:t xml:space="preserve">feature </w:t>
      </w:r>
      <w:r w:rsidRPr="008F6480">
        <w:rPr>
          <w:lang w:val="en-US"/>
        </w:rPr>
        <w:t>network</w:t>
      </w:r>
      <w:r>
        <w:rPr>
          <w:lang w:val="en-US"/>
        </w:rPr>
        <w:t>s,</w:t>
      </w:r>
      <w:r w:rsidRPr="008F6480">
        <w:rPr>
          <w:lang w:val="en-US"/>
        </w:rPr>
        <w:t xml:space="preserve"> </w:t>
      </w:r>
      <w:r>
        <w:rPr>
          <w:lang w:val="en-US"/>
        </w:rPr>
        <w:t>especially</w:t>
      </w:r>
      <w:r w:rsidRPr="008F6480">
        <w:rPr>
          <w:lang w:val="en-US"/>
        </w:rPr>
        <w:t xml:space="preserve"> hydrographic networks of water bodies or channel</w:t>
      </w:r>
      <w:r>
        <w:rPr>
          <w:lang w:val="en-US"/>
        </w:rPr>
        <w:t>s</w:t>
      </w:r>
      <w:r w:rsidRPr="008F6480">
        <w:rPr>
          <w:lang w:val="en-US"/>
        </w:rPr>
        <w:t xml:space="preserve"> that may </w:t>
      </w:r>
      <w:r>
        <w:rPr>
          <w:lang w:val="en-US"/>
        </w:rPr>
        <w:t>contain</w:t>
      </w:r>
      <w:r w:rsidRPr="008F6480">
        <w:rPr>
          <w:lang w:val="en-US"/>
        </w:rPr>
        <w:t xml:space="preserve"> water</w:t>
      </w:r>
      <w:r>
        <w:rPr>
          <w:lang w:val="en-US"/>
        </w:rPr>
        <w:t xml:space="preserve"> bodies; These features may in turn</w:t>
      </w:r>
      <w:r w:rsidRPr="008F6480">
        <w:rPr>
          <w:lang w:val="en-US"/>
        </w:rPr>
        <w:t xml:space="preserve"> </w:t>
      </w:r>
      <w:r>
        <w:rPr>
          <w:lang w:val="en-US"/>
        </w:rPr>
        <w:t>have a variety of</w:t>
      </w:r>
      <w:r w:rsidRPr="008F6480">
        <w:rPr>
          <w:lang w:val="en-US"/>
        </w:rPr>
        <w:t xml:space="preserve"> </w:t>
      </w:r>
      <w:r>
        <w:rPr>
          <w:lang w:val="en-US"/>
        </w:rPr>
        <w:t xml:space="preserve">scale- and application-specific </w:t>
      </w:r>
      <w:r w:rsidRPr="008F6480">
        <w:rPr>
          <w:lang w:val="en-US"/>
        </w:rPr>
        <w:t>geometric</w:t>
      </w:r>
      <w:r>
        <w:rPr>
          <w:lang w:val="en-US"/>
        </w:rPr>
        <w:t xml:space="preserve"> representations</w:t>
      </w:r>
      <w:r w:rsidRPr="008F6480">
        <w:rPr>
          <w:lang w:val="en-US"/>
        </w:rPr>
        <w:t>. For example, a fixed landmark</w:t>
      </w:r>
      <w:r>
        <w:rPr>
          <w:lang w:val="en-US"/>
        </w:rPr>
        <w:t xml:space="preserve"> point</w:t>
      </w:r>
      <w:r w:rsidRPr="008F6480">
        <w:rPr>
          <w:lang w:val="en-US"/>
        </w:rPr>
        <w:t xml:space="preserve"> on a water body, </w:t>
      </w:r>
      <w:r w:rsidRPr="00A27FA3">
        <w:rPr>
          <w:lang w:val="en-US"/>
        </w:rPr>
        <w:t>or a</w:t>
      </w:r>
      <w:r w:rsidRPr="008F6480">
        <w:rPr>
          <w:lang w:val="en-US"/>
        </w:rPr>
        <w:t xml:space="preserve"> cross-section</w:t>
      </w:r>
      <w:r>
        <w:rPr>
          <w:lang w:val="en-US"/>
        </w:rPr>
        <w:t xml:space="preserve"> line</w:t>
      </w:r>
      <w:r w:rsidRPr="00A27FA3">
        <w:rPr>
          <w:lang w:val="en-US"/>
        </w:rPr>
        <w:t xml:space="preserve"> separating a watercourse</w:t>
      </w:r>
      <w:r w:rsidRPr="008F6480">
        <w:rPr>
          <w:lang w:val="en-US"/>
        </w:rPr>
        <w:t xml:space="preserve"> can</w:t>
      </w:r>
      <w:r>
        <w:rPr>
          <w:lang w:val="en-US"/>
        </w:rPr>
        <w:t xml:space="preserve"> each</w:t>
      </w:r>
      <w:r w:rsidRPr="008F6480">
        <w:rPr>
          <w:lang w:val="en-US"/>
        </w:rPr>
        <w:t xml:space="preserve"> </w:t>
      </w:r>
      <w:r>
        <w:rPr>
          <w:lang w:val="en-US"/>
        </w:rPr>
        <w:t>represent</w:t>
      </w:r>
      <w:r w:rsidRPr="008F6480">
        <w:rPr>
          <w:lang w:val="en-US"/>
        </w:rPr>
        <w:t xml:space="preserve"> </w:t>
      </w:r>
      <w:r>
        <w:rPr>
          <w:lang w:val="en-US"/>
        </w:rPr>
        <w:t xml:space="preserve">realized </w:t>
      </w:r>
      <w:r w:rsidRPr="008F6480">
        <w:rPr>
          <w:lang w:val="en-US"/>
        </w:rPr>
        <w:t>outfall</w:t>
      </w:r>
      <w:r>
        <w:rPr>
          <w:lang w:val="en-US"/>
        </w:rPr>
        <w:t xml:space="preserve"> nodes.</w:t>
      </w:r>
    </w:p>
    <w:p w14:paraId="7CF36CD6" w14:textId="77777777" w:rsidR="00BC5D5D" w:rsidRPr="003377F2" w:rsidRDefault="00BC5D5D" w:rsidP="00BC5D5D">
      <w:pPr>
        <w:pStyle w:val="berschrift3"/>
      </w:pPr>
      <w:bookmarkStart w:id="69" w:name="_Toc471741650"/>
      <w:r w:rsidRPr="003377F2">
        <w:t>Hydrographic and channel network</w:t>
      </w:r>
      <w:bookmarkEnd w:id="69"/>
    </w:p>
    <w:p w14:paraId="2480B00A" w14:textId="77777777" w:rsidR="003377F2" w:rsidRDefault="003377F2" w:rsidP="003377F2">
      <w:pPr>
        <w:pStyle w:val="StandardWeb"/>
        <w:jc w:val="both"/>
        <w:rPr>
          <w:lang w:val="en-US"/>
        </w:rPr>
      </w:pPr>
      <w:r>
        <w:rPr>
          <w:lang w:val="en-US"/>
        </w:rPr>
        <w:t>Surface water flows in networks, and so hydrographic</w:t>
      </w:r>
      <w:r w:rsidRPr="009533F5">
        <w:rPr>
          <w:lang w:val="en-US"/>
        </w:rPr>
        <w:t xml:space="preserve"> data is commonly organized into </w:t>
      </w:r>
      <w:r>
        <w:rPr>
          <w:lang w:val="en-US"/>
        </w:rPr>
        <w:t xml:space="preserve">those same </w:t>
      </w:r>
      <w:r w:rsidRPr="009533F5">
        <w:rPr>
          <w:lang w:val="en-US"/>
        </w:rPr>
        <w:t xml:space="preserve">networks. </w:t>
      </w:r>
      <w:r>
        <w:rPr>
          <w:lang w:val="en-US"/>
        </w:rPr>
        <w:t xml:space="preserve">Surface water networks are also self-similar. The patterns of rivers and deltas visible at a continental scale resolve continuously into similar but more detailed nested networks of streams, lakes, confluences, and other features as the spatial scale of mapping and inquiry increases. The HY_Features model of catchment hierarchies and nested network realizations is intended to address the scale discontinuities of existing models and connect hydrologic phenomena and observations across a range of the scales. </w:t>
      </w:r>
    </w:p>
    <w:p w14:paraId="77EE2D5F" w14:textId="77777777" w:rsidR="003377F2" w:rsidRPr="008F6480" w:rsidRDefault="003377F2" w:rsidP="003377F2">
      <w:pPr>
        <w:pStyle w:val="StandardWeb"/>
        <w:jc w:val="both"/>
        <w:rPr>
          <w:lang w:val="en-US"/>
        </w:rPr>
      </w:pPr>
      <w:r>
        <w:rPr>
          <w:lang w:val="en-US"/>
        </w:rPr>
        <w:t xml:space="preserve">The basic elements of surface water networks at any scale are </w:t>
      </w:r>
      <w:r w:rsidRPr="008F6480">
        <w:rPr>
          <w:i/>
          <w:lang w:val="en-US"/>
        </w:rPr>
        <w:t>waterbodies</w:t>
      </w:r>
      <w:r>
        <w:rPr>
          <w:lang w:val="en-US"/>
        </w:rPr>
        <w:t xml:space="preserve"> and the </w:t>
      </w:r>
      <w:r w:rsidRPr="008F6480">
        <w:rPr>
          <w:i/>
          <w:lang w:val="en-US"/>
        </w:rPr>
        <w:t>channels</w:t>
      </w:r>
      <w:r>
        <w:rPr>
          <w:lang w:val="en-US"/>
        </w:rPr>
        <w:t xml:space="preserve"> through which they flow and in which they are contained. </w:t>
      </w:r>
      <w:r w:rsidRPr="008F6480">
        <w:rPr>
          <w:lang w:val="en-US"/>
        </w:rPr>
        <w:t xml:space="preserve">Following the definitions in the UNESCO-WMO "International Glossary of Hydrology" [9] a water body is understood as the mass of liquid water accumulated on or below the land surface as a body of flowing water, which in some parts may have stagnant water that is not moving or flowing. The water body concept formalized in this specification is consistent with this definition, but focuses on surface-water bodies only. A conceptual model capturing the specifics of bodies of groundwater as well as aquifers containing groundwater are provided by the WaterML2 Part 4 - GroundwaterML2 specification [6]. </w:t>
      </w:r>
      <w:r>
        <w:rPr>
          <w:lang w:val="en-US"/>
        </w:rPr>
        <w:t xml:space="preserve">A future WaterML2 specification part is expected to complete the sub-atmospheric </w:t>
      </w:r>
      <w:r>
        <w:rPr>
          <w:lang w:val="en-US"/>
        </w:rPr>
        <w:lastRenderedPageBreak/>
        <w:t>hydrologic cycle by addressing features such as recharge zones and springs that connect groundwater with surface water phenomena.</w:t>
      </w:r>
    </w:p>
    <w:p w14:paraId="074F8921" w14:textId="77777777" w:rsidR="003377F2" w:rsidRPr="008F6480" w:rsidRDefault="003377F2" w:rsidP="003377F2">
      <w:pPr>
        <w:pStyle w:val="StandardWeb"/>
        <w:jc w:val="both"/>
        <w:rPr>
          <w:b/>
          <w:lang w:val="en-US"/>
        </w:rPr>
      </w:pPr>
      <w:r w:rsidRPr="008F6480">
        <w:rPr>
          <w:lang w:val="en-US"/>
        </w:rPr>
        <w:t xml:space="preserve">A watercourse is commonly understood as a </w:t>
      </w:r>
      <w:r>
        <w:rPr>
          <w:lang w:val="en-US"/>
        </w:rPr>
        <w:t xml:space="preserve">type of </w:t>
      </w:r>
      <w:r w:rsidRPr="008F6480">
        <w:rPr>
          <w:lang w:val="en-US"/>
        </w:rPr>
        <w:t>natural or man-made channel through or along which water m</w:t>
      </w:r>
      <w:r>
        <w:rPr>
          <w:lang w:val="en-US"/>
        </w:rPr>
        <w:t>ay or may not flow [9]. A water</w:t>
      </w:r>
      <w:r w:rsidRPr="008F6480">
        <w:rPr>
          <w:lang w:val="en-US"/>
        </w:rPr>
        <w:t>body is generally a flowing body of water contained in a natural watercourse, but could also be in a man</w:t>
      </w:r>
      <w:r>
        <w:rPr>
          <w:lang w:val="en-US"/>
        </w:rPr>
        <w:t>-</w:t>
      </w:r>
      <w:r w:rsidRPr="008F6480">
        <w:rPr>
          <w:lang w:val="en-US"/>
        </w:rPr>
        <w:t xml:space="preserve">made open or closed conduit [9]. </w:t>
      </w:r>
      <w:r>
        <w:rPr>
          <w:lang w:val="en-US"/>
        </w:rPr>
        <w:t>A</w:t>
      </w:r>
      <w:r w:rsidRPr="008F6480">
        <w:rPr>
          <w:lang w:val="en-US"/>
        </w:rPr>
        <w:t xml:space="preserve"> network </w:t>
      </w:r>
      <w:r w:rsidRPr="00363B1C">
        <w:rPr>
          <w:lang w:val="en-US"/>
        </w:rPr>
        <w:t xml:space="preserve">(or drainage pattern) </w:t>
      </w:r>
      <w:r>
        <w:rPr>
          <w:lang w:val="en-US"/>
        </w:rPr>
        <w:t xml:space="preserve">of watercourse channels </w:t>
      </w:r>
      <w:r w:rsidRPr="008F6480">
        <w:rPr>
          <w:lang w:val="en-US"/>
        </w:rPr>
        <w:t>exists independent of whether it contains water</w:t>
      </w:r>
      <w:r>
        <w:rPr>
          <w:lang w:val="en-US"/>
        </w:rPr>
        <w:t xml:space="preserve"> at a particular time (but not independent of the existence of water).</w:t>
      </w:r>
      <w:r w:rsidRPr="008F6480">
        <w:rPr>
          <w:lang w:val="en-US"/>
        </w:rPr>
        <w:t xml:space="preserve"> </w:t>
      </w:r>
      <w:r>
        <w:rPr>
          <w:lang w:val="en-US"/>
        </w:rPr>
        <w:t>The HY_Features</w:t>
      </w:r>
      <w:r w:rsidRPr="008F6480">
        <w:rPr>
          <w:lang w:val="en-US"/>
        </w:rPr>
        <w:t xml:space="preserve"> conceptual model </w:t>
      </w:r>
      <w:r>
        <w:rPr>
          <w:lang w:val="en-US"/>
        </w:rPr>
        <w:t>accommodates both targets of hydrologic study by defining separately and then linking together waterbody features</w:t>
      </w:r>
      <w:r w:rsidRPr="008F6480">
        <w:rPr>
          <w:lang w:val="en-US"/>
        </w:rPr>
        <w:t xml:space="preserve"> and </w:t>
      </w:r>
      <w:r>
        <w:rPr>
          <w:lang w:val="en-US"/>
        </w:rPr>
        <w:t>containing land surface features</w:t>
      </w:r>
      <w:r w:rsidRPr="008F6480">
        <w:rPr>
          <w:lang w:val="en-US"/>
        </w:rPr>
        <w:t xml:space="preserve">. </w:t>
      </w:r>
      <w:r w:rsidRPr="008F6480">
        <w:rPr>
          <w:rStyle w:val="Fett"/>
          <w:b w:val="0"/>
          <w:lang w:val="en-US"/>
        </w:rPr>
        <w:t xml:space="preserve">Note that flow-through </w:t>
      </w:r>
      <w:r>
        <w:rPr>
          <w:rStyle w:val="Fett"/>
          <w:b w:val="0"/>
          <w:lang w:val="en-US"/>
        </w:rPr>
        <w:t xml:space="preserve">or standing </w:t>
      </w:r>
      <w:r w:rsidRPr="008F6480">
        <w:rPr>
          <w:rStyle w:val="Fett"/>
          <w:b w:val="0"/>
          <w:lang w:val="en-US"/>
        </w:rPr>
        <w:t xml:space="preserve">lakes and </w:t>
      </w:r>
      <w:r>
        <w:rPr>
          <w:rStyle w:val="Fett"/>
          <w:b w:val="0"/>
          <w:lang w:val="en-US"/>
        </w:rPr>
        <w:t>similar</w:t>
      </w:r>
      <w:r w:rsidRPr="008F6480">
        <w:rPr>
          <w:rStyle w:val="Fett"/>
          <w:b w:val="0"/>
          <w:lang w:val="en-US"/>
        </w:rPr>
        <w:t xml:space="preserve"> </w:t>
      </w:r>
      <w:r>
        <w:rPr>
          <w:rStyle w:val="Fett"/>
          <w:b w:val="0"/>
          <w:lang w:val="en-US"/>
        </w:rPr>
        <w:t xml:space="preserve">features </w:t>
      </w:r>
      <w:r w:rsidRPr="008F6480">
        <w:rPr>
          <w:rStyle w:val="Fett"/>
          <w:b w:val="0"/>
          <w:lang w:val="en-US"/>
        </w:rPr>
        <w:t xml:space="preserve">are considered to be </w:t>
      </w:r>
      <w:r>
        <w:rPr>
          <w:rStyle w:val="Fett"/>
          <w:b w:val="0"/>
          <w:lang w:val="en-US"/>
        </w:rPr>
        <w:t>types of water</w:t>
      </w:r>
      <w:r w:rsidRPr="008F6480">
        <w:rPr>
          <w:rStyle w:val="Fett"/>
          <w:b w:val="0"/>
          <w:lang w:val="en-US"/>
        </w:rPr>
        <w:t xml:space="preserve">bodies whose container is </w:t>
      </w:r>
      <w:r>
        <w:rPr>
          <w:rStyle w:val="Fett"/>
          <w:b w:val="0"/>
          <w:lang w:val="en-US"/>
        </w:rPr>
        <w:t xml:space="preserve">a </w:t>
      </w:r>
      <w:r w:rsidRPr="008F6480">
        <w:rPr>
          <w:rStyle w:val="Fett"/>
          <w:b w:val="0"/>
          <w:lang w:val="en-US"/>
        </w:rPr>
        <w:t>depression.</w:t>
      </w:r>
    </w:p>
    <w:p w14:paraId="114C74F5" w14:textId="77777777" w:rsidR="003377F2" w:rsidRPr="008F6480" w:rsidRDefault="003377F2" w:rsidP="003377F2">
      <w:pPr>
        <w:pStyle w:val="StandardWeb"/>
        <w:jc w:val="both"/>
        <w:rPr>
          <w:b/>
          <w:lang w:val="en-US"/>
        </w:rPr>
      </w:pPr>
      <w:r>
        <w:rPr>
          <w:lang w:val="en-US"/>
        </w:rPr>
        <w:t>Connected water</w:t>
      </w:r>
      <w:r w:rsidRPr="008F6480">
        <w:rPr>
          <w:lang w:val="en-US"/>
        </w:rPr>
        <w:t xml:space="preserve">bodies with their associated water </w:t>
      </w:r>
      <w:r>
        <w:rPr>
          <w:lang w:val="en-US"/>
        </w:rPr>
        <w:t>courses make up in aggregate the h</w:t>
      </w:r>
      <w:r w:rsidRPr="008F6480">
        <w:rPr>
          <w:lang w:val="en-US"/>
        </w:rPr>
        <w:t xml:space="preserve">ydrographic and channel networks </w:t>
      </w:r>
      <w:r>
        <w:rPr>
          <w:lang w:val="en-US"/>
        </w:rPr>
        <w:t>that realize</w:t>
      </w:r>
      <w:r w:rsidRPr="008F6480">
        <w:rPr>
          <w:lang w:val="en-US"/>
        </w:rPr>
        <w:t xml:space="preserve"> the catchment </w:t>
      </w:r>
      <w:r>
        <w:rPr>
          <w:lang w:val="en-US"/>
        </w:rPr>
        <w:t xml:space="preserve">that </w:t>
      </w:r>
      <w:r w:rsidRPr="008F6480">
        <w:rPr>
          <w:lang w:val="en-US"/>
        </w:rPr>
        <w:t>the network</w:t>
      </w:r>
      <w:r>
        <w:rPr>
          <w:lang w:val="en-US"/>
        </w:rPr>
        <w:t>s drain</w:t>
      </w:r>
      <w:r w:rsidRPr="008F6480">
        <w:rPr>
          <w:lang w:val="en-US"/>
        </w:rPr>
        <w:t xml:space="preserve">. Individual waterbodies </w:t>
      </w:r>
      <w:r>
        <w:rPr>
          <w:lang w:val="en-US"/>
        </w:rPr>
        <w:t xml:space="preserve">themselves </w:t>
      </w:r>
      <w:r w:rsidRPr="008F6480">
        <w:rPr>
          <w:lang w:val="en-US"/>
        </w:rPr>
        <w:t xml:space="preserve">can </w:t>
      </w:r>
      <w:r>
        <w:rPr>
          <w:lang w:val="en-US"/>
        </w:rPr>
        <w:t xml:space="preserve">also </w:t>
      </w:r>
      <w:r w:rsidRPr="008F6480">
        <w:rPr>
          <w:lang w:val="en-US"/>
        </w:rPr>
        <w:t xml:space="preserve">be </w:t>
      </w:r>
      <w:r>
        <w:rPr>
          <w:lang w:val="en-US"/>
        </w:rPr>
        <w:t xml:space="preserve">characterized in more detail along </w:t>
      </w:r>
      <w:r w:rsidRPr="008F6480">
        <w:rPr>
          <w:lang w:val="en-US"/>
        </w:rPr>
        <w:t>vertical cross- or</w:t>
      </w:r>
      <w:r>
        <w:rPr>
          <w:lang w:val="en-US"/>
        </w:rPr>
        <w:t xml:space="preserve"> longitudinal sections as well as within </w:t>
      </w:r>
      <w:r w:rsidRPr="008F6480">
        <w:rPr>
          <w:lang w:val="en-US"/>
        </w:rPr>
        <w:t xml:space="preserve">horizontal </w:t>
      </w:r>
      <w:r>
        <w:rPr>
          <w:lang w:val="en-US"/>
        </w:rPr>
        <w:t>strata</w:t>
      </w:r>
      <w:r w:rsidRPr="008F6480">
        <w:rPr>
          <w:lang w:val="en-US"/>
        </w:rPr>
        <w:t xml:space="preserve"> </w:t>
      </w:r>
      <w:r>
        <w:rPr>
          <w:lang w:val="en-US"/>
        </w:rPr>
        <w:t>as to their</w:t>
      </w:r>
      <w:r w:rsidRPr="008F6480">
        <w:rPr>
          <w:lang w:val="en-US"/>
        </w:rPr>
        <w:t xml:space="preserve"> distinct thermal,</w:t>
      </w:r>
      <w:r>
        <w:rPr>
          <w:lang w:val="en-US"/>
        </w:rPr>
        <w:t xml:space="preserve"> salinity, oxygen, and nutrient </w:t>
      </w:r>
      <w:r w:rsidRPr="008F6480">
        <w:rPr>
          <w:lang w:val="en-US"/>
        </w:rPr>
        <w:t>characteristics</w:t>
      </w:r>
      <w:r>
        <w:rPr>
          <w:lang w:val="en-US"/>
        </w:rPr>
        <w:t>, etc</w:t>
      </w:r>
      <w:r w:rsidRPr="008F6480">
        <w:rPr>
          <w:lang w:val="en-US"/>
        </w:rPr>
        <w:t>. Water</w:t>
      </w:r>
      <w:r>
        <w:rPr>
          <w:lang w:val="en-US"/>
        </w:rPr>
        <w:t>bodies</w:t>
      </w:r>
      <w:r w:rsidRPr="008F6480">
        <w:rPr>
          <w:lang w:val="en-US"/>
        </w:rPr>
        <w:t xml:space="preserve"> </w:t>
      </w:r>
      <w:r>
        <w:rPr>
          <w:lang w:val="en-US"/>
        </w:rPr>
        <w:t>or their strata may be</w:t>
      </w:r>
      <w:r w:rsidRPr="008F6480">
        <w:rPr>
          <w:lang w:val="en-US"/>
        </w:rPr>
        <w:t xml:space="preserve"> </w:t>
      </w:r>
      <w:r>
        <w:rPr>
          <w:lang w:val="en-US"/>
        </w:rPr>
        <w:t>also be recognized as storage reservoir features</w:t>
      </w:r>
      <w:r w:rsidRPr="008F6480">
        <w:rPr>
          <w:lang w:val="en-US"/>
        </w:rPr>
        <w:t xml:space="preserve"> for future </w:t>
      </w:r>
      <w:r>
        <w:rPr>
          <w:lang w:val="en-US"/>
        </w:rPr>
        <w:t xml:space="preserve">water </w:t>
      </w:r>
      <w:r w:rsidRPr="008F6480">
        <w:rPr>
          <w:lang w:val="en-US"/>
        </w:rPr>
        <w:t>use, regulation, or control.</w:t>
      </w:r>
      <w:r>
        <w:rPr>
          <w:lang w:val="en-US"/>
        </w:rPr>
        <w:t xml:space="preserve"> Strata in turn correspond to water edge features that indicate the extent of channel filling at different water levels or flows.</w:t>
      </w:r>
    </w:p>
    <w:p w14:paraId="3D2F96CC" w14:textId="77777777" w:rsidR="003377F2" w:rsidRPr="00A27FA3" w:rsidRDefault="003377F2" w:rsidP="003377F2">
      <w:pPr>
        <w:pStyle w:val="StandardWeb"/>
        <w:jc w:val="both"/>
        <w:rPr>
          <w:lang w:val="en-US"/>
        </w:rPr>
      </w:pPr>
      <w:r>
        <w:rPr>
          <w:lang w:val="en-US"/>
        </w:rPr>
        <w:t xml:space="preserve">In order to form hydrographic or channel networks, </w:t>
      </w:r>
      <w:r w:rsidRPr="008F6480">
        <w:rPr>
          <w:lang w:val="en-US"/>
        </w:rPr>
        <w:t xml:space="preserve">waterbodies </w:t>
      </w:r>
      <w:r>
        <w:rPr>
          <w:lang w:val="en-US"/>
        </w:rPr>
        <w:t>or channels representing topological edges need to be connected by way of topological nodes. Although an entire network realizes the catchment that it drains to a single outfall, each node connecting waterbodies or channels is also an outfall that drains the sub-catchment that feeds that waterbody. T</w:t>
      </w:r>
      <w:r w:rsidRPr="008F6480">
        <w:rPr>
          <w:lang w:val="en-US"/>
        </w:rPr>
        <w:t xml:space="preserve">he HY_Features model </w:t>
      </w:r>
      <w:r>
        <w:rPr>
          <w:lang w:val="en-US"/>
        </w:rPr>
        <w:t xml:space="preserve">therefore </w:t>
      </w:r>
      <w:r w:rsidRPr="008F6480">
        <w:rPr>
          <w:lang w:val="en-US"/>
        </w:rPr>
        <w:t>associate</w:t>
      </w:r>
      <w:r>
        <w:rPr>
          <w:lang w:val="en-US"/>
        </w:rPr>
        <w:t>s the connections between</w:t>
      </w:r>
      <w:r w:rsidRPr="008F6480">
        <w:rPr>
          <w:lang w:val="en-US"/>
        </w:rPr>
        <w:t xml:space="preserve"> waterbodies with outfall</w:t>
      </w:r>
      <w:r>
        <w:rPr>
          <w:lang w:val="en-US"/>
        </w:rPr>
        <w:t xml:space="preserve"> realizations or nodes; </w:t>
      </w:r>
      <w:r w:rsidRPr="008F6480">
        <w:rPr>
          <w:lang w:val="en-US"/>
        </w:rPr>
        <w:t>catchment relationships</w:t>
      </w:r>
      <w:r>
        <w:rPr>
          <w:lang w:val="en-US"/>
        </w:rPr>
        <w:t xml:space="preserve"> defined in the model</w:t>
      </w:r>
      <w:r w:rsidRPr="008F6480">
        <w:rPr>
          <w:lang w:val="en-US"/>
        </w:rPr>
        <w:t xml:space="preserve"> can be used for both the larger catchment realized by the whole hydrographic network and the catchment(s) whose outfalls are used to </w:t>
      </w:r>
      <w:r>
        <w:rPr>
          <w:lang w:val="en-US"/>
        </w:rPr>
        <w:t xml:space="preserve">connect </w:t>
      </w:r>
      <w:r w:rsidRPr="008F6480">
        <w:rPr>
          <w:lang w:val="en-US"/>
        </w:rPr>
        <w:t xml:space="preserve">waterbodies </w:t>
      </w:r>
      <w:r>
        <w:rPr>
          <w:lang w:val="en-US"/>
        </w:rPr>
        <w:t>within the hydrographic network</w:t>
      </w:r>
      <w:r w:rsidRPr="008F6480">
        <w:rPr>
          <w:lang w:val="en-US"/>
        </w:rPr>
        <w:t>.</w:t>
      </w:r>
    </w:p>
    <w:p w14:paraId="65B8E800" w14:textId="53599F07" w:rsidR="003377F2" w:rsidRPr="00A27FA3" w:rsidRDefault="003377F2" w:rsidP="003377F2">
      <w:pPr>
        <w:pStyle w:val="StandardWeb"/>
        <w:jc w:val="both"/>
        <w:rPr>
          <w:lang w:val="en-US"/>
        </w:rPr>
      </w:pPr>
      <w:r>
        <w:rPr>
          <w:lang w:val="en-US"/>
        </w:rPr>
        <w:t>It is common practice</w:t>
      </w:r>
      <w:r w:rsidRPr="008F6480">
        <w:rPr>
          <w:lang w:val="en-US"/>
        </w:rPr>
        <w:t xml:space="preserve"> to realize a c</w:t>
      </w:r>
      <w:r>
        <w:rPr>
          <w:lang w:val="en-US"/>
        </w:rPr>
        <w:t>atchment as a single main-stem</w:t>
      </w:r>
      <w:r w:rsidRPr="008F6480">
        <w:rPr>
          <w:lang w:val="en-US"/>
        </w:rPr>
        <w:t xml:space="preserve"> flowpath (</w:t>
      </w:r>
      <w:r w:rsidR="00700E20">
        <w:rPr>
          <w:lang w:val="en-US"/>
        </w:rPr>
        <w:fldChar w:fldCharType="begin"/>
      </w:r>
      <w:r w:rsidR="00700E20">
        <w:rPr>
          <w:lang w:val="en-US"/>
        </w:rPr>
        <w:instrText xml:space="preserve"> REF _Ref458765840 \h </w:instrText>
      </w:r>
      <w:r w:rsidR="00700E20">
        <w:rPr>
          <w:lang w:val="en-US"/>
        </w:rPr>
      </w:r>
      <w:r w:rsidR="00700E20">
        <w:rPr>
          <w:lang w:val="en-US"/>
        </w:rPr>
        <w:fldChar w:fldCharType="separate"/>
      </w:r>
      <w:r w:rsidR="00700E20" w:rsidRPr="008E510D">
        <w:t xml:space="preserve">Figure </w:t>
      </w:r>
      <w:r w:rsidR="00700E20">
        <w:rPr>
          <w:noProof/>
        </w:rPr>
        <w:t>5</w:t>
      </w:r>
      <w:r w:rsidR="00700E20">
        <w:rPr>
          <w:lang w:val="en-US"/>
        </w:rPr>
        <w:fldChar w:fldCharType="end"/>
      </w:r>
      <w:r w:rsidRPr="008F6480">
        <w:rPr>
          <w:lang w:val="en-US"/>
        </w:rPr>
        <w:fldChar w:fldCharType="begin"/>
      </w:r>
      <w:r w:rsidRPr="008F6480">
        <w:rPr>
          <w:lang w:val="en-US"/>
        </w:rPr>
        <w:instrText xml:space="preserve"> REF flowpath \h  \* MERGEFORMAT </w:instrText>
      </w:r>
      <w:r w:rsidRPr="008F6480">
        <w:rPr>
          <w:lang w:val="en-US"/>
        </w:rPr>
      </w:r>
      <w:r w:rsidRPr="008F6480">
        <w:rPr>
          <w:lang w:val="en-US"/>
        </w:rPr>
        <w:fldChar w:fldCharType="separate"/>
      </w:r>
      <w:r w:rsidR="009065F7" w:rsidRPr="008E510D">
        <w:t>c</w:t>
      </w:r>
      <w:r w:rsidRPr="008F6480">
        <w:rPr>
          <w:lang w:val="en-US"/>
        </w:rPr>
        <w:fldChar w:fldCharType="end"/>
      </w:r>
      <w:r>
        <w:rPr>
          <w:lang w:val="en-US"/>
        </w:rPr>
        <w:t xml:space="preserve">) as well as a complete hydrographic or channel network. There is some choice in which catchments to delineate and realize in this way. </w:t>
      </w:r>
      <w:r w:rsidRPr="008F6480">
        <w:rPr>
          <w:lang w:val="en-US"/>
        </w:rPr>
        <w:t xml:space="preserve">Some elevation-derived hydrographic datasets define </w:t>
      </w:r>
      <w:r>
        <w:rPr>
          <w:lang w:val="en-US"/>
        </w:rPr>
        <w:t>one or more</w:t>
      </w:r>
      <w:r w:rsidRPr="009533F5">
        <w:rPr>
          <w:lang w:val="en-US"/>
        </w:rPr>
        <w:t xml:space="preserve"> associated drainage</w:t>
      </w:r>
      <w:r w:rsidRPr="00833219">
        <w:rPr>
          <w:lang w:val="en-US"/>
        </w:rPr>
        <w:t xml:space="preserve"> </w:t>
      </w:r>
      <w:r>
        <w:rPr>
          <w:lang w:val="en-US"/>
        </w:rPr>
        <w:t>catchments for</w:t>
      </w:r>
      <w:r w:rsidRPr="008F6480">
        <w:rPr>
          <w:lang w:val="en-US"/>
        </w:rPr>
        <w:t xml:space="preserve"> </w:t>
      </w:r>
      <w:r>
        <w:rPr>
          <w:lang w:val="en-US"/>
        </w:rPr>
        <w:t>each</w:t>
      </w:r>
      <w:r w:rsidRPr="008F6480">
        <w:rPr>
          <w:lang w:val="en-US"/>
        </w:rPr>
        <w:t xml:space="preserve"> </w:t>
      </w:r>
      <w:r>
        <w:rPr>
          <w:lang w:val="en-US"/>
        </w:rPr>
        <w:t>stream segment</w:t>
      </w:r>
      <w:r w:rsidRPr="008F6480">
        <w:rPr>
          <w:lang w:val="en-US"/>
        </w:rPr>
        <w:t xml:space="preserve"> connecting two confluences. Others </w:t>
      </w:r>
      <w:r>
        <w:rPr>
          <w:lang w:val="en-US"/>
        </w:rPr>
        <w:t>identify main-stem</w:t>
      </w:r>
      <w:r w:rsidRPr="008F6480">
        <w:rPr>
          <w:lang w:val="en-US"/>
        </w:rPr>
        <w:t xml:space="preserve"> river</w:t>
      </w:r>
      <w:r>
        <w:rPr>
          <w:lang w:val="en-US"/>
        </w:rPr>
        <w:t>s that flow</w:t>
      </w:r>
      <w:r w:rsidRPr="008F6480">
        <w:rPr>
          <w:lang w:val="en-US"/>
        </w:rPr>
        <w:t xml:space="preserve"> from </w:t>
      </w:r>
      <w:r>
        <w:rPr>
          <w:lang w:val="en-US"/>
        </w:rPr>
        <w:t xml:space="preserve">their </w:t>
      </w:r>
      <w:r w:rsidRPr="008F6480">
        <w:rPr>
          <w:lang w:val="en-US"/>
        </w:rPr>
        <w:t xml:space="preserve">headwaters to </w:t>
      </w:r>
      <w:r>
        <w:rPr>
          <w:lang w:val="en-US"/>
        </w:rPr>
        <w:t>a</w:t>
      </w:r>
      <w:r w:rsidRPr="008F6480">
        <w:rPr>
          <w:lang w:val="en-US"/>
        </w:rPr>
        <w:t xml:space="preserve"> common outlet. In either case, the </w:t>
      </w:r>
      <w:r>
        <w:rPr>
          <w:lang w:val="en-US"/>
        </w:rPr>
        <w:t xml:space="preserve">corresponding </w:t>
      </w:r>
      <w:r w:rsidRPr="008F6480">
        <w:rPr>
          <w:lang w:val="en-US"/>
        </w:rPr>
        <w:t xml:space="preserve">catchment typically carries the name of the main river and its outlet is considered the mouth of the river. </w:t>
      </w:r>
      <w:r>
        <w:rPr>
          <w:lang w:val="en-US"/>
        </w:rPr>
        <w:t>The main stem flowpath serves as both a component of the stream network realizing a catchment and as a standalone realization linking the inlets and outlet of that catchment. Networks of flowpaths and outfall nodes can in turn realize larger catchment networks. A</w:t>
      </w:r>
      <w:r w:rsidRPr="008F6480">
        <w:rPr>
          <w:lang w:val="en-US"/>
        </w:rPr>
        <w:t xml:space="preserve">t </w:t>
      </w:r>
      <w:r>
        <w:rPr>
          <w:lang w:val="en-US"/>
        </w:rPr>
        <w:t>small</w:t>
      </w:r>
      <w:r w:rsidRPr="008F6480">
        <w:rPr>
          <w:lang w:val="en-US"/>
        </w:rPr>
        <w:t xml:space="preserve"> scales, complex networks of watercourses can have one main-stem flowpath made up of many smaller scale reaches. At </w:t>
      </w:r>
      <w:r>
        <w:rPr>
          <w:lang w:val="en-US"/>
        </w:rPr>
        <w:t>large</w:t>
      </w:r>
      <w:r w:rsidRPr="008F6480">
        <w:rPr>
          <w:lang w:val="en-US"/>
        </w:rPr>
        <w:t xml:space="preserve"> scales a network made up of one reach also </w:t>
      </w:r>
      <w:r>
        <w:rPr>
          <w:lang w:val="en-US"/>
        </w:rPr>
        <w:t>serves as the</w:t>
      </w:r>
      <w:r w:rsidRPr="008F6480">
        <w:rPr>
          <w:lang w:val="en-US"/>
        </w:rPr>
        <w:t xml:space="preserve"> single main flowpath.</w:t>
      </w:r>
    </w:p>
    <w:p w14:paraId="7E4FC663" w14:textId="09CC1DE5" w:rsidR="00EF42A4" w:rsidRPr="00A27FA3" w:rsidRDefault="003377F2" w:rsidP="003377F2">
      <w:pPr>
        <w:pStyle w:val="StandardWeb"/>
        <w:jc w:val="both"/>
        <w:rPr>
          <w:lang w:val="en-US"/>
        </w:rPr>
      </w:pPr>
      <w:r>
        <w:lastRenderedPageBreak/>
        <w:t>S</w:t>
      </w:r>
      <w:r w:rsidRPr="008F6480">
        <w:t xml:space="preserve">pecific </w:t>
      </w:r>
      <w:r>
        <w:t>HY_Features classes supporting surface water networks include:</w:t>
      </w:r>
      <w:r w:rsidRPr="008F6480">
        <w:t xml:space="preserve"> </w:t>
      </w:r>
      <w:proofErr w:type="spellStart"/>
      <w:r w:rsidRPr="008F6480">
        <w:rPr>
          <w:lang w:val="en-US"/>
        </w:rPr>
        <w:t>HY_ChannelNetwork</w:t>
      </w:r>
      <w:proofErr w:type="spellEnd"/>
      <w:r w:rsidRPr="008F6480">
        <w:rPr>
          <w:lang w:val="en-US"/>
        </w:rPr>
        <w:t xml:space="preserve">, </w:t>
      </w:r>
      <w:proofErr w:type="spellStart"/>
      <w:r w:rsidRPr="008F6480">
        <w:rPr>
          <w:lang w:val="en-US"/>
        </w:rPr>
        <w:t>HY_Channel</w:t>
      </w:r>
      <w:proofErr w:type="spellEnd"/>
      <w:r>
        <w:rPr>
          <w:lang w:val="en-US"/>
        </w:rPr>
        <w:t>,</w:t>
      </w:r>
      <w:r w:rsidRPr="008F6480">
        <w:rPr>
          <w:lang w:val="en-US"/>
        </w:rPr>
        <w:t xml:space="preserve"> </w:t>
      </w:r>
      <w:proofErr w:type="spellStart"/>
      <w:r w:rsidRPr="008F6480">
        <w:rPr>
          <w:lang w:val="en-US"/>
        </w:rPr>
        <w:t>HY_Depression</w:t>
      </w:r>
      <w:proofErr w:type="spellEnd"/>
      <w:r w:rsidR="00EF42A4">
        <w:rPr>
          <w:lang w:val="en-US"/>
        </w:rPr>
        <w:t xml:space="preserve"> (in section 7.4.1)</w:t>
      </w:r>
      <w:r w:rsidRPr="008F6480">
        <w:rPr>
          <w:lang w:val="en-US"/>
        </w:rPr>
        <w:t xml:space="preserve">, </w:t>
      </w:r>
      <w:r w:rsidRPr="008F6480">
        <w:t xml:space="preserve">HY_HydrographicNetwork, </w:t>
      </w:r>
      <w:proofErr w:type="spellStart"/>
      <w:r w:rsidRPr="008F6480">
        <w:t>HY_WaterBody</w:t>
      </w:r>
      <w:proofErr w:type="spellEnd"/>
      <w:r>
        <w:t xml:space="preserve">, </w:t>
      </w:r>
      <w:proofErr w:type="spellStart"/>
      <w:r>
        <w:t>HY_WaterBodyStratum</w:t>
      </w:r>
      <w:proofErr w:type="spellEnd"/>
      <w:r>
        <w:t xml:space="preserve">, </w:t>
      </w:r>
      <w:proofErr w:type="spellStart"/>
      <w:r w:rsidRPr="008F6480">
        <w:rPr>
          <w:lang w:val="en-US"/>
        </w:rPr>
        <w:t>HY_CrossSection</w:t>
      </w:r>
      <w:proofErr w:type="spellEnd"/>
      <w:r>
        <w:rPr>
          <w:lang w:val="en-US"/>
        </w:rPr>
        <w:t>,</w:t>
      </w:r>
      <w:r w:rsidRPr="008F6480">
        <w:rPr>
          <w:lang w:val="en-US"/>
        </w:rPr>
        <w:t xml:space="preserve"> </w:t>
      </w:r>
      <w:proofErr w:type="spellStart"/>
      <w:r w:rsidRPr="008F6480">
        <w:rPr>
          <w:lang w:val="en-US"/>
        </w:rPr>
        <w:t>HY_LongitudinalSection</w:t>
      </w:r>
      <w:proofErr w:type="spellEnd"/>
      <w:r w:rsidRPr="008F6480">
        <w:rPr>
          <w:lang w:val="en-US"/>
        </w:rPr>
        <w:t xml:space="preserve">, </w:t>
      </w:r>
      <w:proofErr w:type="spellStart"/>
      <w:r w:rsidRPr="008F6480">
        <w:rPr>
          <w:lang w:val="en-US"/>
        </w:rPr>
        <w:t>HY_Water_LiquidPhase</w:t>
      </w:r>
      <w:proofErr w:type="spellEnd"/>
      <w:r>
        <w:rPr>
          <w:lang w:val="en-US"/>
        </w:rPr>
        <w:t>,</w:t>
      </w:r>
      <w:r w:rsidRPr="008F6480">
        <w:rPr>
          <w:lang w:val="en-US"/>
        </w:rPr>
        <w:t xml:space="preserve"> and </w:t>
      </w:r>
      <w:proofErr w:type="spellStart"/>
      <w:r w:rsidRPr="008F6480">
        <w:rPr>
          <w:lang w:val="en-US"/>
        </w:rPr>
        <w:t>HY_Water_SolidPhase</w:t>
      </w:r>
      <w:proofErr w:type="spellEnd"/>
      <w:r w:rsidR="00EF42A4">
        <w:rPr>
          <w:lang w:val="en-US"/>
        </w:rPr>
        <w:t xml:space="preserve"> (in section 7.4.2)</w:t>
      </w:r>
      <w:r w:rsidRPr="008F6480">
        <w:rPr>
          <w:lang w:val="en-US"/>
        </w:rPr>
        <w:t>.</w:t>
      </w:r>
    </w:p>
    <w:p w14:paraId="6C2D1E38" w14:textId="21BF6921" w:rsidR="005A253F" w:rsidRPr="003377F2" w:rsidRDefault="005A253F" w:rsidP="005A253F">
      <w:pPr>
        <w:pStyle w:val="berschrift3"/>
      </w:pPr>
      <w:bookmarkStart w:id="70" w:name="_Toc471741651"/>
      <w:r w:rsidRPr="003377F2">
        <w:t>Hydrometric network</w:t>
      </w:r>
      <w:bookmarkEnd w:id="70"/>
    </w:p>
    <w:p w14:paraId="19ED2F33" w14:textId="3399B618" w:rsidR="005A253F" w:rsidRPr="003377F2" w:rsidRDefault="005A253F" w:rsidP="005A253F">
      <w:pPr>
        <w:pStyle w:val="StandardWeb"/>
        <w:jc w:val="both"/>
        <w:rPr>
          <w:lang w:val="en-US"/>
        </w:rPr>
      </w:pPr>
      <w:r w:rsidRPr="003377F2">
        <w:rPr>
          <w:lang w:val="en-US"/>
        </w:rPr>
        <w:t xml:space="preserve">Water bodies are observed using monitoring stations which are typically physical locations with a well-established cross section they monitor. It is common practice to locate a monitoring station in relation to local landmarks and permanent reference points along a stream or in relation to the outlet of the monitored water body. The river reference system, described in section </w:t>
      </w:r>
      <w:r w:rsidR="00904CCB">
        <w:rPr>
          <w:lang w:val="en-US"/>
        </w:rPr>
        <w:t>7.3.3</w:t>
      </w:r>
      <w:r w:rsidRPr="003377F2">
        <w:rPr>
          <w:lang w:val="en-US"/>
        </w:rPr>
        <w:t xml:space="preserve">, gives a mechanism to locate such points in relation to establish catchment outfall locations such as confluences. When aggregated into a network, monitoring stations within a catchment can be said to make up a logically connected hydrometric network which monitors a catchment. </w:t>
      </w:r>
    </w:p>
    <w:p w14:paraId="3B387DBC" w14:textId="77777777" w:rsidR="005A253F" w:rsidRPr="003377F2" w:rsidRDefault="005A253F" w:rsidP="005A253F">
      <w:pPr>
        <w:pStyle w:val="StandardWeb"/>
        <w:jc w:val="both"/>
        <w:rPr>
          <w:lang w:val="en-US"/>
        </w:rPr>
      </w:pPr>
      <w:r w:rsidRPr="003377F2">
        <w:rPr>
          <w:lang w:val="en-US"/>
        </w:rPr>
        <w:t>For the purpose of linking identified monitoring stations, (thought to be the sampling feature in terms of the observations and measurements standard) and a river or other hydrologic feature (thought to be the domain or sampled feature in terms of observations and measurements) a specific hydrometric feature participating in a hydrometric network is defined. The monitoring feature role of hydrometric features is unique in contrast to all other outfall realizations in HY_Features, which would be used as observed domain features in observations and measurements.</w:t>
      </w:r>
    </w:p>
    <w:p w14:paraId="35DD4686" w14:textId="4CD553C3" w:rsidR="00BC5D5D" w:rsidRPr="003377F2" w:rsidRDefault="005A253F" w:rsidP="00EF2AFB">
      <w:pPr>
        <w:pStyle w:val="StandardWeb"/>
        <w:jc w:val="both"/>
        <w:rPr>
          <w:lang w:val="en-US"/>
        </w:rPr>
      </w:pPr>
      <w:r>
        <w:t>Specific HY_Features classes</w:t>
      </w:r>
      <w:r w:rsidRPr="003377F2" w:rsidDel="000E0692">
        <w:t xml:space="preserve"> </w:t>
      </w:r>
      <w:r>
        <w:t xml:space="preserve">supporting hydrometric networks include: </w:t>
      </w:r>
      <w:r w:rsidRPr="003377F2">
        <w:rPr>
          <w:lang w:val="en-US"/>
        </w:rPr>
        <w:t xml:space="preserve">HY_HydrometricNetwork and </w:t>
      </w:r>
      <w:proofErr w:type="spellStart"/>
      <w:r w:rsidRPr="003377F2">
        <w:rPr>
          <w:lang w:val="en-US"/>
        </w:rPr>
        <w:t>HY_HydrometricFeature</w:t>
      </w:r>
      <w:proofErr w:type="spellEnd"/>
      <w:r w:rsidRPr="003377F2">
        <w:rPr>
          <w:lang w:val="en-US"/>
        </w:rPr>
        <w:t xml:space="preserve"> described in section 7.5 of this standard. </w:t>
      </w:r>
    </w:p>
    <w:p w14:paraId="263895D0" w14:textId="15D9A2AF" w:rsidR="00C86433" w:rsidRPr="003377F2" w:rsidRDefault="00B17F0B" w:rsidP="00834E29">
      <w:pPr>
        <w:pStyle w:val="berschrift2"/>
      </w:pPr>
      <w:bookmarkStart w:id="71" w:name="_Toc458775734"/>
      <w:bookmarkStart w:id="72" w:name="_Toc471741652"/>
      <w:r w:rsidRPr="003377F2">
        <w:t>Indirect Position and r</w:t>
      </w:r>
      <w:r w:rsidR="00C86433" w:rsidRPr="003377F2">
        <w:t>iver reference system</w:t>
      </w:r>
      <w:bookmarkEnd w:id="71"/>
      <w:bookmarkEnd w:id="72"/>
    </w:p>
    <w:p w14:paraId="3B86D794" w14:textId="6F52D001" w:rsidR="00BD09B2" w:rsidRPr="003377F2" w:rsidRDefault="00787BAC" w:rsidP="00BD09B2">
      <w:pPr>
        <w:pStyle w:val="StandardWeb"/>
        <w:jc w:val="both"/>
        <w:rPr>
          <w:lang w:val="en-US"/>
        </w:rPr>
      </w:pPr>
      <w:r w:rsidRPr="003377F2">
        <w:rPr>
          <w:lang w:val="en-US"/>
        </w:rPr>
        <w:t xml:space="preserve">It is common practice in hydrology to add new features (typically observation stations, but also designated reaches, or flood plain zones) to an existing network of such features, and to reference such features along a watercourse. </w:t>
      </w:r>
      <w:r w:rsidR="00BD09B2" w:rsidRPr="003377F2">
        <w:rPr>
          <w:lang w:val="en-US"/>
        </w:rPr>
        <w:t xml:space="preserve">Recognizing any identified location on a network as the outflow of a contributing catchment, or the inflow of a receiving catchment, an arbitrary new location can be placed on the network based on catchment topology alone through reference to an existing outfall upstream or downstream. Understanding such a reference as a positioning ’along a river’, the one-dimensional flowpath realization of a catchment can be used for linear referencing. This concept of indirect position requires a </w:t>
      </w:r>
      <w:r w:rsidR="00D84AFC" w:rsidRPr="003377F2">
        <w:rPr>
          <w:lang w:val="en-US"/>
        </w:rPr>
        <w:t>‘</w:t>
      </w:r>
      <w:r w:rsidR="00BD09B2" w:rsidRPr="003377F2">
        <w:rPr>
          <w:lang w:val="en-US"/>
        </w:rPr>
        <w:t xml:space="preserve">referencing along a river’ </w:t>
      </w:r>
      <w:r w:rsidR="00D84AFC" w:rsidRPr="003377F2">
        <w:rPr>
          <w:lang w:val="en-US"/>
        </w:rPr>
        <w:t xml:space="preserve">providing </w:t>
      </w:r>
      <w:r w:rsidR="00BD09B2" w:rsidRPr="003377F2">
        <w:rPr>
          <w:lang w:val="en-US"/>
        </w:rPr>
        <w:t xml:space="preserve">a specific </w:t>
      </w:r>
      <w:r w:rsidR="00D84AFC" w:rsidRPr="003377F2">
        <w:rPr>
          <w:lang w:val="en-US"/>
        </w:rPr>
        <w:t>linear</w:t>
      </w:r>
      <w:r w:rsidR="00BD09B2" w:rsidRPr="003377F2">
        <w:rPr>
          <w:lang w:val="en-US"/>
        </w:rPr>
        <w:t xml:space="preserve"> coordinate system, and a local datum which defines its origin and direction in relation to the </w:t>
      </w:r>
      <w:r w:rsidR="006C2F5B" w:rsidRPr="003377F2">
        <w:rPr>
          <w:lang w:val="en-US"/>
        </w:rPr>
        <w:t>linear feature</w:t>
      </w:r>
      <w:r w:rsidR="00BD09B2" w:rsidRPr="003377F2">
        <w:rPr>
          <w:lang w:val="en-US"/>
        </w:rPr>
        <w:t>, on which the feature is to be placed</w:t>
      </w:r>
      <w:r w:rsidR="00D84AFC" w:rsidRPr="003377F2">
        <w:rPr>
          <w:lang w:val="en-US"/>
        </w:rPr>
        <w:t>.</w:t>
      </w:r>
    </w:p>
    <w:p w14:paraId="2DD2EBBA" w14:textId="7215536E" w:rsidR="00BD09B2" w:rsidRDefault="00BD09B2" w:rsidP="00BD09B2">
      <w:pPr>
        <w:pStyle w:val="StandardWeb"/>
        <w:jc w:val="both"/>
        <w:rPr>
          <w:lang w:val="en-US"/>
        </w:rPr>
      </w:pPr>
      <w:r>
        <w:rPr>
          <w:lang w:val="en-US"/>
        </w:rPr>
        <w:t xml:space="preserve">The </w:t>
      </w:r>
      <w:r w:rsidR="006C2F5B">
        <w:rPr>
          <w:lang w:val="en-US"/>
        </w:rPr>
        <w:t xml:space="preserve">HY_Features </w:t>
      </w:r>
      <w:r>
        <w:rPr>
          <w:lang w:val="en-US"/>
        </w:rPr>
        <w:t xml:space="preserve">conceptual model </w:t>
      </w:r>
      <w:r w:rsidRPr="00E226E8">
        <w:rPr>
          <w:lang w:val="en-US"/>
        </w:rPr>
        <w:t>defines a river reference system which has three components: 1) an origin at an outfall</w:t>
      </w:r>
      <w:r w:rsidR="00207200">
        <w:rPr>
          <w:lang w:val="en-US"/>
        </w:rPr>
        <w:t>, either inflow or outflow of a catchment</w:t>
      </w:r>
      <w:r w:rsidRPr="00E226E8">
        <w:rPr>
          <w:lang w:val="en-US"/>
        </w:rPr>
        <w:t xml:space="preserve">; 2) a </w:t>
      </w:r>
      <w:r w:rsidR="00555C6F">
        <w:rPr>
          <w:lang w:val="en-US"/>
        </w:rPr>
        <w:t xml:space="preserve">linear </w:t>
      </w:r>
      <w:r w:rsidRPr="00E226E8">
        <w:rPr>
          <w:lang w:val="en-US"/>
        </w:rPr>
        <w:t>shape defined by the flowpath of a catchment that</w:t>
      </w:r>
      <w:r>
        <w:rPr>
          <w:lang w:val="en-US"/>
        </w:rPr>
        <w:t xml:space="preserve"> starts at</w:t>
      </w:r>
      <w:r w:rsidRPr="00E226E8">
        <w:rPr>
          <w:lang w:val="en-US"/>
        </w:rPr>
        <w:t xml:space="preserve"> the origin; and 3) a linear </w:t>
      </w:r>
      <w:r w:rsidRPr="00E226E8">
        <w:rPr>
          <w:lang w:val="en-US"/>
        </w:rPr>
        <w:lastRenderedPageBreak/>
        <w:t>distance or relative (percentage) measure. Each catchment has its own reference system which can be combined as necessary using catchment topology; each river reference system must have one outfall (origin) and one representing flowpath (shape).</w:t>
      </w:r>
    </w:p>
    <w:p w14:paraId="6BD2B0FE" w14:textId="77777777" w:rsidR="005A253F" w:rsidRPr="003377F2" w:rsidRDefault="005A253F" w:rsidP="005A253F">
      <w:pPr>
        <w:pStyle w:val="berschrift3"/>
      </w:pPr>
      <w:bookmarkStart w:id="73" w:name="_Toc471741653"/>
      <w:r w:rsidRPr="003377F2">
        <w:t>River reference system</w:t>
      </w:r>
      <w:bookmarkEnd w:id="73"/>
    </w:p>
    <w:p w14:paraId="0CDCFDA2" w14:textId="77777777" w:rsidR="005A253F" w:rsidRPr="003377F2" w:rsidRDefault="005A253F" w:rsidP="005A253F">
      <w:pPr>
        <w:pStyle w:val="StandardWeb"/>
        <w:jc w:val="both"/>
        <w:rPr>
          <w:lang w:val="en-US"/>
        </w:rPr>
      </w:pPr>
      <w:r w:rsidRPr="003377F2">
        <w:rPr>
          <w:lang w:val="en-US"/>
        </w:rPr>
        <w:t xml:space="preserve">This standard defines a simple linear river reference system using the one-dimensional </w:t>
      </w:r>
      <w:r>
        <w:rPr>
          <w:lang w:val="en-US"/>
        </w:rPr>
        <w:t xml:space="preserve">topological </w:t>
      </w:r>
      <w:r w:rsidRPr="003377F2">
        <w:rPr>
          <w:lang w:val="en-US"/>
        </w:rPr>
        <w:t xml:space="preserve">realization of a catchment as its </w:t>
      </w:r>
      <w:r>
        <w:rPr>
          <w:lang w:val="en-US"/>
        </w:rPr>
        <w:t>linear element</w:t>
      </w:r>
      <w:r w:rsidRPr="003377F2">
        <w:rPr>
          <w:lang w:val="en-US"/>
        </w:rPr>
        <w:t xml:space="preserve"> and the outfall of the realized catchment as its origin. Recognizing the feature of interest as outfall of a corresponding catchment, the unknown position of this outfall can be determined relative to an already existing outfall used as reference location. </w:t>
      </w:r>
    </w:p>
    <w:p w14:paraId="14FADEFC" w14:textId="77777777" w:rsidR="005A253F" w:rsidRPr="003377F2" w:rsidRDefault="005A253F" w:rsidP="005A253F">
      <w:pPr>
        <w:pStyle w:val="StandardWeb"/>
        <w:jc w:val="both"/>
        <w:rPr>
          <w:lang w:val="en-US"/>
        </w:rPr>
      </w:pPr>
      <w:r w:rsidRPr="003377F2">
        <w:rPr>
          <w:lang w:val="en-US"/>
        </w:rPr>
        <w:t>Each outfall is potentially the origin of a river reference system owned by the realized catchment</w:t>
      </w:r>
      <w:r>
        <w:rPr>
          <w:lang w:val="en-US"/>
        </w:rPr>
        <w:t>.</w:t>
      </w:r>
      <w:r w:rsidRPr="003377F2">
        <w:rPr>
          <w:lang w:val="en-US"/>
        </w:rPr>
        <w:t xml:space="preserve"> The orientation of the flowpath axis is always from origin towards the reference location, and always declared in relation to the catchment realized by the flowpath. This given, the river reference system defined by a contributing catchment has an origin at outflow node and </w:t>
      </w:r>
      <w:r>
        <w:rPr>
          <w:lang w:val="en-US"/>
        </w:rPr>
        <w:t xml:space="preserve">an upstream </w:t>
      </w:r>
      <w:r w:rsidRPr="003377F2">
        <w:rPr>
          <w:lang w:val="en-US"/>
        </w:rPr>
        <w:t xml:space="preserve">flowpath directed towards the inflow node, vice versa a receiving catchment sets up an origin at inflow node from where the </w:t>
      </w:r>
      <w:r>
        <w:rPr>
          <w:lang w:val="en-US"/>
        </w:rPr>
        <w:t xml:space="preserve">downstream </w:t>
      </w:r>
      <w:r w:rsidRPr="003377F2">
        <w:rPr>
          <w:lang w:val="en-US"/>
        </w:rPr>
        <w:t xml:space="preserve">flowpath is directed to the outflow node. </w:t>
      </w:r>
    </w:p>
    <w:p w14:paraId="6ADE438F" w14:textId="26B0C6BF" w:rsidR="005A253F" w:rsidRPr="00E226E8" w:rsidRDefault="005A253F" w:rsidP="00BD09B2">
      <w:pPr>
        <w:pStyle w:val="StandardWeb"/>
        <w:jc w:val="both"/>
        <w:rPr>
          <w:lang w:val="en-US"/>
        </w:rPr>
      </w:pPr>
      <w:r w:rsidRPr="003377F2">
        <w:rPr>
          <w:lang w:val="en-US"/>
        </w:rPr>
        <w:t xml:space="preserve">The position is provided as the distance (length) of the curve representing the flowpath between both outfalls, or as percentage of the entire distance. In order to use an interpolative (percentage along a flowpath) linear referencing method, the flowpath used as the </w:t>
      </w:r>
      <w:r>
        <w:rPr>
          <w:lang w:val="en-US"/>
        </w:rPr>
        <w:t>linear element</w:t>
      </w:r>
      <w:r w:rsidRPr="003377F2">
        <w:rPr>
          <w:lang w:val="en-US"/>
        </w:rPr>
        <w:t xml:space="preserve"> must be bounded by an inflow and outflow node, whereby one of these must be the origin.</w:t>
      </w:r>
    </w:p>
    <w:p w14:paraId="41BDCA52" w14:textId="1C80A6FE" w:rsidR="00B17F0B" w:rsidRPr="003377F2" w:rsidRDefault="00B17F0B" w:rsidP="00834E29">
      <w:pPr>
        <w:pStyle w:val="berschrift3"/>
      </w:pPr>
      <w:bookmarkStart w:id="74" w:name="_Toc471741654"/>
      <w:r w:rsidRPr="003377F2">
        <w:t>Indirect position</w:t>
      </w:r>
      <w:bookmarkEnd w:id="74"/>
    </w:p>
    <w:p w14:paraId="6C866AC9" w14:textId="1F52EA28" w:rsidR="00BD09B2" w:rsidRDefault="00BD09B2" w:rsidP="00D819AD">
      <w:pPr>
        <w:jc w:val="both"/>
      </w:pPr>
      <w:r w:rsidRPr="003377F2">
        <w:t xml:space="preserve">Provided that the network of catchments is realized as network of </w:t>
      </w:r>
      <w:r w:rsidR="00E31C42" w:rsidRPr="003377F2">
        <w:t xml:space="preserve">its </w:t>
      </w:r>
      <w:r w:rsidRPr="003377F2">
        <w:t xml:space="preserve">topological realizations, and that </w:t>
      </w:r>
      <w:r w:rsidR="00E31C42" w:rsidRPr="003377F2">
        <w:t xml:space="preserve">each </w:t>
      </w:r>
      <w:r w:rsidRPr="003377F2">
        <w:t xml:space="preserve">catchment </w:t>
      </w:r>
      <w:r w:rsidR="00E31C42" w:rsidRPr="003377F2">
        <w:t xml:space="preserve">is </w:t>
      </w:r>
      <w:r w:rsidRPr="003377F2">
        <w:t xml:space="preserve">realized as a one-dimensional flowpath, a feature </w:t>
      </w:r>
      <w:r w:rsidR="0050705A">
        <w:t xml:space="preserve">of interest </w:t>
      </w:r>
      <w:r w:rsidRPr="003377F2">
        <w:t xml:space="preserve">can be located </w:t>
      </w:r>
      <w:r w:rsidR="00F733E9">
        <w:t xml:space="preserve">in the network </w:t>
      </w:r>
      <w:r w:rsidRPr="003377F2">
        <w:t xml:space="preserve">along such a </w:t>
      </w:r>
      <w:r w:rsidR="00E31C42" w:rsidRPr="003377F2">
        <w:t>‘</w:t>
      </w:r>
      <w:r w:rsidRPr="003377F2">
        <w:t>linear</w:t>
      </w:r>
      <w:r w:rsidR="00E31C42" w:rsidRPr="003377F2">
        <w:t>’</w:t>
      </w:r>
      <w:r w:rsidRPr="003377F2">
        <w:t xml:space="preserve"> realization. This is possible considering that any location on the land surface can be an outfall of a </w:t>
      </w:r>
      <w:r w:rsidR="0050705A">
        <w:t xml:space="preserve">logical </w:t>
      </w:r>
      <w:r w:rsidRPr="003377F2">
        <w:t xml:space="preserve">catchment. In this case, the new location is placed as </w:t>
      </w:r>
      <w:r w:rsidR="00BB3475">
        <w:t>(</w:t>
      </w:r>
      <w:r w:rsidRPr="003377F2">
        <w:t>outfall</w:t>
      </w:r>
      <w:r w:rsidR="00BB3475">
        <w:t>)</w:t>
      </w:r>
      <w:r w:rsidRPr="003377F2">
        <w:t xml:space="preserve"> </w:t>
      </w:r>
      <w:r w:rsidR="00ED3501" w:rsidRPr="003377F2">
        <w:t>node bounding the</w:t>
      </w:r>
      <w:r w:rsidR="00E31C42" w:rsidRPr="003377F2">
        <w:t xml:space="preserve"> </w:t>
      </w:r>
      <w:r w:rsidRPr="003377F2">
        <w:t xml:space="preserve">flowpath </w:t>
      </w:r>
      <w:r w:rsidR="00ED3501" w:rsidRPr="003377F2">
        <w:t xml:space="preserve">at one side </w:t>
      </w:r>
      <w:r w:rsidR="00C2271B">
        <w:t xml:space="preserve">and </w:t>
      </w:r>
      <w:r w:rsidR="00F733E9">
        <w:t>referenc</w:t>
      </w:r>
      <w:r w:rsidR="00C2271B">
        <w:t>es</w:t>
      </w:r>
      <w:r w:rsidRPr="003377F2">
        <w:t xml:space="preserve"> an already established </w:t>
      </w:r>
      <w:r w:rsidR="00BB3475">
        <w:t>(</w:t>
      </w:r>
      <w:r w:rsidRPr="003377F2">
        <w:t>outfall</w:t>
      </w:r>
      <w:r w:rsidR="00DB3E97">
        <w:t>)</w:t>
      </w:r>
      <w:r w:rsidRPr="003377F2">
        <w:t xml:space="preserve"> </w:t>
      </w:r>
      <w:r w:rsidR="00ED3501" w:rsidRPr="003377F2">
        <w:t>node bounding the same</w:t>
      </w:r>
      <w:r w:rsidRPr="003377F2">
        <w:t xml:space="preserve"> flowpath</w:t>
      </w:r>
      <w:r w:rsidR="00ED3501" w:rsidRPr="003377F2">
        <w:t xml:space="preserve"> at the other side</w:t>
      </w:r>
      <w:r w:rsidR="00EF7E53">
        <w:t xml:space="preserve">. The </w:t>
      </w:r>
      <w:r w:rsidR="00DB3E97">
        <w:t xml:space="preserve">new location </w:t>
      </w:r>
      <w:r w:rsidR="00EF7E53">
        <w:t xml:space="preserve">is expressed as distance </w:t>
      </w:r>
      <w:r w:rsidR="00C2271B">
        <w:t xml:space="preserve">along that flowpath ‘measured’ </w:t>
      </w:r>
      <w:r w:rsidR="00EF7E53">
        <w:t xml:space="preserve">from the </w:t>
      </w:r>
      <w:r w:rsidR="00DB3E97">
        <w:t>known</w:t>
      </w:r>
      <w:r w:rsidR="00EF7E53">
        <w:t xml:space="preserve"> flowpath end</w:t>
      </w:r>
      <w:r w:rsidR="00E5040B">
        <w:t xml:space="preserve"> as shown in </w:t>
      </w:r>
      <w:r w:rsidR="00AD60C9">
        <w:fldChar w:fldCharType="begin"/>
      </w:r>
      <w:r w:rsidR="00AD60C9">
        <w:instrText xml:space="preserve"> REF _Ref471468632 \h </w:instrText>
      </w:r>
      <w:r w:rsidR="00AD60C9">
        <w:fldChar w:fldCharType="separate"/>
      </w:r>
      <w:r w:rsidR="00AD60C9">
        <w:t xml:space="preserve">Figure </w:t>
      </w:r>
      <w:r w:rsidR="00AD60C9">
        <w:rPr>
          <w:noProof/>
        </w:rPr>
        <w:t>14</w:t>
      </w:r>
      <w:r w:rsidR="00AD60C9">
        <w:fldChar w:fldCharType="end"/>
      </w:r>
      <w:r w:rsidR="00E5040B">
        <w:t xml:space="preserve"> for a downstream flowpath</w:t>
      </w:r>
      <w:r w:rsidR="00AE15B6">
        <w:t xml:space="preserve"> </w:t>
      </w:r>
      <w:r w:rsidR="00BB3475">
        <w:t>along which the position of the inflow node is expressed as distance from the known outflow node</w:t>
      </w:r>
      <w:r w:rsidRPr="003377F2">
        <w:t xml:space="preserve">. </w:t>
      </w:r>
    </w:p>
    <w:p w14:paraId="57445F51" w14:textId="77777777" w:rsidR="00E5040B" w:rsidRDefault="00E5040B" w:rsidP="00BB3475">
      <w:pPr>
        <w:keepNext/>
        <w:jc w:val="both"/>
      </w:pPr>
      <w:r>
        <w:rPr>
          <w:noProof/>
        </w:rPr>
        <w:drawing>
          <wp:inline distT="0" distB="0" distL="0" distR="0" wp14:anchorId="0CDE960B" wp14:editId="44820A32">
            <wp:extent cx="5486400" cy="1083501"/>
            <wp:effectExtent l="0" t="0" r="0" b="25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486400" cy="1083501"/>
                    </a:xfrm>
                    <a:prstGeom prst="rect">
                      <a:avLst/>
                    </a:prstGeom>
                  </pic:spPr>
                </pic:pic>
              </a:graphicData>
            </a:graphic>
          </wp:inline>
        </w:drawing>
      </w:r>
    </w:p>
    <w:p w14:paraId="732BA848" w14:textId="7ED59288" w:rsidR="0050705A" w:rsidRPr="003377F2" w:rsidRDefault="00E5040B" w:rsidP="00BB3475">
      <w:pPr>
        <w:pStyle w:val="OGCFigure"/>
      </w:pPr>
      <w:bookmarkStart w:id="75" w:name="_Ref471468632"/>
      <w:bookmarkStart w:id="76" w:name="_Toc471741709"/>
      <w:r>
        <w:t xml:space="preserve">Figure </w:t>
      </w:r>
      <w:r w:rsidR="003F6442">
        <w:fldChar w:fldCharType="begin"/>
      </w:r>
      <w:r w:rsidR="003F6442">
        <w:instrText xml:space="preserve"> SEQ Figure \* ARABIC </w:instrText>
      </w:r>
      <w:r w:rsidR="003F6442">
        <w:fldChar w:fldCharType="separate"/>
      </w:r>
      <w:r w:rsidR="00D62331">
        <w:rPr>
          <w:noProof/>
        </w:rPr>
        <w:t>14</w:t>
      </w:r>
      <w:r w:rsidR="003F6442">
        <w:rPr>
          <w:noProof/>
        </w:rPr>
        <w:fldChar w:fldCharType="end"/>
      </w:r>
      <w:bookmarkEnd w:id="75"/>
      <w:r>
        <w:t>: Inflow node referenced along a downstream flowpath</w:t>
      </w:r>
      <w:bookmarkEnd w:id="76"/>
      <w:r>
        <w:t xml:space="preserve"> </w:t>
      </w:r>
    </w:p>
    <w:p w14:paraId="4124F0EB" w14:textId="77777777" w:rsidR="00F22716" w:rsidRDefault="00F22716" w:rsidP="005810D9">
      <w:pPr>
        <w:jc w:val="both"/>
      </w:pPr>
    </w:p>
    <w:p w14:paraId="18529DCD" w14:textId="2861DE4A" w:rsidR="00DB3E97" w:rsidRDefault="00A66F26" w:rsidP="00D62331">
      <w:pPr>
        <w:pStyle w:val="berschrift4"/>
      </w:pPr>
      <w:r>
        <w:t xml:space="preserve">Location of features </w:t>
      </w:r>
      <w:r w:rsidR="00A814CB">
        <w:t>realizing</w:t>
      </w:r>
      <w:r>
        <w:t xml:space="preserve"> a catchment outfall</w:t>
      </w:r>
    </w:p>
    <w:p w14:paraId="3E71397E" w14:textId="22977B4C" w:rsidR="00283916" w:rsidRPr="0044571B" w:rsidRDefault="00A077DC" w:rsidP="005810D9">
      <w:pPr>
        <w:jc w:val="both"/>
      </w:pPr>
      <w:r>
        <w:t>In case</w:t>
      </w:r>
      <w:r w:rsidRPr="003377F2">
        <w:t xml:space="preserve"> </w:t>
      </w:r>
      <w:r w:rsidR="0019707D" w:rsidRPr="003377F2">
        <w:t xml:space="preserve">that the location to be placed is declared to be </w:t>
      </w:r>
      <w:r w:rsidR="00E31C42" w:rsidRPr="003377F2">
        <w:t xml:space="preserve">a new </w:t>
      </w:r>
      <w:r w:rsidR="0019707D" w:rsidRPr="003377F2">
        <w:t xml:space="preserve">outfall </w:t>
      </w:r>
      <w:r w:rsidR="00E31C42" w:rsidRPr="003377F2">
        <w:t>in</w:t>
      </w:r>
      <w:r w:rsidR="0050705A">
        <w:t>side</w:t>
      </w:r>
      <w:r w:rsidR="00E31C42" w:rsidRPr="003377F2">
        <w:t xml:space="preserve"> an existing network</w:t>
      </w:r>
      <w:r w:rsidR="0019707D" w:rsidRPr="003377F2">
        <w:t xml:space="preserve">, </w:t>
      </w:r>
      <w:r w:rsidR="00ED3501" w:rsidRPr="003377F2">
        <w:t xml:space="preserve">the </w:t>
      </w:r>
      <w:r w:rsidR="0019707D" w:rsidRPr="003377F2">
        <w:t xml:space="preserve">already existing catchment will be split into catchments upstream and downstream of the ‘new’ </w:t>
      </w:r>
      <w:r w:rsidR="00E31C42" w:rsidRPr="003377F2">
        <w:t>outfall</w:t>
      </w:r>
      <w:r w:rsidR="00ED3501" w:rsidRPr="003377F2">
        <w:t>, each realized as one-dimensional flowpath</w:t>
      </w:r>
      <w:r w:rsidR="0019707D" w:rsidRPr="003377F2">
        <w:t xml:space="preserve">. The upstream catchment is realized </w:t>
      </w:r>
      <w:r w:rsidR="00ED3501" w:rsidRPr="003377F2">
        <w:t xml:space="preserve">as </w:t>
      </w:r>
      <w:r w:rsidR="0019707D" w:rsidRPr="003377F2">
        <w:t xml:space="preserve">a flowpath starting at the location to be </w:t>
      </w:r>
      <w:r w:rsidR="00ED3501" w:rsidRPr="003377F2">
        <w:t xml:space="preserve">placed </w:t>
      </w:r>
      <w:r w:rsidR="00890EB2">
        <w:t>referencing</w:t>
      </w:r>
      <w:r w:rsidR="0019707D" w:rsidRPr="003377F2">
        <w:t xml:space="preserve"> the already located inflow of the now split catchment; the downstream catchment by a flowpath starting </w:t>
      </w:r>
      <w:r w:rsidR="0044571B">
        <w:t xml:space="preserve">also </w:t>
      </w:r>
      <w:r w:rsidR="0019707D" w:rsidRPr="003377F2">
        <w:t xml:space="preserve">at the </w:t>
      </w:r>
      <w:r w:rsidR="00ED3501" w:rsidRPr="003377F2">
        <w:t xml:space="preserve">new </w:t>
      </w:r>
      <w:r w:rsidR="0019707D" w:rsidRPr="003377F2">
        <w:t xml:space="preserve">location, but </w:t>
      </w:r>
      <w:r w:rsidR="00890EB2">
        <w:t>referencing the</w:t>
      </w:r>
      <w:r w:rsidR="00E61A7A">
        <w:t xml:space="preserve"> </w:t>
      </w:r>
      <w:r w:rsidR="0019707D" w:rsidRPr="003377F2">
        <w:t xml:space="preserve">located outflow of the split catchment. The unknown position of the </w:t>
      </w:r>
      <w:r w:rsidR="00890EB2">
        <w:t>outfall</w:t>
      </w:r>
      <w:r w:rsidR="00890EB2" w:rsidRPr="003377F2">
        <w:t xml:space="preserve"> </w:t>
      </w:r>
      <w:r w:rsidR="00890EB2">
        <w:t xml:space="preserve">being placed </w:t>
      </w:r>
      <w:r w:rsidR="0019707D" w:rsidRPr="003377F2">
        <w:t xml:space="preserve">is provided as the distance from </w:t>
      </w:r>
      <w:r w:rsidR="00890EB2">
        <w:t xml:space="preserve">the </w:t>
      </w:r>
      <w:r w:rsidR="0019707D" w:rsidRPr="003377F2">
        <w:t>reference</w:t>
      </w:r>
      <w:r w:rsidR="00890EB2">
        <w:t>d</w:t>
      </w:r>
      <w:r w:rsidR="0019707D" w:rsidRPr="003377F2">
        <w:t xml:space="preserve"> location</w:t>
      </w:r>
      <w:r w:rsidR="0044571B">
        <w:t xml:space="preserve"> at the flowpath end</w:t>
      </w:r>
      <w:r w:rsidR="0019707D" w:rsidRPr="003377F2">
        <w:t xml:space="preserve">. In this way a position may be assigned to any outfall. </w:t>
      </w:r>
      <w:r w:rsidR="00AD60C9">
        <w:fldChar w:fldCharType="begin"/>
      </w:r>
      <w:r w:rsidR="00AD60C9">
        <w:instrText xml:space="preserve"> REF _Ref471475754 \h </w:instrText>
      </w:r>
      <w:r w:rsidR="00AD60C9">
        <w:fldChar w:fldCharType="separate"/>
      </w:r>
      <w:r w:rsidR="00AD60C9">
        <w:t xml:space="preserve">Figure </w:t>
      </w:r>
      <w:r w:rsidR="00AD60C9">
        <w:rPr>
          <w:noProof/>
        </w:rPr>
        <w:t>15</w:t>
      </w:r>
      <w:r w:rsidR="00AD60C9">
        <w:fldChar w:fldCharType="end"/>
      </w:r>
      <w:ins w:id="77" w:author="GRDC/ID" w:date="2017-01-09T08:43:00Z">
        <w:r w:rsidR="0078780F">
          <w:t xml:space="preserve"> </w:t>
        </w:r>
      </w:ins>
      <w:r w:rsidR="0044571B">
        <w:t xml:space="preserve">shows </w:t>
      </w:r>
      <w:r w:rsidR="00890EB2">
        <w:t xml:space="preserve">a </w:t>
      </w:r>
      <w:r w:rsidR="0044571B">
        <w:t>new</w:t>
      </w:r>
      <w:r w:rsidR="00EF7E53">
        <w:t xml:space="preserve">ly introduced </w:t>
      </w:r>
      <w:r w:rsidR="0044571B">
        <w:t xml:space="preserve">outfall </w:t>
      </w:r>
      <w:r w:rsidR="00EF7E53">
        <w:t xml:space="preserve">(either </w:t>
      </w:r>
      <w:r w:rsidR="00FB0E71">
        <w:t xml:space="preserve">as </w:t>
      </w:r>
      <w:r w:rsidR="00EF7E53">
        <w:t xml:space="preserve">inflow or outflow node) </w:t>
      </w:r>
      <w:r w:rsidR="00890EB2">
        <w:t xml:space="preserve">referenced along the upstream and downstream flowpath realizing </w:t>
      </w:r>
      <w:r w:rsidR="0078780F">
        <w:t>the</w:t>
      </w:r>
      <w:r w:rsidR="00890EB2">
        <w:t xml:space="preserve"> split catchment. The </w:t>
      </w:r>
      <w:r w:rsidR="005810D9">
        <w:t xml:space="preserve">indirect </w:t>
      </w:r>
      <w:r w:rsidR="00890EB2">
        <w:t>p</w:t>
      </w:r>
      <w:r w:rsidR="00283916" w:rsidRPr="00E61A7A">
        <w:t xml:space="preserve">osition is </w:t>
      </w:r>
      <w:r w:rsidR="00023510">
        <w:t>given</w:t>
      </w:r>
      <w:r w:rsidR="00283916" w:rsidRPr="00E61A7A">
        <w:t xml:space="preserve"> as distance </w:t>
      </w:r>
      <w:r w:rsidR="005810D9">
        <w:t xml:space="preserve">either </w:t>
      </w:r>
      <w:r w:rsidR="00283916" w:rsidRPr="00E61A7A">
        <w:t xml:space="preserve">from the </w:t>
      </w:r>
      <w:r w:rsidR="005810D9">
        <w:t xml:space="preserve">upstream or the downstream </w:t>
      </w:r>
      <w:r w:rsidR="00283916" w:rsidRPr="00E61A7A">
        <w:t>flowpath end</w:t>
      </w:r>
      <w:r w:rsidR="005810D9">
        <w:t>.</w:t>
      </w:r>
      <w:r w:rsidR="00283916" w:rsidRPr="00E61A7A">
        <w:t xml:space="preserve"> </w:t>
      </w:r>
    </w:p>
    <w:p w14:paraId="5FB7514F" w14:textId="77777777" w:rsidR="005810D9" w:rsidRDefault="005810D9" w:rsidP="00EF7E53">
      <w:pPr>
        <w:keepNext/>
        <w:jc w:val="both"/>
      </w:pPr>
      <w:r>
        <w:rPr>
          <w:noProof/>
        </w:rPr>
        <w:drawing>
          <wp:inline distT="0" distB="0" distL="0" distR="0" wp14:anchorId="6FD67AEB" wp14:editId="46DDF1C8">
            <wp:extent cx="5486400" cy="1818349"/>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486400" cy="1818349"/>
                    </a:xfrm>
                    <a:prstGeom prst="rect">
                      <a:avLst/>
                    </a:prstGeom>
                  </pic:spPr>
                </pic:pic>
              </a:graphicData>
            </a:graphic>
          </wp:inline>
        </w:drawing>
      </w:r>
    </w:p>
    <w:p w14:paraId="7CC33BC4" w14:textId="292D4F8C" w:rsidR="0044571B" w:rsidRDefault="005810D9" w:rsidP="00EF7E53">
      <w:pPr>
        <w:pStyle w:val="OGCFigure"/>
      </w:pPr>
      <w:bookmarkStart w:id="78" w:name="_Ref471475754"/>
      <w:bookmarkStart w:id="79" w:name="_Toc471741710"/>
      <w:r>
        <w:t xml:space="preserve">Figure </w:t>
      </w:r>
      <w:r w:rsidR="003F6442">
        <w:fldChar w:fldCharType="begin"/>
      </w:r>
      <w:r w:rsidR="003F6442">
        <w:instrText xml:space="preserve"> SEQ Figure \* ARABIC </w:instrText>
      </w:r>
      <w:r w:rsidR="003F6442">
        <w:fldChar w:fldCharType="separate"/>
      </w:r>
      <w:r w:rsidR="00D62331">
        <w:rPr>
          <w:noProof/>
        </w:rPr>
        <w:t>15</w:t>
      </w:r>
      <w:r w:rsidR="003F6442">
        <w:rPr>
          <w:noProof/>
        </w:rPr>
        <w:fldChar w:fldCharType="end"/>
      </w:r>
      <w:bookmarkEnd w:id="78"/>
      <w:r>
        <w:t>: New</w:t>
      </w:r>
      <w:r w:rsidR="00EF7E53">
        <w:t xml:space="preserve">ly introduced </w:t>
      </w:r>
      <w:r>
        <w:t>outfall referenced along a</w:t>
      </w:r>
      <w:r w:rsidR="00EF7E53">
        <w:t>n</w:t>
      </w:r>
      <w:r>
        <w:t xml:space="preserve"> upstream and downstream flowpath</w:t>
      </w:r>
      <w:bookmarkEnd w:id="79"/>
    </w:p>
    <w:p w14:paraId="0B16651F" w14:textId="75EB1B70" w:rsidR="005810D9" w:rsidRDefault="005810D9" w:rsidP="00D819AD">
      <w:pPr>
        <w:jc w:val="both"/>
      </w:pPr>
    </w:p>
    <w:p w14:paraId="1D65231E" w14:textId="1CC0EBA7" w:rsidR="00A66F26" w:rsidRDefault="00A66F26" w:rsidP="00D62331">
      <w:pPr>
        <w:pStyle w:val="berschrift4"/>
      </w:pPr>
      <w:r>
        <w:t>Location of features not realiz</w:t>
      </w:r>
      <w:r w:rsidR="00A814CB">
        <w:t>ing</w:t>
      </w:r>
      <w:r>
        <w:t xml:space="preserve"> a catchment outfall</w:t>
      </w:r>
    </w:p>
    <w:p w14:paraId="08B5FC64" w14:textId="2E6BB643" w:rsidR="00EF7E53" w:rsidRDefault="00015E02" w:rsidP="00D819AD">
      <w:pPr>
        <w:jc w:val="both"/>
      </w:pPr>
      <w:r>
        <w:t xml:space="preserve">In case </w:t>
      </w:r>
      <w:r w:rsidR="000112AD">
        <w:t>that the</w:t>
      </w:r>
      <w:r w:rsidR="00FB0E71">
        <w:t xml:space="preserve"> </w:t>
      </w:r>
      <w:r w:rsidR="000112AD">
        <w:t>l</w:t>
      </w:r>
      <w:r>
        <w:t>ocation</w:t>
      </w:r>
      <w:r w:rsidR="00FB0E71">
        <w:t xml:space="preserve"> </w:t>
      </w:r>
      <w:r w:rsidR="000112AD">
        <w:t xml:space="preserve">being placed </w:t>
      </w:r>
      <w:r w:rsidR="00FB0E71">
        <w:t>n</w:t>
      </w:r>
      <w:r w:rsidR="000112AD">
        <w:t xml:space="preserve">ot realizes a catchment </w:t>
      </w:r>
      <w:r w:rsidR="00FB0E71">
        <w:t>outfall as inflow or outflow node</w:t>
      </w:r>
      <w:r>
        <w:t xml:space="preserve">, the catchment realized as </w:t>
      </w:r>
      <w:r w:rsidR="000112AD">
        <w:t>the</w:t>
      </w:r>
      <w:r>
        <w:t xml:space="preserve"> flowpath will not be </w:t>
      </w:r>
      <w:r w:rsidR="00FB0E71">
        <w:t>split</w:t>
      </w:r>
      <w:r>
        <w:t xml:space="preserve">, and referencing is along </w:t>
      </w:r>
      <w:r w:rsidR="000112AD">
        <w:t>that</w:t>
      </w:r>
      <w:r w:rsidR="00005A8C">
        <w:t xml:space="preserve"> single </w:t>
      </w:r>
      <w:r>
        <w:t xml:space="preserve">flowpath. </w:t>
      </w:r>
      <w:r w:rsidR="00005A8C">
        <w:t>The indirect p</w:t>
      </w:r>
      <w:r w:rsidR="00005A8C" w:rsidRPr="00E61A7A">
        <w:t xml:space="preserve">osition is expressed as </w:t>
      </w:r>
      <w:r w:rsidR="00005A8C" w:rsidRPr="00005A8C">
        <w:t xml:space="preserve">part of the </w:t>
      </w:r>
      <w:r w:rsidR="00005A8C">
        <w:t xml:space="preserve">known </w:t>
      </w:r>
      <w:r w:rsidR="00005A8C" w:rsidRPr="00005A8C">
        <w:t xml:space="preserve">distance </w:t>
      </w:r>
      <w:r w:rsidR="002033C6">
        <w:t xml:space="preserve">between </w:t>
      </w:r>
      <w:r w:rsidR="000112AD">
        <w:t xml:space="preserve">the </w:t>
      </w:r>
      <w:r w:rsidR="002033C6">
        <w:t xml:space="preserve">inflow node and </w:t>
      </w:r>
      <w:r w:rsidR="000112AD">
        <w:t xml:space="preserve">the </w:t>
      </w:r>
      <w:r w:rsidR="002033C6">
        <w:t>outflow node</w:t>
      </w:r>
      <w:r w:rsidR="00005A8C" w:rsidRPr="00E61A7A">
        <w:t xml:space="preserve">, measured from the </w:t>
      </w:r>
      <w:r w:rsidR="00005A8C">
        <w:t>flowpath</w:t>
      </w:r>
      <w:r w:rsidR="000112AD">
        <w:t xml:space="preserve"> end</w:t>
      </w:r>
      <w:r w:rsidR="00005A8C">
        <w:t xml:space="preserve">. </w:t>
      </w:r>
      <w:r w:rsidR="00AD60C9">
        <w:fldChar w:fldCharType="begin"/>
      </w:r>
      <w:r w:rsidR="00AD60C9">
        <w:instrText xml:space="preserve"> REF _Ref471475788 \h </w:instrText>
      </w:r>
      <w:r w:rsidR="00AD60C9">
        <w:fldChar w:fldCharType="separate"/>
      </w:r>
      <w:r w:rsidR="00AD60C9">
        <w:t xml:space="preserve">Figure </w:t>
      </w:r>
      <w:r w:rsidR="00AD60C9">
        <w:rPr>
          <w:noProof/>
        </w:rPr>
        <w:t>16</w:t>
      </w:r>
      <w:r w:rsidR="00AD60C9">
        <w:fldChar w:fldCharType="end"/>
      </w:r>
      <w:r w:rsidR="00005A8C">
        <w:t xml:space="preserve"> shows a new feature </w:t>
      </w:r>
      <w:r w:rsidR="00135A1B">
        <w:t xml:space="preserve">being </w:t>
      </w:r>
      <w:r w:rsidR="00737F38">
        <w:t>located</w:t>
      </w:r>
      <w:r w:rsidR="00005A8C">
        <w:t xml:space="preserve"> along a downstream flowpath</w:t>
      </w:r>
      <w:r w:rsidR="00171125">
        <w:t xml:space="preserve">, expressed as part </w:t>
      </w:r>
      <w:r w:rsidR="00005A8C">
        <w:t xml:space="preserve">distance </w:t>
      </w:r>
      <w:r w:rsidR="00171125">
        <w:t xml:space="preserve">measured </w:t>
      </w:r>
      <w:r w:rsidR="00005A8C">
        <w:t>from the downstream outflow node</w:t>
      </w:r>
      <w:r w:rsidR="00737F38">
        <w:t xml:space="preserve">. </w:t>
      </w:r>
      <w:r w:rsidR="00171125">
        <w:t>Similarly,</w:t>
      </w:r>
      <w:r w:rsidR="00005A8C" w:rsidRPr="00E61A7A">
        <w:t xml:space="preserve"> the</w:t>
      </w:r>
      <w:r w:rsidR="00D410CA">
        <w:t xml:space="preserve"> new</w:t>
      </w:r>
      <w:r w:rsidR="00005A8C" w:rsidRPr="00E61A7A">
        <w:t xml:space="preserve"> </w:t>
      </w:r>
      <w:r w:rsidR="00D410CA">
        <w:t>location may be determined along an upstream flowpath referencing the inflow node</w:t>
      </w:r>
      <w:r w:rsidR="00737F38">
        <w:t>.</w:t>
      </w:r>
    </w:p>
    <w:p w14:paraId="4B23B512" w14:textId="77777777" w:rsidR="00D410CA" w:rsidRDefault="00D410CA" w:rsidP="00D410CA">
      <w:pPr>
        <w:keepNext/>
        <w:jc w:val="both"/>
      </w:pPr>
      <w:r>
        <w:rPr>
          <w:noProof/>
        </w:rPr>
        <w:lastRenderedPageBreak/>
        <w:drawing>
          <wp:inline distT="0" distB="0" distL="0" distR="0" wp14:anchorId="46D07FE6" wp14:editId="0C63C729">
            <wp:extent cx="5486400" cy="2219640"/>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486400" cy="2219640"/>
                    </a:xfrm>
                    <a:prstGeom prst="rect">
                      <a:avLst/>
                    </a:prstGeom>
                  </pic:spPr>
                </pic:pic>
              </a:graphicData>
            </a:graphic>
          </wp:inline>
        </w:drawing>
      </w:r>
    </w:p>
    <w:p w14:paraId="7FB9AF65" w14:textId="3166F4CE" w:rsidR="002033C6" w:rsidRDefault="00D410CA" w:rsidP="00D410CA">
      <w:pPr>
        <w:pStyle w:val="OGCFigure"/>
      </w:pPr>
      <w:bookmarkStart w:id="80" w:name="_Ref471475788"/>
      <w:bookmarkStart w:id="81" w:name="_Toc471741711"/>
      <w:r>
        <w:t xml:space="preserve">Figure </w:t>
      </w:r>
      <w:r w:rsidR="003F6442">
        <w:fldChar w:fldCharType="begin"/>
      </w:r>
      <w:r w:rsidR="003F6442">
        <w:instrText xml:space="preserve"> SEQ Figure \* ARABIC </w:instrText>
      </w:r>
      <w:r w:rsidR="003F6442">
        <w:fldChar w:fldCharType="separate"/>
      </w:r>
      <w:r w:rsidR="00D62331">
        <w:rPr>
          <w:noProof/>
        </w:rPr>
        <w:t>16</w:t>
      </w:r>
      <w:r w:rsidR="003F6442">
        <w:rPr>
          <w:noProof/>
        </w:rPr>
        <w:fldChar w:fldCharType="end"/>
      </w:r>
      <w:bookmarkEnd w:id="80"/>
      <w:r>
        <w:t>: New location referenced along a downstream flowpath, expressed as part of the known distance from outflow node</w:t>
      </w:r>
      <w:bookmarkEnd w:id="81"/>
    </w:p>
    <w:p w14:paraId="512CD755" w14:textId="77777777" w:rsidR="00023510" w:rsidRDefault="00023510" w:rsidP="00D819AD">
      <w:pPr>
        <w:jc w:val="both"/>
      </w:pPr>
    </w:p>
    <w:p w14:paraId="06F476A3" w14:textId="73F95CC7" w:rsidR="00A66F26" w:rsidRDefault="00A66F26" w:rsidP="00D62331">
      <w:pPr>
        <w:pStyle w:val="berschrift4"/>
      </w:pPr>
      <w:r>
        <w:t xml:space="preserve">Location of features </w:t>
      </w:r>
      <w:r w:rsidR="00A814CB">
        <w:t xml:space="preserve">referencing feature not realizing a </w:t>
      </w:r>
      <w:r>
        <w:t xml:space="preserve">catchment outfall </w:t>
      </w:r>
    </w:p>
    <w:p w14:paraId="404DB670" w14:textId="5057417C" w:rsidR="00023510" w:rsidRDefault="00D410CA" w:rsidP="00135A1B">
      <w:pPr>
        <w:jc w:val="both"/>
      </w:pPr>
      <w:r>
        <w:t xml:space="preserve">In case </w:t>
      </w:r>
      <w:r w:rsidR="000112AD">
        <w:t xml:space="preserve">that the location being referenced not realizes a catchment outfall as inflow or outflow node, the indirect position </w:t>
      </w:r>
      <w:r w:rsidR="000112AD" w:rsidRPr="00E61A7A">
        <w:t xml:space="preserve">is expressed as </w:t>
      </w:r>
      <w:r w:rsidR="000112AD" w:rsidRPr="000112AD">
        <w:t xml:space="preserve">part of the distance </w:t>
      </w:r>
      <w:r w:rsidR="000112AD" w:rsidRPr="00E61A7A">
        <w:t xml:space="preserve">along the flowpath, measured from </w:t>
      </w:r>
      <w:r w:rsidR="00135A1B">
        <w:t>such an already referenced location (located</w:t>
      </w:r>
      <w:r w:rsidR="000112AD" w:rsidRPr="00E61A7A">
        <w:t xml:space="preserve"> referent</w:t>
      </w:r>
      <w:r w:rsidR="00135A1B">
        <w:t xml:space="preserve">) </w:t>
      </w:r>
      <w:r w:rsidR="000112AD" w:rsidRPr="00E61A7A">
        <w:t xml:space="preserve"> towards the feature being placed</w:t>
      </w:r>
      <w:r w:rsidR="000112AD">
        <w:t xml:space="preserve">. </w:t>
      </w:r>
      <w:r w:rsidR="00AD60C9">
        <w:fldChar w:fldCharType="begin"/>
      </w:r>
      <w:r w:rsidR="00AD60C9">
        <w:instrText xml:space="preserve"> REF _Ref471475798 \h </w:instrText>
      </w:r>
      <w:r w:rsidR="00AD60C9">
        <w:fldChar w:fldCharType="separate"/>
      </w:r>
      <w:r w:rsidR="00AD60C9">
        <w:t xml:space="preserve">Figure </w:t>
      </w:r>
      <w:r w:rsidR="00AD60C9">
        <w:rPr>
          <w:noProof/>
        </w:rPr>
        <w:t>17</w:t>
      </w:r>
      <w:r w:rsidR="00AD60C9">
        <w:fldChar w:fldCharType="end"/>
      </w:r>
      <w:r w:rsidR="008A6E2D">
        <w:t xml:space="preserve"> </w:t>
      </w:r>
      <w:r w:rsidR="000112AD">
        <w:t xml:space="preserve">shows a new </w:t>
      </w:r>
      <w:r w:rsidR="00135A1B">
        <w:t>feature located</w:t>
      </w:r>
      <w:r w:rsidR="000112AD">
        <w:t xml:space="preserve"> along a downstream flowpath referencing a</w:t>
      </w:r>
      <w:r w:rsidR="00135A1B">
        <w:t xml:space="preserve"> downstream referent that is located along the same flowpath through referencing the outflow node.</w:t>
      </w:r>
      <w:r w:rsidR="000112AD" w:rsidRPr="00E61A7A">
        <w:t xml:space="preserve"> </w:t>
      </w:r>
      <w:r w:rsidR="00135A1B">
        <w:t>Similarly,</w:t>
      </w:r>
      <w:r w:rsidR="00135A1B" w:rsidRPr="009C3886">
        <w:t xml:space="preserve"> the</w:t>
      </w:r>
      <w:r w:rsidR="00135A1B">
        <w:t xml:space="preserve"> new</w:t>
      </w:r>
      <w:r w:rsidR="00135A1B" w:rsidRPr="009C3886">
        <w:t xml:space="preserve"> </w:t>
      </w:r>
      <w:r w:rsidR="00135A1B">
        <w:t>location may be determined along an upstream flowpath referencing an upstream referent.</w:t>
      </w:r>
    </w:p>
    <w:p w14:paraId="0C7AFA70" w14:textId="750A9A03" w:rsidR="00135A1B" w:rsidRDefault="00126614" w:rsidP="00126614">
      <w:pPr>
        <w:keepNext/>
        <w:jc w:val="both"/>
      </w:pPr>
      <w:r>
        <w:rPr>
          <w:noProof/>
        </w:rPr>
        <w:drawing>
          <wp:inline distT="0" distB="0" distL="0" distR="0" wp14:anchorId="32C36225" wp14:editId="1C22EFB8">
            <wp:extent cx="5486400" cy="221337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486400" cy="2213370"/>
                    </a:xfrm>
                    <a:prstGeom prst="rect">
                      <a:avLst/>
                    </a:prstGeom>
                  </pic:spPr>
                </pic:pic>
              </a:graphicData>
            </a:graphic>
          </wp:inline>
        </w:drawing>
      </w:r>
    </w:p>
    <w:p w14:paraId="7A1ABA2F" w14:textId="67B4B1C3" w:rsidR="00D410CA" w:rsidRDefault="00135A1B" w:rsidP="00126614">
      <w:pPr>
        <w:pStyle w:val="OGCFigure"/>
      </w:pPr>
      <w:bookmarkStart w:id="82" w:name="_Ref471475798"/>
      <w:bookmarkStart w:id="83" w:name="_Toc471741712"/>
      <w:r>
        <w:t xml:space="preserve">Figure </w:t>
      </w:r>
      <w:r w:rsidR="003F6442">
        <w:fldChar w:fldCharType="begin"/>
      </w:r>
      <w:r w:rsidR="003F6442">
        <w:instrText xml:space="preserve"> SEQ Figure \* ARABIC </w:instrText>
      </w:r>
      <w:r w:rsidR="003F6442">
        <w:fldChar w:fldCharType="separate"/>
      </w:r>
      <w:r w:rsidR="00D62331">
        <w:rPr>
          <w:noProof/>
        </w:rPr>
        <w:t>17</w:t>
      </w:r>
      <w:r w:rsidR="003F6442">
        <w:rPr>
          <w:noProof/>
        </w:rPr>
        <w:fldChar w:fldCharType="end"/>
      </w:r>
      <w:bookmarkEnd w:id="82"/>
      <w:r>
        <w:t>: New location referenced along a downstream flowpath, expressed as part of the known distance from outflow node</w:t>
      </w:r>
      <w:bookmarkEnd w:id="83"/>
    </w:p>
    <w:p w14:paraId="48F3D9B3" w14:textId="77777777" w:rsidR="00D410CA" w:rsidRDefault="00D410CA" w:rsidP="00D819AD">
      <w:pPr>
        <w:jc w:val="both"/>
      </w:pPr>
    </w:p>
    <w:p w14:paraId="64EEE0C6" w14:textId="70E4C3D9" w:rsidR="00377850" w:rsidRPr="00005A8C" w:rsidRDefault="00377850" w:rsidP="00D62331">
      <w:pPr>
        <w:pStyle w:val="berschrift4"/>
      </w:pPr>
      <w:r>
        <w:lastRenderedPageBreak/>
        <w:t xml:space="preserve">Location of features in </w:t>
      </w:r>
      <w:r w:rsidR="00E352EC">
        <w:t>a</w:t>
      </w:r>
      <w:r>
        <w:t xml:space="preserve"> </w:t>
      </w:r>
      <w:r w:rsidR="00DA7313">
        <w:t xml:space="preserve">flowpath </w:t>
      </w:r>
      <w:r>
        <w:t>network</w:t>
      </w:r>
      <w:r w:rsidR="00A077DC">
        <w:t xml:space="preserve"> </w:t>
      </w:r>
    </w:p>
    <w:p w14:paraId="0A6A04CE" w14:textId="63DF3C93" w:rsidR="00D819AD" w:rsidRDefault="008A6E2D" w:rsidP="00D819AD">
      <w:pPr>
        <w:jc w:val="both"/>
      </w:pPr>
      <w:r>
        <w:t xml:space="preserve">In the flowpath network realizing </w:t>
      </w:r>
      <w:r w:rsidR="00AA41F4">
        <w:t xml:space="preserve">a </w:t>
      </w:r>
      <w:r>
        <w:t xml:space="preserve">logical network of catchments a </w:t>
      </w:r>
      <w:r w:rsidR="009210E0">
        <w:t xml:space="preserve">feature of interest </w:t>
      </w:r>
      <w:r w:rsidR="009210E0" w:rsidRPr="003377F2">
        <w:t xml:space="preserve">can be located </w:t>
      </w:r>
      <w:r w:rsidR="009210E0">
        <w:t xml:space="preserve">somewhere </w:t>
      </w:r>
      <w:r w:rsidR="00AA41F4">
        <w:t xml:space="preserve">along a particular network flowpath, either </w:t>
      </w:r>
      <w:r>
        <w:t xml:space="preserve">as new inflow or outflow </w:t>
      </w:r>
      <w:r w:rsidR="00AA41F4">
        <w:t xml:space="preserve">node bounding </w:t>
      </w:r>
      <w:r w:rsidR="000B4534">
        <w:t>the</w:t>
      </w:r>
      <w:r w:rsidR="00AA41F4">
        <w:t xml:space="preserve"> flowpath</w:t>
      </w:r>
      <w:r w:rsidR="000B4534">
        <w:t xml:space="preserve"> at one end referencing the other end</w:t>
      </w:r>
      <w:r w:rsidR="00AA41F4">
        <w:t xml:space="preserve">, or between both </w:t>
      </w:r>
      <w:r w:rsidR="000B4534">
        <w:t xml:space="preserve">flowpath </w:t>
      </w:r>
      <w:r w:rsidR="00AA41F4">
        <w:t xml:space="preserve">ends referencing </w:t>
      </w:r>
      <w:r w:rsidR="000B4534">
        <w:t>these or an already referenced location on that flowpath.</w:t>
      </w:r>
      <w:r w:rsidR="009210E0">
        <w:t xml:space="preserve"> </w:t>
      </w:r>
      <w:r w:rsidR="00AD60C9">
        <w:fldChar w:fldCharType="begin"/>
      </w:r>
      <w:r w:rsidR="00AD60C9">
        <w:instrText xml:space="preserve"> REF _Ref461114335 \h </w:instrText>
      </w:r>
      <w:r w:rsidR="00AD60C9">
        <w:fldChar w:fldCharType="separate"/>
      </w:r>
      <w:r w:rsidR="00AD60C9" w:rsidRPr="00EE2057">
        <w:t xml:space="preserve">Figure </w:t>
      </w:r>
      <w:r w:rsidR="00AD60C9">
        <w:rPr>
          <w:noProof/>
        </w:rPr>
        <w:t>18</w:t>
      </w:r>
      <w:r w:rsidR="00AD60C9">
        <w:fldChar w:fldCharType="end"/>
      </w:r>
      <w:r w:rsidR="00C86433" w:rsidRPr="003377F2">
        <w:t>, illustrate</w:t>
      </w:r>
      <w:r w:rsidR="009210E0">
        <w:t>s</w:t>
      </w:r>
      <w:r w:rsidR="00C86433" w:rsidRPr="003377F2">
        <w:t xml:space="preserve"> how a newly introduced network location can be located</w:t>
      </w:r>
      <w:r w:rsidR="009210E0">
        <w:t xml:space="preserve"> along an upstream flowpath, as an outflow node </w:t>
      </w:r>
      <w:r w:rsidR="000B4534">
        <w:t xml:space="preserve">‘n1’ </w:t>
      </w:r>
      <w:r w:rsidR="009210E0">
        <w:t>referencing a known inflow node</w:t>
      </w:r>
      <w:r w:rsidR="0058719E">
        <w:t xml:space="preserve"> ‘r2’</w:t>
      </w:r>
      <w:r w:rsidR="009210E0">
        <w:t xml:space="preserve">. </w:t>
      </w:r>
      <w:r w:rsidR="00AD60C9">
        <w:fldChar w:fldCharType="begin"/>
      </w:r>
      <w:r w:rsidR="00AD60C9">
        <w:instrText xml:space="preserve"> REF _Ref461114343 \h </w:instrText>
      </w:r>
      <w:r w:rsidR="00AD60C9">
        <w:fldChar w:fldCharType="separate"/>
      </w:r>
      <w:r w:rsidR="00AD60C9">
        <w:t xml:space="preserve">Figure </w:t>
      </w:r>
      <w:r w:rsidR="00AD60C9">
        <w:rPr>
          <w:noProof/>
        </w:rPr>
        <w:t>19</w:t>
      </w:r>
      <w:r w:rsidR="00AD60C9">
        <w:fldChar w:fldCharType="end"/>
      </w:r>
      <w:r w:rsidR="009210E0">
        <w:t xml:space="preserve"> shows the location along a downstream flowpath</w:t>
      </w:r>
      <w:r w:rsidR="00417539">
        <w:t xml:space="preserve"> referencing a known outflow node</w:t>
      </w:r>
      <w:r w:rsidR="0058719E">
        <w:t xml:space="preserve"> ‘r1’</w:t>
      </w:r>
      <w:r w:rsidR="009210E0">
        <w:t xml:space="preserve">. </w:t>
      </w:r>
    </w:p>
    <w:p w14:paraId="63D81C82" w14:textId="2AD940F5" w:rsidR="00C86433" w:rsidRDefault="00C86433" w:rsidP="00450C77">
      <w:pPr>
        <w:pStyle w:val="StandardWeb"/>
        <w:jc w:val="both"/>
      </w:pPr>
    </w:p>
    <w:p w14:paraId="5BF968ED" w14:textId="77777777" w:rsidR="00EE2057" w:rsidRDefault="00EE2057" w:rsidP="00EE2057">
      <w:pPr>
        <w:pStyle w:val="StandardWeb"/>
        <w:keepNext/>
        <w:jc w:val="center"/>
      </w:pPr>
      <w:r>
        <w:rPr>
          <w:noProof/>
          <w:lang w:val="en-US" w:eastAsia="en-US"/>
        </w:rPr>
        <w:drawing>
          <wp:inline distT="0" distB="0" distL="0" distR="0" wp14:anchorId="0F0D0ACC" wp14:editId="472CE6F4">
            <wp:extent cx="5452043" cy="362920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Dornblut\OGC_HYF_SWG\hlphtml\EARoot\EA1\EA45.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452043" cy="3629205"/>
                    </a:xfrm>
                    <a:prstGeom prst="rect">
                      <a:avLst/>
                    </a:prstGeom>
                    <a:noFill/>
                    <a:ln>
                      <a:noFill/>
                    </a:ln>
                  </pic:spPr>
                </pic:pic>
              </a:graphicData>
            </a:graphic>
          </wp:inline>
        </w:drawing>
      </w:r>
    </w:p>
    <w:p w14:paraId="4C4FEA13" w14:textId="7C931DB2" w:rsidR="00EE2057" w:rsidRPr="00EE2057" w:rsidRDefault="00EE2057" w:rsidP="00834E29">
      <w:pPr>
        <w:pStyle w:val="OGCFigure"/>
        <w:outlineLvl w:val="0"/>
      </w:pPr>
      <w:bookmarkStart w:id="84" w:name="_Ref461114335"/>
      <w:bookmarkStart w:id="85" w:name="_Toc471741713"/>
      <w:r w:rsidRPr="00EE2057">
        <w:t xml:space="preserve">Figure </w:t>
      </w:r>
      <w:r w:rsidR="003F6442">
        <w:fldChar w:fldCharType="begin"/>
      </w:r>
      <w:r w:rsidR="003F6442">
        <w:instrText xml:space="preserve"> SEQ Figure \* ARABIC </w:instrText>
      </w:r>
      <w:r w:rsidR="003F6442">
        <w:fldChar w:fldCharType="separate"/>
      </w:r>
      <w:r w:rsidR="00D62331">
        <w:rPr>
          <w:noProof/>
        </w:rPr>
        <w:t>18</w:t>
      </w:r>
      <w:r w:rsidR="003F6442">
        <w:rPr>
          <w:noProof/>
        </w:rPr>
        <w:fldChar w:fldCharType="end"/>
      </w:r>
      <w:bookmarkEnd w:id="84"/>
      <w:r w:rsidRPr="00EE2057">
        <w:t xml:space="preserve">: Position (yellow dot) </w:t>
      </w:r>
      <w:r w:rsidR="00D3330E">
        <w:t xml:space="preserve">of an outflow node </w:t>
      </w:r>
      <w:r w:rsidR="001C1786">
        <w:t>referencing</w:t>
      </w:r>
      <w:r w:rsidR="00D3330E">
        <w:t xml:space="preserve"> an inflow node, expressed as a measured distance from a upstream referent</w:t>
      </w:r>
      <w:r w:rsidR="00D3330E" w:rsidDel="001A4A9E">
        <w:t xml:space="preserve"> </w:t>
      </w:r>
      <w:r w:rsidRPr="00EE2057">
        <w:t>(red dot).</w:t>
      </w:r>
      <w:bookmarkEnd w:id="85"/>
    </w:p>
    <w:p w14:paraId="49F9D1D7" w14:textId="51CDB636" w:rsidR="00BC5D5D" w:rsidRDefault="00BC5D5D" w:rsidP="00526406">
      <w:pPr>
        <w:pStyle w:val="Beschriftung"/>
        <w:rPr>
          <w:lang w:val="en-US"/>
        </w:rPr>
      </w:pPr>
    </w:p>
    <w:p w14:paraId="5BD41EF7" w14:textId="3188CADC" w:rsidR="00526406" w:rsidRPr="006E2769" w:rsidRDefault="00BC5D5D" w:rsidP="003377F2">
      <w:pPr>
        <w:tabs>
          <w:tab w:val="left" w:pos="1477"/>
        </w:tabs>
      </w:pPr>
      <w:r>
        <w:tab/>
      </w:r>
    </w:p>
    <w:p w14:paraId="743452C6" w14:textId="77777777" w:rsidR="00EE2057" w:rsidRDefault="00EE2057" w:rsidP="00EE2057">
      <w:pPr>
        <w:pStyle w:val="Beschriftung"/>
        <w:keepNext/>
      </w:pPr>
      <w:r>
        <w:rPr>
          <w:noProof/>
          <w:lang w:val="en-US"/>
        </w:rPr>
        <w:lastRenderedPageBreak/>
        <w:drawing>
          <wp:inline distT="0" distB="0" distL="0" distR="0" wp14:anchorId="440B19E0" wp14:editId="1B21EB1D">
            <wp:extent cx="4872279" cy="3334696"/>
            <wp:effectExtent l="0" t="0" r="508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Dornblut\OGC_HYF_SWG\hlphtml\EARoot\EA1\EA47.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872279" cy="3334696"/>
                    </a:xfrm>
                    <a:prstGeom prst="rect">
                      <a:avLst/>
                    </a:prstGeom>
                    <a:noFill/>
                    <a:ln>
                      <a:noFill/>
                    </a:ln>
                  </pic:spPr>
                </pic:pic>
              </a:graphicData>
            </a:graphic>
          </wp:inline>
        </w:drawing>
      </w:r>
    </w:p>
    <w:p w14:paraId="16586A99" w14:textId="763E483F" w:rsidR="00EE2057" w:rsidRDefault="00EE2057" w:rsidP="00834E29">
      <w:pPr>
        <w:pStyle w:val="OGCFigure"/>
        <w:outlineLvl w:val="0"/>
      </w:pPr>
      <w:bookmarkStart w:id="86" w:name="_Ref461114343"/>
      <w:bookmarkStart w:id="87" w:name="_Toc471741714"/>
      <w:r>
        <w:t xml:space="preserve">Figure </w:t>
      </w:r>
      <w:r w:rsidR="003F6442">
        <w:fldChar w:fldCharType="begin"/>
      </w:r>
      <w:r w:rsidR="003F6442">
        <w:instrText xml:space="preserve"> SEQ Figure \* ARABIC </w:instrText>
      </w:r>
      <w:r w:rsidR="003F6442">
        <w:fldChar w:fldCharType="separate"/>
      </w:r>
      <w:r w:rsidR="00D62331">
        <w:rPr>
          <w:noProof/>
        </w:rPr>
        <w:t>19</w:t>
      </w:r>
      <w:r w:rsidR="003F6442">
        <w:rPr>
          <w:noProof/>
        </w:rPr>
        <w:fldChar w:fldCharType="end"/>
      </w:r>
      <w:bookmarkEnd w:id="86"/>
      <w:r>
        <w:t xml:space="preserve">: </w:t>
      </w:r>
      <w:r w:rsidRPr="00526406">
        <w:t xml:space="preserve">Position (yellow dot) </w:t>
      </w:r>
      <w:r w:rsidR="001A4A9E">
        <w:t xml:space="preserve">of an inflow </w:t>
      </w:r>
      <w:r w:rsidR="00D3330E">
        <w:t xml:space="preserve">node </w:t>
      </w:r>
      <w:r w:rsidR="001A4A9E">
        <w:t xml:space="preserve">relative to </w:t>
      </w:r>
      <w:r w:rsidR="00D3330E">
        <w:t>an outflow node</w:t>
      </w:r>
      <w:r w:rsidR="001A4A9E">
        <w:t xml:space="preserve">, determined along a downstream flowpath, expressed as a measured distance from </w:t>
      </w:r>
      <w:r w:rsidR="00D3330E">
        <w:t>a downstream referent</w:t>
      </w:r>
      <w:r w:rsidR="00D3330E" w:rsidDel="001A4A9E">
        <w:t xml:space="preserve"> </w:t>
      </w:r>
      <w:r w:rsidRPr="00526406">
        <w:t>(red dot).</w:t>
      </w:r>
      <w:bookmarkEnd w:id="87"/>
    </w:p>
    <w:p w14:paraId="46AB195B" w14:textId="4C676532" w:rsidR="0019707D" w:rsidRDefault="00207200" w:rsidP="0019707D">
      <w:pPr>
        <w:pStyle w:val="StandardWeb"/>
        <w:jc w:val="both"/>
        <w:rPr>
          <w:lang w:val="en-US"/>
        </w:rPr>
      </w:pPr>
      <w:r>
        <w:rPr>
          <w:lang w:val="en-US"/>
        </w:rPr>
        <w:fldChar w:fldCharType="begin"/>
      </w:r>
      <w:r>
        <w:rPr>
          <w:lang w:val="en-US"/>
        </w:rPr>
        <w:instrText xml:space="preserve"> REF _Ref460919842 \h </w:instrText>
      </w:r>
      <w:r>
        <w:rPr>
          <w:lang w:val="en-US"/>
        </w:rPr>
      </w:r>
      <w:r>
        <w:rPr>
          <w:lang w:val="en-US"/>
        </w:rPr>
        <w:fldChar w:fldCharType="separate"/>
      </w:r>
      <w:r w:rsidRPr="003377F2">
        <w:t xml:space="preserve">Figure </w:t>
      </w:r>
      <w:r>
        <w:rPr>
          <w:noProof/>
        </w:rPr>
        <w:t>20</w:t>
      </w:r>
      <w:r>
        <w:rPr>
          <w:lang w:val="en-US"/>
        </w:rPr>
        <w:fldChar w:fldCharType="end"/>
      </w:r>
      <w:r w:rsidR="0058719E">
        <w:rPr>
          <w:lang w:val="en-US"/>
        </w:rPr>
        <w:t xml:space="preserve"> </w:t>
      </w:r>
      <w:r w:rsidR="00D62331">
        <w:rPr>
          <w:lang w:val="en-US"/>
        </w:rPr>
        <w:t>illus</w:t>
      </w:r>
      <w:r w:rsidR="00417539">
        <w:rPr>
          <w:lang w:val="en-US"/>
        </w:rPr>
        <w:t>trates how</w:t>
      </w:r>
      <w:r w:rsidR="0019707D" w:rsidRPr="003377F2">
        <w:rPr>
          <w:lang w:val="en-US"/>
        </w:rPr>
        <w:t xml:space="preserve"> the position of a new location can be determined as </w:t>
      </w:r>
      <w:r w:rsidR="0058719E">
        <w:rPr>
          <w:lang w:val="en-US"/>
        </w:rPr>
        <w:t>part</w:t>
      </w:r>
      <w:r w:rsidR="0019707D" w:rsidRPr="003377F2">
        <w:rPr>
          <w:lang w:val="en-US"/>
        </w:rPr>
        <w:t xml:space="preserve"> the known distance between </w:t>
      </w:r>
      <w:r w:rsidR="00417539">
        <w:rPr>
          <w:lang w:val="en-US"/>
        </w:rPr>
        <w:t>inflow and outflow nodes</w:t>
      </w:r>
      <w:r w:rsidR="0019707D" w:rsidRPr="003377F2">
        <w:rPr>
          <w:lang w:val="en-US"/>
        </w:rPr>
        <w:t xml:space="preserve"> bounding a flowpath in upstream and downstream direction, whereby the origin where the flowpath starts is set at one of these, and directed to the other outfall upstream or downstream of this. This approach may be used in the case that the new location itself is not declared to be an inflow or outflow of a catchment</w:t>
      </w:r>
      <w:r w:rsidR="00417539">
        <w:rPr>
          <w:lang w:val="en-US"/>
        </w:rPr>
        <w:t>.</w:t>
      </w:r>
    </w:p>
    <w:p w14:paraId="35A31B56" w14:textId="2C35F581" w:rsidR="0019707D" w:rsidRDefault="0019707D" w:rsidP="00E226E8">
      <w:pPr>
        <w:pStyle w:val="OGCFigure"/>
      </w:pPr>
      <w:r w:rsidRPr="0051538B">
        <w:rPr>
          <w:noProof/>
        </w:rPr>
        <w:lastRenderedPageBreak/>
        <w:drawing>
          <wp:inline distT="0" distB="0" distL="0" distR="0" wp14:anchorId="314EA562" wp14:editId="4A2C9F5A">
            <wp:extent cx="4775437" cy="3340800"/>
            <wp:effectExtent l="0" t="0" r="635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Dornblut\OGC_HYF_SWG\hlphtml\EARoot\EA1\EA27.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775437" cy="3340800"/>
                    </a:xfrm>
                    <a:prstGeom prst="rect">
                      <a:avLst/>
                    </a:prstGeom>
                    <a:noFill/>
                    <a:ln>
                      <a:noFill/>
                    </a:ln>
                  </pic:spPr>
                </pic:pic>
              </a:graphicData>
            </a:graphic>
          </wp:inline>
        </w:drawing>
      </w:r>
    </w:p>
    <w:p w14:paraId="277FA540" w14:textId="40F1B987" w:rsidR="001A4A9E" w:rsidRPr="00D3330E" w:rsidRDefault="0019707D" w:rsidP="00D3330E">
      <w:pPr>
        <w:pStyle w:val="Beschriftung"/>
        <w:rPr>
          <w:lang w:val="en-US"/>
        </w:rPr>
      </w:pPr>
      <w:bookmarkStart w:id="88" w:name="_Ref460919842"/>
      <w:bookmarkStart w:id="89" w:name="_Toc471741715"/>
      <w:r w:rsidRPr="003377F2">
        <w:t xml:space="preserve">Figure </w:t>
      </w:r>
      <w:r w:rsidRPr="003377F2">
        <w:fldChar w:fldCharType="begin"/>
      </w:r>
      <w:r w:rsidRPr="003377F2">
        <w:instrText xml:space="preserve"> SEQ Figure \* ARABIC </w:instrText>
      </w:r>
      <w:r w:rsidRPr="003377F2">
        <w:fldChar w:fldCharType="separate"/>
      </w:r>
      <w:r w:rsidR="00D62331">
        <w:rPr>
          <w:noProof/>
        </w:rPr>
        <w:t>20</w:t>
      </w:r>
      <w:r w:rsidRPr="003377F2">
        <w:fldChar w:fldCharType="end"/>
      </w:r>
      <w:bookmarkEnd w:id="88"/>
      <w:r w:rsidRPr="003377F2">
        <w:t>:</w:t>
      </w:r>
      <w:r w:rsidR="00167E1C" w:rsidRPr="003377F2">
        <w:t xml:space="preserve"> </w:t>
      </w:r>
      <w:r w:rsidR="00334D7A" w:rsidRPr="003377F2">
        <w:t xml:space="preserve">Intermediate </w:t>
      </w:r>
      <w:r w:rsidR="00DD072F" w:rsidRPr="003377F2">
        <w:t xml:space="preserve">Position (yellow dot) </w:t>
      </w:r>
      <w:r w:rsidR="00D3330E">
        <w:t xml:space="preserve">between known inflow and outflow nodes, </w:t>
      </w:r>
      <w:r w:rsidR="00842A1F">
        <w:t xml:space="preserve">expressed as distance </w:t>
      </w:r>
      <w:r w:rsidR="00334D7A" w:rsidRPr="003377F2">
        <w:t xml:space="preserve">from </w:t>
      </w:r>
      <w:r w:rsidR="00842A1F">
        <w:t>a</w:t>
      </w:r>
      <w:r w:rsidR="00C065A8">
        <w:t xml:space="preserve"> located </w:t>
      </w:r>
      <w:r w:rsidR="00842A1F">
        <w:t>upstream or downstream</w:t>
      </w:r>
      <w:r w:rsidR="00C065A8">
        <w:t xml:space="preserve"> </w:t>
      </w:r>
      <w:r w:rsidR="00842A1F">
        <w:t>referent</w:t>
      </w:r>
      <w:r w:rsidR="00DD072F" w:rsidRPr="003377F2">
        <w:t xml:space="preserve"> (red dot</w:t>
      </w:r>
      <w:r w:rsidR="00F41705" w:rsidRPr="003377F2">
        <w:t>s</w:t>
      </w:r>
      <w:r w:rsidR="00DD072F" w:rsidRPr="003377F2">
        <w:t>).</w:t>
      </w:r>
      <w:bookmarkEnd w:id="89"/>
      <w:r w:rsidR="00DD072F" w:rsidRPr="003377F2">
        <w:t xml:space="preserve"> </w:t>
      </w:r>
    </w:p>
    <w:p w14:paraId="0EF0FA14" w14:textId="77777777" w:rsidR="00DD072F" w:rsidRPr="00D3330E" w:rsidRDefault="00DD072F" w:rsidP="005728BE">
      <w:pPr>
        <w:pStyle w:val="OGCFigure"/>
      </w:pPr>
    </w:p>
    <w:p w14:paraId="4E6F01DB" w14:textId="1E75E94F" w:rsidR="00417539" w:rsidRDefault="00417539" w:rsidP="00417539">
      <w:pPr>
        <w:pStyle w:val="StandardWeb"/>
        <w:jc w:val="both"/>
      </w:pPr>
      <w:r>
        <w:t xml:space="preserve">The UML diagrams shown in </w:t>
      </w:r>
      <w:r w:rsidR="00DF2ED2">
        <w:fldChar w:fldCharType="begin"/>
      </w:r>
      <w:r w:rsidR="00DF2ED2">
        <w:instrText xml:space="preserve"> REF _Ref461114335 \h </w:instrText>
      </w:r>
      <w:r w:rsidR="00DF2ED2">
        <w:fldChar w:fldCharType="separate"/>
      </w:r>
      <w:r w:rsidR="00AD60C9" w:rsidRPr="00EE2057">
        <w:t xml:space="preserve">Figure </w:t>
      </w:r>
      <w:r w:rsidR="00AD60C9">
        <w:rPr>
          <w:noProof/>
        </w:rPr>
        <w:t>18</w:t>
      </w:r>
      <w:r w:rsidR="00DF2ED2">
        <w:fldChar w:fldCharType="end"/>
      </w:r>
      <w:r w:rsidR="00AD60C9">
        <w:t>-</w:t>
      </w:r>
      <w:r>
        <w:t xml:space="preserve">20 illustrate </w:t>
      </w:r>
      <w:r w:rsidRPr="00B824EE">
        <w:t xml:space="preserve">by means of ‘tagged values’ </w:t>
      </w:r>
      <w:r>
        <w:t xml:space="preserve">that the </w:t>
      </w:r>
      <w:r w:rsidRPr="003377F2">
        <w:t xml:space="preserve">river positioning system </w:t>
      </w:r>
      <w:r>
        <w:t xml:space="preserve">defined in </w:t>
      </w:r>
      <w:r w:rsidRPr="003377F2">
        <w:t>this standard</w:t>
      </w:r>
      <w:r>
        <w:t xml:space="preserve"> generally c</w:t>
      </w:r>
      <w:r w:rsidRPr="003377F2">
        <w:t xml:space="preserve">orresponds </w:t>
      </w:r>
      <w:r>
        <w:t>with</w:t>
      </w:r>
      <w:r w:rsidRPr="003377F2">
        <w:t xml:space="preserve"> the OGC standard model for </w:t>
      </w:r>
      <w:r>
        <w:t>L</w:t>
      </w:r>
      <w:r w:rsidRPr="003377F2">
        <w:t xml:space="preserve">inear </w:t>
      </w:r>
      <w:r>
        <w:t>R</w:t>
      </w:r>
      <w:r w:rsidRPr="003377F2">
        <w:t xml:space="preserve">eferencing which is considered as the general framework to assign a position to a </w:t>
      </w:r>
      <w:r>
        <w:t>feature of interest</w:t>
      </w:r>
      <w:r w:rsidRPr="003377F2">
        <w:t xml:space="preserve"> along </w:t>
      </w:r>
      <w:r w:rsidR="003D49B2">
        <w:t>a hydrologic feature</w:t>
      </w:r>
      <w:r>
        <w:t xml:space="preserve">. The ‘tags’ in the UML specify fundamental properties of a linear referencing along a flowpath to express the referenced location as distance from a located referent which may be the known inflow or outflow node but also another referenced location. </w:t>
      </w:r>
      <w:r w:rsidRPr="00B824EE">
        <w:t>For example</w:t>
      </w:r>
      <w:r>
        <w:t xml:space="preserve">, an ‘inflow-position’ (P=n1 in </w:t>
      </w:r>
      <w:r w:rsidR="00DF2ED2">
        <w:fldChar w:fldCharType="begin"/>
      </w:r>
      <w:r w:rsidR="00DF2ED2">
        <w:instrText xml:space="preserve"> REF _Ref461114343 \h </w:instrText>
      </w:r>
      <w:r w:rsidR="00DF2ED2">
        <w:fldChar w:fldCharType="separate"/>
      </w:r>
      <w:r w:rsidR="00AD60C9">
        <w:t xml:space="preserve">Figure </w:t>
      </w:r>
      <w:r w:rsidR="00AD60C9">
        <w:rPr>
          <w:noProof/>
        </w:rPr>
        <w:t>19</w:t>
      </w:r>
      <w:r w:rsidR="00DF2ED2">
        <w:fldChar w:fldCharType="end"/>
      </w:r>
      <w:r>
        <w:t xml:space="preserve">) may be expressed as the ‘distance-from-outflow-node’ (r1) specifying a ‘distance-along’ flowpath. Combining this use case with that displayed in </w:t>
      </w:r>
      <w:r w:rsidR="00AD60C9">
        <w:fldChar w:fldCharType="begin"/>
      </w:r>
      <w:r w:rsidR="00AD60C9">
        <w:instrText xml:space="preserve"> REF _Ref460919842 \h </w:instrText>
      </w:r>
      <w:r w:rsidR="00AD60C9">
        <w:fldChar w:fldCharType="separate"/>
      </w:r>
      <w:r w:rsidR="00AD60C9" w:rsidRPr="003377F2">
        <w:t xml:space="preserve">Figure </w:t>
      </w:r>
      <w:r w:rsidR="00AD60C9">
        <w:rPr>
          <w:noProof/>
        </w:rPr>
        <w:t>20</w:t>
      </w:r>
      <w:r w:rsidR="00AD60C9">
        <w:fldChar w:fldCharType="end"/>
      </w:r>
      <w:r>
        <w:t xml:space="preserve">, a linearly referenced ‘inflow-position’ (P=n1) may form the already located ‘downstream-referent’ referenced by the new position (P). </w:t>
      </w:r>
    </w:p>
    <w:p w14:paraId="15A76E37" w14:textId="2736695A" w:rsidR="00711F80" w:rsidRPr="00711F80" w:rsidRDefault="00711F80" w:rsidP="00417539">
      <w:pPr>
        <w:pStyle w:val="StandardWeb"/>
        <w:jc w:val="both"/>
      </w:pPr>
      <w:r>
        <w:t xml:space="preserve">Specific HY_Features classes supporting </w:t>
      </w:r>
      <w:r w:rsidRPr="003377F2">
        <w:t xml:space="preserve">the </w:t>
      </w:r>
      <w:r>
        <w:t>referencing</w:t>
      </w:r>
      <w:r w:rsidRPr="003377F2">
        <w:t xml:space="preserve"> ‘along a river’</w:t>
      </w:r>
      <w:r>
        <w:t xml:space="preserve"> include </w:t>
      </w:r>
      <w:proofErr w:type="spellStart"/>
      <w:r w:rsidRPr="003377F2">
        <w:t>HY_RiverReferenceSystem</w:t>
      </w:r>
      <w:proofErr w:type="spellEnd"/>
      <w:r>
        <w:t>,</w:t>
      </w:r>
      <w:r w:rsidRPr="003377F2">
        <w:t xml:space="preserve"> </w:t>
      </w:r>
      <w:proofErr w:type="spellStart"/>
      <w:r w:rsidRPr="003377F2">
        <w:t>HY_IndirectPosition</w:t>
      </w:r>
      <w:proofErr w:type="spellEnd"/>
      <w:r>
        <w:t xml:space="preserve">, </w:t>
      </w:r>
      <w:proofErr w:type="spellStart"/>
      <w:r w:rsidRPr="003377F2">
        <w:t>HY_Distance</w:t>
      </w:r>
      <w:r>
        <w:t>From</w:t>
      </w:r>
      <w:r w:rsidRPr="003377F2">
        <w:t>Referent</w:t>
      </w:r>
      <w:proofErr w:type="spellEnd"/>
      <w:r w:rsidRPr="003377F2">
        <w:t xml:space="preserve"> and </w:t>
      </w:r>
      <w:proofErr w:type="spellStart"/>
      <w:r w:rsidRPr="003377F2">
        <w:t>HY_</w:t>
      </w:r>
      <w:r>
        <w:t>Distance</w:t>
      </w:r>
      <w:r w:rsidRPr="003377F2">
        <w:t>Desc</w:t>
      </w:r>
      <w:r>
        <w:t>r</w:t>
      </w:r>
      <w:r w:rsidRPr="003377F2">
        <w:t>iption</w:t>
      </w:r>
      <w:proofErr w:type="spellEnd"/>
      <w:r w:rsidRPr="003377F2">
        <w:t xml:space="preserve"> described in section 7.</w:t>
      </w:r>
      <w:r>
        <w:t>3.3</w:t>
      </w:r>
      <w:r w:rsidRPr="003377F2">
        <w:t xml:space="preserve"> of this standard</w:t>
      </w:r>
    </w:p>
    <w:p w14:paraId="4BF56605" w14:textId="594952E9" w:rsidR="006060E4" w:rsidRPr="003377F2" w:rsidRDefault="00207200" w:rsidP="00FC1800">
      <w:pPr>
        <w:jc w:val="both"/>
        <w:rPr>
          <w:rFonts w:eastAsia="MS Mincho"/>
          <w:lang w:val="en-AU"/>
        </w:rPr>
      </w:pPr>
      <w:r>
        <w:fldChar w:fldCharType="begin"/>
      </w:r>
      <w:r>
        <w:instrText xml:space="preserve"> REF _Ref471469991 \h </w:instrText>
      </w:r>
      <w:r>
        <w:fldChar w:fldCharType="separate"/>
      </w:r>
      <w:r w:rsidRPr="003377F2">
        <w:t xml:space="preserve">Table </w:t>
      </w:r>
      <w:r>
        <w:rPr>
          <w:noProof/>
        </w:rPr>
        <w:t>1</w:t>
      </w:r>
      <w:r>
        <w:fldChar w:fldCharType="end"/>
      </w:r>
      <w:r w:rsidR="008D5284" w:rsidRPr="003377F2">
        <w:t xml:space="preserve"> </w:t>
      </w:r>
      <w:r w:rsidR="00247248" w:rsidRPr="003377F2">
        <w:t xml:space="preserve">provides a descriptive ‘mapping’ </w:t>
      </w:r>
      <w:r w:rsidR="008D5284" w:rsidRPr="003377F2">
        <w:t xml:space="preserve">intended to provide a basic </w:t>
      </w:r>
      <w:r w:rsidR="00247248" w:rsidRPr="003377F2">
        <w:t xml:space="preserve">understanding of </w:t>
      </w:r>
      <w:r w:rsidR="005F1D17" w:rsidRPr="003377F2">
        <w:t>how the</w:t>
      </w:r>
      <w:r w:rsidR="00247248" w:rsidRPr="003377F2">
        <w:t xml:space="preserve"> HY_Features </w:t>
      </w:r>
      <w:r w:rsidR="008D5284" w:rsidRPr="003377F2">
        <w:t xml:space="preserve">river positioning </w:t>
      </w:r>
      <w:r w:rsidR="001363F9">
        <w:t xml:space="preserve">system </w:t>
      </w:r>
      <w:r w:rsidR="005F1D17" w:rsidRPr="003377F2">
        <w:t>may specify the</w:t>
      </w:r>
      <w:r w:rsidR="00247248" w:rsidRPr="003377F2">
        <w:t xml:space="preserve"> </w:t>
      </w:r>
      <w:r w:rsidR="00FC1800">
        <w:t xml:space="preserve">OGC standard </w:t>
      </w:r>
      <w:r w:rsidR="00247248" w:rsidRPr="003377F2">
        <w:t>Linear</w:t>
      </w:r>
      <w:r w:rsidR="00247248" w:rsidRPr="003377F2">
        <w:rPr>
          <w:rFonts w:eastAsia="MS Mincho"/>
          <w:lang w:val="en-AU"/>
        </w:rPr>
        <w:t xml:space="preserve"> referencing model.</w:t>
      </w:r>
      <w:r w:rsidR="001363F9">
        <w:rPr>
          <w:rFonts w:eastAsia="MS Mincho"/>
          <w:lang w:val="en-AU"/>
        </w:rPr>
        <w:t xml:space="preserve"> </w:t>
      </w:r>
      <w:r w:rsidR="00417539">
        <w:rPr>
          <w:rFonts w:eastAsia="MS Mincho"/>
          <w:lang w:val="en-AU"/>
        </w:rPr>
        <w:t xml:space="preserve">The river positioning system </w:t>
      </w:r>
      <w:r w:rsidR="00417539" w:rsidRPr="003377F2">
        <w:t xml:space="preserve">is described in detail in section </w:t>
      </w:r>
      <w:r w:rsidR="00417539" w:rsidRPr="004F7A33">
        <w:t>7.3.3</w:t>
      </w:r>
      <w:r w:rsidR="00417539" w:rsidRPr="003377F2">
        <w:t xml:space="preserve"> of</w:t>
      </w:r>
      <w:r w:rsidR="00417539">
        <w:t xml:space="preserve"> this standard, the OGC linear referencing model </w:t>
      </w:r>
      <w:r w:rsidR="00417539" w:rsidRPr="003377F2">
        <w:t xml:space="preserve">within the </w:t>
      </w:r>
      <w:r w:rsidR="00417539" w:rsidRPr="003377F2">
        <w:rPr>
          <w:rFonts w:eastAsia="MS Mincho"/>
          <w:lang w:val="en-AU"/>
        </w:rPr>
        <w:t>OGC Abstract Specification Topic 19, Linear referencing</w:t>
      </w:r>
      <w:r w:rsidR="00417539" w:rsidRPr="003377F2">
        <w:t xml:space="preserve"> </w:t>
      </w:r>
      <w:r w:rsidR="00B479B2" w:rsidRPr="003377F2">
        <w:t xml:space="preserve">(aka </w:t>
      </w:r>
      <w:r w:rsidR="00B479B2" w:rsidRPr="0076461C">
        <w:rPr>
          <w:bCs/>
        </w:rPr>
        <w:t>ISO/FDIS19148:2011</w:t>
      </w:r>
      <w:r w:rsidR="00B479B2" w:rsidRPr="003377F2">
        <w:t>)</w:t>
      </w:r>
      <w:r w:rsidR="00B479B2">
        <w:t>.</w:t>
      </w:r>
    </w:p>
    <w:p w14:paraId="006DF3BD" w14:textId="6B08D70E" w:rsidR="00247248" w:rsidRPr="003377F2" w:rsidRDefault="00247248" w:rsidP="00247248">
      <w:pPr>
        <w:pStyle w:val="OGCtableheader"/>
      </w:pPr>
      <w:bookmarkStart w:id="90" w:name="_Ref471469991"/>
      <w:bookmarkStart w:id="91" w:name="_Toc471741742"/>
      <w:r w:rsidRPr="003377F2">
        <w:lastRenderedPageBreak/>
        <w:t xml:space="preserve">Table </w:t>
      </w:r>
      <w:r w:rsidR="003F6442">
        <w:fldChar w:fldCharType="begin"/>
      </w:r>
      <w:r w:rsidR="003F6442">
        <w:instrText xml:space="preserve"> SEQ Table \* ARABIC </w:instrText>
      </w:r>
      <w:r w:rsidR="003F6442">
        <w:fldChar w:fldCharType="separate"/>
      </w:r>
      <w:r w:rsidR="00D62331">
        <w:rPr>
          <w:noProof/>
        </w:rPr>
        <w:t>1</w:t>
      </w:r>
      <w:r w:rsidR="003F6442">
        <w:rPr>
          <w:noProof/>
        </w:rPr>
        <w:fldChar w:fldCharType="end"/>
      </w:r>
      <w:bookmarkEnd w:id="90"/>
      <w:r w:rsidRPr="003377F2">
        <w:t xml:space="preserve">: </w:t>
      </w:r>
      <w:r w:rsidR="00B479B2" w:rsidRPr="003377F2">
        <w:t xml:space="preserve">HY_Features </w:t>
      </w:r>
      <w:r w:rsidR="00B479B2">
        <w:t xml:space="preserve">river positioning </w:t>
      </w:r>
      <w:r w:rsidR="00B479B2" w:rsidRPr="003377F2">
        <w:t>concepts comparable with the OGC Linear</w:t>
      </w:r>
      <w:r w:rsidR="00B479B2" w:rsidRPr="003377F2">
        <w:rPr>
          <w:rFonts w:eastAsia="MS Mincho"/>
          <w:lang w:val="en-AU"/>
        </w:rPr>
        <w:t xml:space="preserve"> referencing model</w:t>
      </w:r>
      <w:bookmarkEnd w:id="91"/>
    </w:p>
    <w:tbl>
      <w:tblPr>
        <w:tblStyle w:val="Tabellenraster"/>
        <w:tblW w:w="5000" w:type="pct"/>
        <w:tblLook w:val="06A0" w:firstRow="1" w:lastRow="0" w:firstColumn="1" w:lastColumn="0" w:noHBand="1" w:noVBand="1"/>
      </w:tblPr>
      <w:tblGrid>
        <w:gridCol w:w="2923"/>
        <w:gridCol w:w="3436"/>
        <w:gridCol w:w="2497"/>
      </w:tblGrid>
      <w:tr w:rsidR="00E06F66" w:rsidRPr="002D7324" w14:paraId="32CF4283" w14:textId="77777777" w:rsidTr="008B7FB2">
        <w:tc>
          <w:tcPr>
            <w:tcW w:w="1650" w:type="pct"/>
            <w:shd w:val="clear" w:color="auto" w:fill="F2F2F2" w:themeFill="background1" w:themeFillShade="F2"/>
            <w:hideMark/>
          </w:tcPr>
          <w:p w14:paraId="32AD98FA" w14:textId="77777777" w:rsidR="00F8795C" w:rsidRDefault="00F8795C" w:rsidP="00B479B2">
            <w:pPr>
              <w:spacing w:after="0"/>
              <w:jc w:val="center"/>
              <w:rPr>
                <w:b/>
                <w:bCs/>
              </w:rPr>
            </w:pPr>
            <w:r w:rsidRPr="003377F2">
              <w:rPr>
                <w:b/>
                <w:bCs/>
              </w:rPr>
              <w:t xml:space="preserve">HY_Features </w:t>
            </w:r>
            <w:r w:rsidR="001B151F" w:rsidRPr="003377F2">
              <w:rPr>
                <w:b/>
                <w:bCs/>
              </w:rPr>
              <w:t>concept</w:t>
            </w:r>
          </w:p>
          <w:p w14:paraId="14AF1273" w14:textId="0796DF79" w:rsidR="00B479B2" w:rsidRPr="003377F2" w:rsidRDefault="00B479B2" w:rsidP="00991EDB">
            <w:pPr>
              <w:spacing w:after="0"/>
              <w:jc w:val="center"/>
              <w:rPr>
                <w:b/>
                <w:bCs/>
              </w:rPr>
            </w:pPr>
            <w:r w:rsidRPr="002D7324">
              <w:rPr>
                <w:bCs/>
              </w:rPr>
              <w:t>(</w:t>
            </w:r>
            <w:r w:rsidR="00991EDB">
              <w:rPr>
                <w:bCs/>
              </w:rPr>
              <w:t>internal HYF reference</w:t>
            </w:r>
            <w:r w:rsidRPr="002D7324">
              <w:rPr>
                <w:bCs/>
              </w:rPr>
              <w:t>)</w:t>
            </w:r>
          </w:p>
        </w:tc>
        <w:tc>
          <w:tcPr>
            <w:tcW w:w="1940" w:type="pct"/>
            <w:hideMark/>
          </w:tcPr>
          <w:p w14:paraId="1B63894A" w14:textId="5F48A573" w:rsidR="00F8795C" w:rsidRPr="003377F2" w:rsidRDefault="0002492A" w:rsidP="0002492A">
            <w:pPr>
              <w:spacing w:after="0"/>
              <w:jc w:val="center"/>
              <w:rPr>
                <w:b/>
                <w:bCs/>
              </w:rPr>
            </w:pPr>
            <w:r w:rsidRPr="003377F2">
              <w:rPr>
                <w:b/>
                <w:bCs/>
              </w:rPr>
              <w:t xml:space="preserve">Description </w:t>
            </w:r>
          </w:p>
        </w:tc>
        <w:tc>
          <w:tcPr>
            <w:tcW w:w="1410" w:type="pct"/>
            <w:hideMark/>
          </w:tcPr>
          <w:p w14:paraId="2F0B61B4" w14:textId="77777777" w:rsidR="00F8795C" w:rsidRPr="002D7324" w:rsidRDefault="0002492A" w:rsidP="001B151F">
            <w:pPr>
              <w:spacing w:after="0"/>
              <w:jc w:val="center"/>
              <w:rPr>
                <w:b/>
                <w:bCs/>
              </w:rPr>
            </w:pPr>
            <w:r w:rsidRPr="002D7324">
              <w:rPr>
                <w:b/>
                <w:bCs/>
              </w:rPr>
              <w:t>OGC L</w:t>
            </w:r>
            <w:r w:rsidR="001B151F" w:rsidRPr="002D7324">
              <w:rPr>
                <w:b/>
                <w:bCs/>
              </w:rPr>
              <w:t>R concept</w:t>
            </w:r>
          </w:p>
          <w:p w14:paraId="5496A89C" w14:textId="4207C9BF" w:rsidR="00936C41" w:rsidRPr="002D7324" w:rsidRDefault="00991EDB" w:rsidP="00991EDB">
            <w:pPr>
              <w:spacing w:after="0"/>
              <w:jc w:val="center"/>
              <w:rPr>
                <w:bCs/>
              </w:rPr>
            </w:pPr>
            <w:r w:rsidRPr="002D7324">
              <w:rPr>
                <w:bCs/>
              </w:rPr>
              <w:t>(</w:t>
            </w:r>
            <w:r>
              <w:rPr>
                <w:bCs/>
              </w:rPr>
              <w:t xml:space="preserve"> internal LR reference</w:t>
            </w:r>
            <w:r w:rsidR="00936C41" w:rsidRPr="002D7324">
              <w:rPr>
                <w:bCs/>
              </w:rPr>
              <w:t>)</w:t>
            </w:r>
          </w:p>
        </w:tc>
      </w:tr>
      <w:tr w:rsidR="004033C6" w:rsidRPr="002D7324" w14:paraId="2051E0B5" w14:textId="77777777" w:rsidTr="008B7FB2">
        <w:tc>
          <w:tcPr>
            <w:tcW w:w="1650" w:type="pct"/>
            <w:shd w:val="clear" w:color="auto" w:fill="F2F2F2" w:themeFill="background1" w:themeFillShade="F2"/>
          </w:tcPr>
          <w:p w14:paraId="0FADC1BD" w14:textId="2C881A31" w:rsidR="004033C6" w:rsidRPr="003377F2" w:rsidRDefault="004033C6" w:rsidP="00EE30C1">
            <w:pPr>
              <w:spacing w:after="0"/>
              <w:rPr>
                <w:b/>
                <w:bCs/>
              </w:rPr>
            </w:pPr>
            <w:r>
              <w:rPr>
                <w:b/>
                <w:bCs/>
              </w:rPr>
              <w:t xml:space="preserve">River Positioning System </w:t>
            </w:r>
            <w:r w:rsidRPr="009D59D7">
              <w:rPr>
                <w:bCs/>
              </w:rPr>
              <w:t>(</w:t>
            </w:r>
            <w:r>
              <w:rPr>
                <w:bCs/>
              </w:rPr>
              <w:t xml:space="preserve">leaf package), </w:t>
            </w:r>
            <w:r w:rsidR="00261A4C">
              <w:t xml:space="preserve">describing the </w:t>
            </w:r>
            <w:r w:rsidR="00EE30C1">
              <w:t>system</w:t>
            </w:r>
            <w:r w:rsidR="00EE30C1" w:rsidRPr="008E510D">
              <w:t xml:space="preserve"> </w:t>
            </w:r>
            <w:r w:rsidR="00EE30C1">
              <w:t>applied</w:t>
            </w:r>
            <w:r w:rsidR="00EE30C1" w:rsidRPr="008E510D">
              <w:t xml:space="preserve"> to </w:t>
            </w:r>
            <w:r w:rsidR="00EE30C1">
              <w:t>place</w:t>
            </w:r>
            <w:r w:rsidR="00EE30C1" w:rsidRPr="00AB769F">
              <w:t xml:space="preserve"> a feature</w:t>
            </w:r>
            <w:r w:rsidR="00EE30C1" w:rsidRPr="008E510D">
              <w:t xml:space="preserve"> </w:t>
            </w:r>
            <w:r w:rsidR="00EE30C1">
              <w:t>on</w:t>
            </w:r>
            <w:r w:rsidR="00EE30C1" w:rsidRPr="008E510D">
              <w:t xml:space="preserve"> a </w:t>
            </w:r>
            <w:r w:rsidR="00EE30C1">
              <w:t xml:space="preserve">(linear) </w:t>
            </w:r>
            <w:r w:rsidR="00EE30C1" w:rsidRPr="008E510D">
              <w:t>watercourse</w:t>
            </w:r>
            <w:r w:rsidR="00EE30C1" w:rsidRPr="00AB769F">
              <w:t xml:space="preserve"> </w:t>
            </w:r>
            <w:r w:rsidR="00EE30C1">
              <w:t xml:space="preserve">feature </w:t>
            </w:r>
            <w:r w:rsidR="00EE30C1" w:rsidRPr="00A74C3E">
              <w:t>.</w:t>
            </w:r>
            <w:r w:rsidR="00EE30C1">
              <w:t xml:space="preserve"> The feature location is specified as an indirect position</w:t>
            </w:r>
            <w:r w:rsidR="00EE30C1" w:rsidRPr="00DB31A2">
              <w:t xml:space="preserve"> </w:t>
            </w:r>
            <w:r w:rsidR="00EE30C1">
              <w:t>expressed as distance along the watercourse on which the feature is to be placed</w:t>
            </w:r>
            <w:r w:rsidR="00261A4C">
              <w:t>.</w:t>
            </w:r>
          </w:p>
        </w:tc>
        <w:tc>
          <w:tcPr>
            <w:tcW w:w="1940" w:type="pct"/>
          </w:tcPr>
          <w:p w14:paraId="17EE31F9" w14:textId="0F72FE83" w:rsidR="004033C6" w:rsidRPr="003377F2" w:rsidRDefault="00F60135" w:rsidP="00F60135">
            <w:pPr>
              <w:spacing w:after="0"/>
              <w:rPr>
                <w:b/>
                <w:bCs/>
              </w:rPr>
            </w:pPr>
            <w:r w:rsidRPr="00DE6827">
              <w:t xml:space="preserve">A (hydrologic) feature of interest which is located along the locating one-dimensional flowpath </w:t>
            </w:r>
            <w:r>
              <w:t xml:space="preserve">referencing </w:t>
            </w:r>
            <w:r w:rsidRPr="00DE6827">
              <w:t>inflow and outflow nodes</w:t>
            </w:r>
            <w:r>
              <w:t xml:space="preserve"> bounding that flowpath</w:t>
            </w:r>
            <w:r w:rsidRPr="00DE6827">
              <w:t xml:space="preserve">, corresponds in general to the linear referencing </w:t>
            </w:r>
            <w:r>
              <w:t xml:space="preserve">along  a linear element </w:t>
            </w:r>
            <w:r w:rsidRPr="00DE6827">
              <w:t>described</w:t>
            </w:r>
            <w:r>
              <w:t xml:space="preserve"> in the OGC standard model for Linear referencing</w:t>
            </w:r>
            <w:r w:rsidR="00261A4C">
              <w:t>.</w:t>
            </w:r>
          </w:p>
        </w:tc>
        <w:tc>
          <w:tcPr>
            <w:tcW w:w="1410" w:type="pct"/>
          </w:tcPr>
          <w:p w14:paraId="0F9D5FD6" w14:textId="77777777" w:rsidR="004033C6" w:rsidRPr="004033C6" w:rsidRDefault="004033C6" w:rsidP="009D59D7">
            <w:pPr>
              <w:spacing w:after="0"/>
            </w:pPr>
            <w:r w:rsidRPr="004033C6">
              <w:rPr>
                <w:b/>
              </w:rPr>
              <w:t>Linear Referencing model</w:t>
            </w:r>
            <w:r w:rsidRPr="009D59D7">
              <w:t xml:space="preserve"> (</w:t>
            </w:r>
            <w:r w:rsidRPr="004033C6">
              <w:t>leaf package</w:t>
            </w:r>
            <w:r w:rsidRPr="009D59D7">
              <w:t>)</w:t>
            </w:r>
            <w:r w:rsidRPr="004033C6">
              <w:t xml:space="preserve">, </w:t>
            </w:r>
          </w:p>
          <w:p w14:paraId="27FFEDC8" w14:textId="6322A403" w:rsidR="004033C6" w:rsidRPr="002D7324" w:rsidRDefault="004033C6" w:rsidP="009D59D7">
            <w:pPr>
              <w:spacing w:after="0"/>
              <w:rPr>
                <w:b/>
                <w:bCs/>
              </w:rPr>
            </w:pPr>
            <w:r w:rsidRPr="009D59D7">
              <w:t>specification of a location relative to a linear element as a measurement along that element</w:t>
            </w:r>
            <w:r w:rsidR="009D59D7">
              <w:t>.</w:t>
            </w:r>
            <w:r w:rsidR="00207200">
              <w:t xml:space="preserve"> This model describes allocation as position expressed as distance along a linear element.</w:t>
            </w:r>
          </w:p>
        </w:tc>
      </w:tr>
      <w:tr w:rsidR="008B7FB2" w:rsidRPr="003377F2" w14:paraId="34F9FCE2" w14:textId="77777777" w:rsidTr="00555C6F">
        <w:tc>
          <w:tcPr>
            <w:tcW w:w="1650" w:type="pct"/>
            <w:shd w:val="clear" w:color="auto" w:fill="F2F2F2" w:themeFill="background1" w:themeFillShade="F2"/>
          </w:tcPr>
          <w:p w14:paraId="6AEC0426" w14:textId="23725C4D" w:rsidR="00DF2ED2" w:rsidRDefault="008B7FB2" w:rsidP="00846171">
            <w:pPr>
              <w:spacing w:after="0"/>
            </w:pPr>
            <w:r w:rsidRPr="009D59D7">
              <w:rPr>
                <w:b/>
              </w:rPr>
              <w:t>Indirect Position</w:t>
            </w:r>
            <w:r>
              <w:t xml:space="preserve"> (7.3.3.1), </w:t>
            </w:r>
            <w:r w:rsidR="00846171">
              <w:t>p</w:t>
            </w:r>
            <w:r w:rsidR="00846171" w:rsidRPr="004664CB">
              <w:t xml:space="preserve">osition </w:t>
            </w:r>
            <w:r w:rsidR="00846171">
              <w:t>expressing</w:t>
            </w:r>
            <w:r w:rsidR="00846171" w:rsidRPr="004664CB">
              <w:t xml:space="preserve"> </w:t>
            </w:r>
            <w:r w:rsidR="00846171">
              <w:t>the</w:t>
            </w:r>
            <w:r w:rsidR="00846171" w:rsidRPr="004664CB">
              <w:t xml:space="preserve"> location </w:t>
            </w:r>
            <w:r w:rsidR="00846171">
              <w:t xml:space="preserve">of a feature </w:t>
            </w:r>
            <w:r w:rsidR="00846171" w:rsidRPr="004664CB">
              <w:t xml:space="preserve">relative to </w:t>
            </w:r>
            <w:r w:rsidR="00846171">
              <w:t>the known location of another feature</w:t>
            </w:r>
            <w:r w:rsidR="00253F3E">
              <w:t xml:space="preserve"> along a logical axis</w:t>
            </w:r>
            <w:r w:rsidR="00846171">
              <w:t xml:space="preserve">, </w:t>
            </w:r>
          </w:p>
          <w:p w14:paraId="61599C95" w14:textId="77777777" w:rsidR="00DF2ED2" w:rsidRDefault="00DF2ED2" w:rsidP="00846171">
            <w:pPr>
              <w:spacing w:after="0"/>
            </w:pPr>
          </w:p>
          <w:p w14:paraId="4D28CBBE" w14:textId="7B680A21" w:rsidR="008B7FB2" w:rsidRPr="003377F2" w:rsidRDefault="00846171" w:rsidP="00846171">
            <w:pPr>
              <w:spacing w:after="0"/>
            </w:pPr>
            <w:r>
              <w:t xml:space="preserve">associates the </w:t>
            </w:r>
            <w:r w:rsidR="008B7FB2" w:rsidRPr="00DF3197">
              <w:rPr>
                <w:i/>
              </w:rPr>
              <w:t>distance expression</w:t>
            </w:r>
            <w:r w:rsidR="008B7FB2">
              <w:t xml:space="preserve"> and </w:t>
            </w:r>
            <w:r w:rsidR="008B7FB2" w:rsidRPr="00DF3197">
              <w:rPr>
                <w:i/>
              </w:rPr>
              <w:t>distance description</w:t>
            </w:r>
            <w:r w:rsidR="008B7FB2">
              <w:t xml:space="preserve">, and </w:t>
            </w:r>
            <w:r w:rsidR="008B7FB2" w:rsidRPr="003377F2">
              <w:t xml:space="preserve">associates </w:t>
            </w:r>
            <w:r w:rsidR="005F1777">
              <w:t>a</w:t>
            </w:r>
            <w:r w:rsidR="008B7FB2" w:rsidRPr="003377F2">
              <w:t xml:space="preserve"> </w:t>
            </w:r>
            <w:r w:rsidR="005F1777" w:rsidRPr="00DF3197">
              <w:rPr>
                <w:i/>
              </w:rPr>
              <w:t>located referent</w:t>
            </w:r>
            <w:r w:rsidR="005F1777">
              <w:rPr>
                <w:i/>
              </w:rPr>
              <w:t xml:space="preserve"> </w:t>
            </w:r>
            <w:r w:rsidR="005F1777" w:rsidRPr="004F7A33">
              <w:t>and the</w:t>
            </w:r>
            <w:r w:rsidR="005F1777">
              <w:rPr>
                <w:i/>
              </w:rPr>
              <w:t xml:space="preserve"> </w:t>
            </w:r>
            <w:r w:rsidR="005F1777" w:rsidRPr="008B7FB2">
              <w:rPr>
                <w:i/>
              </w:rPr>
              <w:t xml:space="preserve"> </w:t>
            </w:r>
            <w:r w:rsidR="008B7FB2" w:rsidRPr="005F1777">
              <w:rPr>
                <w:i/>
              </w:rPr>
              <w:t>river reference system</w:t>
            </w:r>
            <w:r w:rsidR="008B7FB2" w:rsidRPr="008B7FB2">
              <w:rPr>
                <w:i/>
              </w:rPr>
              <w:t xml:space="preserve"> </w:t>
            </w:r>
            <w:r w:rsidR="008B7FB2">
              <w:t xml:space="preserve">which defines the linear element, </w:t>
            </w:r>
          </w:p>
        </w:tc>
        <w:tc>
          <w:tcPr>
            <w:tcW w:w="1940" w:type="pct"/>
          </w:tcPr>
          <w:p w14:paraId="4AEF03DC" w14:textId="780C61DD" w:rsidR="00DF2ED2" w:rsidRDefault="00DB3530" w:rsidP="00555C6F">
            <w:pPr>
              <w:spacing w:after="0"/>
            </w:pPr>
            <w:r>
              <w:t>Feature that s</w:t>
            </w:r>
            <w:r w:rsidR="00253F3E">
              <w:t xml:space="preserve">pecifies a </w:t>
            </w:r>
            <w:r w:rsidR="008B7FB2" w:rsidRPr="004664CB">
              <w:t xml:space="preserve">location </w:t>
            </w:r>
            <w:r w:rsidR="00253F3E">
              <w:t>referenced</w:t>
            </w:r>
            <w:r w:rsidR="00253F3E" w:rsidRPr="004664CB">
              <w:t xml:space="preserve"> </w:t>
            </w:r>
            <w:r w:rsidR="00253F3E">
              <w:t>along</w:t>
            </w:r>
            <w:r w:rsidR="00E05DD6">
              <w:t xml:space="preserve"> a ‘</w:t>
            </w:r>
            <w:r w:rsidR="00DF2ED2">
              <w:t xml:space="preserve">linear’ </w:t>
            </w:r>
            <w:r w:rsidR="00E05DD6">
              <w:t>hydrologic feature using a catchment-specific reference system.</w:t>
            </w:r>
            <w:r w:rsidR="008B7FB2">
              <w:t xml:space="preserve"> </w:t>
            </w:r>
          </w:p>
          <w:p w14:paraId="51226216" w14:textId="77777777" w:rsidR="00DF2ED2" w:rsidRDefault="00DF2ED2" w:rsidP="00555C6F">
            <w:pPr>
              <w:spacing w:after="0"/>
            </w:pPr>
          </w:p>
          <w:p w14:paraId="311D2502" w14:textId="3308DD48" w:rsidR="008B7FB2" w:rsidRDefault="008B7FB2" w:rsidP="00555C6F">
            <w:pPr>
              <w:spacing w:after="0"/>
            </w:pPr>
            <w:r>
              <w:t>Indirect position is expressed as distance from a located referent</w:t>
            </w:r>
            <w:r w:rsidR="00E05DD6">
              <w:t xml:space="preserve"> upstream or downstream of the feature of interest, or as a term describing th</w:t>
            </w:r>
            <w:r w:rsidR="00DF2ED2">
              <w:t>is</w:t>
            </w:r>
            <w:r w:rsidR="00E05DD6">
              <w:t xml:space="preserve"> distance</w:t>
            </w:r>
            <w:r>
              <w:t>.</w:t>
            </w:r>
          </w:p>
          <w:p w14:paraId="46218BF4" w14:textId="2BBC26D9" w:rsidR="008B7FB2" w:rsidRPr="00DF3197" w:rsidRDefault="008B7FB2" w:rsidP="00DF2ED2">
            <w:pPr>
              <w:spacing w:after="0"/>
              <w:rPr>
                <w:i/>
              </w:rPr>
            </w:pPr>
          </w:p>
        </w:tc>
        <w:tc>
          <w:tcPr>
            <w:tcW w:w="1410" w:type="pct"/>
          </w:tcPr>
          <w:p w14:paraId="1002DB65" w14:textId="6243EABF" w:rsidR="008B7FB2" w:rsidRDefault="008B7FB2" w:rsidP="00555C6F">
            <w:pPr>
              <w:spacing w:after="0"/>
            </w:pPr>
            <w:r w:rsidRPr="009D59D7">
              <w:rPr>
                <w:b/>
              </w:rPr>
              <w:t>Position Expression</w:t>
            </w:r>
            <w:r>
              <w:t xml:space="preserve"> (6.2.2.1)</w:t>
            </w:r>
            <w:r w:rsidR="006A628F">
              <w:t xml:space="preserve"> specifies a linearly referenced location. </w:t>
            </w:r>
            <w:r w:rsidR="008D084D">
              <w:t>F</w:t>
            </w:r>
            <w:r w:rsidR="006A628F">
              <w:t>undamental properties are ‘</w:t>
            </w:r>
            <w:r>
              <w:t>linear element</w:t>
            </w:r>
            <w:r w:rsidR="006A628F">
              <w:t xml:space="preserve">’, ‘LRM’ [linear referencing method] </w:t>
            </w:r>
            <w:r>
              <w:t xml:space="preserve">and </w:t>
            </w:r>
            <w:r w:rsidR="006A628F">
              <w:t>‘</w:t>
            </w:r>
            <w:r>
              <w:t>distance expression</w:t>
            </w:r>
            <w:r w:rsidR="006A628F">
              <w:t>’.</w:t>
            </w:r>
          </w:p>
          <w:p w14:paraId="2C8CEA01" w14:textId="77777777" w:rsidR="008B7FB2" w:rsidRPr="003377F2" w:rsidRDefault="008B7FB2" w:rsidP="00555C6F">
            <w:pPr>
              <w:spacing w:after="0"/>
            </w:pPr>
          </w:p>
        </w:tc>
      </w:tr>
      <w:tr w:rsidR="001B151F" w:rsidRPr="003377F2" w14:paraId="088298FF" w14:textId="77777777" w:rsidTr="008B7FB2">
        <w:tc>
          <w:tcPr>
            <w:tcW w:w="1650" w:type="pct"/>
            <w:shd w:val="clear" w:color="auto" w:fill="F2F2F2" w:themeFill="background1" w:themeFillShade="F2"/>
          </w:tcPr>
          <w:p w14:paraId="0F898FCC" w14:textId="77777777" w:rsidR="00E61A7A" w:rsidRDefault="00E06F66" w:rsidP="00E61A7A">
            <w:pPr>
              <w:spacing w:after="0"/>
            </w:pPr>
            <w:r w:rsidRPr="009D59D7">
              <w:rPr>
                <w:b/>
                <w:bCs/>
              </w:rPr>
              <w:t>River</w:t>
            </w:r>
            <w:r w:rsidR="009065F7" w:rsidRPr="009D59D7">
              <w:rPr>
                <w:b/>
                <w:bCs/>
              </w:rPr>
              <w:t xml:space="preserve"> </w:t>
            </w:r>
            <w:r w:rsidRPr="009D59D7">
              <w:rPr>
                <w:b/>
                <w:bCs/>
              </w:rPr>
              <w:t>Reference</w:t>
            </w:r>
            <w:r w:rsidR="009065F7" w:rsidRPr="009D59D7">
              <w:rPr>
                <w:b/>
                <w:bCs/>
              </w:rPr>
              <w:t xml:space="preserve"> </w:t>
            </w:r>
            <w:r w:rsidRPr="009D59D7">
              <w:rPr>
                <w:b/>
                <w:bCs/>
              </w:rPr>
              <w:t>S</w:t>
            </w:r>
            <w:r w:rsidR="001B151F" w:rsidRPr="009D59D7">
              <w:rPr>
                <w:b/>
                <w:bCs/>
              </w:rPr>
              <w:t>ystem</w:t>
            </w:r>
            <w:r w:rsidR="00967EEB">
              <w:rPr>
                <w:bCs/>
              </w:rPr>
              <w:t xml:space="preserve"> (7.3.3.2</w:t>
            </w:r>
            <w:r w:rsidR="00A558C4">
              <w:rPr>
                <w:bCs/>
              </w:rPr>
              <w:t xml:space="preserve"> </w:t>
            </w:r>
            <w:r w:rsidR="00967EEB">
              <w:rPr>
                <w:bCs/>
              </w:rPr>
              <w:t>)</w:t>
            </w:r>
            <w:r w:rsidR="00846171">
              <w:rPr>
                <w:bCs/>
              </w:rPr>
              <w:t xml:space="preserve"> </w:t>
            </w:r>
            <w:r w:rsidR="00846171">
              <w:t>catchment-specific reference</w:t>
            </w:r>
            <w:r w:rsidR="00846171" w:rsidRPr="003C3400">
              <w:t xml:space="preserve"> system in which </w:t>
            </w:r>
            <w:r w:rsidR="00846171">
              <w:t>the</w:t>
            </w:r>
            <w:r w:rsidR="00846171" w:rsidRPr="003C3400">
              <w:t xml:space="preserve"> </w:t>
            </w:r>
            <w:r w:rsidR="00846171">
              <w:t>one-dimensional</w:t>
            </w:r>
            <w:r w:rsidR="00846171" w:rsidRPr="003C3400">
              <w:t xml:space="preserve"> </w:t>
            </w:r>
            <w:r w:rsidR="00846171">
              <w:t xml:space="preserve">topological </w:t>
            </w:r>
            <w:r w:rsidR="00846171" w:rsidRPr="003C3400">
              <w:t>re</w:t>
            </w:r>
            <w:r w:rsidR="00846171">
              <w:t>alization</w:t>
            </w:r>
            <w:r w:rsidR="00846171" w:rsidRPr="003C3400">
              <w:t xml:space="preserve"> of a </w:t>
            </w:r>
            <w:r w:rsidR="00846171">
              <w:t>catchment</w:t>
            </w:r>
            <w:r w:rsidR="00846171" w:rsidRPr="003C3400">
              <w:t xml:space="preserve"> forms the </w:t>
            </w:r>
            <w:r w:rsidR="00846171">
              <w:t xml:space="preserve">logical (linear) axis, and the origin is located at the outfall of the realized catchment, </w:t>
            </w:r>
          </w:p>
          <w:p w14:paraId="59151F82" w14:textId="77777777" w:rsidR="00E61A7A" w:rsidRDefault="00E61A7A" w:rsidP="00E61A7A">
            <w:pPr>
              <w:spacing w:after="0"/>
            </w:pPr>
          </w:p>
          <w:p w14:paraId="770AB4B1" w14:textId="2B5E3B49" w:rsidR="001B151F" w:rsidRPr="003377F2" w:rsidRDefault="00AC5977" w:rsidP="00E61A7A">
            <w:pPr>
              <w:spacing w:after="0"/>
              <w:rPr>
                <w:bCs/>
              </w:rPr>
            </w:pPr>
            <w:r w:rsidRPr="003377F2">
              <w:rPr>
                <w:bCs/>
              </w:rPr>
              <w:t xml:space="preserve">associates </w:t>
            </w:r>
            <w:r w:rsidR="00BC4757" w:rsidRPr="003377F2">
              <w:rPr>
                <w:bCs/>
              </w:rPr>
              <w:t xml:space="preserve">the </w:t>
            </w:r>
            <w:r w:rsidR="003D3DB9" w:rsidRPr="004F7A33">
              <w:rPr>
                <w:bCs/>
                <w:i/>
              </w:rPr>
              <w:t>origin</w:t>
            </w:r>
            <w:r w:rsidR="00BC4757" w:rsidRPr="003377F2">
              <w:rPr>
                <w:bCs/>
              </w:rPr>
              <w:t xml:space="preserve"> </w:t>
            </w:r>
            <w:r w:rsidRPr="003377F2">
              <w:rPr>
                <w:bCs/>
              </w:rPr>
              <w:t xml:space="preserve">and the </w:t>
            </w:r>
            <w:r w:rsidR="00BC4757" w:rsidRPr="004F7A33">
              <w:rPr>
                <w:bCs/>
                <w:i/>
              </w:rPr>
              <w:t>linear</w:t>
            </w:r>
            <w:r w:rsidR="00E61A7A">
              <w:rPr>
                <w:bCs/>
                <w:i/>
              </w:rPr>
              <w:t xml:space="preserve"> </w:t>
            </w:r>
            <w:r w:rsidRPr="004F7A33">
              <w:rPr>
                <w:bCs/>
                <w:i/>
              </w:rPr>
              <w:t>element</w:t>
            </w:r>
            <w:r w:rsidR="00BC4757" w:rsidRPr="003377F2">
              <w:rPr>
                <w:bCs/>
              </w:rPr>
              <w:t xml:space="preserve"> </w:t>
            </w:r>
          </w:p>
        </w:tc>
        <w:tc>
          <w:tcPr>
            <w:tcW w:w="1940" w:type="pct"/>
          </w:tcPr>
          <w:p w14:paraId="22DD8C67" w14:textId="47B24CAD" w:rsidR="004F7A33" w:rsidRDefault="00DB3530" w:rsidP="004F7A33">
            <w:pPr>
              <w:pStyle w:val="StandardWeb"/>
              <w:jc w:val="both"/>
            </w:pPr>
            <w:r>
              <w:t>Feature that d</w:t>
            </w:r>
            <w:r w:rsidR="004F7A33">
              <w:t>efines</w:t>
            </w:r>
            <w:r w:rsidR="004F7A33" w:rsidRPr="003377F2">
              <w:t xml:space="preserve"> </w:t>
            </w:r>
            <w:r w:rsidR="005556CC" w:rsidRPr="003377F2">
              <w:t xml:space="preserve">the one-dimensional flowpath </w:t>
            </w:r>
            <w:r w:rsidR="004F7A33">
              <w:t xml:space="preserve">as the linear </w:t>
            </w:r>
            <w:r w:rsidR="00846171">
              <w:t>element</w:t>
            </w:r>
            <w:r w:rsidR="004F7A33">
              <w:t xml:space="preserve"> </w:t>
            </w:r>
            <w:r w:rsidR="005556CC" w:rsidRPr="003377F2">
              <w:t xml:space="preserve">along which the feature </w:t>
            </w:r>
            <w:r w:rsidR="00E05DD6">
              <w:t>can be</w:t>
            </w:r>
            <w:r w:rsidR="00E05DD6" w:rsidRPr="003377F2">
              <w:t xml:space="preserve"> </w:t>
            </w:r>
            <w:r w:rsidR="00E05DD6">
              <w:t>located</w:t>
            </w:r>
            <w:r w:rsidR="001B151F" w:rsidRPr="003377F2">
              <w:t xml:space="preserve">, </w:t>
            </w:r>
            <w:r w:rsidR="005556CC" w:rsidRPr="003377F2">
              <w:t xml:space="preserve">and </w:t>
            </w:r>
            <w:r w:rsidR="00846171">
              <w:t>the</w:t>
            </w:r>
            <w:r w:rsidR="004F7A33">
              <w:t xml:space="preserve"> outfall as the origin where the flowpath starts. </w:t>
            </w:r>
            <w:r w:rsidR="00131B67">
              <w:t xml:space="preserve"> </w:t>
            </w:r>
          </w:p>
          <w:p w14:paraId="70C2DB97" w14:textId="1E346443" w:rsidR="001B151F" w:rsidRPr="004F7A33" w:rsidRDefault="00131B67" w:rsidP="004F7A33">
            <w:pPr>
              <w:pStyle w:val="StandardWeb"/>
              <w:jc w:val="both"/>
              <w:rPr>
                <w:bCs/>
              </w:rPr>
            </w:pPr>
            <w:r w:rsidRPr="004F7A33">
              <w:t xml:space="preserve">The river reference system </w:t>
            </w:r>
            <w:r w:rsidR="00936A14" w:rsidRPr="004F7A33">
              <w:t>may be</w:t>
            </w:r>
            <w:r w:rsidRPr="004F7A33">
              <w:t xml:space="preserve"> understood as </w:t>
            </w:r>
            <w:r w:rsidR="00936A14" w:rsidRPr="004F7A33">
              <w:t xml:space="preserve">a </w:t>
            </w:r>
            <w:r w:rsidRPr="004F7A33">
              <w:t>hydrology-specific linear referencing method applied to specify a location along a linear hydrologic feature.</w:t>
            </w:r>
          </w:p>
        </w:tc>
        <w:tc>
          <w:tcPr>
            <w:tcW w:w="1410" w:type="pct"/>
          </w:tcPr>
          <w:p w14:paraId="7E6F2244" w14:textId="1D033382" w:rsidR="001B151F" w:rsidRPr="00A97225" w:rsidRDefault="00A558C4" w:rsidP="004F7A33">
            <w:pPr>
              <w:spacing w:after="0"/>
              <w:rPr>
                <w:bCs/>
              </w:rPr>
            </w:pPr>
            <w:r w:rsidRPr="009D59D7">
              <w:rPr>
                <w:b/>
                <w:bCs/>
                <w:lang w:val="en-GB"/>
              </w:rPr>
              <w:t>Linear Referencing Method</w:t>
            </w:r>
            <w:r>
              <w:rPr>
                <w:bCs/>
                <w:lang w:val="en-GB"/>
              </w:rPr>
              <w:t xml:space="preserve"> </w:t>
            </w:r>
            <w:r w:rsidR="006A628F">
              <w:rPr>
                <w:bCs/>
                <w:lang w:val="en-GB"/>
              </w:rPr>
              <w:t xml:space="preserve">(6.1.1.3) </w:t>
            </w:r>
            <w:r w:rsidR="008D084D">
              <w:rPr>
                <w:bCs/>
                <w:lang w:val="en-GB"/>
              </w:rPr>
              <w:t>specifies how a linear element is measured. by ‘name’, ‘type’, ‘units’ and optional ‘constraints’.</w:t>
            </w:r>
            <w:r w:rsidR="00A97225">
              <w:rPr>
                <w:bCs/>
                <w:lang w:val="en-GB"/>
              </w:rPr>
              <w:t xml:space="preserve"> </w:t>
            </w:r>
          </w:p>
        </w:tc>
      </w:tr>
      <w:tr w:rsidR="008B7FB2" w:rsidRPr="003377F2" w14:paraId="6FDFCAAD" w14:textId="77777777" w:rsidTr="00555C6F">
        <w:tc>
          <w:tcPr>
            <w:tcW w:w="1650" w:type="pct"/>
            <w:shd w:val="clear" w:color="auto" w:fill="F2F2F2" w:themeFill="background1" w:themeFillShade="F2"/>
          </w:tcPr>
          <w:p w14:paraId="1A669CB7" w14:textId="77777777" w:rsidR="00E61A7A" w:rsidRDefault="008B7FB2" w:rsidP="00253F3E">
            <w:pPr>
              <w:spacing w:after="0"/>
            </w:pPr>
            <w:r w:rsidRPr="009D59D7">
              <w:rPr>
                <w:b/>
              </w:rPr>
              <w:t>Flowpath</w:t>
            </w:r>
            <w:r w:rsidRPr="003377F2">
              <w:t xml:space="preserve"> (</w:t>
            </w:r>
            <w:r>
              <w:t>7.3.2.6</w:t>
            </w:r>
            <w:r w:rsidR="00E40727">
              <w:t>)</w:t>
            </w:r>
            <w:r>
              <w:t xml:space="preserve">, </w:t>
            </w:r>
            <w:r w:rsidR="00846171">
              <w:t xml:space="preserve">one-dimensional </w:t>
            </w:r>
            <w:r w:rsidR="00846171" w:rsidRPr="00365409">
              <w:t xml:space="preserve">feature </w:t>
            </w:r>
            <w:r w:rsidR="00253F3E">
              <w:t>that realizes</w:t>
            </w:r>
            <w:r w:rsidR="00846171" w:rsidRPr="00365409">
              <w:t xml:space="preserve"> </w:t>
            </w:r>
            <w:r w:rsidR="00846171">
              <w:t>a</w:t>
            </w:r>
            <w:r w:rsidR="00846171" w:rsidRPr="00365409">
              <w:t xml:space="preserve"> </w:t>
            </w:r>
            <w:r w:rsidR="00253F3E">
              <w:t xml:space="preserve">logical </w:t>
            </w:r>
            <w:r w:rsidR="00846171" w:rsidRPr="00365409">
              <w:t xml:space="preserve">catchment in terms of a topological </w:t>
            </w:r>
            <w:r w:rsidR="00846171" w:rsidRPr="00365409">
              <w:lastRenderedPageBreak/>
              <w:t>edge bounded by inflow and outflow nodes</w:t>
            </w:r>
            <w:r w:rsidR="00253F3E">
              <w:t xml:space="preserve"> realizing the corresponding outfall</w:t>
            </w:r>
            <w:r w:rsidR="00846171">
              <w:t>,</w:t>
            </w:r>
            <w:r w:rsidR="00846171" w:rsidRPr="003377F2">
              <w:t xml:space="preserve"> </w:t>
            </w:r>
          </w:p>
          <w:p w14:paraId="4D632471" w14:textId="77777777" w:rsidR="00E61A7A" w:rsidRDefault="00E61A7A" w:rsidP="00253F3E">
            <w:pPr>
              <w:spacing w:after="0"/>
            </w:pPr>
          </w:p>
          <w:p w14:paraId="1155E50D" w14:textId="6D96CDD4" w:rsidR="008B7FB2" w:rsidRPr="003377F2" w:rsidRDefault="008B7FB2" w:rsidP="00253F3E">
            <w:pPr>
              <w:spacing w:after="0"/>
            </w:pPr>
            <w:r w:rsidRPr="003377F2">
              <w:t xml:space="preserve">associates the </w:t>
            </w:r>
            <w:r w:rsidRPr="00386589">
              <w:rPr>
                <w:i/>
              </w:rPr>
              <w:t>realized catchment</w:t>
            </w:r>
            <w:r w:rsidRPr="003377F2">
              <w:t xml:space="preserve"> </w:t>
            </w:r>
          </w:p>
        </w:tc>
        <w:tc>
          <w:tcPr>
            <w:tcW w:w="1940" w:type="pct"/>
          </w:tcPr>
          <w:p w14:paraId="39A7E3E1" w14:textId="5CC15A34" w:rsidR="00E40727" w:rsidRPr="003377F2" w:rsidRDefault="008B7FB2" w:rsidP="00846171">
            <w:pPr>
              <w:spacing w:after="0"/>
            </w:pPr>
            <w:r w:rsidRPr="003377F2">
              <w:lastRenderedPageBreak/>
              <w:t xml:space="preserve">one-dimensional </w:t>
            </w:r>
            <w:r w:rsidR="00E40727">
              <w:t xml:space="preserve">topological </w:t>
            </w:r>
            <w:r>
              <w:t xml:space="preserve">realization of a catchment forming the linear element </w:t>
            </w:r>
            <w:r w:rsidRPr="003377F2">
              <w:t xml:space="preserve">along which </w:t>
            </w:r>
            <w:r>
              <w:t xml:space="preserve">an indirect </w:t>
            </w:r>
            <w:r w:rsidRPr="003377F2">
              <w:t xml:space="preserve">position is </w:t>
            </w:r>
            <w:r>
              <w:lastRenderedPageBreak/>
              <w:t xml:space="preserve">determined. </w:t>
            </w:r>
          </w:p>
        </w:tc>
        <w:tc>
          <w:tcPr>
            <w:tcW w:w="1410" w:type="pct"/>
          </w:tcPr>
          <w:p w14:paraId="78DE0607" w14:textId="1A35AC88" w:rsidR="008B7FB2" w:rsidRDefault="008B7FB2" w:rsidP="00555C6F">
            <w:pPr>
              <w:spacing w:after="0"/>
            </w:pPr>
            <w:r w:rsidRPr="009D59D7">
              <w:rPr>
                <w:b/>
              </w:rPr>
              <w:lastRenderedPageBreak/>
              <w:t xml:space="preserve">Linear </w:t>
            </w:r>
            <w:r w:rsidR="004033C6">
              <w:rPr>
                <w:b/>
              </w:rPr>
              <w:t>E</w:t>
            </w:r>
            <w:r w:rsidRPr="009D59D7">
              <w:rPr>
                <w:b/>
              </w:rPr>
              <w:t>lement</w:t>
            </w:r>
            <w:r w:rsidR="00E40727">
              <w:t xml:space="preserve"> (6.1.1.2) describes a feature that can be measured in a linear, </w:t>
            </w:r>
            <w:r w:rsidR="00E40727">
              <w:lastRenderedPageBreak/>
              <w:t>one-dimensional, sense, incl. linear topological features such instances of directed edges.</w:t>
            </w:r>
          </w:p>
          <w:p w14:paraId="4FB863F7" w14:textId="77777777" w:rsidR="008B7FB2" w:rsidRPr="003377F2" w:rsidRDefault="008B7FB2" w:rsidP="00E40727">
            <w:pPr>
              <w:spacing w:after="0"/>
            </w:pPr>
          </w:p>
        </w:tc>
      </w:tr>
      <w:tr w:rsidR="001B151F" w:rsidRPr="003377F2" w14:paraId="1A9A7733" w14:textId="77777777" w:rsidTr="008B7FB2">
        <w:tc>
          <w:tcPr>
            <w:tcW w:w="1650" w:type="pct"/>
            <w:shd w:val="clear" w:color="auto" w:fill="F2F2F2" w:themeFill="background1" w:themeFillShade="F2"/>
          </w:tcPr>
          <w:p w14:paraId="4E449474" w14:textId="77777777" w:rsidR="00E61A7A" w:rsidRDefault="002D61AE" w:rsidP="00253F3E">
            <w:pPr>
              <w:spacing w:after="0"/>
            </w:pPr>
            <w:r w:rsidRPr="009D59D7">
              <w:rPr>
                <w:b/>
              </w:rPr>
              <w:lastRenderedPageBreak/>
              <w:t>Outfall</w:t>
            </w:r>
            <w:r w:rsidRPr="003377F2">
              <w:t xml:space="preserve"> </w:t>
            </w:r>
            <w:r w:rsidR="001B151F" w:rsidRPr="003377F2">
              <w:t>(</w:t>
            </w:r>
            <w:r w:rsidR="00967EEB">
              <w:t>7.3.2.7)</w:t>
            </w:r>
            <w:r w:rsidR="00253F3E">
              <w:t>, l</w:t>
            </w:r>
            <w:r w:rsidR="00253F3E" w:rsidRPr="00095CAE">
              <w:t>ogical</w:t>
            </w:r>
            <w:r w:rsidR="00253F3E" w:rsidRPr="00365409">
              <w:t xml:space="preserve"> outlet of </w:t>
            </w:r>
            <w:r w:rsidR="00253F3E">
              <w:t xml:space="preserve">the water contained by </w:t>
            </w:r>
            <w:r w:rsidR="00253F3E" w:rsidRPr="00365409">
              <w:t>a catchment</w:t>
            </w:r>
            <w:r w:rsidR="00253F3E">
              <w:t xml:space="preserve">, </w:t>
            </w:r>
            <w:r w:rsidR="00253F3E" w:rsidRPr="00365409">
              <w:t xml:space="preserve"> </w:t>
            </w:r>
          </w:p>
          <w:p w14:paraId="73794CF0" w14:textId="77777777" w:rsidR="00E61A7A" w:rsidRDefault="00E61A7A" w:rsidP="00253F3E">
            <w:pPr>
              <w:spacing w:after="0"/>
            </w:pPr>
          </w:p>
          <w:p w14:paraId="6F79E893" w14:textId="77777777" w:rsidR="00E61A7A" w:rsidRDefault="00253F3E" w:rsidP="00253F3E">
            <w:pPr>
              <w:spacing w:after="0"/>
            </w:pPr>
            <w:r>
              <w:t>the</w:t>
            </w:r>
            <w:r w:rsidRPr="00365409">
              <w:t xml:space="preserve"> logical place where a catchment i</w:t>
            </w:r>
            <w:r>
              <w:t xml:space="preserve">nteracts with another catchment, </w:t>
            </w:r>
            <w:r w:rsidR="00967EEB">
              <w:t xml:space="preserve"> </w:t>
            </w:r>
          </w:p>
          <w:p w14:paraId="499BD6D5" w14:textId="77777777" w:rsidR="00E61A7A" w:rsidRDefault="00E61A7A" w:rsidP="00253F3E">
            <w:pPr>
              <w:spacing w:after="0"/>
            </w:pPr>
          </w:p>
          <w:p w14:paraId="6EA0BC3C" w14:textId="32DC5454" w:rsidR="002D61AE" w:rsidRPr="003377F2" w:rsidRDefault="001B151F" w:rsidP="00253F3E">
            <w:pPr>
              <w:spacing w:after="0"/>
            </w:pPr>
            <w:r w:rsidRPr="003377F2">
              <w:t xml:space="preserve">associates </w:t>
            </w:r>
            <w:r w:rsidR="00AC5977" w:rsidRPr="003377F2">
              <w:t xml:space="preserve">a </w:t>
            </w:r>
            <w:r w:rsidR="00AC5977" w:rsidRPr="004F7A33">
              <w:rPr>
                <w:i/>
              </w:rPr>
              <w:t>relative</w:t>
            </w:r>
            <w:r w:rsidRPr="004F7A33">
              <w:rPr>
                <w:i/>
              </w:rPr>
              <w:t xml:space="preserve"> position</w:t>
            </w:r>
          </w:p>
        </w:tc>
        <w:tc>
          <w:tcPr>
            <w:tcW w:w="1940" w:type="pct"/>
          </w:tcPr>
          <w:p w14:paraId="64CAA143" w14:textId="15FF5B23" w:rsidR="00642C08" w:rsidRDefault="00DB3530" w:rsidP="00642C08">
            <w:pPr>
              <w:spacing w:after="0"/>
            </w:pPr>
            <w:r>
              <w:t>F</w:t>
            </w:r>
            <w:r w:rsidR="00642C08">
              <w:t>eature</w:t>
            </w:r>
            <w:r w:rsidR="00642C08" w:rsidRPr="003377F2">
              <w:t xml:space="preserve"> </w:t>
            </w:r>
            <w:r w:rsidR="00555C6F">
              <w:t xml:space="preserve">being located, i.e. </w:t>
            </w:r>
            <w:r w:rsidR="00D1698A">
              <w:t xml:space="preserve">whose </w:t>
            </w:r>
            <w:r w:rsidR="0074040E">
              <w:t xml:space="preserve">indirect </w:t>
            </w:r>
            <w:r w:rsidR="00D1698A">
              <w:t>position is specified</w:t>
            </w:r>
            <w:r w:rsidR="00642C08">
              <w:t xml:space="preserve"> </w:t>
            </w:r>
            <w:r w:rsidR="0074040E">
              <w:t xml:space="preserve">by </w:t>
            </w:r>
            <w:r w:rsidR="003A352D">
              <w:t xml:space="preserve">referencing </w:t>
            </w:r>
            <w:r w:rsidR="0074040E">
              <w:t>a known</w:t>
            </w:r>
            <w:r w:rsidR="00555C6F">
              <w:t>,</w:t>
            </w:r>
            <w:r w:rsidR="0074040E">
              <w:t xml:space="preserve"> referenced location</w:t>
            </w:r>
            <w:r w:rsidR="00601360">
              <w:t xml:space="preserve"> along the</w:t>
            </w:r>
            <w:r w:rsidR="00601360" w:rsidRPr="003377F2">
              <w:t xml:space="preserve"> </w:t>
            </w:r>
            <w:r w:rsidR="00601360">
              <w:t xml:space="preserve">one-dimensional </w:t>
            </w:r>
            <w:r w:rsidR="00601360" w:rsidRPr="003377F2">
              <w:t>flowpath</w:t>
            </w:r>
            <w:r w:rsidR="0074040E">
              <w:t>.</w:t>
            </w:r>
          </w:p>
          <w:p w14:paraId="2262944C" w14:textId="77777777" w:rsidR="00E61A7A" w:rsidRDefault="00E61A7A" w:rsidP="00D1698A">
            <w:pPr>
              <w:spacing w:after="0"/>
            </w:pPr>
          </w:p>
          <w:p w14:paraId="0433B7F2" w14:textId="5EB3FDF2" w:rsidR="0074040E" w:rsidRDefault="00D1698A" w:rsidP="00D1698A">
            <w:pPr>
              <w:spacing w:after="0"/>
            </w:pPr>
            <w:r>
              <w:t>The</w:t>
            </w:r>
            <w:r w:rsidR="00620874">
              <w:t xml:space="preserve"> outfall may be understood as a </w:t>
            </w:r>
            <w:r w:rsidR="00601360">
              <w:t xml:space="preserve">linearly located </w:t>
            </w:r>
            <w:r w:rsidR="00D11F08">
              <w:t>‘</w:t>
            </w:r>
            <w:r w:rsidR="00620874">
              <w:t>feature</w:t>
            </w:r>
            <w:r w:rsidR="00601360">
              <w:t xml:space="preserve"> </w:t>
            </w:r>
            <w:r w:rsidR="00620874">
              <w:t>event</w:t>
            </w:r>
            <w:r w:rsidR="00D9537E">
              <w:t>’</w:t>
            </w:r>
            <w:r w:rsidR="00620874">
              <w:t xml:space="preserve">, that ‘occurs’ somewhere in the </w:t>
            </w:r>
            <w:r w:rsidR="00601360">
              <w:t xml:space="preserve">logical </w:t>
            </w:r>
            <w:r w:rsidR="00620874">
              <w:t xml:space="preserve">network </w:t>
            </w:r>
            <w:r w:rsidR="00601360">
              <w:t xml:space="preserve">of </w:t>
            </w:r>
            <w:r w:rsidR="0074040E">
              <w:t>catchment</w:t>
            </w:r>
            <w:r w:rsidR="00601360">
              <w:t>s</w:t>
            </w:r>
            <w:r w:rsidR="00555C6F">
              <w:t xml:space="preserve"> which is </w:t>
            </w:r>
            <w:r w:rsidR="00555C6F" w:rsidRPr="003377F2">
              <w:t xml:space="preserve">realized as </w:t>
            </w:r>
            <w:r w:rsidR="00555C6F">
              <w:t xml:space="preserve">a </w:t>
            </w:r>
            <w:r w:rsidR="00555C6F" w:rsidRPr="003377F2">
              <w:t xml:space="preserve">network of its </w:t>
            </w:r>
            <w:r w:rsidR="00555C6F">
              <w:t>linear</w:t>
            </w:r>
            <w:r w:rsidR="00555C6F" w:rsidRPr="003377F2">
              <w:t xml:space="preserve"> realiza</w:t>
            </w:r>
            <w:r w:rsidR="00555C6F">
              <w:t>tions</w:t>
            </w:r>
            <w:r w:rsidR="00207200">
              <w:t>.</w:t>
            </w:r>
          </w:p>
          <w:p w14:paraId="2762402F" w14:textId="07015EC2" w:rsidR="00B804D8" w:rsidRPr="00E61A7A" w:rsidRDefault="00B804D8" w:rsidP="00D1698A">
            <w:pPr>
              <w:spacing w:after="0"/>
              <w:rPr>
                <w:strike/>
              </w:rPr>
            </w:pPr>
          </w:p>
        </w:tc>
        <w:tc>
          <w:tcPr>
            <w:tcW w:w="1410" w:type="pct"/>
          </w:tcPr>
          <w:p w14:paraId="2DDDF28B" w14:textId="6537F95C" w:rsidR="00715AD2" w:rsidRDefault="00D1698A" w:rsidP="00C1506C">
            <w:pPr>
              <w:spacing w:after="0"/>
              <w:rPr>
                <w:highlight w:val="yellow"/>
              </w:rPr>
            </w:pPr>
            <w:r w:rsidRPr="00E61A7A">
              <w:t xml:space="preserve">Linearly </w:t>
            </w:r>
            <w:r w:rsidR="00F46385" w:rsidRPr="00E61A7A">
              <w:t xml:space="preserve">located </w:t>
            </w:r>
            <w:r w:rsidR="004033C6" w:rsidRPr="004033C6">
              <w:rPr>
                <w:b/>
              </w:rPr>
              <w:t>F</w:t>
            </w:r>
            <w:r w:rsidR="00555C6F" w:rsidRPr="009D59D7">
              <w:rPr>
                <w:b/>
              </w:rPr>
              <w:t>eature</w:t>
            </w:r>
            <w:r w:rsidR="00F46385" w:rsidRPr="00E61A7A">
              <w:t xml:space="preserve"> (6.1.1.5) </w:t>
            </w:r>
            <w:r w:rsidR="00D11F08" w:rsidRPr="00E61A7A">
              <w:t>that is located</w:t>
            </w:r>
            <w:r w:rsidR="00555C6F" w:rsidRPr="00E61A7A">
              <w:t xml:space="preserve"> </w:t>
            </w:r>
            <w:r w:rsidR="00F46385" w:rsidRPr="00E61A7A">
              <w:t xml:space="preserve">along </w:t>
            </w:r>
            <w:r w:rsidR="00D11F08" w:rsidRPr="00E61A7A">
              <w:t xml:space="preserve">an associated </w:t>
            </w:r>
            <w:r w:rsidR="00F46385" w:rsidRPr="00E61A7A">
              <w:t>locating feature</w:t>
            </w:r>
            <w:r w:rsidR="00D11F08" w:rsidRPr="00E61A7A">
              <w:t xml:space="preserve"> using a linear referencing system. </w:t>
            </w:r>
            <w:r w:rsidR="00065903" w:rsidRPr="00E61A7A">
              <w:t>A</w:t>
            </w:r>
            <w:r w:rsidR="00D11F08" w:rsidRPr="00E61A7A">
              <w:t xml:space="preserve"> feature linearly located </w:t>
            </w:r>
            <w:r w:rsidR="00065903" w:rsidRPr="00E61A7A">
              <w:t>specifies where along the locating feature the located feature occurs</w:t>
            </w:r>
            <w:r w:rsidR="00D11F08" w:rsidRPr="00E61A7A">
              <w:t xml:space="preserve"> </w:t>
            </w:r>
            <w:r w:rsidR="00065903" w:rsidRPr="00E61A7A">
              <w:t>(</w:t>
            </w:r>
            <w:r w:rsidR="00D11F08" w:rsidRPr="00E61A7A">
              <w:t>feature event</w:t>
            </w:r>
            <w:r w:rsidR="00065903" w:rsidRPr="00E61A7A">
              <w:t>)</w:t>
            </w:r>
            <w:r w:rsidR="00D11F08" w:rsidRPr="00E61A7A">
              <w:t xml:space="preserve"> </w:t>
            </w:r>
          </w:p>
          <w:p w14:paraId="7F45249C" w14:textId="348A170A" w:rsidR="002D61AE" w:rsidRPr="003377F2" w:rsidRDefault="002D61AE" w:rsidP="00C1506C">
            <w:pPr>
              <w:spacing w:after="0"/>
            </w:pPr>
          </w:p>
        </w:tc>
      </w:tr>
      <w:tr w:rsidR="001B151F" w:rsidRPr="003377F2" w14:paraId="372EE826" w14:textId="77777777" w:rsidTr="008B7FB2">
        <w:tc>
          <w:tcPr>
            <w:tcW w:w="1650" w:type="pct"/>
            <w:shd w:val="clear" w:color="auto" w:fill="F2F2F2" w:themeFill="background1" w:themeFillShade="F2"/>
          </w:tcPr>
          <w:p w14:paraId="1E4C1671" w14:textId="77777777" w:rsidR="00E61A7A" w:rsidRDefault="00B804D8" w:rsidP="00E61A7A">
            <w:pPr>
              <w:spacing w:after="0"/>
            </w:pPr>
            <w:r w:rsidRPr="009D59D7">
              <w:rPr>
                <w:b/>
              </w:rPr>
              <w:t>Outfall</w:t>
            </w:r>
            <w:r w:rsidR="009065F7" w:rsidRPr="009D59D7">
              <w:rPr>
                <w:b/>
              </w:rPr>
              <w:t xml:space="preserve"> </w:t>
            </w:r>
            <w:r w:rsidRPr="009D59D7">
              <w:rPr>
                <w:b/>
              </w:rPr>
              <w:t>Realization</w:t>
            </w:r>
            <w:r w:rsidR="001B151F" w:rsidRPr="003377F2">
              <w:t xml:space="preserve"> (</w:t>
            </w:r>
            <w:r w:rsidR="00967EEB">
              <w:t xml:space="preserve">7.3.2.5), </w:t>
            </w:r>
            <w:r w:rsidR="00253F3E">
              <w:t>h</w:t>
            </w:r>
            <w:r w:rsidR="00253F3E" w:rsidRPr="008E510D">
              <w:t xml:space="preserve">ydrologic feature </w:t>
            </w:r>
            <w:r w:rsidR="00253F3E">
              <w:t>that realizes</w:t>
            </w:r>
            <w:r w:rsidR="00253F3E" w:rsidRPr="008E510D">
              <w:t xml:space="preserve"> </w:t>
            </w:r>
            <w:r w:rsidR="00DB3530">
              <w:t>the</w:t>
            </w:r>
            <w:r w:rsidR="00253F3E" w:rsidRPr="008E510D">
              <w:t xml:space="preserve"> </w:t>
            </w:r>
            <w:r w:rsidR="00253F3E">
              <w:t>logical out</w:t>
            </w:r>
            <w:r w:rsidR="00DB3530">
              <w:t>let</w:t>
            </w:r>
            <w:r w:rsidR="00253F3E">
              <w:t xml:space="preserve">, </w:t>
            </w:r>
          </w:p>
          <w:p w14:paraId="3C817A7B" w14:textId="77777777" w:rsidR="00E61A7A" w:rsidRDefault="00E61A7A" w:rsidP="00E61A7A">
            <w:pPr>
              <w:spacing w:after="0"/>
            </w:pPr>
          </w:p>
          <w:p w14:paraId="7A8D8BAE" w14:textId="77777777" w:rsidR="00E61A7A" w:rsidRDefault="00E61A7A" w:rsidP="00E61A7A">
            <w:pPr>
              <w:spacing w:after="0"/>
            </w:pPr>
            <w:r>
              <w:t>t</w:t>
            </w:r>
            <w:r w:rsidR="00253F3E">
              <w:t xml:space="preserve">he topological </w:t>
            </w:r>
            <w:r w:rsidR="00676338">
              <w:t>(0-dimensional</w:t>
            </w:r>
            <w:r w:rsidR="00676338" w:rsidRPr="003377F2">
              <w:t>)</w:t>
            </w:r>
            <w:r w:rsidR="00676338">
              <w:t xml:space="preserve"> </w:t>
            </w:r>
            <w:r w:rsidR="00253F3E">
              <w:t>realization as inflow or outflow node forms the boundary of the flowpath realizing the corresponding catchment</w:t>
            </w:r>
            <w:r>
              <w:t>,</w:t>
            </w:r>
            <w:r w:rsidRPr="003377F2">
              <w:t xml:space="preserve"> </w:t>
            </w:r>
          </w:p>
          <w:p w14:paraId="34ADA990" w14:textId="77777777" w:rsidR="00E61A7A" w:rsidRDefault="00E61A7A" w:rsidP="00E61A7A">
            <w:pPr>
              <w:spacing w:after="0"/>
            </w:pPr>
          </w:p>
          <w:p w14:paraId="0E9F7CA5" w14:textId="23349E67" w:rsidR="00E61A7A" w:rsidRDefault="00E61A7A" w:rsidP="00E61A7A">
            <w:pPr>
              <w:spacing w:after="0"/>
            </w:pPr>
            <w:r w:rsidRPr="003377F2">
              <w:t xml:space="preserve">associates the </w:t>
            </w:r>
            <w:r w:rsidRPr="00E61A7A">
              <w:rPr>
                <w:i/>
              </w:rPr>
              <w:t>realized outfall</w:t>
            </w:r>
          </w:p>
          <w:p w14:paraId="27CBF074" w14:textId="68E75B1E" w:rsidR="00253F3E" w:rsidRPr="003377F2" w:rsidRDefault="00253F3E" w:rsidP="00E61A7A">
            <w:pPr>
              <w:spacing w:after="0"/>
            </w:pPr>
          </w:p>
        </w:tc>
        <w:tc>
          <w:tcPr>
            <w:tcW w:w="1940" w:type="pct"/>
          </w:tcPr>
          <w:p w14:paraId="39B34B1F" w14:textId="0B94276C" w:rsidR="001B71F4" w:rsidRDefault="00DB3530" w:rsidP="00E76006">
            <w:pPr>
              <w:spacing w:after="0"/>
            </w:pPr>
            <w:r>
              <w:t>F</w:t>
            </w:r>
            <w:r w:rsidR="00283916">
              <w:t xml:space="preserve">eature being referenced </w:t>
            </w:r>
            <w:r w:rsidR="001B71F4">
              <w:t>that is already</w:t>
            </w:r>
            <w:r w:rsidR="00283916">
              <w:t xml:space="preserve"> located </w:t>
            </w:r>
            <w:r w:rsidR="00CD37CD">
              <w:t>on</w:t>
            </w:r>
            <w:r w:rsidR="00283916">
              <w:t xml:space="preserve"> the flowpath along which an indirect position is determined</w:t>
            </w:r>
            <w:r w:rsidR="001B71F4">
              <w:t>.</w:t>
            </w:r>
          </w:p>
          <w:p w14:paraId="3ADFE666" w14:textId="77777777" w:rsidR="00E61A7A" w:rsidRDefault="00E61A7A" w:rsidP="00E76006">
            <w:pPr>
              <w:spacing w:after="0"/>
            </w:pPr>
          </w:p>
          <w:p w14:paraId="31718863" w14:textId="04019C0E" w:rsidR="00090EA9" w:rsidRDefault="00090EA9" w:rsidP="00E76006">
            <w:pPr>
              <w:spacing w:after="0"/>
            </w:pPr>
            <w:r>
              <w:t xml:space="preserve">The feature being referenced can be </w:t>
            </w:r>
            <w:r w:rsidR="007867C9">
              <w:t>the</w:t>
            </w:r>
            <w:r>
              <w:t xml:space="preserve"> inflow or outflow node</w:t>
            </w:r>
            <w:r w:rsidR="00CD37CD">
              <w:t xml:space="preserve"> located at </w:t>
            </w:r>
            <w:r w:rsidR="007867C9">
              <w:t>one end</w:t>
            </w:r>
            <w:r w:rsidR="00CD37CD">
              <w:t xml:space="preserve"> of the flowpath</w:t>
            </w:r>
            <w:r>
              <w:t xml:space="preserve">, but also </w:t>
            </w:r>
            <w:r w:rsidR="00CD37CD">
              <w:t xml:space="preserve">any other referenced </w:t>
            </w:r>
            <w:r>
              <w:t>location</w:t>
            </w:r>
            <w:r w:rsidR="00CD37CD">
              <w:t xml:space="preserve"> on the flowpath between </w:t>
            </w:r>
            <w:r w:rsidR="00D51C2D">
              <w:t xml:space="preserve">the </w:t>
            </w:r>
            <w:r w:rsidR="00CD37CD">
              <w:t xml:space="preserve">inflow </w:t>
            </w:r>
            <w:r w:rsidR="00D51C2D">
              <w:t xml:space="preserve">node </w:t>
            </w:r>
            <w:r w:rsidR="00CD37CD">
              <w:t xml:space="preserve">and </w:t>
            </w:r>
            <w:r w:rsidR="00D51C2D">
              <w:t xml:space="preserve">the </w:t>
            </w:r>
            <w:r w:rsidR="00CD37CD">
              <w:t>outflow node</w:t>
            </w:r>
            <w:r w:rsidR="00207200">
              <w:t>.</w:t>
            </w:r>
            <w:r>
              <w:t xml:space="preserve"> </w:t>
            </w:r>
          </w:p>
          <w:p w14:paraId="75488259" w14:textId="6F2D6670" w:rsidR="00B804D8" w:rsidRPr="003377F2" w:rsidRDefault="00B804D8" w:rsidP="00E76006">
            <w:pPr>
              <w:spacing w:after="0"/>
            </w:pPr>
          </w:p>
          <w:p w14:paraId="4E2E9129" w14:textId="61A554E5" w:rsidR="001B151F" w:rsidRPr="003377F2" w:rsidRDefault="001B151F" w:rsidP="001B151F">
            <w:pPr>
              <w:spacing w:after="0"/>
            </w:pPr>
          </w:p>
        </w:tc>
        <w:tc>
          <w:tcPr>
            <w:tcW w:w="1410" w:type="pct"/>
          </w:tcPr>
          <w:p w14:paraId="2F4F6283" w14:textId="564F76DF" w:rsidR="0000657C" w:rsidRPr="00E61A7A" w:rsidRDefault="00715AD2" w:rsidP="00C1506C">
            <w:pPr>
              <w:spacing w:after="0"/>
            </w:pPr>
            <w:r w:rsidRPr="009D59D7">
              <w:rPr>
                <w:b/>
              </w:rPr>
              <w:t>Referent</w:t>
            </w:r>
            <w:r w:rsidR="00D14A4B" w:rsidRPr="009D59D7">
              <w:rPr>
                <w:b/>
              </w:rPr>
              <w:t xml:space="preserve"> </w:t>
            </w:r>
            <w:r w:rsidR="00D14A4B" w:rsidRPr="00E61A7A">
              <w:t>(6.1.1.4.2)</w:t>
            </w:r>
            <w:r w:rsidR="0000657C" w:rsidRPr="00E61A7A">
              <w:t xml:space="preserve"> specifies a known, already referenced location on the linear element, which is not its start, ‘from’ where a distance along can be measured. </w:t>
            </w:r>
          </w:p>
          <w:p w14:paraId="6B83B7CB" w14:textId="47ACB122" w:rsidR="00B804D8" w:rsidRPr="00E61A7A" w:rsidRDefault="00B804D8" w:rsidP="00C1506C">
            <w:pPr>
              <w:spacing w:after="0"/>
              <w:rPr>
                <w:highlight w:val="yellow"/>
              </w:rPr>
            </w:pPr>
          </w:p>
        </w:tc>
      </w:tr>
      <w:tr w:rsidR="00AB6BBE" w:rsidRPr="003377F2" w14:paraId="5BFDCE74" w14:textId="77777777" w:rsidTr="008B7FB2">
        <w:tc>
          <w:tcPr>
            <w:tcW w:w="1650" w:type="pct"/>
            <w:shd w:val="clear" w:color="auto" w:fill="F2F2F2" w:themeFill="background1" w:themeFillShade="F2"/>
          </w:tcPr>
          <w:p w14:paraId="5D54BDA0" w14:textId="47143706" w:rsidR="0002492A" w:rsidRPr="003377F2" w:rsidRDefault="00E06F66" w:rsidP="00DB3530">
            <w:pPr>
              <w:spacing w:after="0"/>
            </w:pPr>
            <w:r w:rsidRPr="009D59D7">
              <w:rPr>
                <w:b/>
              </w:rPr>
              <w:t>Distance</w:t>
            </w:r>
            <w:r w:rsidR="009065F7" w:rsidRPr="009D59D7">
              <w:rPr>
                <w:b/>
              </w:rPr>
              <w:t xml:space="preserve"> From </w:t>
            </w:r>
            <w:r w:rsidRPr="009D59D7">
              <w:rPr>
                <w:b/>
              </w:rPr>
              <w:t>Ref</w:t>
            </w:r>
            <w:r w:rsidR="00AB6BBE" w:rsidRPr="009D59D7">
              <w:rPr>
                <w:b/>
              </w:rPr>
              <w:t>eren</w:t>
            </w:r>
            <w:r w:rsidRPr="009D59D7">
              <w:rPr>
                <w:b/>
              </w:rPr>
              <w:t>t</w:t>
            </w:r>
            <w:r w:rsidR="00DB3530">
              <w:t xml:space="preserve"> (7.3.3.3</w:t>
            </w:r>
            <w:r w:rsidR="00A558C4">
              <w:t>)</w:t>
            </w:r>
            <w:r w:rsidR="00DB3530">
              <w:t xml:space="preserve">, </w:t>
            </w:r>
            <w:r w:rsidR="00DB3530" w:rsidRPr="00B85EF4">
              <w:t>distance from a located referent as an absolute or interpolative value</w:t>
            </w:r>
            <w:r w:rsidR="00DB3530">
              <w:t>.</w:t>
            </w:r>
          </w:p>
        </w:tc>
        <w:tc>
          <w:tcPr>
            <w:tcW w:w="1940" w:type="pct"/>
          </w:tcPr>
          <w:p w14:paraId="1A28E0BE" w14:textId="04D59976" w:rsidR="00090EA9" w:rsidRDefault="00AB6BBE" w:rsidP="00D14A4B">
            <w:pPr>
              <w:spacing w:after="0"/>
            </w:pPr>
            <w:r w:rsidRPr="003377F2">
              <w:t xml:space="preserve">Data type, expressing </w:t>
            </w:r>
            <w:r w:rsidR="00090EA9">
              <w:t>an</w:t>
            </w:r>
            <w:r w:rsidR="00090EA9" w:rsidRPr="003377F2">
              <w:t xml:space="preserve"> </w:t>
            </w:r>
            <w:r w:rsidRPr="003377F2">
              <w:t xml:space="preserve">indirect position </w:t>
            </w:r>
            <w:r w:rsidR="00D14A4B">
              <w:t xml:space="preserve">value </w:t>
            </w:r>
            <w:r w:rsidR="00090EA9">
              <w:t xml:space="preserve"> </w:t>
            </w:r>
            <w:r w:rsidR="00BF1035">
              <w:t xml:space="preserve">as </w:t>
            </w:r>
            <w:r w:rsidR="00090EA9">
              <w:t xml:space="preserve">distance along the flowpath </w:t>
            </w:r>
            <w:r w:rsidR="00BF1035">
              <w:t xml:space="preserve">‘measured’ </w:t>
            </w:r>
            <w:r w:rsidR="00090EA9">
              <w:t xml:space="preserve">from </w:t>
            </w:r>
            <w:r w:rsidR="00D14A4B">
              <w:t>a</w:t>
            </w:r>
            <w:r w:rsidR="00090EA9">
              <w:t xml:space="preserve"> referent located </w:t>
            </w:r>
            <w:r w:rsidR="0000657C">
              <w:t>at its upstream or downstream end, or elsewhere on the flowpath</w:t>
            </w:r>
            <w:r w:rsidR="00090EA9">
              <w:t>.</w:t>
            </w:r>
          </w:p>
          <w:p w14:paraId="16FB93F9" w14:textId="07341CD8" w:rsidR="0000657C" w:rsidRPr="003377F2" w:rsidRDefault="0000657C" w:rsidP="00D14A4B">
            <w:pPr>
              <w:spacing w:after="0"/>
            </w:pPr>
          </w:p>
        </w:tc>
        <w:tc>
          <w:tcPr>
            <w:tcW w:w="1410" w:type="pct"/>
          </w:tcPr>
          <w:p w14:paraId="4C68652A" w14:textId="7DABD241" w:rsidR="0002492A" w:rsidRPr="003377F2" w:rsidRDefault="00090EA9" w:rsidP="00D14A4B">
            <w:pPr>
              <w:spacing w:after="0"/>
            </w:pPr>
            <w:r w:rsidRPr="009D59D7">
              <w:rPr>
                <w:b/>
              </w:rPr>
              <w:t xml:space="preserve">Distance </w:t>
            </w:r>
            <w:r w:rsidR="004033C6" w:rsidRPr="009D59D7">
              <w:rPr>
                <w:b/>
              </w:rPr>
              <w:t>E</w:t>
            </w:r>
            <w:r w:rsidRPr="009D59D7">
              <w:rPr>
                <w:b/>
              </w:rPr>
              <w:t>xpression</w:t>
            </w:r>
            <w:r>
              <w:t xml:space="preserve"> </w:t>
            </w:r>
            <w:r w:rsidR="00D14A4B">
              <w:t xml:space="preserve">(6.1.1.4) </w:t>
            </w:r>
            <w:r w:rsidR="00247D06">
              <w:t xml:space="preserve">specifies the </w:t>
            </w:r>
            <w:r w:rsidR="00D14A4B">
              <w:t>measured value</w:t>
            </w:r>
            <w:r w:rsidR="00247D06">
              <w:t xml:space="preserve"> from the start</w:t>
            </w:r>
            <w:r w:rsidR="00D14A4B">
              <w:t>,</w:t>
            </w:r>
            <w:r w:rsidR="00247D06">
              <w:t xml:space="preserve"> </w:t>
            </w:r>
            <w:r w:rsidR="00D14A4B">
              <w:t xml:space="preserve">or another known location, on the </w:t>
            </w:r>
            <w:r w:rsidR="00247D06">
              <w:t>linear element along that element</w:t>
            </w:r>
            <w:r w:rsidR="00D14A4B">
              <w:t>.</w:t>
            </w:r>
            <w:r w:rsidR="00247D06">
              <w:t xml:space="preserve"> </w:t>
            </w:r>
          </w:p>
        </w:tc>
      </w:tr>
      <w:tr w:rsidR="00E06F66" w:rsidRPr="003377F2" w14:paraId="114435C9" w14:textId="77777777" w:rsidTr="008B7FB2">
        <w:tc>
          <w:tcPr>
            <w:tcW w:w="1650" w:type="pct"/>
            <w:shd w:val="clear" w:color="auto" w:fill="F2F2F2" w:themeFill="background1" w:themeFillShade="F2"/>
          </w:tcPr>
          <w:p w14:paraId="05DE6317" w14:textId="5BF4E206" w:rsidR="00F8795C" w:rsidRPr="003377F2" w:rsidRDefault="009065F7" w:rsidP="00DF2ED2">
            <w:pPr>
              <w:spacing w:after="0"/>
            </w:pPr>
            <w:r w:rsidRPr="009D59D7">
              <w:rPr>
                <w:b/>
              </w:rPr>
              <w:t>Distance Description</w:t>
            </w:r>
            <w:r w:rsidR="00A558C4">
              <w:t xml:space="preserve"> (Table B.2)</w:t>
            </w:r>
            <w:r w:rsidR="00DB3530">
              <w:t>,</w:t>
            </w:r>
            <w:r w:rsidR="00BF1035">
              <w:t xml:space="preserve"> describes the  spatial relation between two locations </w:t>
            </w:r>
          </w:p>
        </w:tc>
        <w:tc>
          <w:tcPr>
            <w:tcW w:w="1940" w:type="pct"/>
          </w:tcPr>
          <w:p w14:paraId="3F8C1843" w14:textId="6C95DCF2" w:rsidR="00D14A4B" w:rsidRPr="003377F2" w:rsidRDefault="00BF1035" w:rsidP="00925BDF">
            <w:pPr>
              <w:spacing w:after="0"/>
            </w:pPr>
            <w:r>
              <w:t>T</w:t>
            </w:r>
            <w:r w:rsidR="00AB6BBE" w:rsidRPr="003377F2">
              <w:t xml:space="preserve">erms </w:t>
            </w:r>
            <w:r w:rsidR="008B6318">
              <w:t>common</w:t>
            </w:r>
            <w:r>
              <w:t xml:space="preserve"> in hydrology </w:t>
            </w:r>
            <w:r w:rsidR="008B7FB2">
              <w:t xml:space="preserve">to describe the </w:t>
            </w:r>
            <w:r>
              <w:t>distance between a location being placed and a location being referenced</w:t>
            </w:r>
            <w:r w:rsidR="008B7FB2">
              <w:t>. The</w:t>
            </w:r>
            <w:r w:rsidR="00D14A4B">
              <w:t>se</w:t>
            </w:r>
            <w:r w:rsidR="008B7FB2">
              <w:t xml:space="preserve"> terms may be used to express an </w:t>
            </w:r>
            <w:r w:rsidR="008B7FB2">
              <w:lastRenderedPageBreak/>
              <w:t xml:space="preserve">offset </w:t>
            </w:r>
            <w:r w:rsidR="0000657C">
              <w:t xml:space="preserve">the </w:t>
            </w:r>
            <w:r w:rsidR="00D14A4B">
              <w:t>distance expression may have</w:t>
            </w:r>
            <w:r w:rsidR="008B7FB2">
              <w:t>.</w:t>
            </w:r>
          </w:p>
        </w:tc>
        <w:tc>
          <w:tcPr>
            <w:tcW w:w="1410" w:type="pct"/>
          </w:tcPr>
          <w:p w14:paraId="0991FAF5" w14:textId="34C5B57F" w:rsidR="008B7FB2" w:rsidRDefault="008B7FB2" w:rsidP="008B7FB2">
            <w:pPr>
              <w:spacing w:after="0"/>
            </w:pPr>
            <w:r w:rsidRPr="009D59D7">
              <w:rPr>
                <w:b/>
              </w:rPr>
              <w:lastRenderedPageBreak/>
              <w:t>Offset</w:t>
            </w:r>
            <w:r w:rsidR="00D14A4B">
              <w:t xml:space="preserve"> (6.1.1.4.3) qualifies the distance expression with respect to locations not directly located on the linear </w:t>
            </w:r>
            <w:r w:rsidR="00D14A4B">
              <w:lastRenderedPageBreak/>
              <w:t>element.</w:t>
            </w:r>
          </w:p>
          <w:p w14:paraId="7C8B90F0" w14:textId="32D53CE7" w:rsidR="00F8795C" w:rsidRPr="003377F2" w:rsidRDefault="007F416C" w:rsidP="008B7FB2">
            <w:pPr>
              <w:spacing w:after="0"/>
            </w:pPr>
            <w:r w:rsidRPr="003377F2">
              <w:t xml:space="preserve"> </w:t>
            </w:r>
          </w:p>
        </w:tc>
      </w:tr>
    </w:tbl>
    <w:p w14:paraId="6D98B068" w14:textId="709689BC" w:rsidR="00D21FE6" w:rsidRPr="003377F2" w:rsidRDefault="004E763B" w:rsidP="00834E29">
      <w:pPr>
        <w:pStyle w:val="berschrift3"/>
      </w:pPr>
      <w:bookmarkStart w:id="92" w:name="_Toc471741655"/>
      <w:r w:rsidRPr="003377F2">
        <w:lastRenderedPageBreak/>
        <w:t>Network n</w:t>
      </w:r>
      <w:r w:rsidR="00D21FE6" w:rsidRPr="003377F2">
        <w:t>avigation</w:t>
      </w:r>
      <w:bookmarkEnd w:id="92"/>
      <w:r w:rsidR="00D21FE6" w:rsidRPr="003377F2">
        <w:t xml:space="preserve"> </w:t>
      </w:r>
    </w:p>
    <w:p w14:paraId="15B4810B" w14:textId="77777777" w:rsidR="00D21FE6" w:rsidRPr="003377F2" w:rsidRDefault="00D21FE6" w:rsidP="00D21FE6">
      <w:pPr>
        <w:pStyle w:val="StandardWeb"/>
        <w:jc w:val="both"/>
        <w:rPr>
          <w:lang w:val="en-US"/>
        </w:rPr>
      </w:pPr>
      <w:r w:rsidRPr="003377F2">
        <w:rPr>
          <w:lang w:val="en-US"/>
        </w:rPr>
        <w:t xml:space="preserve">Thinking about catchments realized as topological edges bounded by outfall nodes, a dendritic network of catchments may be traced upstream from the sea or a sink to the inflow/outflow nodes of (multiple) upper catchments. From there, one can navigate further ‘upstream’ eventually arriving at the outflow node of the headwater catchments. Starting at a spring, the catchment network can be traced in the ‘downstream’ direction, first to the single outflow node to which the catchment contributes then further downstream eventually arriving at the inflow node of a branching (non-dendritic), estuary or delta. In a given realization, a sequence of linear flowpaths, each realizing a catchment connected in the catchment network, may be drawn as streams or watercourses, which may or may not be geometrically connected in the representation. For example, water bodies and channel parts of a particular network may be displayed using different geometric shapes, and may look connected on a map even if they are not. </w:t>
      </w:r>
    </w:p>
    <w:p w14:paraId="372A32B3" w14:textId="6F2446E3" w:rsidR="00FC5074" w:rsidRPr="003377F2" w:rsidRDefault="004E763B" w:rsidP="00FC5074">
      <w:pPr>
        <w:pStyle w:val="StandardWeb"/>
        <w:jc w:val="both"/>
        <w:rPr>
          <w:lang w:val="en-US"/>
        </w:rPr>
      </w:pPr>
      <w:r w:rsidRPr="003377F2">
        <w:t xml:space="preserve">The network navigation </w:t>
      </w:r>
      <w:r w:rsidR="00FC5074" w:rsidRPr="003377F2">
        <w:t xml:space="preserve">approach </w:t>
      </w:r>
      <w:r w:rsidRPr="003377F2">
        <w:t xml:space="preserve">described here corresponds generally to the standard </w:t>
      </w:r>
      <w:r w:rsidR="00FC5074" w:rsidRPr="003377F2">
        <w:t xml:space="preserve">network (navigation) </w:t>
      </w:r>
      <w:r w:rsidRPr="003377F2">
        <w:t xml:space="preserve">model </w:t>
      </w:r>
      <w:r w:rsidR="00FC5074" w:rsidRPr="003377F2">
        <w:t xml:space="preserve">defined </w:t>
      </w:r>
      <w:r w:rsidRPr="003377F2">
        <w:t xml:space="preserve">within ISO 19133: </w:t>
      </w:r>
      <w:r w:rsidR="00FC5074" w:rsidRPr="003377F2">
        <w:rPr>
          <w:lang w:val="en-US"/>
        </w:rPr>
        <w:t xml:space="preserve">Location-based services – Tracking and navigation </w:t>
      </w:r>
      <w:r w:rsidRPr="003377F2">
        <w:t xml:space="preserve"> which is considered as </w:t>
      </w:r>
      <w:r w:rsidR="00FC5074" w:rsidRPr="003377F2">
        <w:t>a</w:t>
      </w:r>
      <w:r w:rsidRPr="003377F2">
        <w:t xml:space="preserve"> general framework to </w:t>
      </w:r>
      <w:r w:rsidR="00FC5074" w:rsidRPr="003377F2">
        <w:t>trace a dendritic network of catchments</w:t>
      </w:r>
      <w:r w:rsidRPr="003377F2">
        <w:t>.</w:t>
      </w:r>
      <w:r w:rsidR="00FC5074" w:rsidRPr="003377F2">
        <w:t xml:space="preserve"> </w:t>
      </w:r>
      <w:r w:rsidR="00FC5074" w:rsidRPr="003377F2">
        <w:rPr>
          <w:lang w:val="en-US"/>
        </w:rPr>
        <w:t xml:space="preserve">Provided that a catchment is topologically realized comparable with the ISO topology model as directed edge (flowpath) and the outfall as directed (inflow/outflow) node, the catchment network (as well as its hydrographic, geomorphologic or hydrometric realizations) can be navigated comparable with the concepts of the ISO network (navigation) model. With reference to catchment topology, this allows to navigate from realized outfall to realized outfall along the flowpath, from fixed landmark to fixed landmark along a water body, from section to section along a channel, or from station to station along a virtual line. </w:t>
      </w:r>
    </w:p>
    <w:p w14:paraId="2F98FCDF" w14:textId="1385BA12" w:rsidR="007F416C" w:rsidRPr="003377F2" w:rsidRDefault="00FC5074" w:rsidP="007F416C">
      <w:pPr>
        <w:pStyle w:val="StandardWeb"/>
        <w:jc w:val="both"/>
        <w:rPr>
          <w:lang w:val="en-US"/>
        </w:rPr>
      </w:pPr>
      <w:r w:rsidRPr="003377F2">
        <w:rPr>
          <w:lang w:val="en-US"/>
        </w:rPr>
        <w:t xml:space="preserve">In terms of network navigation, </w:t>
      </w:r>
      <w:r w:rsidR="001A53F2" w:rsidRPr="003377F2">
        <w:rPr>
          <w:lang w:val="en-US"/>
        </w:rPr>
        <w:t xml:space="preserve">the hydrographic, channel or station network </w:t>
      </w:r>
      <w:r w:rsidR="007F416C" w:rsidRPr="003377F2">
        <w:rPr>
          <w:lang w:val="en-US"/>
        </w:rPr>
        <w:t xml:space="preserve">can be thought of as a set </w:t>
      </w:r>
      <w:r w:rsidR="00676338">
        <w:rPr>
          <w:lang w:val="en-US"/>
        </w:rPr>
        <w:t xml:space="preserve">of </w:t>
      </w:r>
      <w:r w:rsidR="001A53F2" w:rsidRPr="003377F2">
        <w:rPr>
          <w:lang w:val="en-US"/>
        </w:rPr>
        <w:t>junctions</w:t>
      </w:r>
      <w:r w:rsidR="007F416C" w:rsidRPr="003377F2">
        <w:rPr>
          <w:lang w:val="en-US"/>
        </w:rPr>
        <w:t xml:space="preserve"> and </w:t>
      </w:r>
      <w:r w:rsidR="001A53F2" w:rsidRPr="003377F2">
        <w:rPr>
          <w:lang w:val="en-US"/>
        </w:rPr>
        <w:t>links that connect these</w:t>
      </w:r>
      <w:r w:rsidR="007F416C" w:rsidRPr="003377F2">
        <w:rPr>
          <w:lang w:val="en-US"/>
        </w:rPr>
        <w:t xml:space="preserve"> junctions. The realization of an inflow/outflow node is comparable with the 0-dimensional junction associating ‘incoming and outgoing links’, and the flowpath is comparable with 1-dimensional link associated with a ‘start’ and an ‘end’ set by the inflow or outflow node </w:t>
      </w:r>
    </w:p>
    <w:p w14:paraId="21FC8450" w14:textId="0D7C3EBB" w:rsidR="004E763B" w:rsidRPr="003377F2" w:rsidRDefault="008B4C0B" w:rsidP="002C1A4A">
      <w:pPr>
        <w:pStyle w:val="StandardWeb"/>
        <w:jc w:val="both"/>
        <w:rPr>
          <w:rFonts w:eastAsia="MS Mincho"/>
          <w:lang w:val="en-AU"/>
        </w:rPr>
      </w:pPr>
      <w:r w:rsidRPr="003377F2">
        <w:fldChar w:fldCharType="begin"/>
      </w:r>
      <w:r w:rsidRPr="003377F2">
        <w:instrText xml:space="preserve"> REF _Ref463952846 \h </w:instrText>
      </w:r>
      <w:r w:rsidRPr="003377F2">
        <w:fldChar w:fldCharType="separate"/>
      </w:r>
      <w:r w:rsidR="009065F7" w:rsidRPr="003377F2">
        <w:t xml:space="preserve">Table </w:t>
      </w:r>
      <w:r w:rsidR="009065F7">
        <w:rPr>
          <w:noProof/>
        </w:rPr>
        <w:t>2</w:t>
      </w:r>
      <w:r w:rsidRPr="003377F2">
        <w:fldChar w:fldCharType="end"/>
      </w:r>
      <w:r w:rsidR="00FC5074" w:rsidRPr="003377F2">
        <w:t xml:space="preserve"> </w:t>
      </w:r>
      <w:r w:rsidR="007F416C" w:rsidRPr="003377F2">
        <w:t>provides a descriptive ‘mapping’ intended to provide a basic understanding of how the HY_Features network navigation may specify the Tracking and navigation</w:t>
      </w:r>
      <w:r w:rsidR="007F416C" w:rsidRPr="003377F2">
        <w:rPr>
          <w:rFonts w:eastAsia="MS Mincho"/>
          <w:lang w:val="en-AU"/>
        </w:rPr>
        <w:t xml:space="preserve"> model.</w:t>
      </w:r>
      <w:r w:rsidR="00676338">
        <w:rPr>
          <w:rFonts w:eastAsia="MS Mincho"/>
          <w:lang w:val="en-AU"/>
        </w:rPr>
        <w:t xml:space="preserve"> </w:t>
      </w:r>
    </w:p>
    <w:p w14:paraId="63E78B47" w14:textId="15E0C6A2" w:rsidR="008B4C0B" w:rsidRPr="003377F2" w:rsidRDefault="008B4C0B" w:rsidP="00834E29">
      <w:pPr>
        <w:pStyle w:val="OGCtableheader"/>
        <w:outlineLvl w:val="0"/>
      </w:pPr>
      <w:bookmarkStart w:id="93" w:name="_Ref463952846"/>
      <w:bookmarkStart w:id="94" w:name="_Ref463952777"/>
      <w:bookmarkStart w:id="95" w:name="_Toc471741743"/>
      <w:r w:rsidRPr="003377F2">
        <w:t xml:space="preserve">Table </w:t>
      </w:r>
      <w:r w:rsidR="003F6442">
        <w:fldChar w:fldCharType="begin"/>
      </w:r>
      <w:r w:rsidR="003F6442">
        <w:instrText xml:space="preserve"> SEQ Table \* ARAB</w:instrText>
      </w:r>
      <w:r w:rsidR="003F6442">
        <w:instrText xml:space="preserve">IC </w:instrText>
      </w:r>
      <w:r w:rsidR="003F6442">
        <w:fldChar w:fldCharType="separate"/>
      </w:r>
      <w:r w:rsidR="00C66441">
        <w:rPr>
          <w:noProof/>
        </w:rPr>
        <w:t>2</w:t>
      </w:r>
      <w:r w:rsidR="003F6442">
        <w:rPr>
          <w:noProof/>
        </w:rPr>
        <w:fldChar w:fldCharType="end"/>
      </w:r>
      <w:bookmarkEnd w:id="93"/>
      <w:r w:rsidRPr="003377F2">
        <w:t xml:space="preserve">: HY_Features concepts comparable with the </w:t>
      </w:r>
      <w:r w:rsidRPr="003377F2">
        <w:rPr>
          <w:rFonts w:eastAsia="MS Mincho"/>
          <w:lang w:val="en-AU"/>
        </w:rPr>
        <w:t xml:space="preserve">OGC </w:t>
      </w:r>
      <w:r w:rsidRPr="003377F2">
        <w:t>Network navigation</w:t>
      </w:r>
      <w:r w:rsidRPr="003377F2">
        <w:rPr>
          <w:rFonts w:eastAsia="MS Mincho"/>
          <w:lang w:val="en-AU"/>
        </w:rPr>
        <w:t xml:space="preserve"> model</w:t>
      </w:r>
      <w:bookmarkEnd w:id="94"/>
      <w:bookmarkEnd w:id="95"/>
    </w:p>
    <w:tbl>
      <w:tblPr>
        <w:tblStyle w:val="Tabellenraster"/>
        <w:tblW w:w="5000" w:type="pct"/>
        <w:tblLook w:val="06A0" w:firstRow="1" w:lastRow="0" w:firstColumn="1" w:lastColumn="0" w:noHBand="1" w:noVBand="1"/>
      </w:tblPr>
      <w:tblGrid>
        <w:gridCol w:w="2922"/>
        <w:gridCol w:w="3624"/>
        <w:gridCol w:w="2310"/>
      </w:tblGrid>
      <w:tr w:rsidR="007F416C" w:rsidRPr="003377F2" w14:paraId="5C4391BC" w14:textId="77777777" w:rsidTr="00825927">
        <w:tc>
          <w:tcPr>
            <w:tcW w:w="1650" w:type="pct"/>
            <w:shd w:val="clear" w:color="auto" w:fill="F2F2F2" w:themeFill="background1" w:themeFillShade="F2"/>
            <w:hideMark/>
          </w:tcPr>
          <w:p w14:paraId="08F13F35" w14:textId="77777777" w:rsidR="007F416C" w:rsidRPr="003377F2" w:rsidRDefault="007F416C" w:rsidP="002C1A4A">
            <w:pPr>
              <w:spacing w:after="0"/>
              <w:rPr>
                <w:b/>
                <w:bCs/>
              </w:rPr>
            </w:pPr>
            <w:r w:rsidRPr="003377F2">
              <w:rPr>
                <w:b/>
                <w:bCs/>
              </w:rPr>
              <w:t>HY_Features concept</w:t>
            </w:r>
          </w:p>
        </w:tc>
        <w:tc>
          <w:tcPr>
            <w:tcW w:w="2046" w:type="pct"/>
            <w:hideMark/>
          </w:tcPr>
          <w:p w14:paraId="2A1292AC" w14:textId="77777777" w:rsidR="007F416C" w:rsidRPr="003377F2" w:rsidRDefault="007F416C" w:rsidP="00FC1881">
            <w:pPr>
              <w:spacing w:after="0"/>
              <w:rPr>
                <w:b/>
                <w:bCs/>
              </w:rPr>
            </w:pPr>
            <w:r w:rsidRPr="003377F2">
              <w:rPr>
                <w:b/>
                <w:bCs/>
              </w:rPr>
              <w:t xml:space="preserve">Description </w:t>
            </w:r>
          </w:p>
        </w:tc>
        <w:tc>
          <w:tcPr>
            <w:tcW w:w="1304" w:type="pct"/>
            <w:hideMark/>
          </w:tcPr>
          <w:p w14:paraId="25918FBA" w14:textId="74B47BE6" w:rsidR="007F416C" w:rsidRPr="003377F2" w:rsidRDefault="007F416C" w:rsidP="00FC1881">
            <w:pPr>
              <w:spacing w:after="0"/>
              <w:rPr>
                <w:b/>
                <w:bCs/>
              </w:rPr>
            </w:pPr>
            <w:r w:rsidRPr="003377F2">
              <w:rPr>
                <w:b/>
                <w:bCs/>
              </w:rPr>
              <w:t>ISO 19133 concept</w:t>
            </w:r>
          </w:p>
        </w:tc>
      </w:tr>
      <w:tr w:rsidR="007F416C" w:rsidRPr="003377F2" w14:paraId="0FE6D010" w14:textId="77777777" w:rsidTr="00825927">
        <w:tc>
          <w:tcPr>
            <w:tcW w:w="1650" w:type="pct"/>
            <w:shd w:val="clear" w:color="auto" w:fill="F2F2F2" w:themeFill="background1" w:themeFillShade="F2"/>
          </w:tcPr>
          <w:p w14:paraId="273AB7DC" w14:textId="6B1D870C" w:rsidR="007F416C" w:rsidRPr="003377F2" w:rsidRDefault="003A7A8E" w:rsidP="00CC5F5A">
            <w:pPr>
              <w:spacing w:after="0"/>
              <w:rPr>
                <w:bCs/>
              </w:rPr>
            </w:pPr>
            <w:r>
              <w:rPr>
                <w:bCs/>
              </w:rPr>
              <w:t xml:space="preserve">Catchment realization network (6.3.1), </w:t>
            </w:r>
            <w:r w:rsidR="00CC5F5A" w:rsidRPr="003377F2">
              <w:rPr>
                <w:bCs/>
              </w:rPr>
              <w:t xml:space="preserve">aggregate of hydrologic features realizing a </w:t>
            </w:r>
            <w:r w:rsidR="00CC5F5A">
              <w:rPr>
                <w:bCs/>
              </w:rPr>
              <w:t xml:space="preserve">logical </w:t>
            </w:r>
            <w:r w:rsidR="00CC5F5A" w:rsidRPr="003377F2">
              <w:rPr>
                <w:bCs/>
              </w:rPr>
              <w:lastRenderedPageBreak/>
              <w:t>catchment</w:t>
            </w:r>
          </w:p>
        </w:tc>
        <w:tc>
          <w:tcPr>
            <w:tcW w:w="2046" w:type="pct"/>
          </w:tcPr>
          <w:p w14:paraId="1D727860" w14:textId="2C8BEA4B" w:rsidR="00CC5F5A" w:rsidRDefault="007C1E26" w:rsidP="00CC5F5A">
            <w:pPr>
              <w:pStyle w:val="StandardWeb"/>
            </w:pPr>
            <w:r>
              <w:rPr>
                <w:bCs/>
              </w:rPr>
              <w:lastRenderedPageBreak/>
              <w:t>The logical network</w:t>
            </w:r>
            <w:r w:rsidRPr="000B25ED">
              <w:rPr>
                <w:lang w:val="en-US"/>
              </w:rPr>
              <w:t xml:space="preserve"> of catchments interacting at outfalls can be realized as network</w:t>
            </w:r>
            <w:r>
              <w:rPr>
                <w:lang w:val="en-US"/>
              </w:rPr>
              <w:t>s</w:t>
            </w:r>
            <w:r w:rsidRPr="000B25ED">
              <w:rPr>
                <w:lang w:val="en-US"/>
              </w:rPr>
              <w:t xml:space="preserve"> of specific catchment realizations. </w:t>
            </w:r>
            <w:r>
              <w:rPr>
                <w:lang w:val="en-US"/>
              </w:rPr>
              <w:t>T</w:t>
            </w:r>
            <w:r w:rsidRPr="000B25ED">
              <w:rPr>
                <w:lang w:val="en-US"/>
              </w:rPr>
              <w:t xml:space="preserve">he </w:t>
            </w:r>
            <w:r w:rsidRPr="000B25ED">
              <w:rPr>
                <w:lang w:val="en-US"/>
              </w:rPr>
              <w:lastRenderedPageBreak/>
              <w:t xml:space="preserve">network of </w:t>
            </w:r>
            <w:r>
              <w:rPr>
                <w:lang w:val="en-US"/>
              </w:rPr>
              <w:t xml:space="preserve">one-dimensional </w:t>
            </w:r>
            <w:r w:rsidRPr="000B25ED">
              <w:rPr>
                <w:lang w:val="en-US"/>
              </w:rPr>
              <w:t>flowpaths</w:t>
            </w:r>
            <w:r>
              <w:rPr>
                <w:lang w:val="en-US"/>
              </w:rPr>
              <w:t xml:space="preserve"> connected by 0-dimensional inflow/outflow nodes</w:t>
            </w:r>
            <w:r w:rsidR="000E57AD">
              <w:rPr>
                <w:lang w:val="en-US"/>
              </w:rPr>
              <w:t xml:space="preserve"> can be understood as navigation network.</w:t>
            </w:r>
          </w:p>
          <w:p w14:paraId="12AC2F3E" w14:textId="7B2E3658" w:rsidR="00CC5F5A" w:rsidRPr="003377F2" w:rsidRDefault="00CC5F5A" w:rsidP="00CC5F5A">
            <w:pPr>
              <w:pStyle w:val="StandardWeb"/>
              <w:rPr>
                <w:bCs/>
              </w:rPr>
            </w:pPr>
          </w:p>
        </w:tc>
        <w:tc>
          <w:tcPr>
            <w:tcW w:w="1304" w:type="pct"/>
          </w:tcPr>
          <w:p w14:paraId="729D1977" w14:textId="0EA806F5" w:rsidR="007F416C" w:rsidRPr="003377F2" w:rsidRDefault="00F849B7" w:rsidP="00D62331">
            <w:pPr>
              <w:pStyle w:val="StandardWeb"/>
              <w:rPr>
                <w:bCs/>
              </w:rPr>
            </w:pPr>
            <w:r w:rsidRPr="00D62331">
              <w:rPr>
                <w:bCs/>
              </w:rPr>
              <w:lastRenderedPageBreak/>
              <w:t>N</w:t>
            </w:r>
            <w:proofErr w:type="spellStart"/>
            <w:r w:rsidRPr="00D62331">
              <w:rPr>
                <w:bCs/>
                <w:lang w:val="en-US" w:eastAsia="en-US"/>
              </w:rPr>
              <w:t>etwork</w:t>
            </w:r>
            <w:proofErr w:type="spellEnd"/>
            <w:r w:rsidRPr="00D62331">
              <w:rPr>
                <w:bCs/>
                <w:lang w:val="en-US" w:eastAsia="en-US"/>
              </w:rPr>
              <w:t xml:space="preserve"> (4.17), abstract structure consisting of a set of 0-dimensional </w:t>
            </w:r>
            <w:r w:rsidRPr="00D62331">
              <w:rPr>
                <w:bCs/>
                <w:lang w:val="en-US" w:eastAsia="en-US"/>
              </w:rPr>
              <w:lastRenderedPageBreak/>
              <w:t>objects called junctions, and a set of 1-dimensional</w:t>
            </w:r>
            <w:r w:rsidR="00D62331" w:rsidRPr="00D62331">
              <w:rPr>
                <w:bCs/>
                <w:lang w:val="en-US" w:eastAsia="en-US"/>
              </w:rPr>
              <w:t xml:space="preserve"> </w:t>
            </w:r>
            <w:r w:rsidRPr="00D62331">
              <w:rPr>
                <w:bCs/>
                <w:lang w:val="en-US" w:eastAsia="en-US"/>
              </w:rPr>
              <w:t>objects called links that connect the junctions, each link being associated with a start (origin, source)</w:t>
            </w:r>
            <w:r w:rsidR="00D62331" w:rsidRPr="00D62331">
              <w:rPr>
                <w:bCs/>
                <w:lang w:val="en-US" w:eastAsia="en-US"/>
              </w:rPr>
              <w:t xml:space="preserve"> </w:t>
            </w:r>
            <w:r w:rsidRPr="00D62331">
              <w:rPr>
                <w:bCs/>
                <w:lang w:val="en-US" w:eastAsia="en-US"/>
              </w:rPr>
              <w:t>junction and end (destination, sink) junction</w:t>
            </w:r>
          </w:p>
        </w:tc>
      </w:tr>
      <w:tr w:rsidR="007F416C" w:rsidRPr="003377F2" w14:paraId="2AC35A12" w14:textId="77777777" w:rsidTr="00825927">
        <w:tc>
          <w:tcPr>
            <w:tcW w:w="1650" w:type="pct"/>
            <w:shd w:val="clear" w:color="auto" w:fill="F2F2F2" w:themeFill="background1" w:themeFillShade="F2"/>
          </w:tcPr>
          <w:p w14:paraId="24C8A398" w14:textId="592F639B" w:rsidR="007F416C" w:rsidRPr="003377F2" w:rsidRDefault="00676338" w:rsidP="00F849B7">
            <w:pPr>
              <w:spacing w:after="0"/>
            </w:pPr>
            <w:r w:rsidRPr="003377F2">
              <w:lastRenderedPageBreak/>
              <w:t>Flowpath (</w:t>
            </w:r>
            <w:r>
              <w:t xml:space="preserve">7.3.2.6), one-dimensional </w:t>
            </w:r>
            <w:r w:rsidRPr="00365409">
              <w:t xml:space="preserve">feature </w:t>
            </w:r>
            <w:r>
              <w:t>that realizes</w:t>
            </w:r>
            <w:r w:rsidRPr="00365409">
              <w:t xml:space="preserve"> </w:t>
            </w:r>
            <w:r>
              <w:t>a</w:t>
            </w:r>
            <w:r w:rsidRPr="00365409">
              <w:t xml:space="preserve"> </w:t>
            </w:r>
            <w:r>
              <w:t xml:space="preserve">logical </w:t>
            </w:r>
            <w:r w:rsidRPr="00365409">
              <w:t>catchment</w:t>
            </w:r>
            <w:r>
              <w:t>,</w:t>
            </w:r>
            <w:r w:rsidRPr="003377F2">
              <w:t xml:space="preserve"> associates the </w:t>
            </w:r>
            <w:r w:rsidRPr="00386589">
              <w:rPr>
                <w:i/>
              </w:rPr>
              <w:t>realized catchment</w:t>
            </w:r>
          </w:p>
        </w:tc>
        <w:tc>
          <w:tcPr>
            <w:tcW w:w="2046" w:type="pct"/>
          </w:tcPr>
          <w:p w14:paraId="4038D762" w14:textId="09C2595F" w:rsidR="007F416C" w:rsidRPr="003377F2" w:rsidRDefault="00F849B7" w:rsidP="003A7A8E">
            <w:pPr>
              <w:spacing w:after="0"/>
            </w:pPr>
            <w:r>
              <w:t>The</w:t>
            </w:r>
            <w:r w:rsidR="003A7A8E">
              <w:t xml:space="preserve"> topological realization an directed </w:t>
            </w:r>
            <w:r w:rsidRPr="00365409">
              <w:t>edge bounded by inflow and outflow nodes</w:t>
            </w:r>
            <w:r>
              <w:t xml:space="preserve"> </w:t>
            </w:r>
            <w:r w:rsidR="003A7A8E">
              <w:t>can be understood as a connecting link between junctions.</w:t>
            </w:r>
          </w:p>
        </w:tc>
        <w:tc>
          <w:tcPr>
            <w:tcW w:w="1304" w:type="pct"/>
          </w:tcPr>
          <w:p w14:paraId="6F243C84" w14:textId="77777777" w:rsidR="00D62331" w:rsidRPr="00D62331" w:rsidRDefault="00F849B7" w:rsidP="00D62331">
            <w:pPr>
              <w:spacing w:after="0"/>
              <w:rPr>
                <w:bCs/>
              </w:rPr>
            </w:pPr>
            <w:r w:rsidRPr="00D62331">
              <w:rPr>
                <w:bCs/>
              </w:rPr>
              <w:t xml:space="preserve">Link (4.8), </w:t>
            </w:r>
          </w:p>
          <w:p w14:paraId="57B08AA2" w14:textId="19824C11" w:rsidR="007F416C" w:rsidRPr="003377F2" w:rsidRDefault="00F849B7" w:rsidP="00D62331">
            <w:pPr>
              <w:spacing w:after="0"/>
            </w:pPr>
            <w:r w:rsidRPr="00D62331">
              <w:rPr>
                <w:bCs/>
              </w:rPr>
              <w:t>directed topological connection between two junctions consisting of an edge and a direction</w:t>
            </w:r>
          </w:p>
        </w:tc>
      </w:tr>
      <w:tr w:rsidR="007F416C" w:rsidRPr="00FC1881" w14:paraId="74397353" w14:textId="77777777" w:rsidTr="00825927">
        <w:tc>
          <w:tcPr>
            <w:tcW w:w="1650" w:type="pct"/>
            <w:shd w:val="clear" w:color="auto" w:fill="F2F2F2" w:themeFill="background1" w:themeFillShade="F2"/>
          </w:tcPr>
          <w:p w14:paraId="7270F7A2" w14:textId="77777777" w:rsidR="00676338" w:rsidRDefault="00676338" w:rsidP="00676338">
            <w:pPr>
              <w:spacing w:after="0"/>
            </w:pPr>
            <w:r w:rsidRPr="003377F2">
              <w:t>Outfall</w:t>
            </w:r>
            <w:r>
              <w:t xml:space="preserve"> </w:t>
            </w:r>
            <w:r w:rsidRPr="003377F2">
              <w:t>Realization (</w:t>
            </w:r>
            <w:r>
              <w:t>7.3.2.5), h</w:t>
            </w:r>
            <w:r w:rsidRPr="008E510D">
              <w:t xml:space="preserve">ydrologic feature </w:t>
            </w:r>
            <w:r>
              <w:t>that realizes</w:t>
            </w:r>
            <w:r w:rsidRPr="008E510D">
              <w:t xml:space="preserve"> </w:t>
            </w:r>
            <w:r>
              <w:t>the</w:t>
            </w:r>
            <w:r w:rsidRPr="008E510D">
              <w:t xml:space="preserve"> </w:t>
            </w:r>
            <w:r>
              <w:t xml:space="preserve">logical outlet, </w:t>
            </w:r>
            <w:r w:rsidRPr="003377F2">
              <w:t xml:space="preserve">associates the </w:t>
            </w:r>
            <w:r w:rsidRPr="00E202B1">
              <w:rPr>
                <w:i/>
              </w:rPr>
              <w:t>realized outfall</w:t>
            </w:r>
          </w:p>
          <w:p w14:paraId="236329A0" w14:textId="36ACEAA3" w:rsidR="007F416C" w:rsidRPr="003377F2" w:rsidRDefault="007F416C" w:rsidP="00676338">
            <w:pPr>
              <w:spacing w:after="0"/>
            </w:pPr>
          </w:p>
        </w:tc>
        <w:tc>
          <w:tcPr>
            <w:tcW w:w="2046" w:type="pct"/>
          </w:tcPr>
          <w:p w14:paraId="2E40A4BC" w14:textId="48B85804" w:rsidR="007F416C" w:rsidRPr="003377F2" w:rsidRDefault="00F849B7" w:rsidP="00F849B7">
            <w:pPr>
              <w:spacing w:after="0"/>
            </w:pPr>
            <w:r>
              <w:t>The topological (0-dimensional</w:t>
            </w:r>
            <w:r w:rsidRPr="003377F2">
              <w:t>)</w:t>
            </w:r>
            <w:r>
              <w:t xml:space="preserve"> realization as inflow or outflow node forming the boundary of the flowpath realizing the corresponding catchment, can  be understood as junction.  </w:t>
            </w:r>
          </w:p>
        </w:tc>
        <w:tc>
          <w:tcPr>
            <w:tcW w:w="1304" w:type="pct"/>
          </w:tcPr>
          <w:p w14:paraId="2FA8E95F" w14:textId="77777777" w:rsidR="00D62331" w:rsidRPr="00D62331" w:rsidRDefault="00F849B7" w:rsidP="00825927">
            <w:pPr>
              <w:spacing w:after="0"/>
              <w:rPr>
                <w:bCs/>
              </w:rPr>
            </w:pPr>
            <w:r w:rsidRPr="00D62331">
              <w:rPr>
                <w:bCs/>
              </w:rPr>
              <w:t xml:space="preserve">Junction (4.6), </w:t>
            </w:r>
          </w:p>
          <w:p w14:paraId="54C3AC55" w14:textId="7E0DB6A1" w:rsidR="00F849B7" w:rsidRPr="00D62331" w:rsidRDefault="00F849B7" w:rsidP="00825927">
            <w:pPr>
              <w:spacing w:after="0"/>
              <w:rPr>
                <w:bCs/>
              </w:rPr>
            </w:pPr>
            <w:r w:rsidRPr="00D62331">
              <w:rPr>
                <w:bCs/>
              </w:rPr>
              <w:t>single topological node in a network with its associated collection of turns, incoming and outgoing links</w:t>
            </w:r>
          </w:p>
          <w:p w14:paraId="00FC9053" w14:textId="3E410EF1" w:rsidR="007F416C" w:rsidRPr="003377F2" w:rsidRDefault="007F416C" w:rsidP="00825927">
            <w:pPr>
              <w:spacing w:after="0"/>
            </w:pPr>
          </w:p>
        </w:tc>
      </w:tr>
    </w:tbl>
    <w:p w14:paraId="35AC948E" w14:textId="77777777" w:rsidR="00807D2F" w:rsidRDefault="00807D2F" w:rsidP="00807D2F">
      <w:pPr>
        <w:pStyle w:val="berschrift1"/>
      </w:pPr>
      <w:bookmarkStart w:id="96" w:name="_Toc337499858"/>
      <w:bookmarkStart w:id="97" w:name="_Toc458775744"/>
      <w:bookmarkStart w:id="98" w:name="_Toc471741656"/>
      <w:r>
        <w:t>Clause containing normative material</w:t>
      </w:r>
      <w:bookmarkEnd w:id="96"/>
      <w:bookmarkEnd w:id="98"/>
    </w:p>
    <w:p w14:paraId="54E9DFC0" w14:textId="3EDFF45C" w:rsidR="00F062FF" w:rsidRPr="008E510D" w:rsidRDefault="00F062FF" w:rsidP="00834E29">
      <w:pPr>
        <w:pStyle w:val="berschrift2"/>
        <w:jc w:val="both"/>
      </w:pPr>
      <w:bookmarkStart w:id="99" w:name="_Toc458775745"/>
      <w:bookmarkStart w:id="100" w:name="_Toc471741657"/>
      <w:bookmarkEnd w:id="97"/>
      <w:r w:rsidRPr="008E510D">
        <w:t>The HY_Features conceptual model</w:t>
      </w:r>
      <w:bookmarkEnd w:id="99"/>
      <w:bookmarkEnd w:id="100"/>
    </w:p>
    <w:p w14:paraId="2B39A2D1" w14:textId="40378ACF" w:rsidR="00F062FF" w:rsidRPr="008E510D" w:rsidRDefault="00F062FF" w:rsidP="00450C77">
      <w:pPr>
        <w:pStyle w:val="StandardWeb"/>
        <w:jc w:val="both"/>
        <w:rPr>
          <w:lang w:val="en-US"/>
        </w:rPr>
      </w:pPr>
      <w:r w:rsidRPr="008E510D">
        <w:rPr>
          <w:lang w:val="en-US"/>
        </w:rPr>
        <w:t>This standard defines the HY_Features conceptual model as a standard for the identification and description of hydrologic features reflecting both hydrologic significance and topological connectivity of hydrologic features. HY_Features formalizes the fundamental relationships between components of the hydrosphere</w:t>
      </w:r>
      <w:r w:rsidR="004F4B6D">
        <w:rPr>
          <w:lang w:val="en-US"/>
        </w:rPr>
        <w:t xml:space="preserve"> describing the</w:t>
      </w:r>
      <w:r w:rsidRPr="008E510D">
        <w:rPr>
          <w:lang w:val="en-US"/>
        </w:rPr>
        <w:t xml:space="preserve"> hydrosphere as a hierarchical network of hydrologically connected catchments, the </w:t>
      </w:r>
      <w:r w:rsidR="008A28CA" w:rsidRPr="008E510D">
        <w:rPr>
          <w:lang w:val="en-US"/>
        </w:rPr>
        <w:t>various realizations</w:t>
      </w:r>
      <w:r w:rsidR="00F941F9">
        <w:rPr>
          <w:lang w:val="en-US"/>
        </w:rPr>
        <w:t xml:space="preserve"> </w:t>
      </w:r>
      <w:r w:rsidR="00872B25">
        <w:rPr>
          <w:lang w:val="en-US"/>
        </w:rPr>
        <w:t xml:space="preserve">a catchment may have </w:t>
      </w:r>
      <w:r w:rsidR="008A28CA">
        <w:rPr>
          <w:lang w:val="en-US"/>
        </w:rPr>
        <w:t xml:space="preserve">and </w:t>
      </w:r>
      <w:r w:rsidR="00872B25">
        <w:rPr>
          <w:lang w:val="en-US"/>
        </w:rPr>
        <w:t xml:space="preserve">the </w:t>
      </w:r>
      <w:r w:rsidRPr="008E510D">
        <w:rPr>
          <w:lang w:val="en-US"/>
        </w:rPr>
        <w:t>organization in networks of catchments</w:t>
      </w:r>
      <w:r w:rsidR="00872B25">
        <w:rPr>
          <w:lang w:val="en-US"/>
        </w:rPr>
        <w:t>,</w:t>
      </w:r>
      <w:r w:rsidRPr="008E510D">
        <w:rPr>
          <w:lang w:val="en-US"/>
        </w:rPr>
        <w:t xml:space="preserve"> waterbodies</w:t>
      </w:r>
      <w:r w:rsidR="00872B25">
        <w:rPr>
          <w:lang w:val="en-US"/>
        </w:rPr>
        <w:t xml:space="preserve"> or channels</w:t>
      </w:r>
      <w:r w:rsidR="008A28CA">
        <w:rPr>
          <w:lang w:val="en-US"/>
        </w:rPr>
        <w:t>.</w:t>
      </w:r>
    </w:p>
    <w:p w14:paraId="5D27EC23" w14:textId="123A8E23" w:rsidR="00F062FF" w:rsidRPr="008E510D" w:rsidRDefault="00F062FF" w:rsidP="00450C77">
      <w:pPr>
        <w:pStyle w:val="StandardWeb"/>
        <w:jc w:val="both"/>
        <w:rPr>
          <w:lang w:val="en-US"/>
        </w:rPr>
      </w:pPr>
      <w:r w:rsidRPr="008E510D">
        <w:rPr>
          <w:lang w:val="en-US"/>
        </w:rPr>
        <w:t xml:space="preserve">Core concepts of HY_Features are: 1) an abstract idea of 'catchment' </w:t>
      </w:r>
      <w:r w:rsidR="00056311">
        <w:rPr>
          <w:lang w:val="en-US"/>
        </w:rPr>
        <w:t>which</w:t>
      </w:r>
      <w:r w:rsidR="00056311" w:rsidRPr="008E510D">
        <w:rPr>
          <w:lang w:val="en-US"/>
        </w:rPr>
        <w:t xml:space="preserve"> </w:t>
      </w:r>
      <w:r w:rsidRPr="008E510D">
        <w:rPr>
          <w:lang w:val="en-US"/>
        </w:rPr>
        <w:t xml:space="preserve">has many possible </w:t>
      </w:r>
      <w:r w:rsidR="00F368B0">
        <w:rPr>
          <w:lang w:val="en-US"/>
        </w:rPr>
        <w:t xml:space="preserve">geometric and/or topological feature </w:t>
      </w:r>
      <w:r w:rsidRPr="008E510D">
        <w:rPr>
          <w:lang w:val="en-US"/>
        </w:rPr>
        <w:t xml:space="preserve">realizations, 2) </w:t>
      </w:r>
      <w:r w:rsidR="00872B25">
        <w:rPr>
          <w:lang w:val="en-US"/>
        </w:rPr>
        <w:t xml:space="preserve">catchments realized </w:t>
      </w:r>
      <w:r w:rsidR="00F368B0">
        <w:rPr>
          <w:lang w:val="en-US"/>
        </w:rPr>
        <w:t xml:space="preserve">as </w:t>
      </w:r>
      <w:r w:rsidRPr="008E510D">
        <w:rPr>
          <w:lang w:val="en-US"/>
        </w:rPr>
        <w:t>networks of watercourse</w:t>
      </w:r>
      <w:r w:rsidR="004D0877">
        <w:rPr>
          <w:lang w:val="en-US"/>
        </w:rPr>
        <w:t xml:space="preserve"> and stream</w:t>
      </w:r>
      <w:r w:rsidR="00F368B0">
        <w:rPr>
          <w:lang w:val="en-US"/>
        </w:rPr>
        <w:t xml:space="preserve"> features</w:t>
      </w:r>
      <w:r w:rsidRPr="008E510D">
        <w:rPr>
          <w:lang w:val="en-US"/>
        </w:rPr>
        <w:t xml:space="preserve">, and </w:t>
      </w:r>
      <w:r w:rsidR="007164C2">
        <w:rPr>
          <w:lang w:val="en-US"/>
        </w:rPr>
        <w:t>3</w:t>
      </w:r>
      <w:r w:rsidRPr="008E510D">
        <w:rPr>
          <w:lang w:val="en-US"/>
        </w:rPr>
        <w:t xml:space="preserve">) linear referencing </w:t>
      </w:r>
      <w:r w:rsidR="00F368B0">
        <w:rPr>
          <w:lang w:val="en-US"/>
        </w:rPr>
        <w:t xml:space="preserve">of river positions </w:t>
      </w:r>
      <w:r w:rsidRPr="008E510D">
        <w:rPr>
          <w:lang w:val="en-US"/>
        </w:rPr>
        <w:t xml:space="preserve">using a nominal main flow path. The single concept that governs HY_Features is </w:t>
      </w:r>
      <w:r w:rsidR="004F4B6D">
        <w:rPr>
          <w:lang w:val="en-US"/>
        </w:rPr>
        <w:t xml:space="preserve">the hydrologically determined union of </w:t>
      </w:r>
      <w:r w:rsidR="00E7147F">
        <w:rPr>
          <w:lang w:val="en-US"/>
        </w:rPr>
        <w:t>a</w:t>
      </w:r>
      <w:r w:rsidR="004F4B6D">
        <w:rPr>
          <w:lang w:val="en-US"/>
        </w:rPr>
        <w:t xml:space="preserve"> catchment and its outfall</w:t>
      </w:r>
      <w:r w:rsidR="001D30AB">
        <w:rPr>
          <w:lang w:val="en-US"/>
        </w:rPr>
        <w:t xml:space="preserve">: </w:t>
      </w:r>
      <w:r w:rsidRPr="008E510D">
        <w:rPr>
          <w:lang w:val="en-US"/>
        </w:rPr>
        <w:t xml:space="preserve">any place on the land surface can be </w:t>
      </w:r>
      <w:r w:rsidR="001D30AB">
        <w:rPr>
          <w:lang w:val="en-US"/>
        </w:rPr>
        <w:t>considered</w:t>
      </w:r>
      <w:r w:rsidRPr="008E510D">
        <w:rPr>
          <w:lang w:val="en-US"/>
        </w:rPr>
        <w:t xml:space="preserve"> the outfall of a corresponding catchment</w:t>
      </w:r>
      <w:r w:rsidR="001D30AB">
        <w:rPr>
          <w:lang w:val="en-US"/>
        </w:rPr>
        <w:t xml:space="preserve">. Catchments and </w:t>
      </w:r>
      <w:r w:rsidR="001D30AB">
        <w:rPr>
          <w:lang w:val="en-US"/>
        </w:rPr>
        <w:lastRenderedPageBreak/>
        <w:t>outfalls together</w:t>
      </w:r>
      <w:r w:rsidRPr="008E510D">
        <w:rPr>
          <w:lang w:val="en-US"/>
        </w:rPr>
        <w:t xml:space="preserve"> </w:t>
      </w:r>
      <w:r w:rsidR="001D30AB">
        <w:rPr>
          <w:lang w:val="en-US"/>
        </w:rPr>
        <w:t>form the basis of</w:t>
      </w:r>
      <w:r w:rsidRPr="008E510D">
        <w:rPr>
          <w:lang w:val="en-US"/>
        </w:rPr>
        <w:t xml:space="preserve"> </w:t>
      </w:r>
      <w:r w:rsidR="00E7147F">
        <w:rPr>
          <w:lang w:val="en-US"/>
        </w:rPr>
        <w:t>network</w:t>
      </w:r>
      <w:r w:rsidR="001D30AB">
        <w:rPr>
          <w:lang w:val="en-US"/>
        </w:rPr>
        <w:t>s</w:t>
      </w:r>
      <w:r w:rsidR="00E7147F">
        <w:rPr>
          <w:lang w:val="en-US"/>
        </w:rPr>
        <w:t xml:space="preserve"> </w:t>
      </w:r>
      <w:r w:rsidRPr="008E510D">
        <w:rPr>
          <w:lang w:val="en-US"/>
        </w:rPr>
        <w:t xml:space="preserve">of connected, </w:t>
      </w:r>
      <w:r w:rsidR="00E7147F">
        <w:rPr>
          <w:lang w:val="en-US"/>
        </w:rPr>
        <w:t>usually</w:t>
      </w:r>
      <w:r w:rsidRPr="008E510D">
        <w:rPr>
          <w:lang w:val="en-US"/>
        </w:rPr>
        <w:t xml:space="preserve"> named, hydrologic features.</w:t>
      </w:r>
    </w:p>
    <w:p w14:paraId="5F9AEE1A" w14:textId="0F4F9D63" w:rsidR="00F062FF" w:rsidRDefault="00F062FF" w:rsidP="00450C77">
      <w:pPr>
        <w:pStyle w:val="StandardWeb"/>
        <w:jc w:val="both"/>
        <w:rPr>
          <w:lang w:val="en-US"/>
        </w:rPr>
      </w:pPr>
      <w:r w:rsidRPr="008E510D">
        <w:rPr>
          <w:lang w:val="en-US"/>
        </w:rPr>
        <w:t>The conceptual model</w:t>
      </w:r>
      <w:r w:rsidR="001D30AB">
        <w:rPr>
          <w:lang w:val="en-US"/>
        </w:rPr>
        <w:t xml:space="preserve"> elements are</w:t>
      </w:r>
      <w:r w:rsidRPr="008E510D">
        <w:rPr>
          <w:lang w:val="en-US"/>
        </w:rPr>
        <w:t xml:space="preserve"> </w:t>
      </w:r>
      <w:r w:rsidR="001D30AB">
        <w:rPr>
          <w:lang w:val="en-US"/>
        </w:rPr>
        <w:t>grouped</w:t>
      </w:r>
      <w:r w:rsidR="001D30AB" w:rsidRPr="008E510D">
        <w:rPr>
          <w:lang w:val="en-US"/>
        </w:rPr>
        <w:t xml:space="preserve"> </w:t>
      </w:r>
      <w:r w:rsidRPr="008E510D">
        <w:rPr>
          <w:lang w:val="en-US"/>
        </w:rPr>
        <w:t>in</w:t>
      </w:r>
      <w:r w:rsidR="001D30AB">
        <w:rPr>
          <w:lang w:val="en-US"/>
        </w:rPr>
        <w:t>to</w:t>
      </w:r>
      <w:r w:rsidRPr="008E510D">
        <w:rPr>
          <w:lang w:val="en-US"/>
        </w:rPr>
        <w:t xml:space="preserve"> </w:t>
      </w:r>
      <w:r w:rsidR="00F368B0">
        <w:rPr>
          <w:lang w:val="en-US"/>
        </w:rPr>
        <w:t>three</w:t>
      </w:r>
      <w:r w:rsidR="00F368B0" w:rsidRPr="008E510D">
        <w:rPr>
          <w:lang w:val="en-US"/>
        </w:rPr>
        <w:t xml:space="preserve"> </w:t>
      </w:r>
      <w:r w:rsidRPr="008E510D">
        <w:rPr>
          <w:lang w:val="en-US"/>
        </w:rPr>
        <w:t xml:space="preserve">modules. </w:t>
      </w:r>
      <w:r w:rsidRPr="00EB5A8C">
        <w:rPr>
          <w:lang w:val="en-US"/>
        </w:rPr>
        <w:t>A</w:t>
      </w:r>
      <w:r w:rsidR="001D30AB">
        <w:rPr>
          <w:lang w:val="en-US"/>
        </w:rPr>
        <w:t xml:space="preserve"> model</w:t>
      </w:r>
      <w:r w:rsidRPr="00EB5A8C">
        <w:rPr>
          <w:lang w:val="en-US"/>
        </w:rPr>
        <w:t xml:space="preserve"> implementation may include</w:t>
      </w:r>
      <w:r w:rsidR="001D30AB">
        <w:rPr>
          <w:lang w:val="en-US"/>
        </w:rPr>
        <w:t xml:space="preserve"> any or all feature concepts included in any module, include</w:t>
      </w:r>
      <w:r w:rsidRPr="00EB5A8C">
        <w:rPr>
          <w:lang w:val="en-US"/>
        </w:rPr>
        <w:t xml:space="preserve"> or exclude feature properties, </w:t>
      </w:r>
      <w:r w:rsidR="001D30AB">
        <w:rPr>
          <w:lang w:val="en-US"/>
        </w:rPr>
        <w:t>and</w:t>
      </w:r>
      <w:r w:rsidR="001D30AB" w:rsidRPr="00EB5A8C">
        <w:rPr>
          <w:lang w:val="en-US"/>
        </w:rPr>
        <w:t xml:space="preserve"> </w:t>
      </w:r>
      <w:r w:rsidRPr="00EB5A8C">
        <w:rPr>
          <w:lang w:val="en-US"/>
        </w:rPr>
        <w:t xml:space="preserve">allow </w:t>
      </w:r>
      <w:r w:rsidR="008A21B6" w:rsidRPr="002B2109">
        <w:rPr>
          <w:lang w:val="en-US"/>
        </w:rPr>
        <w:t>changing</w:t>
      </w:r>
      <w:r w:rsidR="003F08FA" w:rsidRPr="00074DA9">
        <w:rPr>
          <w:lang w:val="en-US"/>
        </w:rPr>
        <w:t xml:space="preserve"> </w:t>
      </w:r>
      <w:r w:rsidRPr="00074DA9">
        <w:rPr>
          <w:lang w:val="en-US"/>
        </w:rPr>
        <w:t xml:space="preserve">cardinality </w:t>
      </w:r>
      <w:r w:rsidR="002E508B" w:rsidRPr="00074DA9">
        <w:rPr>
          <w:lang w:val="en-US"/>
        </w:rPr>
        <w:t xml:space="preserve">of </w:t>
      </w:r>
      <w:r w:rsidRPr="00074DA9">
        <w:rPr>
          <w:lang w:val="en-US"/>
        </w:rPr>
        <w:t>one or more associations</w:t>
      </w:r>
      <w:r w:rsidR="008A21B6" w:rsidRPr="00074DA9">
        <w:rPr>
          <w:lang w:val="en-US"/>
        </w:rPr>
        <w:t xml:space="preserve"> to ‘nillable’, expressing that the</w:t>
      </w:r>
      <w:r w:rsidR="008436AA" w:rsidRPr="00467904">
        <w:rPr>
          <w:lang w:val="en-US"/>
        </w:rPr>
        <w:t>se</w:t>
      </w:r>
      <w:r w:rsidR="008A21B6" w:rsidRPr="00EB5A8C">
        <w:rPr>
          <w:lang w:val="en-US"/>
        </w:rPr>
        <w:t xml:space="preserve"> </w:t>
      </w:r>
      <w:r w:rsidR="008A21B6" w:rsidRPr="008436AA">
        <w:rPr>
          <w:lang w:val="en-US"/>
        </w:rPr>
        <w:t xml:space="preserve">logically </w:t>
      </w:r>
      <w:r w:rsidR="00F04909" w:rsidRPr="008436AA">
        <w:rPr>
          <w:lang w:val="en-US"/>
        </w:rPr>
        <w:t>exist</w:t>
      </w:r>
      <w:r w:rsidR="008A21B6" w:rsidRPr="008436AA">
        <w:rPr>
          <w:lang w:val="en-US"/>
        </w:rPr>
        <w:t xml:space="preserve"> but </w:t>
      </w:r>
      <w:r w:rsidR="00F04909" w:rsidRPr="008436AA">
        <w:rPr>
          <w:lang w:val="en-US"/>
        </w:rPr>
        <w:t xml:space="preserve">are </w:t>
      </w:r>
      <w:r w:rsidR="008A21B6" w:rsidRPr="008436AA">
        <w:rPr>
          <w:lang w:val="en-US"/>
        </w:rPr>
        <w:t>not realized in a particular implementation</w:t>
      </w:r>
      <w:r w:rsidR="008A21B6" w:rsidRPr="008A21B6">
        <w:rPr>
          <w:lang w:val="en-US"/>
        </w:rPr>
        <w:t>.</w:t>
      </w:r>
      <w:r w:rsidR="007C3984" w:rsidRPr="008E510D">
        <w:rPr>
          <w:lang w:val="en-US"/>
        </w:rPr>
        <w:t xml:space="preserve"> </w:t>
      </w:r>
      <w:r w:rsidR="007332F8">
        <w:rPr>
          <w:lang w:val="en-US"/>
        </w:rPr>
        <w:fldChar w:fldCharType="begin"/>
      </w:r>
      <w:r w:rsidR="007332F8">
        <w:rPr>
          <w:lang w:val="en-US"/>
        </w:rPr>
        <w:instrText xml:space="preserve"> REF _Ref460920258 \h </w:instrText>
      </w:r>
      <w:r w:rsidR="007332F8">
        <w:rPr>
          <w:lang w:val="en-US"/>
        </w:rPr>
      </w:r>
      <w:r w:rsidR="007332F8">
        <w:rPr>
          <w:lang w:val="en-US"/>
        </w:rPr>
        <w:fldChar w:fldCharType="separate"/>
      </w:r>
      <w:r w:rsidR="009065F7">
        <w:t xml:space="preserve">Table </w:t>
      </w:r>
      <w:r w:rsidR="009065F7">
        <w:rPr>
          <w:noProof/>
        </w:rPr>
        <w:t>3</w:t>
      </w:r>
      <w:r w:rsidR="007332F8">
        <w:rPr>
          <w:lang w:val="en-US"/>
        </w:rPr>
        <w:fldChar w:fldCharType="end"/>
      </w:r>
      <w:r w:rsidRPr="008E510D">
        <w:rPr>
          <w:lang w:val="en-US"/>
        </w:rPr>
        <w:t xml:space="preserve"> lists the </w:t>
      </w:r>
      <w:r w:rsidR="001D30AB">
        <w:rPr>
          <w:lang w:val="en-US"/>
        </w:rPr>
        <w:t>modules</w:t>
      </w:r>
      <w:r w:rsidRPr="008E510D">
        <w:rPr>
          <w:lang w:val="en-US"/>
        </w:rPr>
        <w:t>, the leaf packages included</w:t>
      </w:r>
      <w:r w:rsidR="001D30AB">
        <w:rPr>
          <w:lang w:val="en-US"/>
        </w:rPr>
        <w:t xml:space="preserve"> in each,</w:t>
      </w:r>
      <w:r w:rsidRPr="008E510D">
        <w:rPr>
          <w:lang w:val="en-US"/>
        </w:rPr>
        <w:t xml:space="preserve"> and the concepts reflected therein.</w:t>
      </w:r>
    </w:p>
    <w:p w14:paraId="505CDB00" w14:textId="56D59320" w:rsidR="008D4EE7" w:rsidRDefault="008D4EE7" w:rsidP="00450C77">
      <w:pPr>
        <w:pStyle w:val="OGCtableheader"/>
      </w:pPr>
      <w:bookmarkStart w:id="101" w:name="_Ref460920258"/>
      <w:bookmarkStart w:id="102" w:name="_Toc471741744"/>
      <w:r>
        <w:t xml:space="preserve">Table </w:t>
      </w:r>
      <w:r w:rsidR="003F6442">
        <w:fldChar w:fldCharType="begin"/>
      </w:r>
      <w:r w:rsidR="003F6442">
        <w:instrText xml:space="preserve"> SEQ Table \* ARABIC </w:instrText>
      </w:r>
      <w:r w:rsidR="003F6442">
        <w:fldChar w:fldCharType="separate"/>
      </w:r>
      <w:r w:rsidR="00C66441">
        <w:rPr>
          <w:noProof/>
        </w:rPr>
        <w:t>3</w:t>
      </w:r>
      <w:r w:rsidR="003F6442">
        <w:rPr>
          <w:noProof/>
        </w:rPr>
        <w:fldChar w:fldCharType="end"/>
      </w:r>
      <w:bookmarkEnd w:id="101"/>
      <w:r>
        <w:t xml:space="preserve">: HY_Features modules, </w:t>
      </w:r>
      <w:r w:rsidRPr="008D4EE7">
        <w:t>concepts</w:t>
      </w:r>
      <w:r>
        <w:t xml:space="preserve"> reflected</w:t>
      </w:r>
      <w:r w:rsidR="009138D6">
        <w:t>,</w:t>
      </w:r>
      <w:r>
        <w:t xml:space="preserve"> and leaf packages included</w:t>
      </w:r>
      <w:bookmarkEnd w:id="102"/>
    </w:p>
    <w:tbl>
      <w:tblPr>
        <w:tblStyle w:val="Tabellenraster"/>
        <w:tblW w:w="0" w:type="auto"/>
        <w:tblLook w:val="04A0" w:firstRow="1" w:lastRow="0" w:firstColumn="1" w:lastColumn="0" w:noHBand="0" w:noVBand="1"/>
      </w:tblPr>
      <w:tblGrid>
        <w:gridCol w:w="2749"/>
        <w:gridCol w:w="3473"/>
        <w:gridCol w:w="2634"/>
      </w:tblGrid>
      <w:tr w:rsidR="007C3984" w:rsidRPr="008E510D" w14:paraId="0E53E02C" w14:textId="77777777" w:rsidTr="003377F2">
        <w:tc>
          <w:tcPr>
            <w:tcW w:w="0" w:type="auto"/>
            <w:hideMark/>
          </w:tcPr>
          <w:p w14:paraId="0C561773" w14:textId="77777777" w:rsidR="007C3984" w:rsidRPr="008E510D" w:rsidRDefault="007C3984" w:rsidP="00450C77">
            <w:pPr>
              <w:spacing w:after="0"/>
              <w:jc w:val="both"/>
              <w:rPr>
                <w:b/>
                <w:bCs/>
              </w:rPr>
            </w:pPr>
            <w:r w:rsidRPr="008E510D">
              <w:rPr>
                <w:b/>
                <w:bCs/>
              </w:rPr>
              <w:t>Application schema</w:t>
            </w:r>
          </w:p>
        </w:tc>
        <w:tc>
          <w:tcPr>
            <w:tcW w:w="3473" w:type="dxa"/>
            <w:hideMark/>
          </w:tcPr>
          <w:p w14:paraId="5DCE59D6" w14:textId="77777777" w:rsidR="007C3984" w:rsidRPr="008E510D" w:rsidRDefault="007C3984" w:rsidP="00450C77">
            <w:pPr>
              <w:spacing w:after="0"/>
              <w:jc w:val="both"/>
              <w:rPr>
                <w:b/>
                <w:bCs/>
              </w:rPr>
            </w:pPr>
            <w:r w:rsidRPr="008E510D">
              <w:rPr>
                <w:b/>
                <w:bCs/>
              </w:rPr>
              <w:t>Concepts reflected</w:t>
            </w:r>
          </w:p>
        </w:tc>
        <w:tc>
          <w:tcPr>
            <w:tcW w:w="2634" w:type="dxa"/>
            <w:hideMark/>
          </w:tcPr>
          <w:p w14:paraId="50595662" w14:textId="77777777" w:rsidR="007C3984" w:rsidRPr="008E510D" w:rsidRDefault="007C3984" w:rsidP="00450C77">
            <w:pPr>
              <w:spacing w:after="0"/>
              <w:jc w:val="both"/>
              <w:rPr>
                <w:b/>
                <w:bCs/>
              </w:rPr>
            </w:pPr>
            <w:r w:rsidRPr="008E510D">
              <w:rPr>
                <w:b/>
                <w:bCs/>
              </w:rPr>
              <w:t>Leaf packages included</w:t>
            </w:r>
          </w:p>
        </w:tc>
      </w:tr>
      <w:tr w:rsidR="007C3984" w:rsidRPr="008E510D" w14:paraId="51EE38B8" w14:textId="77777777" w:rsidTr="003377F2">
        <w:tc>
          <w:tcPr>
            <w:tcW w:w="0" w:type="auto"/>
            <w:hideMark/>
          </w:tcPr>
          <w:p w14:paraId="42CBA10C" w14:textId="77777777" w:rsidR="007C3984" w:rsidRPr="008E510D" w:rsidRDefault="007C3984" w:rsidP="00866323">
            <w:pPr>
              <w:spacing w:after="0"/>
            </w:pPr>
            <w:r w:rsidRPr="008E510D">
              <w:t>HY_HydroFeature</w:t>
            </w:r>
          </w:p>
        </w:tc>
        <w:tc>
          <w:tcPr>
            <w:tcW w:w="3473" w:type="dxa"/>
            <w:hideMark/>
          </w:tcPr>
          <w:p w14:paraId="18EE1185" w14:textId="35758F2A" w:rsidR="007C3984" w:rsidRPr="008E510D" w:rsidRDefault="007C3984" w:rsidP="00866323">
            <w:pPr>
              <w:spacing w:after="0"/>
            </w:pPr>
            <w:r w:rsidRPr="008E510D">
              <w:t>fundamental properties and relationships between features governed by the physical laws of Hydrology, naming of hydrologic features, location of hydrologic feature along a line</w:t>
            </w:r>
            <w:r w:rsidR="004D0877">
              <w:t>ar flowpath</w:t>
            </w:r>
          </w:p>
        </w:tc>
        <w:tc>
          <w:tcPr>
            <w:tcW w:w="2634" w:type="dxa"/>
            <w:hideMark/>
          </w:tcPr>
          <w:p w14:paraId="0419199A" w14:textId="0AD5C844" w:rsidR="004D0877" w:rsidRPr="00A558C4" w:rsidRDefault="007C3984" w:rsidP="00A558C4">
            <w:pPr>
              <w:spacing w:after="0"/>
              <w:rPr>
                <w:b/>
                <w:bCs/>
                <w:i/>
                <w:iCs/>
              </w:rPr>
            </w:pPr>
            <w:r w:rsidRPr="008E510D">
              <w:t>Named</w:t>
            </w:r>
            <w:r w:rsidR="004D0877">
              <w:t xml:space="preserve"> </w:t>
            </w:r>
            <w:r w:rsidRPr="008E510D">
              <w:t xml:space="preserve">Feature </w:t>
            </w:r>
          </w:p>
          <w:p w14:paraId="2C2094CC" w14:textId="46709432" w:rsidR="004D0877" w:rsidRPr="00A558C4" w:rsidRDefault="007C3984" w:rsidP="00A558C4">
            <w:pPr>
              <w:spacing w:after="0"/>
              <w:rPr>
                <w:b/>
                <w:bCs/>
                <w:i/>
                <w:iCs/>
              </w:rPr>
            </w:pPr>
            <w:r w:rsidRPr="008E510D">
              <w:t>Hydro</w:t>
            </w:r>
            <w:r w:rsidR="004D0877">
              <w:t xml:space="preserve"> </w:t>
            </w:r>
            <w:r w:rsidRPr="008E510D">
              <w:t xml:space="preserve">Complex </w:t>
            </w:r>
          </w:p>
          <w:p w14:paraId="0022CBB9" w14:textId="78F91E56" w:rsidR="007C3984" w:rsidRPr="00A558C4" w:rsidRDefault="007C3984" w:rsidP="00A558C4">
            <w:pPr>
              <w:spacing w:after="0"/>
              <w:rPr>
                <w:b/>
                <w:bCs/>
                <w:i/>
                <w:iCs/>
              </w:rPr>
            </w:pPr>
            <w:r w:rsidRPr="008E510D">
              <w:t>River</w:t>
            </w:r>
            <w:r w:rsidR="004D0877">
              <w:t xml:space="preserve"> </w:t>
            </w:r>
            <w:r w:rsidRPr="008E510D">
              <w:t>Positioning</w:t>
            </w:r>
            <w:r w:rsidR="004D0877">
              <w:t xml:space="preserve"> </w:t>
            </w:r>
            <w:r w:rsidRPr="008E510D">
              <w:t>System</w:t>
            </w:r>
          </w:p>
        </w:tc>
      </w:tr>
      <w:tr w:rsidR="007C3984" w:rsidRPr="008E510D" w14:paraId="42DB2EC8" w14:textId="77777777" w:rsidTr="003377F2">
        <w:tc>
          <w:tcPr>
            <w:tcW w:w="0" w:type="auto"/>
            <w:hideMark/>
          </w:tcPr>
          <w:p w14:paraId="3B02D3BF" w14:textId="77777777" w:rsidR="007C3984" w:rsidRPr="008E510D" w:rsidRDefault="007C3984" w:rsidP="00866323">
            <w:pPr>
              <w:spacing w:after="0"/>
            </w:pPr>
            <w:r w:rsidRPr="008E510D">
              <w:t>HY_SurfaceHydroFeature</w:t>
            </w:r>
          </w:p>
        </w:tc>
        <w:tc>
          <w:tcPr>
            <w:tcW w:w="3473" w:type="dxa"/>
            <w:hideMark/>
          </w:tcPr>
          <w:p w14:paraId="768213A3" w14:textId="6604DDA8" w:rsidR="007C3984" w:rsidRPr="008E510D" w:rsidRDefault="007C3984" w:rsidP="00866323">
            <w:pPr>
              <w:spacing w:after="0"/>
            </w:pPr>
            <w:r w:rsidRPr="008E510D">
              <w:t>hydrologic features on the Earth’s land surface without</w:t>
            </w:r>
            <w:r w:rsidR="004D0877">
              <w:t xml:space="preserve"> the</w:t>
            </w:r>
            <w:r w:rsidRPr="008E510D">
              <w:t xml:space="preserve"> complexity and detail of hydrologic and hydraulic models</w:t>
            </w:r>
          </w:p>
        </w:tc>
        <w:tc>
          <w:tcPr>
            <w:tcW w:w="2634" w:type="dxa"/>
            <w:hideMark/>
          </w:tcPr>
          <w:p w14:paraId="4EC59885" w14:textId="77777777" w:rsidR="00BC5D5D" w:rsidRPr="00A558C4" w:rsidRDefault="007C3984" w:rsidP="00A558C4">
            <w:pPr>
              <w:spacing w:after="0"/>
              <w:rPr>
                <w:b/>
                <w:bCs/>
                <w:i/>
                <w:iCs/>
              </w:rPr>
            </w:pPr>
            <w:r w:rsidRPr="008E510D">
              <w:t>Channel</w:t>
            </w:r>
            <w:r w:rsidR="004D0877">
              <w:t xml:space="preserve"> </w:t>
            </w:r>
            <w:r w:rsidRPr="008E510D">
              <w:t>Network</w:t>
            </w:r>
          </w:p>
          <w:p w14:paraId="765DB6BC" w14:textId="4F70D54B" w:rsidR="004D0877" w:rsidRDefault="007C3984" w:rsidP="00A558C4">
            <w:pPr>
              <w:spacing w:after="0"/>
            </w:pPr>
            <w:r w:rsidRPr="008E510D">
              <w:t>Hydrographic</w:t>
            </w:r>
            <w:r w:rsidR="004D0877">
              <w:t xml:space="preserve"> </w:t>
            </w:r>
            <w:r w:rsidRPr="008E510D">
              <w:t xml:space="preserve">Network </w:t>
            </w:r>
          </w:p>
          <w:p w14:paraId="7F3B5A7C" w14:textId="3C1A3AE5" w:rsidR="004D0877" w:rsidRPr="00A558C4" w:rsidRDefault="007C3984" w:rsidP="00A558C4">
            <w:pPr>
              <w:spacing w:after="0"/>
              <w:rPr>
                <w:b/>
                <w:bCs/>
                <w:i/>
                <w:iCs/>
              </w:rPr>
            </w:pPr>
            <w:r w:rsidRPr="008E510D">
              <w:t>Water</w:t>
            </w:r>
            <w:r w:rsidR="004D0877">
              <w:t xml:space="preserve"> </w:t>
            </w:r>
            <w:r w:rsidRPr="008E510D">
              <w:t>Body</w:t>
            </w:r>
            <w:r w:rsidR="004D0877">
              <w:t xml:space="preserve"> </w:t>
            </w:r>
            <w:r w:rsidR="00BC5D5D">
              <w:t>Types</w:t>
            </w:r>
          </w:p>
          <w:p w14:paraId="77383877" w14:textId="279DA663" w:rsidR="007C3984" w:rsidRPr="00A558C4" w:rsidRDefault="004D0877" w:rsidP="00A558C4">
            <w:pPr>
              <w:spacing w:after="0"/>
              <w:rPr>
                <w:b/>
                <w:bCs/>
                <w:i/>
                <w:iCs/>
              </w:rPr>
            </w:pPr>
            <w:r>
              <w:t>Storage</w:t>
            </w:r>
          </w:p>
        </w:tc>
      </w:tr>
      <w:tr w:rsidR="007C3984" w:rsidRPr="008E510D" w14:paraId="2C87843D" w14:textId="77777777" w:rsidTr="003377F2">
        <w:tc>
          <w:tcPr>
            <w:tcW w:w="0" w:type="auto"/>
            <w:hideMark/>
          </w:tcPr>
          <w:p w14:paraId="6D9E8ABE" w14:textId="77777777" w:rsidR="007C3984" w:rsidRPr="008E510D" w:rsidRDefault="007C3984" w:rsidP="00866323">
            <w:pPr>
              <w:spacing w:after="0"/>
            </w:pPr>
            <w:r w:rsidRPr="008E510D">
              <w:t>HY_HydrometricNetwork</w:t>
            </w:r>
          </w:p>
        </w:tc>
        <w:tc>
          <w:tcPr>
            <w:tcW w:w="3473" w:type="dxa"/>
            <w:hideMark/>
          </w:tcPr>
          <w:p w14:paraId="763D7DED" w14:textId="77777777" w:rsidR="007C3984" w:rsidRPr="008E510D" w:rsidRDefault="007C3984" w:rsidP="00866323">
            <w:pPr>
              <w:spacing w:after="0"/>
            </w:pPr>
            <w:r w:rsidRPr="008E510D">
              <w:t>hydrometric network of logically connected hydrometric features located on or along a hydrologic feature</w:t>
            </w:r>
          </w:p>
        </w:tc>
        <w:tc>
          <w:tcPr>
            <w:tcW w:w="2634" w:type="dxa"/>
            <w:hideMark/>
          </w:tcPr>
          <w:p w14:paraId="3014E44F" w14:textId="77777777" w:rsidR="007C3984" w:rsidRPr="008E510D" w:rsidRDefault="007C3984" w:rsidP="00866323">
            <w:pPr>
              <w:spacing w:after="0"/>
            </w:pPr>
            <w:r w:rsidRPr="008E510D">
              <w:t>---</w:t>
            </w:r>
          </w:p>
        </w:tc>
      </w:tr>
    </w:tbl>
    <w:p w14:paraId="6A848EF6" w14:textId="620D2804" w:rsidR="000A3859" w:rsidRPr="008E510D" w:rsidRDefault="000A3859" w:rsidP="00450C77">
      <w:pPr>
        <w:jc w:val="both"/>
      </w:pPr>
    </w:p>
    <w:p w14:paraId="7A6D5DB0" w14:textId="189EDA93" w:rsidR="000A3859" w:rsidRPr="008E510D" w:rsidRDefault="009D5ADB" w:rsidP="00450C77">
      <w:pPr>
        <w:jc w:val="both"/>
      </w:pPr>
      <w:r w:rsidRPr="008E510D">
        <w:t xml:space="preserve">The conceptual model is expressed in the Geographic Information Conceptual Schema Language (ISO 19103:2005) based on the Unified Modeling Language (UML). The organization </w:t>
      </w:r>
      <w:r w:rsidR="00F368B0">
        <w:t xml:space="preserve">of </w:t>
      </w:r>
      <w:r w:rsidR="001D30AB">
        <w:t xml:space="preserve">the HY_Features hydrology model </w:t>
      </w:r>
      <w:r w:rsidR="00F368B0">
        <w:t xml:space="preserve">classes </w:t>
      </w:r>
      <w:r w:rsidRPr="008E510D">
        <w:t xml:space="preserve">into </w:t>
      </w:r>
      <w:r w:rsidR="001D30AB">
        <w:t xml:space="preserve">modules, </w:t>
      </w:r>
      <w:r w:rsidRPr="008E510D">
        <w:t>packages</w:t>
      </w:r>
      <w:r w:rsidR="001D30AB">
        <w:t>,</w:t>
      </w:r>
      <w:r w:rsidRPr="008E510D">
        <w:t xml:space="preserve"> and dependencies </w:t>
      </w:r>
      <w:r w:rsidR="00F368B0">
        <w:t>is</w:t>
      </w:r>
      <w:r w:rsidR="00F368B0" w:rsidRPr="008E510D">
        <w:t xml:space="preserve"> </w:t>
      </w:r>
      <w:r w:rsidRPr="008E510D">
        <w:t xml:space="preserve">shown in </w:t>
      </w:r>
      <w:r w:rsidRPr="008E510D">
        <w:fldChar w:fldCharType="begin"/>
      </w:r>
      <w:r w:rsidRPr="008E510D">
        <w:instrText xml:space="preserve"> REF _Ref458769526 \h </w:instrText>
      </w:r>
      <w:r w:rsidR="00A82FF3">
        <w:instrText xml:space="preserve"> \* MERGEFORMAT </w:instrText>
      </w:r>
      <w:r w:rsidRPr="008E510D">
        <w:fldChar w:fldCharType="separate"/>
      </w:r>
      <w:r w:rsidR="00E61A7A" w:rsidRPr="008E510D">
        <w:t xml:space="preserve">Figure </w:t>
      </w:r>
      <w:r w:rsidR="00E61A7A">
        <w:rPr>
          <w:noProof/>
        </w:rPr>
        <w:t>21</w:t>
      </w:r>
      <w:r w:rsidRPr="008E510D">
        <w:fldChar w:fldCharType="end"/>
      </w:r>
      <w:r w:rsidRPr="008E510D">
        <w:t xml:space="preserve">. </w:t>
      </w:r>
    </w:p>
    <w:p w14:paraId="6B022B29" w14:textId="77777777" w:rsidR="009D5ADB" w:rsidRPr="008E510D" w:rsidRDefault="009D5ADB" w:rsidP="00450C77">
      <w:pPr>
        <w:keepNext/>
        <w:jc w:val="both"/>
      </w:pPr>
      <w:r w:rsidRPr="008E510D">
        <w:rPr>
          <w:noProof/>
        </w:rPr>
        <w:lastRenderedPageBreak/>
        <w:drawing>
          <wp:inline distT="0" distB="0" distL="0" distR="0" wp14:anchorId="057B862D" wp14:editId="388C56FA">
            <wp:extent cx="5282976" cy="4663800"/>
            <wp:effectExtent l="0" t="0" r="0" b="381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raw.githubusercontent.com/opengeospatial/HY_Features/master/figs/fig16.png?token=AQBArzAn4c5DdmxI-obM0rG6PRHeGuX3ks5XtuN9wA%3D%3D"/>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282976" cy="4663800"/>
                    </a:xfrm>
                    <a:prstGeom prst="rect">
                      <a:avLst/>
                    </a:prstGeom>
                    <a:noFill/>
                    <a:ln>
                      <a:noFill/>
                    </a:ln>
                  </pic:spPr>
                </pic:pic>
              </a:graphicData>
            </a:graphic>
          </wp:inline>
        </w:drawing>
      </w:r>
    </w:p>
    <w:p w14:paraId="7E382078" w14:textId="21340083" w:rsidR="009D5ADB" w:rsidRPr="008E510D" w:rsidRDefault="009D5ADB" w:rsidP="00834E29">
      <w:pPr>
        <w:pStyle w:val="OGCFigure"/>
        <w:outlineLvl w:val="0"/>
      </w:pPr>
      <w:bookmarkStart w:id="103" w:name="_Ref458769526"/>
      <w:bookmarkStart w:id="104" w:name="_Toc471741716"/>
      <w:r w:rsidRPr="008E510D">
        <w:t xml:space="preserve">Figure </w:t>
      </w:r>
      <w:r w:rsidR="003F6442">
        <w:fldChar w:fldCharType="begin"/>
      </w:r>
      <w:r w:rsidR="003F6442">
        <w:instrText xml:space="preserve"> SEQ Figure \* ARABIC </w:instrText>
      </w:r>
      <w:r w:rsidR="003F6442">
        <w:fldChar w:fldCharType="separate"/>
      </w:r>
      <w:r w:rsidR="00135A1B">
        <w:rPr>
          <w:noProof/>
        </w:rPr>
        <w:t>21</w:t>
      </w:r>
      <w:r w:rsidR="003F6442">
        <w:rPr>
          <w:noProof/>
        </w:rPr>
        <w:fldChar w:fldCharType="end"/>
      </w:r>
      <w:bookmarkEnd w:id="103"/>
      <w:r w:rsidRPr="008E510D">
        <w:t>: HY_Features modules and packages</w:t>
      </w:r>
      <w:bookmarkEnd w:id="104"/>
    </w:p>
    <w:p w14:paraId="50B01F79" w14:textId="68D4C1C8" w:rsidR="000324CC" w:rsidRDefault="000324CC">
      <w:pPr>
        <w:spacing w:after="0"/>
      </w:pPr>
      <w:r>
        <w:br w:type="page"/>
      </w:r>
    </w:p>
    <w:p w14:paraId="451B060C" w14:textId="77777777" w:rsidR="000A3859" w:rsidRPr="008E510D" w:rsidRDefault="000A3859" w:rsidP="00450C77">
      <w:pPr>
        <w:jc w:val="both"/>
      </w:pPr>
    </w:p>
    <w:bookmarkStart w:id="105" w:name="_The_HY_Features_conceptual"/>
    <w:bookmarkStart w:id="106" w:name="_Toc458775746"/>
    <w:bookmarkStart w:id="107" w:name="_Ref462332916"/>
    <w:bookmarkEnd w:id="105"/>
    <w:p w14:paraId="5FA4B9CB" w14:textId="5B0ACA37" w:rsidR="00106C0B" w:rsidRPr="008E510D" w:rsidRDefault="009A6886" w:rsidP="00834E29">
      <w:pPr>
        <w:pStyle w:val="berschrift2"/>
        <w:jc w:val="both"/>
      </w:pPr>
      <w:r>
        <w:fldChar w:fldCharType="begin"/>
      </w:r>
      <w:r>
        <w:instrText xml:space="preserve"> TC \f r \l  1 </w:instrText>
      </w:r>
      <w:r>
        <w:fldChar w:fldCharType="end"/>
      </w:r>
      <w:bookmarkStart w:id="108" w:name="_Toc471741658"/>
      <w:r w:rsidR="00106C0B" w:rsidRPr="008E510D">
        <w:t xml:space="preserve">HY_Features conceptual </w:t>
      </w:r>
      <w:r w:rsidR="000324CC">
        <w:t xml:space="preserve">model </w:t>
      </w:r>
      <w:r w:rsidR="00106C0B" w:rsidRPr="008E510D">
        <w:t>conformance</w:t>
      </w:r>
      <w:bookmarkEnd w:id="108"/>
      <w:r w:rsidR="00106C0B" w:rsidRPr="008E510D">
        <w:t xml:space="preserve"> </w:t>
      </w:r>
      <w:bookmarkEnd w:id="106"/>
      <w:bookmarkEnd w:id="107"/>
    </w:p>
    <w:tbl>
      <w:tblPr>
        <w:tblStyle w:val="Tabellenraster"/>
        <w:tblW w:w="0" w:type="auto"/>
        <w:tblLook w:val="04A0" w:firstRow="1" w:lastRow="0" w:firstColumn="1" w:lastColumn="0" w:noHBand="0" w:noVBand="1"/>
      </w:tblPr>
      <w:tblGrid>
        <w:gridCol w:w="1809"/>
        <w:gridCol w:w="6946"/>
      </w:tblGrid>
      <w:tr w:rsidR="00A35AB1" w:rsidRPr="008E510D" w14:paraId="2C217854" w14:textId="77777777" w:rsidTr="00A35AB1">
        <w:tc>
          <w:tcPr>
            <w:tcW w:w="1809" w:type="dxa"/>
            <w:hideMark/>
          </w:tcPr>
          <w:p w14:paraId="3DC02B3E" w14:textId="77777777" w:rsidR="00A35AB1" w:rsidRPr="003377F2" w:rsidRDefault="00A35AB1" w:rsidP="00A35AB1">
            <w:pPr>
              <w:jc w:val="both"/>
              <w:rPr>
                <w:b/>
                <w:bCs/>
                <w:color w:val="0000FF"/>
              </w:rPr>
            </w:pPr>
            <w:r w:rsidRPr="003377F2">
              <w:rPr>
                <w:rStyle w:val="Fett"/>
                <w:color w:val="0000FF"/>
              </w:rPr>
              <w:t>Requirements Class</w:t>
            </w:r>
          </w:p>
        </w:tc>
        <w:tc>
          <w:tcPr>
            <w:tcW w:w="6946" w:type="dxa"/>
            <w:hideMark/>
          </w:tcPr>
          <w:p w14:paraId="1047C371" w14:textId="0418722F" w:rsidR="00A35AB1" w:rsidRPr="0038732F" w:rsidRDefault="005577D0" w:rsidP="0038732F">
            <w:pPr>
              <w:spacing w:before="240"/>
              <w:jc w:val="both"/>
              <w:outlineLvl w:val="4"/>
              <w:rPr>
                <w:bCs/>
                <w:color w:val="0F2EFF"/>
                <w:u w:val="single"/>
              </w:rPr>
            </w:pPr>
            <w:r w:rsidRPr="0038732F">
              <w:rPr>
                <w:color w:val="0F2EFF"/>
                <w:u w:val="single"/>
              </w:rPr>
              <w:fldChar w:fldCharType="begin"/>
            </w:r>
            <w:r w:rsidRPr="0038732F">
              <w:rPr>
                <w:color w:val="0F2EFF"/>
                <w:u w:val="single"/>
              </w:rPr>
              <w:instrText xml:space="preserve"> TC </w:instrText>
            </w:r>
            <w:r w:rsidR="009A6886" w:rsidRPr="0038732F">
              <w:rPr>
                <w:color w:val="0F2EFF"/>
                <w:u w:val="single"/>
              </w:rPr>
              <w:instrText>“</w:instrText>
            </w:r>
            <w:bookmarkStart w:id="109" w:name="_Toc341100939"/>
            <w:r w:rsidR="000C42F5" w:rsidRPr="0038732F">
              <w:rPr>
                <w:color w:val="0F2EFF"/>
                <w:u w:val="single"/>
              </w:rPr>
              <w:instrText xml:space="preserve">Class: </w:instrText>
            </w:r>
            <w:r w:rsidR="009A6886" w:rsidRPr="0038732F">
              <w:rPr>
                <w:color w:val="0F2EFF"/>
              </w:rPr>
              <w:instrText>/</w:instrText>
            </w:r>
            <w:proofErr w:type="spellStart"/>
            <w:r w:rsidR="009A6886" w:rsidRPr="0038732F">
              <w:rPr>
                <w:color w:val="0F2EFF"/>
              </w:rPr>
              <w:instrText>req</w:instrText>
            </w:r>
            <w:proofErr w:type="spellEnd"/>
            <w:r w:rsidR="009A6886" w:rsidRPr="0038732F">
              <w:rPr>
                <w:color w:val="0F2EFF"/>
              </w:rPr>
              <w:instrText>/</w:instrText>
            </w:r>
            <w:proofErr w:type="spellStart"/>
            <w:r w:rsidR="009A6886" w:rsidRPr="0038732F">
              <w:rPr>
                <w:color w:val="0F2EFF"/>
              </w:rPr>
              <w:instrText>hy_features_conceptual_model</w:instrText>
            </w:r>
            <w:bookmarkEnd w:id="109"/>
            <w:proofErr w:type="spellEnd"/>
            <w:r w:rsidR="009A6886" w:rsidRPr="0038732F">
              <w:rPr>
                <w:rStyle w:val="Hyperlink"/>
                <w:bCs/>
                <w:color w:val="0F2EFF"/>
              </w:rPr>
              <w:instrText xml:space="preserve">” </w:instrText>
            </w:r>
            <w:r w:rsidRPr="0038732F">
              <w:rPr>
                <w:color w:val="0F2EFF"/>
                <w:u w:val="single"/>
              </w:rPr>
              <w:instrText xml:space="preserve">\f r \l  1 </w:instrText>
            </w:r>
            <w:r w:rsidRPr="0038732F">
              <w:rPr>
                <w:color w:val="0F2EFF"/>
                <w:u w:val="single"/>
              </w:rPr>
              <w:fldChar w:fldCharType="end"/>
            </w:r>
            <w:r w:rsidR="00A35AB1" w:rsidRPr="0038732F">
              <w:rPr>
                <w:color w:val="0F2EFF"/>
              </w:rPr>
              <w:t>/</w:t>
            </w:r>
            <w:proofErr w:type="spellStart"/>
            <w:r w:rsidR="00A35AB1" w:rsidRPr="0038732F">
              <w:rPr>
                <w:color w:val="0F2EFF"/>
              </w:rPr>
              <w:t>req</w:t>
            </w:r>
            <w:proofErr w:type="spellEnd"/>
            <w:r w:rsidR="00A35AB1" w:rsidRPr="0038732F">
              <w:rPr>
                <w:color w:val="0F2EFF"/>
              </w:rPr>
              <w:t>/</w:t>
            </w:r>
            <w:proofErr w:type="spellStart"/>
            <w:r w:rsidR="00A35AB1" w:rsidRPr="0038732F">
              <w:rPr>
                <w:color w:val="0F2EFF"/>
              </w:rPr>
              <w:t>hy_features_conceptual_model</w:t>
            </w:r>
            <w:proofErr w:type="spellEnd"/>
          </w:p>
        </w:tc>
      </w:tr>
      <w:tr w:rsidR="00A35AB1" w:rsidRPr="008E510D" w14:paraId="23460FFF" w14:textId="77777777" w:rsidTr="00A35AB1">
        <w:tc>
          <w:tcPr>
            <w:tcW w:w="1809" w:type="dxa"/>
            <w:hideMark/>
          </w:tcPr>
          <w:p w14:paraId="1B1203C9" w14:textId="49E9B836" w:rsidR="00A35AB1" w:rsidRPr="008E510D" w:rsidRDefault="00A35AB1" w:rsidP="00A35AB1">
            <w:pPr>
              <w:jc w:val="both"/>
            </w:pPr>
            <w:r w:rsidRPr="008E510D">
              <w:t>Target type</w:t>
            </w:r>
            <w:r w:rsidR="001C3991">
              <w:t>s</w:t>
            </w:r>
          </w:p>
        </w:tc>
        <w:tc>
          <w:tcPr>
            <w:tcW w:w="6946" w:type="dxa"/>
            <w:hideMark/>
          </w:tcPr>
          <w:p w14:paraId="264CCFE7" w14:textId="2C238E5A" w:rsidR="001C3991" w:rsidRDefault="001C3991" w:rsidP="00A35AB1">
            <w:pPr>
              <w:jc w:val="both"/>
            </w:pPr>
            <w:r>
              <w:t xml:space="preserve">1) </w:t>
            </w:r>
            <w:r w:rsidR="00A35AB1" w:rsidRPr="008E510D">
              <w:t>Implementation Schema</w:t>
            </w:r>
          </w:p>
          <w:p w14:paraId="1D28049F" w14:textId="4D402F61" w:rsidR="00A35AB1" w:rsidRPr="008E510D" w:rsidRDefault="001C3991" w:rsidP="00A35AB1">
            <w:pPr>
              <w:jc w:val="both"/>
            </w:pPr>
            <w:r>
              <w:t>2) Implementation Schema Mapping</w:t>
            </w:r>
          </w:p>
        </w:tc>
      </w:tr>
      <w:tr w:rsidR="00A35AB1" w:rsidRPr="008E510D" w14:paraId="33AC93F5" w14:textId="77777777" w:rsidTr="00A35AB1">
        <w:tc>
          <w:tcPr>
            <w:tcW w:w="1809" w:type="dxa"/>
            <w:hideMark/>
          </w:tcPr>
          <w:p w14:paraId="51E06102" w14:textId="77777777" w:rsidR="00A35AB1" w:rsidRPr="008E510D" w:rsidRDefault="00A35AB1" w:rsidP="00A35AB1">
            <w:pPr>
              <w:jc w:val="both"/>
            </w:pPr>
            <w:r w:rsidRPr="008E510D">
              <w:t>Name</w:t>
            </w:r>
          </w:p>
        </w:tc>
        <w:tc>
          <w:tcPr>
            <w:tcW w:w="6946" w:type="dxa"/>
            <w:hideMark/>
          </w:tcPr>
          <w:p w14:paraId="27F66C7C" w14:textId="77777777" w:rsidR="00A35AB1" w:rsidRPr="008E510D" w:rsidRDefault="00A35AB1" w:rsidP="00A35AB1">
            <w:pPr>
              <w:jc w:val="both"/>
            </w:pPr>
            <w:r w:rsidRPr="008E510D">
              <w:t>HY_Features Conceptual Conformance</w:t>
            </w:r>
          </w:p>
        </w:tc>
      </w:tr>
      <w:tr w:rsidR="009905DD" w:rsidRPr="008E510D" w14:paraId="0ACB7CD9" w14:textId="77777777" w:rsidTr="003F0A22">
        <w:tc>
          <w:tcPr>
            <w:tcW w:w="1809" w:type="dxa"/>
            <w:hideMark/>
          </w:tcPr>
          <w:p w14:paraId="0F741484" w14:textId="77777777" w:rsidR="009905DD" w:rsidRPr="008E510D" w:rsidRDefault="009905DD" w:rsidP="003F0A22">
            <w:pPr>
              <w:jc w:val="both"/>
            </w:pPr>
            <w:r w:rsidRPr="008E510D">
              <w:t>Dependency</w:t>
            </w:r>
          </w:p>
        </w:tc>
        <w:tc>
          <w:tcPr>
            <w:tcW w:w="6946" w:type="dxa"/>
            <w:hideMark/>
          </w:tcPr>
          <w:p w14:paraId="7343CAE4" w14:textId="77777777" w:rsidR="009905DD" w:rsidRPr="008E510D" w:rsidRDefault="009905DD" w:rsidP="003F0A22">
            <w:pPr>
              <w:jc w:val="both"/>
            </w:pPr>
            <w:r w:rsidRPr="00E30BF1">
              <w:rPr>
                <w:color w:val="0000FF"/>
                <w:u w:val="single"/>
              </w:rPr>
              <w:t>/</w:t>
            </w:r>
            <w:proofErr w:type="spellStart"/>
            <w:r w:rsidRPr="00E30BF1">
              <w:rPr>
                <w:color w:val="0000FF"/>
                <w:u w:val="single"/>
              </w:rPr>
              <w:t>iso</w:t>
            </w:r>
            <w:proofErr w:type="spellEnd"/>
            <w:r w:rsidRPr="00E30BF1">
              <w:rPr>
                <w:color w:val="0000FF"/>
                <w:u w:val="single"/>
              </w:rPr>
              <w:t>/19103/</w:t>
            </w:r>
          </w:p>
        </w:tc>
      </w:tr>
      <w:tr w:rsidR="009905DD" w:rsidRPr="008E510D" w14:paraId="55CFFAD9" w14:textId="77777777" w:rsidTr="003F0A22">
        <w:tc>
          <w:tcPr>
            <w:tcW w:w="1809" w:type="dxa"/>
            <w:hideMark/>
          </w:tcPr>
          <w:p w14:paraId="3B815997" w14:textId="77777777" w:rsidR="009905DD" w:rsidRPr="008E510D" w:rsidRDefault="009905DD" w:rsidP="003F0A22">
            <w:pPr>
              <w:jc w:val="both"/>
            </w:pPr>
            <w:r w:rsidRPr="008E510D">
              <w:t>Dependency</w:t>
            </w:r>
          </w:p>
        </w:tc>
        <w:tc>
          <w:tcPr>
            <w:tcW w:w="6946" w:type="dxa"/>
            <w:hideMark/>
          </w:tcPr>
          <w:p w14:paraId="6C56B7A4" w14:textId="77777777" w:rsidR="009905DD" w:rsidRPr="008E510D" w:rsidRDefault="009905DD" w:rsidP="003F0A22">
            <w:pPr>
              <w:jc w:val="both"/>
            </w:pPr>
            <w:r w:rsidRPr="00E30BF1">
              <w:rPr>
                <w:color w:val="0000FF"/>
                <w:u w:val="single"/>
              </w:rPr>
              <w:t>/doc/AS/Topic1</w:t>
            </w:r>
          </w:p>
        </w:tc>
      </w:tr>
      <w:tr w:rsidR="009905DD" w:rsidRPr="008E510D" w14:paraId="1E9CD977" w14:textId="77777777" w:rsidTr="003F0A22">
        <w:tc>
          <w:tcPr>
            <w:tcW w:w="1809" w:type="dxa"/>
            <w:hideMark/>
          </w:tcPr>
          <w:p w14:paraId="26D742CE" w14:textId="77777777" w:rsidR="009905DD" w:rsidRPr="008E510D" w:rsidRDefault="009905DD" w:rsidP="003F0A22">
            <w:pPr>
              <w:jc w:val="both"/>
            </w:pPr>
            <w:r w:rsidRPr="008E510D">
              <w:t>Dependency</w:t>
            </w:r>
          </w:p>
        </w:tc>
        <w:tc>
          <w:tcPr>
            <w:tcW w:w="6946" w:type="dxa"/>
            <w:hideMark/>
          </w:tcPr>
          <w:p w14:paraId="2B2AA8DC" w14:textId="77777777" w:rsidR="009905DD" w:rsidRPr="008E510D" w:rsidRDefault="009905DD" w:rsidP="003F0A22">
            <w:pPr>
              <w:jc w:val="both"/>
            </w:pPr>
            <w:r w:rsidRPr="00E30BF1">
              <w:rPr>
                <w:color w:val="0000FF"/>
                <w:u w:val="single"/>
              </w:rPr>
              <w:t>/doc/AS/Topic2</w:t>
            </w:r>
          </w:p>
        </w:tc>
      </w:tr>
      <w:tr w:rsidR="009905DD" w:rsidRPr="008E510D" w14:paraId="0BE5939A" w14:textId="77777777" w:rsidTr="003F0A22">
        <w:tc>
          <w:tcPr>
            <w:tcW w:w="1809" w:type="dxa"/>
            <w:hideMark/>
          </w:tcPr>
          <w:p w14:paraId="024F6008" w14:textId="77777777" w:rsidR="009905DD" w:rsidRPr="008E510D" w:rsidRDefault="009905DD" w:rsidP="003F0A22">
            <w:pPr>
              <w:jc w:val="both"/>
            </w:pPr>
            <w:r w:rsidRPr="008E510D">
              <w:t>Dependency</w:t>
            </w:r>
          </w:p>
        </w:tc>
        <w:tc>
          <w:tcPr>
            <w:tcW w:w="6946" w:type="dxa"/>
            <w:hideMark/>
          </w:tcPr>
          <w:p w14:paraId="3A23D66B" w14:textId="77777777" w:rsidR="009905DD" w:rsidRPr="008E510D" w:rsidRDefault="009905DD" w:rsidP="003F0A22">
            <w:pPr>
              <w:jc w:val="both"/>
            </w:pPr>
            <w:r w:rsidRPr="00E30BF1">
              <w:rPr>
                <w:color w:val="0000FF"/>
                <w:u w:val="single"/>
              </w:rPr>
              <w:t>/doc/AS/Topic19</w:t>
            </w:r>
          </w:p>
        </w:tc>
      </w:tr>
      <w:tr w:rsidR="00A35AB1" w:rsidRPr="008E510D" w14:paraId="49EF0C10" w14:textId="77777777" w:rsidTr="00A35AB1">
        <w:tc>
          <w:tcPr>
            <w:tcW w:w="1809" w:type="dxa"/>
            <w:hideMark/>
          </w:tcPr>
          <w:p w14:paraId="7EB4FFB5" w14:textId="77777777" w:rsidR="00A35AB1" w:rsidRPr="008E510D" w:rsidRDefault="00A35AB1" w:rsidP="00A35AB1">
            <w:pPr>
              <w:jc w:val="both"/>
            </w:pPr>
            <w:r w:rsidRPr="008E510D">
              <w:t>Dependency</w:t>
            </w:r>
          </w:p>
        </w:tc>
        <w:tc>
          <w:tcPr>
            <w:tcW w:w="6946" w:type="dxa"/>
            <w:hideMark/>
          </w:tcPr>
          <w:p w14:paraId="00C2BD91" w14:textId="77777777" w:rsidR="00A35AB1" w:rsidRPr="008E510D" w:rsidRDefault="003F6442" w:rsidP="00A35AB1">
            <w:pPr>
              <w:jc w:val="both"/>
            </w:pPr>
            <w:hyperlink r:id="rId37" w:history="1">
              <w:r w:rsidR="00A35AB1" w:rsidRPr="008E510D">
                <w:rPr>
                  <w:rStyle w:val="Hyperlink"/>
                </w:rPr>
                <w:t>/</w:t>
              </w:r>
              <w:proofErr w:type="spellStart"/>
              <w:r w:rsidR="00A35AB1" w:rsidRPr="008E510D">
                <w:rPr>
                  <w:rStyle w:val="Hyperlink"/>
                </w:rPr>
                <w:t>iso</w:t>
              </w:r>
              <w:proofErr w:type="spellEnd"/>
              <w:r w:rsidR="00A35AB1" w:rsidRPr="008E510D">
                <w:rPr>
                  <w:rStyle w:val="Hyperlink"/>
                </w:rPr>
                <w:t>/19109/</w:t>
              </w:r>
            </w:hyperlink>
          </w:p>
        </w:tc>
      </w:tr>
      <w:tr w:rsidR="00A35AB1" w:rsidRPr="008E510D" w14:paraId="14AD95B8" w14:textId="77777777" w:rsidTr="00A35AB1">
        <w:tc>
          <w:tcPr>
            <w:tcW w:w="1809" w:type="dxa"/>
            <w:hideMark/>
          </w:tcPr>
          <w:p w14:paraId="72AE97FA" w14:textId="77777777" w:rsidR="00A35AB1" w:rsidRPr="00F57D4A" w:rsidRDefault="00A35AB1" w:rsidP="00A35AB1">
            <w:pPr>
              <w:jc w:val="both"/>
              <w:rPr>
                <w:highlight w:val="yellow"/>
              </w:rPr>
            </w:pPr>
            <w:r w:rsidRPr="00B149B7">
              <w:t>Requirement</w:t>
            </w:r>
          </w:p>
        </w:tc>
        <w:bookmarkStart w:id="110" w:name="mapping"/>
        <w:tc>
          <w:tcPr>
            <w:tcW w:w="6946" w:type="dxa"/>
            <w:hideMark/>
          </w:tcPr>
          <w:p w14:paraId="7A04B8E0" w14:textId="38E139A2" w:rsidR="009A6886" w:rsidRPr="000C42F5" w:rsidRDefault="005577D0" w:rsidP="009A6886">
            <w:pPr>
              <w:jc w:val="both"/>
              <w:rPr>
                <w:rStyle w:val="Hyperlink"/>
              </w:rPr>
            </w:pPr>
            <w:r w:rsidRPr="003377F2">
              <w:rPr>
                <w:color w:val="0000FF"/>
                <w:u w:val="single"/>
              </w:rPr>
              <w:fldChar w:fldCharType="begin"/>
            </w:r>
            <w:r w:rsidRPr="003377F2">
              <w:rPr>
                <w:color w:val="0000FF"/>
                <w:u w:val="single"/>
              </w:rPr>
              <w:instrText xml:space="preserve"> TC </w:instrText>
            </w:r>
            <w:r w:rsidR="009A6886" w:rsidRPr="003377F2">
              <w:rPr>
                <w:color w:val="0000FF"/>
                <w:u w:val="single"/>
              </w:rPr>
              <w:instrText>“</w:instrText>
            </w:r>
            <w:bookmarkStart w:id="111" w:name="_Toc341100940"/>
            <w:proofErr w:type="spellStart"/>
            <w:r w:rsidR="000C42F5">
              <w:rPr>
                <w:color w:val="0000FF"/>
                <w:u w:val="single"/>
              </w:rPr>
              <w:instrText>Req</w:instrText>
            </w:r>
            <w:proofErr w:type="spellEnd"/>
            <w:r w:rsidR="000C42F5">
              <w:rPr>
                <w:color w:val="0000FF"/>
                <w:u w:val="single"/>
              </w:rPr>
              <w:instrText xml:space="preserve">: </w:instrText>
            </w:r>
            <w:r w:rsidR="009A6886" w:rsidRPr="000C42F5">
              <w:rPr>
                <w:color w:val="0000FF"/>
                <w:u w:val="single"/>
              </w:rPr>
              <w:instrText>/</w:instrText>
            </w:r>
            <w:proofErr w:type="spellStart"/>
            <w:r w:rsidR="009A6886" w:rsidRPr="000C42F5">
              <w:rPr>
                <w:color w:val="0000FF"/>
                <w:u w:val="single"/>
              </w:rPr>
              <w:instrText>req</w:instrText>
            </w:r>
            <w:proofErr w:type="spellEnd"/>
            <w:r w:rsidR="009A6886" w:rsidRPr="000C42F5">
              <w:rPr>
                <w:color w:val="0000FF"/>
                <w:u w:val="single"/>
              </w:rPr>
              <w:instrText>/</w:instrText>
            </w:r>
            <w:proofErr w:type="spellStart"/>
            <w:r w:rsidR="009A6886" w:rsidRPr="000C42F5">
              <w:rPr>
                <w:color w:val="0000FF"/>
                <w:u w:val="single"/>
              </w:rPr>
              <w:instrText>hy_features_conceptual_model</w:instrText>
            </w:r>
            <w:proofErr w:type="spellEnd"/>
            <w:r w:rsidR="009A6886" w:rsidRPr="000C42F5">
              <w:rPr>
                <w:color w:val="0000FF"/>
                <w:u w:val="single"/>
              </w:rPr>
              <w:instrText>/mapping</w:instrText>
            </w:r>
            <w:bookmarkEnd w:id="111"/>
          </w:p>
          <w:p w14:paraId="27FDA139" w14:textId="093A5477" w:rsidR="00A35AB1" w:rsidRPr="000C42F5" w:rsidRDefault="009A6886" w:rsidP="00A35AB1">
            <w:pPr>
              <w:jc w:val="both"/>
              <w:rPr>
                <w:rStyle w:val="Hyperlink"/>
              </w:rPr>
            </w:pPr>
            <w:r w:rsidRPr="000C42F5">
              <w:rPr>
                <w:color w:val="0000FF"/>
                <w:u w:val="single"/>
              </w:rPr>
              <w:instrText xml:space="preserve">“ </w:instrText>
            </w:r>
            <w:r w:rsidR="005577D0" w:rsidRPr="003377F2">
              <w:rPr>
                <w:color w:val="0000FF"/>
                <w:u w:val="single"/>
              </w:rPr>
              <w:instrText xml:space="preserve">\f r \l  2 </w:instrText>
            </w:r>
            <w:r w:rsidR="005577D0" w:rsidRPr="003377F2">
              <w:rPr>
                <w:color w:val="0000FF"/>
                <w:u w:val="single"/>
              </w:rPr>
              <w:fldChar w:fldCharType="end"/>
            </w:r>
            <w:r w:rsidR="003E4BDF" w:rsidRPr="000C42F5">
              <w:rPr>
                <w:color w:val="0000FF"/>
                <w:u w:val="single"/>
              </w:rPr>
              <w:t>/</w:t>
            </w:r>
            <w:proofErr w:type="spellStart"/>
            <w:r w:rsidR="003E4BDF" w:rsidRPr="000C42F5">
              <w:rPr>
                <w:color w:val="0000FF"/>
                <w:u w:val="single"/>
              </w:rPr>
              <w:t>req</w:t>
            </w:r>
            <w:proofErr w:type="spellEnd"/>
            <w:r w:rsidR="003E4BDF" w:rsidRPr="000C42F5">
              <w:rPr>
                <w:color w:val="0000FF"/>
                <w:u w:val="single"/>
              </w:rPr>
              <w:t>/</w:t>
            </w:r>
            <w:proofErr w:type="spellStart"/>
            <w:r w:rsidR="003E4BDF" w:rsidRPr="000C42F5">
              <w:rPr>
                <w:color w:val="0000FF"/>
                <w:u w:val="single"/>
              </w:rPr>
              <w:t>hy_features_conceptual_model</w:t>
            </w:r>
            <w:proofErr w:type="spellEnd"/>
            <w:r w:rsidR="003E4BDF" w:rsidRPr="000C42F5">
              <w:rPr>
                <w:color w:val="0000FF"/>
                <w:u w:val="single"/>
              </w:rPr>
              <w:t>/mapping</w:t>
            </w:r>
          </w:p>
          <w:bookmarkEnd w:id="110"/>
          <w:p w14:paraId="356AFEA0" w14:textId="3D099B18" w:rsidR="001C3991" w:rsidRDefault="00F941F9">
            <w:pPr>
              <w:jc w:val="both"/>
            </w:pPr>
            <w:r w:rsidRPr="00B149B7">
              <w:t xml:space="preserve">An implementation schema conforming to HY_Features SHALL </w:t>
            </w:r>
            <w:r w:rsidR="00B77EBF">
              <w:t xml:space="preserve">implement </w:t>
            </w:r>
            <w:r w:rsidRPr="00B149B7">
              <w:t xml:space="preserve">one or more </w:t>
            </w:r>
            <w:r w:rsidR="001C3991">
              <w:t>f</w:t>
            </w:r>
            <w:r w:rsidRPr="00B149B7">
              <w:t xml:space="preserve">eature </w:t>
            </w:r>
            <w:r w:rsidR="001C3991">
              <w:t>t</w:t>
            </w:r>
            <w:r w:rsidR="001C3991" w:rsidRPr="00B149B7">
              <w:t xml:space="preserve">ypes </w:t>
            </w:r>
            <w:r w:rsidRPr="00B149B7">
              <w:t xml:space="preserve">defined </w:t>
            </w:r>
            <w:r w:rsidR="001C3991">
              <w:t>by</w:t>
            </w:r>
            <w:r w:rsidR="000C6B94">
              <w:t xml:space="preserve"> the HY_Features UML model in</w:t>
            </w:r>
            <w:r w:rsidR="001C3991" w:rsidRPr="00B149B7">
              <w:t xml:space="preserve"> </w:t>
            </w:r>
            <w:r w:rsidRPr="00B149B7">
              <w:t>this standard, including all mandatory properties</w:t>
            </w:r>
            <w:r w:rsidR="001C3991">
              <w:t>, associations, and default values.</w:t>
            </w:r>
          </w:p>
          <w:p w14:paraId="2F095924" w14:textId="3F2F6D4C" w:rsidR="00F941F9" w:rsidRPr="008E510D" w:rsidRDefault="001C3991">
            <w:pPr>
              <w:jc w:val="both"/>
            </w:pPr>
            <w:r>
              <w:t xml:space="preserve">A mapping </w:t>
            </w:r>
            <w:r w:rsidR="00A0584C">
              <w:t xml:space="preserve">implementation </w:t>
            </w:r>
            <w:r w:rsidRPr="00B149B7">
              <w:t xml:space="preserve">conforming to HY_Features SHALL </w:t>
            </w:r>
            <w:r>
              <w:t>implement mappings between existing feature types and one or more HY_Features feature types</w:t>
            </w:r>
            <w:r w:rsidR="000C6B94">
              <w:t xml:space="preserve"> as defined in</w:t>
            </w:r>
            <w:r>
              <w:t xml:space="preserve"> </w:t>
            </w:r>
            <w:r w:rsidR="000C6B94">
              <w:t xml:space="preserve">the HY_Features UML model in this standard, </w:t>
            </w:r>
            <w:r w:rsidRPr="00B149B7">
              <w:t>including all mandatory properties</w:t>
            </w:r>
            <w:r>
              <w:t>, associations, and default values.</w:t>
            </w:r>
          </w:p>
        </w:tc>
      </w:tr>
      <w:tr w:rsidR="0062341A" w:rsidRPr="008E510D" w14:paraId="5AD31D02" w14:textId="77777777" w:rsidTr="00A35AB1">
        <w:tc>
          <w:tcPr>
            <w:tcW w:w="1809" w:type="dxa"/>
          </w:tcPr>
          <w:p w14:paraId="105DA462" w14:textId="700CB628" w:rsidR="0062341A" w:rsidRPr="00B149B7" w:rsidRDefault="0062341A" w:rsidP="00A35AB1">
            <w:pPr>
              <w:jc w:val="both"/>
            </w:pPr>
            <w:r>
              <w:t>Requirement</w:t>
            </w:r>
          </w:p>
        </w:tc>
        <w:tc>
          <w:tcPr>
            <w:tcW w:w="6946" w:type="dxa"/>
          </w:tcPr>
          <w:p w14:paraId="6B280CD4" w14:textId="3FCCAC95" w:rsidR="00774F88" w:rsidRPr="000C42F5" w:rsidRDefault="00774F88" w:rsidP="00774F88">
            <w:pPr>
              <w:jc w:val="both"/>
              <w:rPr>
                <w:rStyle w:val="Hyperlink"/>
              </w:rPr>
            </w:pPr>
            <w:r w:rsidRPr="008C4A23">
              <w:rPr>
                <w:color w:val="0000FF"/>
                <w:u w:val="single"/>
              </w:rPr>
              <w:fldChar w:fldCharType="begin"/>
            </w:r>
            <w:r w:rsidRPr="008C4A23">
              <w:rPr>
                <w:color w:val="0000FF"/>
                <w:u w:val="single"/>
              </w:rPr>
              <w:instrText xml:space="preserve"> TC “</w:instrText>
            </w:r>
            <w:bookmarkStart w:id="112" w:name="_Toc341100941"/>
            <w:proofErr w:type="spellStart"/>
            <w:r>
              <w:rPr>
                <w:color w:val="0000FF"/>
                <w:u w:val="single"/>
              </w:rPr>
              <w:instrText>Req</w:instrText>
            </w:r>
            <w:proofErr w:type="spellEnd"/>
            <w:r>
              <w:rPr>
                <w:color w:val="0000FF"/>
                <w:u w:val="single"/>
              </w:rPr>
              <w:instrText xml:space="preserve">: </w:instrText>
            </w:r>
            <w:r w:rsidRPr="000C42F5">
              <w:rPr>
                <w:color w:val="0000FF"/>
                <w:u w:val="single"/>
              </w:rPr>
              <w:instrText>/</w:instrText>
            </w:r>
            <w:proofErr w:type="spellStart"/>
            <w:r w:rsidRPr="000C42F5">
              <w:rPr>
                <w:color w:val="0000FF"/>
                <w:u w:val="single"/>
              </w:rPr>
              <w:instrText>req</w:instrText>
            </w:r>
            <w:proofErr w:type="spellEnd"/>
            <w:r w:rsidRPr="000C42F5">
              <w:rPr>
                <w:color w:val="0000FF"/>
                <w:u w:val="single"/>
              </w:rPr>
              <w:instrText>/</w:instrText>
            </w:r>
            <w:proofErr w:type="spellStart"/>
            <w:r w:rsidRPr="000C42F5">
              <w:rPr>
                <w:color w:val="0000FF"/>
                <w:u w:val="single"/>
              </w:rPr>
              <w:instrText>hy_features_conceptual_model</w:instrText>
            </w:r>
            <w:proofErr w:type="spellEnd"/>
            <w:r w:rsidRPr="000C42F5">
              <w:rPr>
                <w:color w:val="0000FF"/>
                <w:u w:val="single"/>
              </w:rPr>
              <w:instrText>/</w:instrText>
            </w:r>
            <w:proofErr w:type="spellStart"/>
            <w:r>
              <w:rPr>
                <w:color w:val="0000FF"/>
                <w:u w:val="single"/>
              </w:rPr>
              <w:instrText>GF_Feature</w:instrText>
            </w:r>
            <w:bookmarkEnd w:id="112"/>
            <w:proofErr w:type="spellEnd"/>
          </w:p>
          <w:p w14:paraId="2BC9D755" w14:textId="7A8111EE" w:rsidR="0062341A" w:rsidRDefault="00774F88" w:rsidP="00774F88">
            <w:pPr>
              <w:jc w:val="both"/>
              <w:rPr>
                <w:color w:val="0000FF"/>
                <w:u w:val="single"/>
              </w:rPr>
            </w:pPr>
            <w:r w:rsidRPr="000C42F5">
              <w:rPr>
                <w:color w:val="0000FF"/>
                <w:u w:val="single"/>
              </w:rPr>
              <w:instrText xml:space="preserve">“ </w:instrText>
            </w:r>
            <w:r w:rsidRPr="008C4A23">
              <w:rPr>
                <w:color w:val="0000FF"/>
                <w:u w:val="single"/>
              </w:rPr>
              <w:instrText xml:space="preserve">\f r \l  2 </w:instrText>
            </w:r>
            <w:r w:rsidRPr="008C4A23">
              <w:rPr>
                <w:color w:val="0000FF"/>
                <w:u w:val="single"/>
              </w:rPr>
              <w:fldChar w:fldCharType="end"/>
            </w:r>
            <w:r w:rsidRPr="000C42F5">
              <w:rPr>
                <w:color w:val="0000FF"/>
                <w:u w:val="single"/>
              </w:rPr>
              <w:t>/</w:t>
            </w:r>
            <w:r w:rsidR="0062341A" w:rsidRPr="000C42F5">
              <w:rPr>
                <w:color w:val="0000FF"/>
                <w:u w:val="single"/>
              </w:rPr>
              <w:t>/</w:t>
            </w:r>
            <w:proofErr w:type="spellStart"/>
            <w:r w:rsidR="0062341A" w:rsidRPr="000C42F5">
              <w:rPr>
                <w:color w:val="0000FF"/>
                <w:u w:val="single"/>
              </w:rPr>
              <w:t>req</w:t>
            </w:r>
            <w:proofErr w:type="spellEnd"/>
            <w:r w:rsidR="0062341A" w:rsidRPr="000C42F5">
              <w:rPr>
                <w:color w:val="0000FF"/>
                <w:u w:val="single"/>
              </w:rPr>
              <w:t>/</w:t>
            </w:r>
            <w:proofErr w:type="spellStart"/>
            <w:r w:rsidR="0062341A" w:rsidRPr="000C42F5">
              <w:rPr>
                <w:color w:val="0000FF"/>
                <w:u w:val="single"/>
              </w:rPr>
              <w:t>hy_features_conceptual_model</w:t>
            </w:r>
            <w:proofErr w:type="spellEnd"/>
            <w:r w:rsidR="0062341A" w:rsidRPr="000C42F5">
              <w:rPr>
                <w:color w:val="0000FF"/>
                <w:u w:val="single"/>
              </w:rPr>
              <w:t>/</w:t>
            </w:r>
            <w:proofErr w:type="spellStart"/>
            <w:r w:rsidR="0062341A">
              <w:rPr>
                <w:color w:val="0000FF"/>
                <w:u w:val="single"/>
              </w:rPr>
              <w:t>GF_Feature</w:t>
            </w:r>
            <w:proofErr w:type="spellEnd"/>
          </w:p>
          <w:p w14:paraId="7377ED2F" w14:textId="4F1CD590" w:rsidR="0062341A" w:rsidRPr="000C42F5" w:rsidRDefault="00F368B0">
            <w:pPr>
              <w:jc w:val="both"/>
              <w:rPr>
                <w:color w:val="0000FF"/>
                <w:u w:val="single"/>
              </w:rPr>
            </w:pPr>
            <w:r>
              <w:t>E</w:t>
            </w:r>
            <w:r w:rsidR="0062341A" w:rsidRPr="00EB5A8C">
              <w:t xml:space="preserve">ach </w:t>
            </w:r>
            <w:r>
              <w:t xml:space="preserve">implemented HY_Features </w:t>
            </w:r>
            <w:r w:rsidR="0062341A" w:rsidRPr="00EB5A8C">
              <w:t>feature</w:t>
            </w:r>
            <w:r>
              <w:t xml:space="preserve"> type </w:t>
            </w:r>
            <w:r w:rsidR="0062341A" w:rsidRPr="00EB5A8C">
              <w:t xml:space="preserve"> </w:t>
            </w:r>
            <w:r w:rsidR="0062341A" w:rsidRPr="00B149B7">
              <w:t xml:space="preserve">SHALL be an instance of the </w:t>
            </w:r>
            <w:proofErr w:type="spellStart"/>
            <w:r w:rsidR="0062341A" w:rsidRPr="00B149B7">
              <w:t>GF_FeatureType</w:t>
            </w:r>
            <w:proofErr w:type="spellEnd"/>
            <w:r w:rsidR="0062341A" w:rsidRPr="00B149B7">
              <w:t xml:space="preserve"> (aka </w:t>
            </w:r>
            <w:proofErr w:type="spellStart"/>
            <w:r w:rsidR="0062341A" w:rsidRPr="00B149B7">
              <w:t>FeatureType</w:t>
            </w:r>
            <w:proofErr w:type="spellEnd"/>
            <w:r w:rsidR="0062341A" w:rsidRPr="00B149B7">
              <w:t>) «</w:t>
            </w:r>
            <w:proofErr w:type="spellStart"/>
            <w:r w:rsidR="0062341A" w:rsidRPr="00B149B7">
              <w:t>metaclass</w:t>
            </w:r>
            <w:proofErr w:type="spellEnd"/>
            <w:r w:rsidR="0062341A" w:rsidRPr="00B149B7">
              <w:t>»</w:t>
            </w:r>
          </w:p>
        </w:tc>
      </w:tr>
    </w:tbl>
    <w:p w14:paraId="4D789C3A" w14:textId="4E56DBAD" w:rsidR="00106C0B" w:rsidRDefault="00106C0B" w:rsidP="00450C77">
      <w:pPr>
        <w:pStyle w:val="StandardWeb"/>
        <w:jc w:val="both"/>
        <w:rPr>
          <w:lang w:val="en-US"/>
        </w:rPr>
      </w:pPr>
      <w:r w:rsidRPr="003F4892">
        <w:rPr>
          <w:lang w:val="en-US"/>
        </w:rPr>
        <w:t>The HY_Features model</w:t>
      </w:r>
      <w:r w:rsidR="000324CC">
        <w:rPr>
          <w:lang w:val="en-US"/>
        </w:rPr>
        <w:t xml:space="preserve"> specified in this standard</w:t>
      </w:r>
      <w:r w:rsidRPr="003F4892">
        <w:rPr>
          <w:lang w:val="en-US"/>
        </w:rPr>
        <w:t xml:space="preserve"> is a 'conceptual model', </w:t>
      </w:r>
      <w:r w:rsidR="00FD5E6D" w:rsidRPr="003F4892">
        <w:rPr>
          <w:lang w:val="en-US"/>
        </w:rPr>
        <w:t xml:space="preserve">and </w:t>
      </w:r>
      <w:r w:rsidRPr="003F4892">
        <w:rPr>
          <w:lang w:val="en-US"/>
        </w:rPr>
        <w:t xml:space="preserve">not intended to be directly implementable for data exchange or persistence. The conformance </w:t>
      </w:r>
      <w:r w:rsidRPr="003F4892">
        <w:rPr>
          <w:lang w:val="en-US"/>
        </w:rPr>
        <w:lastRenderedPageBreak/>
        <w:t xml:space="preserve">target of the HY_Features model is therefore </w:t>
      </w:r>
      <w:r w:rsidR="000C6B94">
        <w:rPr>
          <w:lang w:val="en-US"/>
        </w:rPr>
        <w:t xml:space="preserve">either </w:t>
      </w:r>
      <w:r w:rsidRPr="003F4892">
        <w:rPr>
          <w:lang w:val="en-US"/>
        </w:rPr>
        <w:t xml:space="preserve">an implementation </w:t>
      </w:r>
      <w:r w:rsidR="000C6B94">
        <w:rPr>
          <w:lang w:val="en-US"/>
        </w:rPr>
        <w:t xml:space="preserve">schema </w:t>
      </w:r>
      <w:r w:rsidRPr="003F4892">
        <w:rPr>
          <w:lang w:val="en-US"/>
        </w:rPr>
        <w:t xml:space="preserve">that </w:t>
      </w:r>
      <w:r w:rsidR="000C6B94">
        <w:rPr>
          <w:lang w:val="en-US"/>
        </w:rPr>
        <w:t>implements</w:t>
      </w:r>
      <w:r w:rsidR="000C6B94" w:rsidRPr="003F4892">
        <w:rPr>
          <w:lang w:val="en-US"/>
        </w:rPr>
        <w:t xml:space="preserve"> </w:t>
      </w:r>
      <w:r w:rsidR="00FD5E6D" w:rsidRPr="003F4892">
        <w:rPr>
          <w:lang w:val="en-US"/>
        </w:rPr>
        <w:t>concepts</w:t>
      </w:r>
      <w:r w:rsidRPr="003F4892">
        <w:rPr>
          <w:lang w:val="en-US"/>
        </w:rPr>
        <w:t xml:space="preserve"> </w:t>
      </w:r>
      <w:r w:rsidR="00FD5E6D" w:rsidRPr="003F4892">
        <w:rPr>
          <w:lang w:val="en-US"/>
        </w:rPr>
        <w:t>defined in</w:t>
      </w:r>
      <w:r w:rsidRPr="003F4892">
        <w:rPr>
          <w:lang w:val="en-US"/>
        </w:rPr>
        <w:t xml:space="preserve"> the HY_Features model</w:t>
      </w:r>
      <w:r w:rsidR="000C6B94">
        <w:rPr>
          <w:lang w:val="en-US"/>
        </w:rPr>
        <w:t>, or a schema mapping that maps between disparate existing feature types by means of common HY_Features concepts</w:t>
      </w:r>
      <w:r w:rsidRPr="003F4892">
        <w:rPr>
          <w:lang w:val="en-US"/>
        </w:rPr>
        <w:t>.</w:t>
      </w:r>
      <w:r w:rsidRPr="008E510D">
        <w:rPr>
          <w:lang w:val="en-US"/>
        </w:rPr>
        <w:t xml:space="preserve"> </w:t>
      </w:r>
    </w:p>
    <w:p w14:paraId="16FA5680" w14:textId="55AC53FF" w:rsidR="0062341A" w:rsidRPr="008E510D" w:rsidRDefault="0062341A" w:rsidP="00450C77">
      <w:pPr>
        <w:pStyle w:val="StandardWeb"/>
        <w:jc w:val="both"/>
        <w:rPr>
          <w:lang w:val="en-US"/>
        </w:rPr>
      </w:pPr>
      <w:r>
        <w:rPr>
          <w:lang w:val="en-US"/>
        </w:rPr>
        <w:t xml:space="preserve">The feature types in the HY_Features conceptual model are defined below according to the modules and leaf packages described above into which their UML classes have been grouped. </w:t>
      </w:r>
    </w:p>
    <w:p w14:paraId="37811688" w14:textId="1D9017A0" w:rsidR="00106C0B" w:rsidRPr="008E510D" w:rsidRDefault="00106C0B" w:rsidP="00450C77">
      <w:pPr>
        <w:pStyle w:val="berschrift2"/>
        <w:jc w:val="both"/>
      </w:pPr>
      <w:bookmarkStart w:id="113" w:name="_Toc467163350"/>
      <w:bookmarkStart w:id="114" w:name="_Toc467226158"/>
      <w:bookmarkStart w:id="115" w:name="_Toc467163351"/>
      <w:bookmarkStart w:id="116" w:name="_Toc467226159"/>
      <w:bookmarkStart w:id="117" w:name="_Toc467163352"/>
      <w:bookmarkStart w:id="118" w:name="_Toc467226160"/>
      <w:bookmarkStart w:id="119" w:name="_Toc467163353"/>
      <w:bookmarkStart w:id="120" w:name="_Toc467226161"/>
      <w:bookmarkStart w:id="121" w:name="_Toc467163354"/>
      <w:bookmarkStart w:id="122" w:name="_Toc467226162"/>
      <w:bookmarkStart w:id="123" w:name="_Toc467163380"/>
      <w:bookmarkStart w:id="124" w:name="_Toc467226188"/>
      <w:bookmarkStart w:id="125" w:name="_Toc458775748"/>
      <w:bookmarkStart w:id="126" w:name="_Toc471741659"/>
      <w:bookmarkEnd w:id="113"/>
      <w:bookmarkEnd w:id="114"/>
      <w:bookmarkEnd w:id="115"/>
      <w:bookmarkEnd w:id="116"/>
      <w:bookmarkEnd w:id="117"/>
      <w:bookmarkEnd w:id="118"/>
      <w:bookmarkEnd w:id="119"/>
      <w:bookmarkEnd w:id="120"/>
      <w:bookmarkEnd w:id="121"/>
      <w:bookmarkEnd w:id="122"/>
      <w:bookmarkEnd w:id="123"/>
      <w:bookmarkEnd w:id="124"/>
      <w:proofErr w:type="spellStart"/>
      <w:r w:rsidRPr="008E510D">
        <w:t>Hydro</w:t>
      </w:r>
      <w:r w:rsidR="007A6369">
        <w:t>F</w:t>
      </w:r>
      <w:r w:rsidRPr="008E510D">
        <w:t>eature</w:t>
      </w:r>
      <w:proofErr w:type="spellEnd"/>
      <w:r w:rsidRPr="008E510D">
        <w:t xml:space="preserve"> </w:t>
      </w:r>
      <w:bookmarkEnd w:id="125"/>
      <w:r w:rsidR="0062341A">
        <w:t>module</w:t>
      </w:r>
      <w:bookmarkEnd w:id="126"/>
    </w:p>
    <w:p w14:paraId="48306C19" w14:textId="6A1DC5BA" w:rsidR="00855EAF" w:rsidRDefault="00855EAF" w:rsidP="00855EAF">
      <w:pPr>
        <w:pStyle w:val="StandardWeb"/>
        <w:jc w:val="both"/>
        <w:rPr>
          <w:lang w:val="en-US"/>
        </w:rPr>
      </w:pPr>
      <w:r>
        <w:rPr>
          <w:lang w:val="en-US"/>
        </w:rPr>
        <w:t xml:space="preserve">The </w:t>
      </w:r>
      <w:proofErr w:type="spellStart"/>
      <w:r>
        <w:rPr>
          <w:lang w:val="en-US"/>
        </w:rPr>
        <w:t>HydroFeature</w:t>
      </w:r>
      <w:proofErr w:type="spellEnd"/>
      <w:r>
        <w:rPr>
          <w:lang w:val="en-US"/>
        </w:rPr>
        <w:t xml:space="preserve"> </w:t>
      </w:r>
      <w:r w:rsidR="0062341A">
        <w:rPr>
          <w:lang w:val="en-US"/>
        </w:rPr>
        <w:t>module</w:t>
      </w:r>
      <w:r>
        <w:rPr>
          <w:lang w:val="en-US"/>
        </w:rPr>
        <w:t xml:space="preserve"> provides the core concepts of a named hydrologic feature</w:t>
      </w:r>
      <w:r w:rsidR="0062341A">
        <w:rPr>
          <w:lang w:val="en-US"/>
        </w:rPr>
        <w:t xml:space="preserve"> in the Named Feature</w:t>
      </w:r>
      <w:r w:rsidR="00024219">
        <w:rPr>
          <w:lang w:val="en-US"/>
        </w:rPr>
        <w:t xml:space="preserve"> (shown in Yellow)</w:t>
      </w:r>
      <w:r>
        <w:rPr>
          <w:lang w:val="en-US"/>
        </w:rPr>
        <w:t xml:space="preserve">, of a hydrologic complex </w:t>
      </w:r>
      <w:r w:rsidRPr="008E510D">
        <w:rPr>
          <w:lang w:val="en-US"/>
        </w:rPr>
        <w:t>where</w:t>
      </w:r>
      <w:r>
        <w:rPr>
          <w:lang w:val="en-US"/>
        </w:rPr>
        <w:t>in</w:t>
      </w:r>
      <w:r w:rsidRPr="008E510D">
        <w:rPr>
          <w:lang w:val="en-US"/>
        </w:rPr>
        <w:t xml:space="preserve"> the union of catchment and </w:t>
      </w:r>
      <w:r>
        <w:rPr>
          <w:lang w:val="en-US"/>
        </w:rPr>
        <w:t>its</w:t>
      </w:r>
      <w:r w:rsidRPr="008E510D">
        <w:rPr>
          <w:lang w:val="en-US"/>
        </w:rPr>
        <w:t xml:space="preserve"> c</w:t>
      </w:r>
      <w:r>
        <w:rPr>
          <w:lang w:val="en-US"/>
        </w:rPr>
        <w:t>ommon outlet (conceptualized as outfall) is multipl</w:t>
      </w:r>
      <w:r w:rsidR="007A6369">
        <w:rPr>
          <w:lang w:val="en-US"/>
        </w:rPr>
        <w:t>y</w:t>
      </w:r>
      <w:r>
        <w:rPr>
          <w:lang w:val="en-US"/>
        </w:rPr>
        <w:t xml:space="preserve"> realized through a collection of </w:t>
      </w:r>
      <w:r w:rsidRPr="008E510D">
        <w:rPr>
          <w:lang w:val="en-US"/>
        </w:rPr>
        <w:t>hydrologic features</w:t>
      </w:r>
      <w:r w:rsidR="00024219">
        <w:rPr>
          <w:lang w:val="en-US"/>
        </w:rPr>
        <w:t xml:space="preserve"> (shown in Blue)</w:t>
      </w:r>
      <w:r>
        <w:rPr>
          <w:lang w:val="en-US"/>
        </w:rPr>
        <w:t xml:space="preserve">, and of a river positioning system which allows to place an arbitrary feature ‘along a river’ using a linear referencing </w:t>
      </w:r>
      <w:r w:rsidR="00024219">
        <w:rPr>
          <w:lang w:val="en-US"/>
        </w:rPr>
        <w:t xml:space="preserve">(shown in Green) </w:t>
      </w:r>
      <w:r>
        <w:rPr>
          <w:lang w:val="en-US"/>
        </w:rPr>
        <w:t>along a topological</w:t>
      </w:r>
      <w:r w:rsidR="00024219">
        <w:rPr>
          <w:lang w:val="en-US"/>
        </w:rPr>
        <w:t>,</w:t>
      </w:r>
      <w:r>
        <w:rPr>
          <w:lang w:val="en-US"/>
        </w:rPr>
        <w:t xml:space="preserve"> flowpath realization. </w:t>
      </w:r>
    </w:p>
    <w:p w14:paraId="5AEC6E28" w14:textId="77777777" w:rsidR="00F60DD4" w:rsidRDefault="00F60DD4" w:rsidP="00F60DD4">
      <w:pPr>
        <w:pStyle w:val="OGCFigure"/>
      </w:pPr>
      <w:r>
        <w:rPr>
          <w:noProof/>
        </w:rPr>
        <w:lastRenderedPageBreak/>
        <w:drawing>
          <wp:inline distT="0" distB="0" distL="0" distR="0" wp14:anchorId="239D546F" wp14:editId="1EC1692A">
            <wp:extent cx="5448562" cy="54864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2.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448562" cy="5486400"/>
                    </a:xfrm>
                    <a:prstGeom prst="rect">
                      <a:avLst/>
                    </a:prstGeom>
                    <a:noFill/>
                    <a:ln>
                      <a:noFill/>
                    </a:ln>
                  </pic:spPr>
                </pic:pic>
              </a:graphicData>
            </a:graphic>
          </wp:inline>
        </w:drawing>
      </w:r>
    </w:p>
    <w:p w14:paraId="794162FE" w14:textId="2360F6DD" w:rsidR="00024219" w:rsidRDefault="00F60DD4" w:rsidP="00834E29">
      <w:pPr>
        <w:pStyle w:val="OGCFigure"/>
        <w:outlineLvl w:val="0"/>
      </w:pPr>
      <w:bookmarkStart w:id="127" w:name="_Ref463955372"/>
      <w:bookmarkStart w:id="128" w:name="_Toc471741717"/>
      <w:r>
        <w:t xml:space="preserve">Figure </w:t>
      </w:r>
      <w:r w:rsidR="003F6442">
        <w:fldChar w:fldCharType="begin"/>
      </w:r>
      <w:r w:rsidR="003F6442">
        <w:instrText xml:space="preserve"> SEQ Figure \* ARABIC </w:instrText>
      </w:r>
      <w:r w:rsidR="003F6442">
        <w:fldChar w:fldCharType="separate"/>
      </w:r>
      <w:r w:rsidR="00135A1B">
        <w:rPr>
          <w:noProof/>
        </w:rPr>
        <w:t>22</w:t>
      </w:r>
      <w:r w:rsidR="003F6442">
        <w:rPr>
          <w:noProof/>
        </w:rPr>
        <w:fldChar w:fldCharType="end"/>
      </w:r>
      <w:bookmarkEnd w:id="127"/>
      <w:r>
        <w:t>: Hydro Feature requirements Class Diagram</w:t>
      </w:r>
      <w:bookmarkEnd w:id="128"/>
      <w:r w:rsidRPr="008E510D">
        <w:t xml:space="preserve"> </w:t>
      </w:r>
    </w:p>
    <w:p w14:paraId="522E8F6F" w14:textId="77777777" w:rsidR="00F60DD4" w:rsidRPr="008E510D" w:rsidRDefault="00F60DD4" w:rsidP="00A35EAE">
      <w:pPr>
        <w:pStyle w:val="OGCFigure"/>
      </w:pPr>
    </w:p>
    <w:p w14:paraId="5182A09A" w14:textId="2480B8C8" w:rsidR="00534974" w:rsidRPr="008E510D" w:rsidRDefault="00024219" w:rsidP="00A755C7">
      <w:pPr>
        <w:pStyle w:val="StandardWeb"/>
        <w:jc w:val="both"/>
      </w:pPr>
      <w:r w:rsidRPr="00B149B7">
        <w:rPr>
          <w:lang w:val="en-US"/>
        </w:rPr>
        <w:t xml:space="preserve">If required, an implementation should use terms from the code lists in Annex B of this standard, defined specifically to conform to a terminology common in the hydrology </w:t>
      </w:r>
      <w:r w:rsidRPr="00B21FB6">
        <w:rPr>
          <w:lang w:val="en-US"/>
        </w:rPr>
        <w:lastRenderedPageBreak/>
        <w:t xml:space="preserve">domain. Note that alternative code lists may be used but should be related to the terms in </w:t>
      </w:r>
      <w:r w:rsidR="00534974" w:rsidRPr="008E510D">
        <w:rPr>
          <w:noProof/>
          <w:lang w:val="en-US" w:eastAsia="en-US"/>
        </w:rPr>
        <w:drawing>
          <wp:inline distT="0" distB="0" distL="0" distR="0" wp14:anchorId="1D23DD8A" wp14:editId="4D5A7C57">
            <wp:extent cx="5486400" cy="2339089"/>
            <wp:effectExtent l="0" t="0" r="0" b="444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raw.githubusercontent.com/opengeospatial/HY_Features/master/figs/fig18.png?token=AQBAr0d8bMj0ryCRY6_EktEmmpEEOxT9ks5XtuuVwA%3D%3D"/>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486400" cy="2339089"/>
                    </a:xfrm>
                    <a:prstGeom prst="rect">
                      <a:avLst/>
                    </a:prstGeom>
                    <a:noFill/>
                    <a:ln>
                      <a:noFill/>
                    </a:ln>
                  </pic:spPr>
                </pic:pic>
              </a:graphicData>
            </a:graphic>
          </wp:inline>
        </w:drawing>
      </w:r>
    </w:p>
    <w:p w14:paraId="1B5814D5" w14:textId="59EB4D48" w:rsidR="00534974" w:rsidRDefault="00534974" w:rsidP="00834E29">
      <w:pPr>
        <w:pStyle w:val="OGCFigure"/>
        <w:outlineLvl w:val="0"/>
      </w:pPr>
      <w:bookmarkStart w:id="129" w:name="_Ref462736672"/>
      <w:bookmarkStart w:id="130" w:name="_Toc471741718"/>
      <w:r w:rsidRPr="008E510D">
        <w:t xml:space="preserve">Figure </w:t>
      </w:r>
      <w:r w:rsidR="003F6442">
        <w:fldChar w:fldCharType="begin"/>
      </w:r>
      <w:r w:rsidR="003F6442">
        <w:instrText xml:space="preserve"> SEQ Figure \* ARABIC </w:instrText>
      </w:r>
      <w:r w:rsidR="003F6442">
        <w:fldChar w:fldCharType="separate"/>
      </w:r>
      <w:r w:rsidR="00135A1B">
        <w:rPr>
          <w:noProof/>
        </w:rPr>
        <w:t>23</w:t>
      </w:r>
      <w:r w:rsidR="003F6442">
        <w:rPr>
          <w:noProof/>
        </w:rPr>
        <w:fldChar w:fldCharType="end"/>
      </w:r>
      <w:bookmarkEnd w:id="129"/>
      <w:r w:rsidRPr="008E510D">
        <w:t>: Hydro Feature – external dependencies</w:t>
      </w:r>
      <w:bookmarkEnd w:id="130"/>
    </w:p>
    <w:p w14:paraId="6EB21525" w14:textId="012473EB" w:rsidR="0060713B" w:rsidRPr="008E510D" w:rsidRDefault="00997CEC" w:rsidP="0060713B">
      <w:pPr>
        <w:pStyle w:val="StandardWeb"/>
        <w:jc w:val="both"/>
        <w:rPr>
          <w:lang w:val="en-US"/>
        </w:rPr>
      </w:pPr>
      <w:r w:rsidRPr="00E30BF1">
        <w:rPr>
          <w:lang w:val="en-US"/>
        </w:rPr>
        <w:t>The HY_HydroFeature feature type is defined as hydrology-specific instance of the</w:t>
      </w:r>
      <w:r w:rsidR="0060713B" w:rsidRPr="00E30BF1">
        <w:rPr>
          <w:lang w:val="en-US"/>
        </w:rPr>
        <w:t xml:space="preserve"> General Feature </w:t>
      </w:r>
      <w:proofErr w:type="spellStart"/>
      <w:r w:rsidR="0060713B" w:rsidRPr="00E30BF1">
        <w:rPr>
          <w:lang w:val="en-US"/>
        </w:rPr>
        <w:t>metaclass</w:t>
      </w:r>
      <w:proofErr w:type="spellEnd"/>
      <w:r w:rsidRPr="00E30BF1">
        <w:rPr>
          <w:lang w:val="en-US"/>
        </w:rPr>
        <w:t xml:space="preserve"> (</w:t>
      </w:r>
      <w:r w:rsidR="00855EAF" w:rsidRPr="00E30BF1">
        <w:rPr>
          <w:lang w:val="en-US"/>
        </w:rPr>
        <w:t xml:space="preserve">as </w:t>
      </w:r>
      <w:r w:rsidRPr="00E30BF1">
        <w:rPr>
          <w:lang w:val="en-US"/>
        </w:rPr>
        <w:t>defined in the OGC General Feature Model, GFM)</w:t>
      </w:r>
      <w:r w:rsidR="0060713B" w:rsidRPr="00E30BF1">
        <w:rPr>
          <w:lang w:val="en-US"/>
        </w:rPr>
        <w:t>, whose identity needs to be maintained and tracked through a processing chain from measurement to distribution of hydrologic information.</w:t>
      </w:r>
    </w:p>
    <w:p w14:paraId="1A0B9053" w14:textId="5C94DE62" w:rsidR="001708E4" w:rsidRPr="008E510D" w:rsidRDefault="001708E4" w:rsidP="001708E4">
      <w:pPr>
        <w:pStyle w:val="StandardWeb"/>
        <w:jc w:val="both"/>
        <w:rPr>
          <w:lang w:val="en-US"/>
        </w:rPr>
      </w:pPr>
      <w:r>
        <w:rPr>
          <w:lang w:val="en-US"/>
        </w:rPr>
        <w:t xml:space="preserve">Being an intended instance of the General Feature </w:t>
      </w:r>
      <w:proofErr w:type="spellStart"/>
      <w:r>
        <w:rPr>
          <w:lang w:val="en-US"/>
        </w:rPr>
        <w:t>metaclass</w:t>
      </w:r>
      <w:proofErr w:type="spellEnd"/>
      <w:r>
        <w:rPr>
          <w:lang w:val="en-US"/>
        </w:rPr>
        <w:t xml:space="preserve"> any feature type is identified by a unique identifier and typical properties. Typically, a hydrologic feature is additionally identified through names in common usage and through </w:t>
      </w:r>
      <w:r w:rsidRPr="008E510D">
        <w:rPr>
          <w:lang w:val="en-US"/>
        </w:rPr>
        <w:t>hydrologically significant characteristics</w:t>
      </w:r>
      <w:r>
        <w:rPr>
          <w:lang w:val="en-US"/>
        </w:rPr>
        <w:t xml:space="preserve">. </w:t>
      </w:r>
    </w:p>
    <w:p w14:paraId="7F3F1639" w14:textId="4194A4E9" w:rsidR="001708E4" w:rsidRPr="001B5AD0" w:rsidRDefault="001708E4" w:rsidP="00F22CC8">
      <w:pPr>
        <w:pStyle w:val="StandardWeb"/>
        <w:jc w:val="both"/>
        <w:rPr>
          <w:lang w:val="en-US"/>
        </w:rPr>
      </w:pPr>
      <w:r w:rsidRPr="008E510D">
        <w:rPr>
          <w:lang w:val="en-US"/>
        </w:rPr>
        <w:t xml:space="preserve">The </w:t>
      </w:r>
      <w:r>
        <w:rPr>
          <w:lang w:val="en-US"/>
        </w:rPr>
        <w:t xml:space="preserve">HY_HydroFeature feature type </w:t>
      </w:r>
      <w:r w:rsidRPr="008E510D">
        <w:rPr>
          <w:lang w:val="en-US"/>
        </w:rPr>
        <w:t xml:space="preserve">is </w:t>
      </w:r>
      <w:r w:rsidR="00017231">
        <w:rPr>
          <w:lang w:val="en-US"/>
        </w:rPr>
        <w:t xml:space="preserve">then </w:t>
      </w:r>
      <w:r>
        <w:rPr>
          <w:lang w:val="en-US"/>
        </w:rPr>
        <w:t>specialized</w:t>
      </w:r>
      <w:r w:rsidRPr="008E510D">
        <w:rPr>
          <w:lang w:val="en-US"/>
        </w:rPr>
        <w:t xml:space="preserve"> </w:t>
      </w:r>
      <w:r w:rsidR="00017231">
        <w:rPr>
          <w:lang w:val="en-US"/>
        </w:rPr>
        <w:t>into</w:t>
      </w:r>
      <w:r w:rsidR="00017231" w:rsidRPr="008E510D">
        <w:rPr>
          <w:lang w:val="en-US"/>
        </w:rPr>
        <w:t xml:space="preserve"> </w:t>
      </w:r>
      <w:r w:rsidR="00017231">
        <w:rPr>
          <w:lang w:val="en-US"/>
        </w:rPr>
        <w:t xml:space="preserve">more </w:t>
      </w:r>
      <w:r w:rsidRPr="008E510D">
        <w:rPr>
          <w:lang w:val="en-US"/>
        </w:rPr>
        <w:t xml:space="preserve">specific feature types, which specify </w:t>
      </w:r>
      <w:r w:rsidR="00017231">
        <w:rPr>
          <w:lang w:val="en-US"/>
        </w:rPr>
        <w:t xml:space="preserve">additional </w:t>
      </w:r>
      <w:r w:rsidRPr="008E510D">
        <w:rPr>
          <w:lang w:val="en-US"/>
        </w:rPr>
        <w:t xml:space="preserve">properties </w:t>
      </w:r>
      <w:r w:rsidR="00017231">
        <w:rPr>
          <w:lang w:val="en-US"/>
        </w:rPr>
        <w:t>and represent particular</w:t>
      </w:r>
      <w:r w:rsidRPr="008E510D">
        <w:rPr>
          <w:lang w:val="en-US"/>
        </w:rPr>
        <w:t xml:space="preserve"> hydrolog</w:t>
      </w:r>
      <w:r w:rsidR="00017231">
        <w:rPr>
          <w:lang w:val="en-US"/>
        </w:rPr>
        <w:t>ic</w:t>
      </w:r>
      <w:r w:rsidRPr="008E510D">
        <w:rPr>
          <w:lang w:val="en-US"/>
        </w:rPr>
        <w:t xml:space="preserve"> phenomen</w:t>
      </w:r>
      <w:r w:rsidR="00017231">
        <w:rPr>
          <w:lang w:val="en-US"/>
        </w:rPr>
        <w:t>a</w:t>
      </w:r>
      <w:r w:rsidRPr="008E510D">
        <w:rPr>
          <w:lang w:val="en-US"/>
        </w:rPr>
        <w:t xml:space="preserve"> (</w:t>
      </w:r>
      <w:r w:rsidR="00700E20">
        <w:rPr>
          <w:lang w:val="en-US"/>
        </w:rPr>
        <w:fldChar w:fldCharType="begin"/>
      </w:r>
      <w:r w:rsidR="00700E20">
        <w:rPr>
          <w:lang w:val="en-US"/>
        </w:rPr>
        <w:instrText xml:space="preserve"> REF _Ref462910194 \h </w:instrText>
      </w:r>
      <w:r w:rsidR="00700E20">
        <w:rPr>
          <w:lang w:val="en-US"/>
        </w:rPr>
      </w:r>
      <w:r w:rsidR="00700E20">
        <w:rPr>
          <w:lang w:val="en-US"/>
        </w:rPr>
        <w:fldChar w:fldCharType="separate"/>
      </w:r>
      <w:r w:rsidR="00700E20">
        <w:t xml:space="preserve">Figure </w:t>
      </w:r>
      <w:r w:rsidR="00700E20">
        <w:rPr>
          <w:noProof/>
        </w:rPr>
        <w:t>24</w:t>
      </w:r>
      <w:r w:rsidR="00700E20">
        <w:rPr>
          <w:lang w:val="en-US"/>
        </w:rPr>
        <w:fldChar w:fldCharType="end"/>
      </w:r>
      <w:r w:rsidR="001B5AD0">
        <w:rPr>
          <w:lang w:val="en-US"/>
        </w:rPr>
        <w:t>).</w:t>
      </w:r>
    </w:p>
    <w:p w14:paraId="6D5F0E09" w14:textId="182B2409" w:rsidR="007451BA" w:rsidRDefault="007451BA" w:rsidP="006D2CB5">
      <w:pPr>
        <w:pStyle w:val="OGCFigure"/>
      </w:pPr>
    </w:p>
    <w:p w14:paraId="1A2B46E2" w14:textId="77777777" w:rsidR="007451BA" w:rsidRDefault="007451BA" w:rsidP="007451BA">
      <w:pPr>
        <w:pStyle w:val="OGCFigure"/>
      </w:pPr>
      <w:r>
        <w:rPr>
          <w:noProof/>
        </w:rPr>
        <w:lastRenderedPageBreak/>
        <w:drawing>
          <wp:inline distT="0" distB="0" distL="0" distR="0" wp14:anchorId="5261C1C7" wp14:editId="3B9BFCE7">
            <wp:extent cx="5486400" cy="4037044"/>
            <wp:effectExtent l="0" t="0" r="0" b="190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Users\Dornblut\OGC_HYF_SWG\hlphtml\EARoot\EA4.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486400" cy="4037044"/>
                    </a:xfrm>
                    <a:prstGeom prst="rect">
                      <a:avLst/>
                    </a:prstGeom>
                    <a:noFill/>
                    <a:ln>
                      <a:noFill/>
                    </a:ln>
                  </pic:spPr>
                </pic:pic>
              </a:graphicData>
            </a:graphic>
          </wp:inline>
        </w:drawing>
      </w:r>
    </w:p>
    <w:p w14:paraId="72AA70E5" w14:textId="6A41F24C" w:rsidR="007451BA" w:rsidRPr="008E510D" w:rsidRDefault="007451BA" w:rsidP="00834E29">
      <w:pPr>
        <w:pStyle w:val="OGCFigure"/>
        <w:outlineLvl w:val="0"/>
      </w:pPr>
      <w:bookmarkStart w:id="131" w:name="_Ref462910194"/>
      <w:bookmarkStart w:id="132" w:name="_Ref462910188"/>
      <w:bookmarkStart w:id="133" w:name="_Toc471741719"/>
      <w:r>
        <w:t xml:space="preserve">Figure </w:t>
      </w:r>
      <w:r w:rsidR="003F6442">
        <w:fldChar w:fldCharType="begin"/>
      </w:r>
      <w:r w:rsidR="003F6442">
        <w:instrText xml:space="preserve"> SEQ Figure \* ARABIC </w:instrText>
      </w:r>
      <w:r w:rsidR="003F6442">
        <w:fldChar w:fldCharType="separate"/>
      </w:r>
      <w:r w:rsidR="00135A1B">
        <w:rPr>
          <w:noProof/>
        </w:rPr>
        <w:t>24</w:t>
      </w:r>
      <w:r w:rsidR="003F6442">
        <w:rPr>
          <w:noProof/>
        </w:rPr>
        <w:fldChar w:fldCharType="end"/>
      </w:r>
      <w:bookmarkEnd w:id="131"/>
      <w:r>
        <w:t xml:space="preserve">: </w:t>
      </w:r>
      <w:r w:rsidRPr="008E510D">
        <w:t>Hydrologic features describing separate aspects of hydrology phenomen</w:t>
      </w:r>
      <w:r w:rsidR="00175F0F">
        <w:t>a</w:t>
      </w:r>
      <w:bookmarkEnd w:id="132"/>
      <w:bookmarkEnd w:id="133"/>
    </w:p>
    <w:p w14:paraId="4D3F8B71" w14:textId="6D7DF240" w:rsidR="006238C9" w:rsidRDefault="006238C9" w:rsidP="006238C9">
      <w:pPr>
        <w:jc w:val="both"/>
        <w:rPr>
          <w:rStyle w:val="Fett"/>
          <w:b w:val="0"/>
        </w:rPr>
      </w:pPr>
      <w:r w:rsidRPr="008E510D">
        <w:t xml:space="preserve">The definitions </w:t>
      </w:r>
      <w:r w:rsidR="0062341A">
        <w:t>of</w:t>
      </w:r>
      <w:r w:rsidRPr="008E510D">
        <w:t xml:space="preserve"> </w:t>
      </w:r>
      <w:proofErr w:type="spellStart"/>
      <w:r w:rsidRPr="008E510D">
        <w:t>HydroFeature</w:t>
      </w:r>
      <w:proofErr w:type="spellEnd"/>
      <w:r w:rsidRPr="008E510D">
        <w:t xml:space="preserve"> </w:t>
      </w:r>
      <w:r w:rsidR="0062341A">
        <w:t>feature types</w:t>
      </w:r>
      <w:r w:rsidR="0062341A" w:rsidRPr="008E510D">
        <w:t xml:space="preserve"> </w:t>
      </w:r>
      <w:r w:rsidRPr="008E510D">
        <w:t xml:space="preserve">are rooted in the definitions </w:t>
      </w:r>
      <w:r>
        <w:t>documented</w:t>
      </w:r>
      <w:r w:rsidRPr="008E510D">
        <w:t xml:space="preserve"> in the WMO</w:t>
      </w:r>
      <w:r>
        <w:t>/UNESCO</w:t>
      </w:r>
      <w:r w:rsidRPr="008E510D">
        <w:t xml:space="preserve"> Glossary of Hydrology</w:t>
      </w:r>
      <w:r>
        <w:t xml:space="preserve">. They are applied </w:t>
      </w:r>
      <w:r w:rsidRPr="008E510D">
        <w:t xml:space="preserve">regardless of their application context in respect to the Earth's surface. For the purpose of testing the applicability of the </w:t>
      </w:r>
      <w:r>
        <w:t xml:space="preserve">HY_Features </w:t>
      </w:r>
      <w:r w:rsidRPr="008E510D">
        <w:t xml:space="preserve">conceptual model in the context of surface water hydrology, the definitions in this standard refer to surface water hydrology. A conceptual model capturing the specifics of features associated with the groundwater domain is developed with reference to the OGC WaterML 2: Part 4 – </w:t>
      </w:r>
      <w:r>
        <w:t>GroundwaterML2</w:t>
      </w:r>
      <w:r w:rsidRPr="008E510D">
        <w:t xml:space="preserve"> standard </w:t>
      </w:r>
      <w:r>
        <w:t>[6]</w:t>
      </w:r>
      <w:r w:rsidRPr="008E510D">
        <w:rPr>
          <w:rStyle w:val="Fett"/>
          <w:b w:val="0"/>
        </w:rPr>
        <w:t>.</w:t>
      </w:r>
    </w:p>
    <w:p w14:paraId="19D54E69" w14:textId="77777777" w:rsidR="006238C9" w:rsidRDefault="006238C9" w:rsidP="006238C9">
      <w:pPr>
        <w:jc w:val="both"/>
        <w:rPr>
          <w:rStyle w:val="Fett"/>
          <w:b w:val="0"/>
        </w:rPr>
      </w:pPr>
      <w:r w:rsidRPr="008E510D">
        <w:t>Providing a standard terminology for the typical relationships between hydrologic features allows the hydrosphere to be expressed in a consistent way across multiple data products, regardless of various spatial or temporal representations.</w:t>
      </w:r>
    </w:p>
    <w:p w14:paraId="0FD6A944" w14:textId="4F3FB068" w:rsidR="00334360" w:rsidRPr="008E510D" w:rsidRDefault="0062341A" w:rsidP="00834E29">
      <w:pPr>
        <w:pStyle w:val="berschrift3"/>
        <w:jc w:val="both"/>
      </w:pPr>
      <w:bookmarkStart w:id="134" w:name="_Toc471741660"/>
      <w:r>
        <w:t>Named Feature Package</w:t>
      </w:r>
      <w:bookmarkEnd w:id="134"/>
    </w:p>
    <w:p w14:paraId="7707CB88" w14:textId="7E875D20" w:rsidR="007C5290" w:rsidRDefault="007C5290" w:rsidP="007C5290">
      <w:pPr>
        <w:pStyle w:val="StandardWeb"/>
        <w:jc w:val="both"/>
        <w:rPr>
          <w:lang w:val="en-US"/>
        </w:rPr>
      </w:pPr>
      <w:r>
        <w:rPr>
          <w:lang w:val="en-US"/>
        </w:rPr>
        <w:t>The N</w:t>
      </w:r>
      <w:r w:rsidRPr="008E510D">
        <w:rPr>
          <w:lang w:val="en-US"/>
        </w:rPr>
        <w:t xml:space="preserve">amed Feature </w:t>
      </w:r>
      <w:r w:rsidR="0062341A">
        <w:rPr>
          <w:lang w:val="en-US"/>
        </w:rPr>
        <w:t>package</w:t>
      </w:r>
      <w:r w:rsidR="0062341A" w:rsidRPr="008E510D">
        <w:rPr>
          <w:lang w:val="en-US"/>
        </w:rPr>
        <w:t xml:space="preserve"> </w:t>
      </w:r>
      <w:r w:rsidRPr="008E510D">
        <w:rPr>
          <w:lang w:val="en-US"/>
        </w:rPr>
        <w:t>(</w:t>
      </w:r>
      <w:r w:rsidR="00700E20">
        <w:rPr>
          <w:lang w:val="en-US"/>
        </w:rPr>
        <w:fldChar w:fldCharType="begin"/>
      </w:r>
      <w:r w:rsidR="00700E20">
        <w:rPr>
          <w:lang w:val="en-US"/>
        </w:rPr>
        <w:instrText xml:space="preserve"> REF _Ref462910244 \h </w:instrText>
      </w:r>
      <w:r w:rsidR="00700E20">
        <w:rPr>
          <w:lang w:val="en-US"/>
        </w:rPr>
      </w:r>
      <w:r w:rsidR="00700E20">
        <w:rPr>
          <w:lang w:val="en-US"/>
        </w:rPr>
        <w:fldChar w:fldCharType="separate"/>
      </w:r>
      <w:r w:rsidR="00700E20" w:rsidRPr="00B4245D">
        <w:t xml:space="preserve">Figure </w:t>
      </w:r>
      <w:r w:rsidR="00700E20">
        <w:rPr>
          <w:noProof/>
        </w:rPr>
        <w:t>25</w:t>
      </w:r>
      <w:r w:rsidR="00700E20">
        <w:rPr>
          <w:lang w:val="en-US"/>
        </w:rPr>
        <w:fldChar w:fldCharType="end"/>
      </w:r>
      <w:r w:rsidRPr="008E510D">
        <w:rPr>
          <w:lang w:val="en-US"/>
        </w:rPr>
        <w:t xml:space="preserve">) </w:t>
      </w:r>
      <w:r>
        <w:rPr>
          <w:lang w:val="en-US"/>
        </w:rPr>
        <w:t xml:space="preserve">defines the HY_HydroFeature type as basic feature </w:t>
      </w:r>
      <w:r w:rsidRPr="008E510D">
        <w:rPr>
          <w:lang w:val="en-US"/>
        </w:rPr>
        <w:t xml:space="preserve">to reflect </w:t>
      </w:r>
      <w:r w:rsidR="001D30AB">
        <w:rPr>
          <w:lang w:val="en-US"/>
        </w:rPr>
        <w:t xml:space="preserve">the </w:t>
      </w:r>
      <w:r w:rsidRPr="008E510D">
        <w:rPr>
          <w:lang w:val="en-US"/>
        </w:rPr>
        <w:t>overall properties hydrologic features have</w:t>
      </w:r>
      <w:r w:rsidR="001D30AB">
        <w:rPr>
          <w:lang w:val="en-US"/>
        </w:rPr>
        <w:t>,</w:t>
      </w:r>
      <w:r w:rsidRPr="008E510D">
        <w:rPr>
          <w:lang w:val="en-US"/>
        </w:rPr>
        <w:t xml:space="preserve"> such </w:t>
      </w:r>
      <w:r>
        <w:rPr>
          <w:lang w:val="en-US"/>
        </w:rPr>
        <w:t xml:space="preserve">as </w:t>
      </w:r>
      <w:r w:rsidRPr="008E510D">
        <w:rPr>
          <w:lang w:val="en-US"/>
        </w:rPr>
        <w:t>name</w:t>
      </w:r>
      <w:r>
        <w:rPr>
          <w:lang w:val="en-US"/>
        </w:rPr>
        <w:t xml:space="preserve">s in cross-jurisdictional and multi-lingual contexts. The </w:t>
      </w:r>
      <w:r w:rsidRPr="008E510D">
        <w:rPr>
          <w:lang w:val="en-US"/>
        </w:rPr>
        <w:t xml:space="preserve">HY_HydroFeature type has one association: </w:t>
      </w:r>
      <w:r w:rsidRPr="008E510D">
        <w:rPr>
          <w:rStyle w:val="Hervorhebung"/>
          <w:lang w:val="en-US"/>
        </w:rPr>
        <w:t>name</w:t>
      </w:r>
      <w:r w:rsidRPr="008E510D">
        <w:rPr>
          <w:lang w:val="en-US"/>
        </w:rPr>
        <w:t>.</w:t>
      </w:r>
    </w:p>
    <w:p w14:paraId="0709D524" w14:textId="77777777" w:rsidR="0085093F" w:rsidRDefault="0085093F" w:rsidP="007C5290">
      <w:pPr>
        <w:pStyle w:val="StandardWeb"/>
        <w:jc w:val="both"/>
        <w:rPr>
          <w:lang w:val="en-US"/>
        </w:rPr>
      </w:pPr>
    </w:p>
    <w:p w14:paraId="3BD413F8" w14:textId="47C9A4ED" w:rsidR="0085093F" w:rsidRDefault="0085093F" w:rsidP="0085093F">
      <w:pPr>
        <w:pStyle w:val="OGCtableheader"/>
      </w:pPr>
      <w:bookmarkStart w:id="135" w:name="_Toc471741745"/>
      <w:r>
        <w:lastRenderedPageBreak/>
        <w:t xml:space="preserve">Table </w:t>
      </w:r>
      <w:r w:rsidR="003F6442">
        <w:fldChar w:fldCharType="begin"/>
      </w:r>
      <w:r w:rsidR="003F6442">
        <w:instrText xml:space="preserve"> SEQ Table \* ARABIC </w:instrText>
      </w:r>
      <w:r w:rsidR="003F6442">
        <w:fldChar w:fldCharType="separate"/>
      </w:r>
      <w:r w:rsidR="00C66441">
        <w:rPr>
          <w:noProof/>
        </w:rPr>
        <w:t>4</w:t>
      </w:r>
      <w:r w:rsidR="003F6442">
        <w:rPr>
          <w:noProof/>
        </w:rPr>
        <w:fldChar w:fldCharType="end"/>
      </w:r>
      <w:r>
        <w:t>: HY_HydroFeature</w:t>
      </w:r>
      <w:bookmarkEnd w:id="135"/>
      <w:r>
        <w:t xml:space="preserve"> </w:t>
      </w:r>
    </w:p>
    <w:tbl>
      <w:tblPr>
        <w:tblStyle w:val="Tabellenraster"/>
        <w:tblW w:w="0" w:type="auto"/>
        <w:tblLook w:val="04A0" w:firstRow="1" w:lastRow="0" w:firstColumn="1" w:lastColumn="0" w:noHBand="0" w:noVBand="1"/>
      </w:tblPr>
      <w:tblGrid>
        <w:gridCol w:w="1136"/>
        <w:gridCol w:w="3473"/>
        <w:gridCol w:w="2634"/>
      </w:tblGrid>
      <w:tr w:rsidR="0085093F" w:rsidRPr="008E510D" w14:paraId="2A886695" w14:textId="77777777" w:rsidTr="009E7E9D">
        <w:tc>
          <w:tcPr>
            <w:tcW w:w="0" w:type="auto"/>
            <w:hideMark/>
          </w:tcPr>
          <w:p w14:paraId="520EDDBF" w14:textId="551AF559" w:rsidR="0085093F" w:rsidRPr="008E510D" w:rsidRDefault="0085093F" w:rsidP="009E7E9D">
            <w:pPr>
              <w:spacing w:after="0"/>
              <w:jc w:val="both"/>
              <w:rPr>
                <w:b/>
                <w:bCs/>
              </w:rPr>
            </w:pPr>
            <w:r>
              <w:rPr>
                <w:b/>
                <w:bCs/>
              </w:rPr>
              <w:t>Property</w:t>
            </w:r>
          </w:p>
        </w:tc>
        <w:tc>
          <w:tcPr>
            <w:tcW w:w="3473" w:type="dxa"/>
            <w:hideMark/>
          </w:tcPr>
          <w:p w14:paraId="1F5DBB42" w14:textId="0A6B7399" w:rsidR="0085093F" w:rsidRPr="008E510D" w:rsidRDefault="0085093F">
            <w:pPr>
              <w:spacing w:after="0"/>
              <w:jc w:val="both"/>
              <w:rPr>
                <w:b/>
                <w:bCs/>
              </w:rPr>
            </w:pPr>
            <w:r>
              <w:rPr>
                <w:b/>
                <w:bCs/>
              </w:rPr>
              <w:t>Concept</w:t>
            </w:r>
            <w:r w:rsidRPr="008E510D">
              <w:rPr>
                <w:b/>
                <w:bCs/>
              </w:rPr>
              <w:t xml:space="preserve"> </w:t>
            </w:r>
            <w:r>
              <w:rPr>
                <w:b/>
                <w:bCs/>
              </w:rPr>
              <w:t>or definition</w:t>
            </w:r>
          </w:p>
        </w:tc>
        <w:tc>
          <w:tcPr>
            <w:tcW w:w="2634" w:type="dxa"/>
            <w:hideMark/>
          </w:tcPr>
          <w:p w14:paraId="69E5A8C4" w14:textId="421F59ED" w:rsidR="0085093F" w:rsidRPr="008E510D" w:rsidRDefault="0085093F">
            <w:pPr>
              <w:spacing w:after="0"/>
              <w:jc w:val="both"/>
              <w:rPr>
                <w:b/>
                <w:bCs/>
              </w:rPr>
            </w:pPr>
            <w:r>
              <w:rPr>
                <w:b/>
                <w:bCs/>
              </w:rPr>
              <w:t>Relation</w:t>
            </w:r>
          </w:p>
        </w:tc>
      </w:tr>
      <w:tr w:rsidR="0085093F" w:rsidRPr="008E510D" w14:paraId="764D5FB3" w14:textId="77777777" w:rsidTr="009E7E9D">
        <w:tc>
          <w:tcPr>
            <w:tcW w:w="0" w:type="auto"/>
            <w:hideMark/>
          </w:tcPr>
          <w:p w14:paraId="4DD433E0" w14:textId="5E7024CC" w:rsidR="0085093F" w:rsidRPr="008E510D" w:rsidRDefault="0085093F" w:rsidP="009E7E9D">
            <w:pPr>
              <w:spacing w:after="0"/>
            </w:pPr>
            <w:r w:rsidRPr="008E510D">
              <w:rPr>
                <w:rStyle w:val="Hervorhebung"/>
              </w:rPr>
              <w:t>name</w:t>
            </w:r>
          </w:p>
        </w:tc>
        <w:tc>
          <w:tcPr>
            <w:tcW w:w="3473" w:type="dxa"/>
            <w:hideMark/>
          </w:tcPr>
          <w:p w14:paraId="60D6F8BB" w14:textId="72115090" w:rsidR="0085093F" w:rsidRPr="008E510D" w:rsidRDefault="0085093F" w:rsidP="009E7E9D">
            <w:pPr>
              <w:spacing w:after="0"/>
            </w:pPr>
            <w:r w:rsidRPr="008E510D">
              <w:t>name given to the hydrologic feature in cultural, political or historical context</w:t>
            </w:r>
          </w:p>
        </w:tc>
        <w:tc>
          <w:tcPr>
            <w:tcW w:w="2634" w:type="dxa"/>
            <w:hideMark/>
          </w:tcPr>
          <w:p w14:paraId="7DDF3050" w14:textId="0130D698" w:rsidR="0085093F" w:rsidRPr="008E510D" w:rsidRDefault="0085093F" w:rsidP="00E575DD">
            <w:pPr>
              <w:spacing w:after="0"/>
            </w:pPr>
            <w:r>
              <w:t>Association</w:t>
            </w:r>
          </w:p>
        </w:tc>
      </w:tr>
    </w:tbl>
    <w:p w14:paraId="4755146E" w14:textId="77777777" w:rsidR="0085093F" w:rsidRDefault="0085093F" w:rsidP="00E575DD">
      <w:pPr>
        <w:spacing w:after="0"/>
        <w:rPr>
          <w:rStyle w:val="Fett"/>
        </w:rPr>
      </w:pPr>
    </w:p>
    <w:p w14:paraId="06C0E9C3" w14:textId="77F8BDE3" w:rsidR="0085093F" w:rsidRDefault="0085093F" w:rsidP="0085093F">
      <w:r>
        <w:rPr>
          <w:rStyle w:val="Fett"/>
          <w:b w:val="0"/>
        </w:rPr>
        <w:t xml:space="preserve">This </w:t>
      </w:r>
      <w:r>
        <w:t xml:space="preserve">links </w:t>
      </w:r>
      <w:r w:rsidR="007C5290">
        <w:t xml:space="preserve"> </w:t>
      </w:r>
      <w:r>
        <w:t xml:space="preserve">a </w:t>
      </w:r>
      <w:r w:rsidRPr="008E510D">
        <w:t xml:space="preserve">HY_HydroFeature </w:t>
      </w:r>
      <w:r>
        <w:t xml:space="preserve"> object to zero or more </w:t>
      </w:r>
      <w:proofErr w:type="spellStart"/>
      <w:r w:rsidR="007C5290">
        <w:t>HY_HydroFeatureName</w:t>
      </w:r>
      <w:proofErr w:type="spellEnd"/>
      <w:r>
        <w:t xml:space="preserve"> objects</w:t>
      </w:r>
      <w:r w:rsidR="007C5290" w:rsidRPr="008E510D">
        <w:t>.</w:t>
      </w:r>
      <w:r>
        <w:t xml:space="preserve"> </w:t>
      </w:r>
    </w:p>
    <w:p w14:paraId="13282931" w14:textId="6186D337" w:rsidR="0085093F" w:rsidRPr="00B149B7" w:rsidRDefault="0085093F" w:rsidP="0085093F">
      <w:r w:rsidRPr="00EB5A8C">
        <w:t xml:space="preserve">The </w:t>
      </w:r>
      <w:proofErr w:type="spellStart"/>
      <w:r w:rsidRPr="00EB5A8C">
        <w:t>HY_HydroFeatureName</w:t>
      </w:r>
      <w:proofErr w:type="spellEnd"/>
      <w:r w:rsidRPr="00EB5A8C">
        <w:t xml:space="preserve"> type provides an pattern to handle cultural, political and historical variability of names. This supports</w:t>
      </w:r>
      <w:r w:rsidRPr="00B149B7">
        <w:t xml:space="preserve"> the assignment of a referenceable name for all or parts of a hydrologic feature without necessarily having a formal model for the naming. </w:t>
      </w:r>
    </w:p>
    <w:p w14:paraId="1B303539" w14:textId="237679B7" w:rsidR="0085093F" w:rsidRDefault="0085093F" w:rsidP="00A755C7">
      <w:pPr>
        <w:spacing w:after="0"/>
      </w:pPr>
    </w:p>
    <w:p w14:paraId="305CD244" w14:textId="77777777" w:rsidR="00B4245D" w:rsidRPr="00B4245D" w:rsidRDefault="00B4245D" w:rsidP="00B4245D">
      <w:pPr>
        <w:pStyle w:val="OGCFigure"/>
      </w:pPr>
      <w:r w:rsidRPr="00B4245D">
        <w:rPr>
          <w:noProof/>
        </w:rPr>
        <w:drawing>
          <wp:inline distT="0" distB="0" distL="0" distR="0" wp14:anchorId="58816EAB" wp14:editId="22050268">
            <wp:extent cx="3619500" cy="2676524"/>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Dornblut\OGC_HYF_SWG\hlphtml\EARoot\EA1\EA18.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619500" cy="2676524"/>
                    </a:xfrm>
                    <a:prstGeom prst="rect">
                      <a:avLst/>
                    </a:prstGeom>
                    <a:noFill/>
                    <a:ln>
                      <a:noFill/>
                    </a:ln>
                  </pic:spPr>
                </pic:pic>
              </a:graphicData>
            </a:graphic>
          </wp:inline>
        </w:drawing>
      </w:r>
    </w:p>
    <w:p w14:paraId="650BD0BC" w14:textId="353A2247" w:rsidR="00DC6FF6" w:rsidRDefault="00B4245D" w:rsidP="00834E29">
      <w:pPr>
        <w:pStyle w:val="OGCFigure"/>
        <w:outlineLvl w:val="0"/>
      </w:pPr>
      <w:bookmarkStart w:id="136" w:name="_Ref462910244"/>
      <w:bookmarkStart w:id="137" w:name="_Toc471741720"/>
      <w:r w:rsidRPr="00B4245D">
        <w:t xml:space="preserve">Figure </w:t>
      </w:r>
      <w:r w:rsidR="003F6442">
        <w:fldChar w:fldCharType="begin"/>
      </w:r>
      <w:r w:rsidR="003F6442">
        <w:instrText xml:space="preserve"> SEQ Figure \* ARABIC </w:instrText>
      </w:r>
      <w:r w:rsidR="003F6442">
        <w:fldChar w:fldCharType="separate"/>
      </w:r>
      <w:r w:rsidR="00135A1B">
        <w:rPr>
          <w:noProof/>
        </w:rPr>
        <w:t>25</w:t>
      </w:r>
      <w:r w:rsidR="003F6442">
        <w:rPr>
          <w:noProof/>
        </w:rPr>
        <w:fldChar w:fldCharType="end"/>
      </w:r>
      <w:bookmarkEnd w:id="136"/>
      <w:r w:rsidRPr="00B4245D">
        <w:t>: Nam</w:t>
      </w:r>
      <w:r w:rsidRPr="007451BA">
        <w:t>ed Feature (UML class diagram)</w:t>
      </w:r>
      <w:bookmarkEnd w:id="137"/>
    </w:p>
    <w:p w14:paraId="7D6D471A" w14:textId="77777777" w:rsidR="00E535D8" w:rsidRPr="007451BA" w:rsidRDefault="00E535D8" w:rsidP="00B4245D">
      <w:pPr>
        <w:pStyle w:val="OGCFigure"/>
      </w:pPr>
    </w:p>
    <w:p w14:paraId="67A90705" w14:textId="77777777" w:rsidR="00EB5A8C" w:rsidRDefault="00882BF5" w:rsidP="00EB5A8C">
      <w:proofErr w:type="spellStart"/>
      <w:r w:rsidRPr="00EB5A8C">
        <w:t>HY_HydroFeatureName</w:t>
      </w:r>
      <w:proofErr w:type="spellEnd"/>
      <w:r w:rsidRPr="00EB5A8C">
        <w:t xml:space="preserve"> carries five attributes: </w:t>
      </w:r>
      <w:r w:rsidRPr="004D58C8">
        <w:rPr>
          <w:i/>
        </w:rPr>
        <w:t>name</w:t>
      </w:r>
      <w:r w:rsidRPr="00EB5A8C">
        <w:t xml:space="preserve">, </w:t>
      </w:r>
      <w:proofErr w:type="spellStart"/>
      <w:r w:rsidRPr="004D58C8">
        <w:rPr>
          <w:i/>
        </w:rPr>
        <w:t>namesPart</w:t>
      </w:r>
      <w:proofErr w:type="spellEnd"/>
      <w:r w:rsidRPr="00EB5A8C">
        <w:t xml:space="preserve">, </w:t>
      </w:r>
      <w:proofErr w:type="spellStart"/>
      <w:r w:rsidRPr="004D58C8">
        <w:rPr>
          <w:i/>
        </w:rPr>
        <w:t>preferredBy</w:t>
      </w:r>
      <w:proofErr w:type="spellEnd"/>
      <w:r w:rsidRPr="00EB5A8C">
        <w:t xml:space="preserve">, </w:t>
      </w:r>
      <w:r w:rsidRPr="004D58C8">
        <w:rPr>
          <w:i/>
        </w:rPr>
        <w:t>usage</w:t>
      </w:r>
      <w:r w:rsidRPr="00EB5A8C">
        <w:t xml:space="preserve"> and </w:t>
      </w:r>
      <w:proofErr w:type="spellStart"/>
      <w:r w:rsidRPr="004D58C8">
        <w:rPr>
          <w:i/>
        </w:rPr>
        <w:t>variantSpelling</w:t>
      </w:r>
      <w:proofErr w:type="spellEnd"/>
      <w:r w:rsidRPr="00EB5A8C">
        <w:t xml:space="preserve">. </w:t>
      </w:r>
    </w:p>
    <w:p w14:paraId="08400004" w14:textId="7F4FED56" w:rsidR="0085093F" w:rsidRDefault="0085093F" w:rsidP="0085093F">
      <w:pPr>
        <w:pStyle w:val="OGCtableheader"/>
      </w:pPr>
      <w:bookmarkStart w:id="138" w:name="_Toc471741746"/>
      <w:r>
        <w:t xml:space="preserve">Table </w:t>
      </w:r>
      <w:r w:rsidR="003F6442">
        <w:fldChar w:fldCharType="begin"/>
      </w:r>
      <w:r w:rsidR="003F6442">
        <w:instrText xml:space="preserve"> SEQ Table \* ARABIC </w:instrText>
      </w:r>
      <w:r w:rsidR="003F6442">
        <w:fldChar w:fldCharType="separate"/>
      </w:r>
      <w:r w:rsidR="00C66441">
        <w:rPr>
          <w:noProof/>
        </w:rPr>
        <w:t>5</w:t>
      </w:r>
      <w:r w:rsidR="003F6442">
        <w:rPr>
          <w:noProof/>
        </w:rPr>
        <w:fldChar w:fldCharType="end"/>
      </w:r>
      <w:r>
        <w:t xml:space="preserve">: </w:t>
      </w:r>
      <w:proofErr w:type="spellStart"/>
      <w:r>
        <w:t>HY_HydroFeature</w:t>
      </w:r>
      <w:r w:rsidR="00415CC7">
        <w:t>Name</w:t>
      </w:r>
      <w:bookmarkEnd w:id="138"/>
      <w:proofErr w:type="spellEnd"/>
      <w:r>
        <w:t xml:space="preserve"> </w:t>
      </w:r>
    </w:p>
    <w:tbl>
      <w:tblPr>
        <w:tblStyle w:val="Tabellenraster"/>
        <w:tblW w:w="0" w:type="auto"/>
        <w:tblLook w:val="04A0" w:firstRow="1" w:lastRow="0" w:firstColumn="1" w:lastColumn="0" w:noHBand="0" w:noVBand="1"/>
      </w:tblPr>
      <w:tblGrid>
        <w:gridCol w:w="1696"/>
        <w:gridCol w:w="4198"/>
        <w:gridCol w:w="1226"/>
        <w:gridCol w:w="1736"/>
      </w:tblGrid>
      <w:tr w:rsidR="00415CC7" w:rsidRPr="008E510D" w14:paraId="7BAB0FD7" w14:textId="4BFABA8E" w:rsidTr="00415CC7">
        <w:tc>
          <w:tcPr>
            <w:tcW w:w="1696" w:type="dxa"/>
            <w:hideMark/>
          </w:tcPr>
          <w:p w14:paraId="1A4D3C86" w14:textId="77777777" w:rsidR="0085093F" w:rsidRPr="008E510D" w:rsidRDefault="0085093F" w:rsidP="009E7E9D">
            <w:pPr>
              <w:spacing w:after="0"/>
              <w:jc w:val="both"/>
              <w:rPr>
                <w:b/>
                <w:bCs/>
              </w:rPr>
            </w:pPr>
            <w:r>
              <w:rPr>
                <w:b/>
                <w:bCs/>
              </w:rPr>
              <w:t>Property</w:t>
            </w:r>
          </w:p>
        </w:tc>
        <w:tc>
          <w:tcPr>
            <w:tcW w:w="4198" w:type="dxa"/>
            <w:hideMark/>
          </w:tcPr>
          <w:p w14:paraId="20179475" w14:textId="77777777" w:rsidR="0085093F" w:rsidRPr="008E510D" w:rsidRDefault="0085093F" w:rsidP="009E7E9D">
            <w:pPr>
              <w:spacing w:after="0"/>
              <w:jc w:val="both"/>
              <w:rPr>
                <w:b/>
                <w:bCs/>
              </w:rPr>
            </w:pPr>
            <w:r>
              <w:rPr>
                <w:b/>
                <w:bCs/>
              </w:rPr>
              <w:t>Concept</w:t>
            </w:r>
            <w:r w:rsidRPr="008E510D">
              <w:rPr>
                <w:b/>
                <w:bCs/>
              </w:rPr>
              <w:t xml:space="preserve"> </w:t>
            </w:r>
            <w:r>
              <w:rPr>
                <w:b/>
                <w:bCs/>
              </w:rPr>
              <w:t>or definition</w:t>
            </w:r>
          </w:p>
        </w:tc>
        <w:tc>
          <w:tcPr>
            <w:tcW w:w="1226" w:type="dxa"/>
            <w:hideMark/>
          </w:tcPr>
          <w:p w14:paraId="43A713B0" w14:textId="77777777" w:rsidR="0085093F" w:rsidRPr="008E510D" w:rsidRDefault="0085093F" w:rsidP="009E7E9D">
            <w:pPr>
              <w:spacing w:after="0"/>
              <w:jc w:val="both"/>
              <w:rPr>
                <w:b/>
                <w:bCs/>
              </w:rPr>
            </w:pPr>
            <w:r>
              <w:rPr>
                <w:b/>
                <w:bCs/>
              </w:rPr>
              <w:t>Relation</w:t>
            </w:r>
          </w:p>
        </w:tc>
        <w:tc>
          <w:tcPr>
            <w:tcW w:w="1736" w:type="dxa"/>
          </w:tcPr>
          <w:p w14:paraId="6CD3BAFE" w14:textId="26726915" w:rsidR="0085093F" w:rsidRDefault="0085093F" w:rsidP="009E7E9D">
            <w:pPr>
              <w:spacing w:after="0"/>
              <w:jc w:val="both"/>
              <w:rPr>
                <w:b/>
                <w:bCs/>
              </w:rPr>
            </w:pPr>
            <w:r>
              <w:rPr>
                <w:b/>
                <w:bCs/>
              </w:rPr>
              <w:t>Type</w:t>
            </w:r>
          </w:p>
        </w:tc>
      </w:tr>
      <w:tr w:rsidR="00415CC7" w:rsidRPr="008E510D" w14:paraId="3B9EE0A4" w14:textId="11B98136" w:rsidTr="00415CC7">
        <w:tc>
          <w:tcPr>
            <w:tcW w:w="1696" w:type="dxa"/>
            <w:hideMark/>
          </w:tcPr>
          <w:p w14:paraId="6C8BA131" w14:textId="77777777" w:rsidR="0085093F" w:rsidRPr="008E510D" w:rsidRDefault="0085093F" w:rsidP="009E7E9D">
            <w:pPr>
              <w:spacing w:after="0"/>
            </w:pPr>
            <w:r w:rsidRPr="008E510D">
              <w:rPr>
                <w:rStyle w:val="Hervorhebung"/>
              </w:rPr>
              <w:t>name</w:t>
            </w:r>
          </w:p>
        </w:tc>
        <w:tc>
          <w:tcPr>
            <w:tcW w:w="4198" w:type="dxa"/>
            <w:hideMark/>
          </w:tcPr>
          <w:p w14:paraId="43B3B8D5" w14:textId="0141C195" w:rsidR="0085093F" w:rsidRPr="008E510D" w:rsidRDefault="0085093F" w:rsidP="009E7E9D">
            <w:pPr>
              <w:spacing w:after="0"/>
            </w:pPr>
            <w:r>
              <w:t>the</w:t>
            </w:r>
            <w:r w:rsidRPr="00EB5A8C">
              <w:t xml:space="preserve"> individual name used in a country or region under the conditions of</w:t>
            </w:r>
            <w:r>
              <w:t xml:space="preserve"> </w:t>
            </w:r>
            <w:r w:rsidRPr="00EB5A8C">
              <w:t>nation and language</w:t>
            </w:r>
          </w:p>
        </w:tc>
        <w:tc>
          <w:tcPr>
            <w:tcW w:w="1226" w:type="dxa"/>
            <w:hideMark/>
          </w:tcPr>
          <w:p w14:paraId="60C689BC" w14:textId="7F411858" w:rsidR="0085093F" w:rsidRPr="008E510D" w:rsidRDefault="00415CC7" w:rsidP="009E7E9D">
            <w:pPr>
              <w:spacing w:after="0"/>
            </w:pPr>
            <w:r>
              <w:t>Attribute</w:t>
            </w:r>
          </w:p>
        </w:tc>
        <w:tc>
          <w:tcPr>
            <w:tcW w:w="1736" w:type="dxa"/>
          </w:tcPr>
          <w:p w14:paraId="149EAD7E" w14:textId="52AC30BE" w:rsidR="0085093F" w:rsidRDefault="0085093F" w:rsidP="009E7E9D">
            <w:pPr>
              <w:spacing w:after="0"/>
            </w:pPr>
            <w:proofErr w:type="spellStart"/>
            <w:r>
              <w:t>CharacterString</w:t>
            </w:r>
            <w:proofErr w:type="spellEnd"/>
          </w:p>
        </w:tc>
      </w:tr>
      <w:tr w:rsidR="00415CC7" w:rsidRPr="008E510D" w14:paraId="3678043C" w14:textId="77777777" w:rsidTr="00415CC7">
        <w:tc>
          <w:tcPr>
            <w:tcW w:w="1696" w:type="dxa"/>
          </w:tcPr>
          <w:p w14:paraId="4B6DC1B0" w14:textId="35473FA6" w:rsidR="00415CC7" w:rsidRPr="008E510D" w:rsidRDefault="00415CC7" w:rsidP="009E7E9D">
            <w:pPr>
              <w:spacing w:after="0"/>
              <w:rPr>
                <w:rStyle w:val="Hervorhebung"/>
              </w:rPr>
            </w:pPr>
            <w:proofErr w:type="spellStart"/>
            <w:r>
              <w:rPr>
                <w:rStyle w:val="Hervorhebung"/>
              </w:rPr>
              <w:t>namesPart</w:t>
            </w:r>
            <w:proofErr w:type="spellEnd"/>
          </w:p>
        </w:tc>
        <w:tc>
          <w:tcPr>
            <w:tcW w:w="4198" w:type="dxa"/>
          </w:tcPr>
          <w:p w14:paraId="4CAC4A7D" w14:textId="0372F3E4" w:rsidR="00415CC7" w:rsidRDefault="00415CC7" w:rsidP="009E7E9D">
            <w:pPr>
              <w:spacing w:after="0"/>
            </w:pPr>
            <w:r>
              <w:t>indicates</w:t>
            </w:r>
            <w:r w:rsidRPr="00EB5A8C">
              <w:t xml:space="preserve"> whether the name applies to a part of feature only or not, using the</w:t>
            </w:r>
            <w:r>
              <w:t xml:space="preserve"> </w:t>
            </w:r>
            <w:r w:rsidRPr="00EB5A8C">
              <w:t>Boolean value type</w:t>
            </w:r>
          </w:p>
        </w:tc>
        <w:tc>
          <w:tcPr>
            <w:tcW w:w="1226" w:type="dxa"/>
          </w:tcPr>
          <w:p w14:paraId="08B2772E" w14:textId="6C0312B8" w:rsidR="00415CC7" w:rsidRDefault="00415CC7" w:rsidP="009E7E9D">
            <w:pPr>
              <w:spacing w:after="0"/>
            </w:pPr>
            <w:r>
              <w:t>Attribute</w:t>
            </w:r>
          </w:p>
        </w:tc>
        <w:tc>
          <w:tcPr>
            <w:tcW w:w="1736" w:type="dxa"/>
          </w:tcPr>
          <w:p w14:paraId="4192C40D" w14:textId="026801C8" w:rsidR="00415CC7" w:rsidRDefault="00415CC7" w:rsidP="009E7E9D">
            <w:pPr>
              <w:spacing w:after="0"/>
            </w:pPr>
            <w:proofErr w:type="spellStart"/>
            <w:r>
              <w:t>CharacterString</w:t>
            </w:r>
            <w:proofErr w:type="spellEnd"/>
          </w:p>
        </w:tc>
      </w:tr>
      <w:tr w:rsidR="00415CC7" w:rsidRPr="008E510D" w14:paraId="262E9BE3" w14:textId="77777777" w:rsidTr="00415CC7">
        <w:tc>
          <w:tcPr>
            <w:tcW w:w="1696" w:type="dxa"/>
          </w:tcPr>
          <w:p w14:paraId="699A8E7C" w14:textId="651F2C1B" w:rsidR="00415CC7" w:rsidRDefault="00415CC7" w:rsidP="009E7E9D">
            <w:pPr>
              <w:spacing w:after="0"/>
              <w:rPr>
                <w:rStyle w:val="Hervorhebung"/>
              </w:rPr>
            </w:pPr>
            <w:proofErr w:type="spellStart"/>
            <w:r>
              <w:rPr>
                <w:rStyle w:val="Hervorhebung"/>
              </w:rPr>
              <w:t>preferredBy</w:t>
            </w:r>
            <w:proofErr w:type="spellEnd"/>
          </w:p>
        </w:tc>
        <w:tc>
          <w:tcPr>
            <w:tcW w:w="4198" w:type="dxa"/>
          </w:tcPr>
          <w:p w14:paraId="69591691" w14:textId="1CC3F395" w:rsidR="00415CC7" w:rsidRDefault="00415CC7" w:rsidP="009E7E9D">
            <w:pPr>
              <w:spacing w:after="0"/>
            </w:pPr>
            <w:r w:rsidRPr="00EB5A8C">
              <w:t>specifies that the name is the preferred name according to the named entity</w:t>
            </w:r>
            <w:r>
              <w:t xml:space="preserve">. The </w:t>
            </w:r>
            <w:proofErr w:type="spellStart"/>
            <w:r w:rsidRPr="00EB5A8C">
              <w:t>CI_Responsib</w:t>
            </w:r>
            <w:r>
              <w:t>ility</w:t>
            </w:r>
            <w:proofErr w:type="spellEnd"/>
            <w:r w:rsidRPr="00EB5A8C">
              <w:t xml:space="preserve"> type</w:t>
            </w:r>
            <w:r>
              <w:t xml:space="preserve"> may be used to </w:t>
            </w:r>
            <w:r>
              <w:lastRenderedPageBreak/>
              <w:t>further structure the information about the responsible party and their role</w:t>
            </w:r>
          </w:p>
        </w:tc>
        <w:tc>
          <w:tcPr>
            <w:tcW w:w="1226" w:type="dxa"/>
          </w:tcPr>
          <w:p w14:paraId="19C3AB9E" w14:textId="022D8318" w:rsidR="00415CC7" w:rsidRDefault="00415CC7" w:rsidP="009E7E9D">
            <w:pPr>
              <w:spacing w:after="0"/>
            </w:pPr>
            <w:r w:rsidRPr="00AD2BC2">
              <w:lastRenderedPageBreak/>
              <w:t>Attribute</w:t>
            </w:r>
          </w:p>
        </w:tc>
        <w:tc>
          <w:tcPr>
            <w:tcW w:w="1736" w:type="dxa"/>
          </w:tcPr>
          <w:p w14:paraId="029B984E" w14:textId="6B190081" w:rsidR="00415CC7" w:rsidRDefault="00415CC7" w:rsidP="009E7E9D">
            <w:pPr>
              <w:spacing w:after="0"/>
            </w:pPr>
            <w:proofErr w:type="spellStart"/>
            <w:r>
              <w:t>CharacterString</w:t>
            </w:r>
            <w:proofErr w:type="spellEnd"/>
          </w:p>
        </w:tc>
      </w:tr>
      <w:tr w:rsidR="00415CC7" w:rsidRPr="008E510D" w14:paraId="55C29016" w14:textId="77777777" w:rsidTr="00415CC7">
        <w:tc>
          <w:tcPr>
            <w:tcW w:w="1696" w:type="dxa"/>
          </w:tcPr>
          <w:p w14:paraId="660045FE" w14:textId="241E8FAF" w:rsidR="00415CC7" w:rsidRDefault="00415CC7" w:rsidP="009E7E9D">
            <w:pPr>
              <w:spacing w:after="0"/>
              <w:rPr>
                <w:rStyle w:val="Hervorhebung"/>
              </w:rPr>
            </w:pPr>
            <w:r>
              <w:rPr>
                <w:rStyle w:val="Hervorhebung"/>
              </w:rPr>
              <w:lastRenderedPageBreak/>
              <w:t>usage</w:t>
            </w:r>
          </w:p>
        </w:tc>
        <w:tc>
          <w:tcPr>
            <w:tcW w:w="4198" w:type="dxa"/>
          </w:tcPr>
          <w:p w14:paraId="338A0EAB" w14:textId="7DAB6913" w:rsidR="00415CC7" w:rsidRDefault="00415CC7" w:rsidP="009E7E9D">
            <w:pPr>
              <w:spacing w:after="0"/>
            </w:pPr>
            <w:r w:rsidRPr="00EB5A8C">
              <w:t xml:space="preserve">expresses the </w:t>
            </w:r>
            <w:r>
              <w:t>kind</w:t>
            </w:r>
            <w:r w:rsidRPr="00EB5A8C">
              <w:t xml:space="preserve"> of name usage in a specific community, using a term from the </w:t>
            </w:r>
            <w:proofErr w:type="spellStart"/>
            <w:r w:rsidRPr="00EB5A8C">
              <w:t>HY_NameUsage</w:t>
            </w:r>
            <w:proofErr w:type="spellEnd"/>
            <w:r w:rsidRPr="00EB5A8C">
              <w:t xml:space="preserve"> code list, or a controlled vocabulary</w:t>
            </w:r>
            <w:r>
              <w:t>. A</w:t>
            </w:r>
            <w:r w:rsidRPr="008E510D">
              <w:t>lternative code lists may be used but should be</w:t>
            </w:r>
            <w:r>
              <w:t xml:space="preserve"> related to the terms in Annex B</w:t>
            </w:r>
            <w:r w:rsidRPr="008E510D">
              <w:t>.</w:t>
            </w:r>
            <w:r>
              <w:t>4</w:t>
            </w:r>
            <w:r w:rsidRPr="008E510D">
              <w:t xml:space="preserve"> using an appropriate formalism</w:t>
            </w:r>
          </w:p>
        </w:tc>
        <w:tc>
          <w:tcPr>
            <w:tcW w:w="1226" w:type="dxa"/>
          </w:tcPr>
          <w:p w14:paraId="52619774" w14:textId="270ADD0D" w:rsidR="00415CC7" w:rsidRDefault="00415CC7" w:rsidP="009E7E9D">
            <w:pPr>
              <w:spacing w:after="0"/>
            </w:pPr>
            <w:r w:rsidRPr="00AD2BC2">
              <w:t>Attribute</w:t>
            </w:r>
          </w:p>
        </w:tc>
        <w:tc>
          <w:tcPr>
            <w:tcW w:w="1736" w:type="dxa"/>
          </w:tcPr>
          <w:p w14:paraId="04FC151C" w14:textId="393541EA" w:rsidR="00415CC7" w:rsidRDefault="00415CC7" w:rsidP="009E7E9D">
            <w:pPr>
              <w:spacing w:after="0"/>
            </w:pPr>
            <w:proofErr w:type="spellStart"/>
            <w:r>
              <w:t>CharacterString</w:t>
            </w:r>
            <w:proofErr w:type="spellEnd"/>
          </w:p>
        </w:tc>
      </w:tr>
      <w:tr w:rsidR="00415CC7" w:rsidRPr="008E510D" w14:paraId="1711E5B3" w14:textId="77777777" w:rsidTr="00415CC7">
        <w:tc>
          <w:tcPr>
            <w:tcW w:w="1696" w:type="dxa"/>
          </w:tcPr>
          <w:p w14:paraId="69ADA1EA" w14:textId="24A5C165" w:rsidR="00415CC7" w:rsidRDefault="00415CC7" w:rsidP="009E7E9D">
            <w:pPr>
              <w:spacing w:after="0"/>
              <w:rPr>
                <w:rStyle w:val="Hervorhebung"/>
              </w:rPr>
            </w:pPr>
            <w:proofErr w:type="spellStart"/>
            <w:r>
              <w:rPr>
                <w:rStyle w:val="Hervorhebung"/>
              </w:rPr>
              <w:t>variantSpelling</w:t>
            </w:r>
            <w:proofErr w:type="spellEnd"/>
          </w:p>
        </w:tc>
        <w:tc>
          <w:tcPr>
            <w:tcW w:w="4198" w:type="dxa"/>
          </w:tcPr>
          <w:p w14:paraId="45298F56" w14:textId="26A5A585" w:rsidR="00415CC7" w:rsidRDefault="00415CC7" w:rsidP="009E7E9D">
            <w:pPr>
              <w:spacing w:after="0"/>
            </w:pPr>
            <w:r w:rsidRPr="00AB3658">
              <w:t>i</w:t>
            </w:r>
            <w:r>
              <w:t>ndicates</w:t>
            </w:r>
            <w:r w:rsidRPr="00AB3658">
              <w:t xml:space="preserve"> whether the name is a variant spelling or not using the Boolean</w:t>
            </w:r>
            <w:r w:rsidRPr="00162765">
              <w:t xml:space="preserve"> value type</w:t>
            </w:r>
          </w:p>
        </w:tc>
        <w:tc>
          <w:tcPr>
            <w:tcW w:w="1226" w:type="dxa"/>
          </w:tcPr>
          <w:p w14:paraId="666C9D59" w14:textId="66CF1171" w:rsidR="00415CC7" w:rsidRDefault="00415CC7" w:rsidP="009E7E9D">
            <w:pPr>
              <w:spacing w:after="0"/>
            </w:pPr>
            <w:r w:rsidRPr="00AD2BC2">
              <w:t>Attribute</w:t>
            </w:r>
          </w:p>
        </w:tc>
        <w:tc>
          <w:tcPr>
            <w:tcW w:w="1736" w:type="dxa"/>
          </w:tcPr>
          <w:p w14:paraId="6FDD47A1" w14:textId="4B2E8AFE" w:rsidR="00415CC7" w:rsidRDefault="00415CC7" w:rsidP="009E7E9D">
            <w:pPr>
              <w:spacing w:after="0"/>
            </w:pPr>
            <w:proofErr w:type="spellStart"/>
            <w:r>
              <w:t>CharacterString</w:t>
            </w:r>
            <w:proofErr w:type="spellEnd"/>
          </w:p>
        </w:tc>
      </w:tr>
    </w:tbl>
    <w:p w14:paraId="05C6D332" w14:textId="77777777" w:rsidR="0085093F" w:rsidRDefault="0085093F" w:rsidP="00EB5A8C"/>
    <w:p w14:paraId="1EAC4BAA" w14:textId="433B6B2E" w:rsidR="00334360" w:rsidRPr="003E594B" w:rsidRDefault="00334360" w:rsidP="00834E29">
      <w:pPr>
        <w:pStyle w:val="berschrift3"/>
        <w:jc w:val="both"/>
      </w:pPr>
      <w:bookmarkStart w:id="139" w:name="_Toc458775750"/>
      <w:bookmarkStart w:id="140" w:name="_Toc471741661"/>
      <w:r w:rsidRPr="003E594B">
        <w:t xml:space="preserve">The </w:t>
      </w:r>
      <w:proofErr w:type="spellStart"/>
      <w:r w:rsidRPr="003E594B">
        <w:t>HydroComplex</w:t>
      </w:r>
      <w:proofErr w:type="spellEnd"/>
      <w:r w:rsidRPr="003E594B">
        <w:t xml:space="preserve"> </w:t>
      </w:r>
      <w:bookmarkEnd w:id="139"/>
      <w:r w:rsidR="0062341A">
        <w:t>package</w:t>
      </w:r>
      <w:bookmarkEnd w:id="140"/>
    </w:p>
    <w:p w14:paraId="10EA657D" w14:textId="06E028FB" w:rsidR="00CF0CE0" w:rsidRDefault="00334360" w:rsidP="00450C77">
      <w:pPr>
        <w:pStyle w:val="StandardWeb"/>
        <w:jc w:val="both"/>
        <w:rPr>
          <w:lang w:val="en-US"/>
        </w:rPr>
      </w:pPr>
      <w:r w:rsidRPr="008E510D">
        <w:rPr>
          <w:lang w:val="en-US"/>
        </w:rPr>
        <w:t xml:space="preserve">The Hydro Complex </w:t>
      </w:r>
      <w:r w:rsidR="001D30AB">
        <w:rPr>
          <w:lang w:val="en-US"/>
        </w:rPr>
        <w:t>package</w:t>
      </w:r>
      <w:r w:rsidR="001D30AB" w:rsidRPr="008E510D">
        <w:rPr>
          <w:lang w:val="en-US"/>
        </w:rPr>
        <w:t xml:space="preserve"> </w:t>
      </w:r>
      <w:r w:rsidR="001D30AB">
        <w:rPr>
          <w:lang w:val="en-US"/>
        </w:rPr>
        <w:t>is</w:t>
      </w:r>
      <w:r w:rsidR="001D30AB" w:rsidRPr="008E510D">
        <w:rPr>
          <w:lang w:val="en-US"/>
        </w:rPr>
        <w:t xml:space="preserve"> </w:t>
      </w:r>
      <w:r w:rsidRPr="008E510D">
        <w:rPr>
          <w:lang w:val="en-US"/>
        </w:rPr>
        <w:t xml:space="preserve">a collection of hydrologic features that form a hydrologically closed system. </w:t>
      </w:r>
      <w:r w:rsidR="00AB3658">
        <w:rPr>
          <w:lang w:val="en-US"/>
        </w:rPr>
        <w:t xml:space="preserve">This includes </w:t>
      </w:r>
      <w:r w:rsidR="00CF0CE0">
        <w:rPr>
          <w:lang w:val="en-US"/>
        </w:rPr>
        <w:t xml:space="preserve">the </w:t>
      </w:r>
      <w:r w:rsidRPr="008E510D">
        <w:rPr>
          <w:lang w:val="en-US"/>
        </w:rPr>
        <w:t>catchment</w:t>
      </w:r>
      <w:r w:rsidR="00CF0CE0">
        <w:rPr>
          <w:lang w:val="en-US"/>
        </w:rPr>
        <w:t>,</w:t>
      </w:r>
      <w:r w:rsidRPr="008E510D">
        <w:rPr>
          <w:lang w:val="en-US"/>
        </w:rPr>
        <w:t xml:space="preserve"> its inflow and outflow (conceptualized as outfalls) </w:t>
      </w:r>
      <w:r w:rsidR="00CF0CE0">
        <w:rPr>
          <w:lang w:val="en-US"/>
        </w:rPr>
        <w:t>as</w:t>
      </w:r>
      <w:r w:rsidR="00162765">
        <w:rPr>
          <w:lang w:val="en-US"/>
        </w:rPr>
        <w:t xml:space="preserve"> well as</w:t>
      </w:r>
      <w:r w:rsidR="00AB3658">
        <w:rPr>
          <w:lang w:val="en-US"/>
        </w:rPr>
        <w:t xml:space="preserve"> various realization</w:t>
      </w:r>
      <w:r w:rsidR="00162765">
        <w:rPr>
          <w:lang w:val="en-US"/>
        </w:rPr>
        <w:t>s</w:t>
      </w:r>
      <w:r w:rsidRPr="008E510D">
        <w:rPr>
          <w:lang w:val="en-US"/>
        </w:rPr>
        <w:t xml:space="preserve"> </w:t>
      </w:r>
      <w:r w:rsidR="00CF0CE0">
        <w:rPr>
          <w:lang w:val="en-US"/>
        </w:rPr>
        <w:t xml:space="preserve">of catchment and outfall </w:t>
      </w:r>
      <w:r w:rsidRPr="008E510D">
        <w:rPr>
          <w:lang w:val="en-US"/>
        </w:rPr>
        <w:t>by typical hydrologic</w:t>
      </w:r>
      <w:r w:rsidR="00162765">
        <w:rPr>
          <w:lang w:val="en-US"/>
        </w:rPr>
        <w:t xml:space="preserve"> features</w:t>
      </w:r>
      <w:r w:rsidR="002B3A83">
        <w:rPr>
          <w:lang w:val="en-US"/>
        </w:rPr>
        <w:t xml:space="preserve">. </w:t>
      </w:r>
      <w:r w:rsidR="00CF0CE0">
        <w:rPr>
          <w:lang w:val="en-US"/>
        </w:rPr>
        <w:t xml:space="preserve">In this complex, the union of catchment and its common outlet determines the topological closure of the logical catchment and its outfall. </w:t>
      </w:r>
      <w:r w:rsidR="000C1474">
        <w:rPr>
          <w:lang w:val="en-US"/>
        </w:rPr>
        <w:t xml:space="preserve">The </w:t>
      </w:r>
      <w:r w:rsidR="00CF0CE0">
        <w:rPr>
          <w:lang w:val="en-US"/>
        </w:rPr>
        <w:t>catchment topology</w:t>
      </w:r>
      <w:r w:rsidR="00FA201E">
        <w:rPr>
          <w:lang w:val="en-US"/>
        </w:rPr>
        <w:t xml:space="preserve"> pattern, expressed for example as a flowpath bounded by inflow and outflow nodes, is </w:t>
      </w:r>
      <w:r w:rsidR="001744D6">
        <w:rPr>
          <w:lang w:val="en-US"/>
        </w:rPr>
        <w:t xml:space="preserve">then </w:t>
      </w:r>
      <w:r w:rsidR="00FA201E">
        <w:rPr>
          <w:lang w:val="en-US"/>
        </w:rPr>
        <w:t xml:space="preserve">applied </w:t>
      </w:r>
      <w:r w:rsidR="001744D6">
        <w:rPr>
          <w:lang w:val="en-US"/>
        </w:rPr>
        <w:t xml:space="preserve">to realize the </w:t>
      </w:r>
      <w:r w:rsidR="002E3CF0">
        <w:rPr>
          <w:lang w:val="en-US"/>
        </w:rPr>
        <w:t>connectivity in</w:t>
      </w:r>
      <w:r w:rsidR="001744D6">
        <w:rPr>
          <w:lang w:val="en-US"/>
        </w:rPr>
        <w:t xml:space="preserve"> hydrographic</w:t>
      </w:r>
      <w:r w:rsidR="002E3CF0">
        <w:rPr>
          <w:lang w:val="en-US"/>
        </w:rPr>
        <w:t xml:space="preserve">, </w:t>
      </w:r>
      <w:r w:rsidR="001744D6">
        <w:rPr>
          <w:lang w:val="en-US"/>
        </w:rPr>
        <w:t>channel network</w:t>
      </w:r>
      <w:r w:rsidR="002E3CF0">
        <w:rPr>
          <w:lang w:val="en-US"/>
        </w:rPr>
        <w:t>s, or hydrometric networks</w:t>
      </w:r>
      <w:r w:rsidR="001744D6">
        <w:rPr>
          <w:lang w:val="en-US"/>
        </w:rPr>
        <w:t>.</w:t>
      </w:r>
    </w:p>
    <w:p w14:paraId="1EB2F6C9" w14:textId="1DBAB2E6" w:rsidR="00334360" w:rsidRPr="008E510D" w:rsidRDefault="00334360" w:rsidP="00450C77">
      <w:pPr>
        <w:pStyle w:val="StandardWeb"/>
        <w:jc w:val="both"/>
        <w:rPr>
          <w:lang w:val="en-US"/>
        </w:rPr>
      </w:pPr>
      <w:r w:rsidRPr="008E510D">
        <w:rPr>
          <w:lang w:val="en-US"/>
        </w:rPr>
        <w:t xml:space="preserve">The Hydro Complex model also allows for catchments to be recognized through reference to an outfall even if stream networks, catchment areas or </w:t>
      </w:r>
      <w:r w:rsidR="00AA15D6">
        <w:rPr>
          <w:lang w:val="en-US"/>
        </w:rPr>
        <w:t>catchment boundary</w:t>
      </w:r>
      <w:r w:rsidR="00AA15D6" w:rsidRPr="008E510D">
        <w:rPr>
          <w:lang w:val="en-US"/>
        </w:rPr>
        <w:t xml:space="preserve"> </w:t>
      </w:r>
      <w:r w:rsidRPr="008E510D">
        <w:rPr>
          <w:lang w:val="en-US"/>
        </w:rPr>
        <w:t>are not available. It is intended that hydrological reporting applications may use this model without the full complexity and detail of scientific catchment models.</w:t>
      </w:r>
    </w:p>
    <w:p w14:paraId="52B23404" w14:textId="68D5744B" w:rsidR="00334360" w:rsidRPr="008E510D" w:rsidRDefault="00334360" w:rsidP="00834E29">
      <w:pPr>
        <w:pStyle w:val="berschrift4"/>
        <w:jc w:val="both"/>
      </w:pPr>
      <w:r w:rsidRPr="008E510D">
        <w:t>Catchment</w:t>
      </w:r>
    </w:p>
    <w:p w14:paraId="29C9AF89" w14:textId="69E198CF" w:rsidR="00AB3658" w:rsidRPr="008E510D" w:rsidRDefault="00AB3658" w:rsidP="00AB3658">
      <w:pPr>
        <w:pStyle w:val="StandardWeb"/>
        <w:jc w:val="both"/>
        <w:rPr>
          <w:lang w:val="en-US"/>
        </w:rPr>
      </w:pPr>
      <w:r w:rsidRPr="008E510D">
        <w:rPr>
          <w:lang w:val="en-US"/>
        </w:rPr>
        <w:t xml:space="preserve">The </w:t>
      </w:r>
      <w:r>
        <w:rPr>
          <w:lang w:val="en-US"/>
        </w:rPr>
        <w:t>Catchment</w:t>
      </w:r>
      <w:r w:rsidRPr="008E510D">
        <w:rPr>
          <w:lang w:val="en-US"/>
        </w:rPr>
        <w:t xml:space="preserve"> model conceptualizes the hydrologic de</w:t>
      </w:r>
      <w:r>
        <w:rPr>
          <w:lang w:val="en-US"/>
        </w:rPr>
        <w:t>termination</w:t>
      </w:r>
      <w:r w:rsidRPr="008E510D">
        <w:rPr>
          <w:lang w:val="en-US"/>
        </w:rPr>
        <w:t xml:space="preserve"> of a catchment through an 'outfall' feature with the role of getting flow from a contributing catchment, or providing inflow to a receiving catchment (</w:t>
      </w:r>
      <w:r w:rsidR="001B5AD0">
        <w:rPr>
          <w:lang w:val="en-US"/>
        </w:rPr>
        <w:fldChar w:fldCharType="begin"/>
      </w:r>
      <w:r w:rsidR="001B5AD0">
        <w:rPr>
          <w:lang w:val="en-US"/>
        </w:rPr>
        <w:instrText xml:space="preserve"> REF _Ref462910280 \h </w:instrText>
      </w:r>
      <w:r w:rsidR="001B5AD0">
        <w:rPr>
          <w:lang w:val="en-US"/>
        </w:rPr>
      </w:r>
      <w:r w:rsidR="001B5AD0">
        <w:rPr>
          <w:lang w:val="en-US"/>
        </w:rPr>
        <w:fldChar w:fldCharType="separate"/>
      </w:r>
      <w:r w:rsidR="00700E20">
        <w:t xml:space="preserve">Figure </w:t>
      </w:r>
      <w:r w:rsidR="00700E20">
        <w:rPr>
          <w:noProof/>
        </w:rPr>
        <w:t>26</w:t>
      </w:r>
      <w:r w:rsidR="001B5AD0">
        <w:rPr>
          <w:lang w:val="en-US"/>
        </w:rPr>
        <w:fldChar w:fldCharType="end"/>
      </w:r>
      <w:r w:rsidRPr="001B5AD0">
        <w:rPr>
          <w:lang w:val="en-US"/>
        </w:rPr>
        <w:t xml:space="preserve"> and </w:t>
      </w:r>
      <w:r w:rsidR="001B5AD0">
        <w:rPr>
          <w:lang w:val="en-US"/>
        </w:rPr>
        <w:fldChar w:fldCharType="begin"/>
      </w:r>
      <w:r w:rsidR="001B5AD0">
        <w:rPr>
          <w:lang w:val="en-US"/>
        </w:rPr>
        <w:instrText xml:space="preserve"> REF _Ref462910290 \h </w:instrText>
      </w:r>
      <w:r w:rsidR="001B5AD0">
        <w:rPr>
          <w:lang w:val="en-US"/>
        </w:rPr>
      </w:r>
      <w:r w:rsidR="001B5AD0">
        <w:rPr>
          <w:lang w:val="en-US"/>
        </w:rPr>
        <w:fldChar w:fldCharType="separate"/>
      </w:r>
      <w:r w:rsidR="00700E20">
        <w:t xml:space="preserve">Figure </w:t>
      </w:r>
      <w:r w:rsidR="00700E20">
        <w:rPr>
          <w:noProof/>
        </w:rPr>
        <w:t>27</w:t>
      </w:r>
      <w:r w:rsidR="001B5AD0">
        <w:rPr>
          <w:lang w:val="en-US"/>
        </w:rPr>
        <w:fldChar w:fldCharType="end"/>
      </w:r>
      <w:r w:rsidRPr="001B5AD0">
        <w:rPr>
          <w:lang w:val="en-US"/>
        </w:rPr>
        <w:t xml:space="preserve">). </w:t>
      </w:r>
      <w:r w:rsidRPr="008E510D">
        <w:rPr>
          <w:lang w:val="en-US"/>
        </w:rPr>
        <w:t xml:space="preserve">Conceptually, each catchment has an outfall, and any outfall has a corresponding catchment, even if catchment and/or outfall may not be present in a particular application. A catchment interacts with upper and lower catchments via associated outfalls, and ultimately contributes flow to the outfall of a containing catchment. The catchment should be understood as the logical link between </w:t>
      </w:r>
      <w:r>
        <w:rPr>
          <w:lang w:val="en-US"/>
        </w:rPr>
        <w:t xml:space="preserve">two </w:t>
      </w:r>
      <w:r w:rsidRPr="008E510D">
        <w:rPr>
          <w:lang w:val="en-US"/>
        </w:rPr>
        <w:t>outfalls.</w:t>
      </w:r>
    </w:p>
    <w:p w14:paraId="26034CA2" w14:textId="77777777" w:rsidR="007451BA" w:rsidRDefault="007451BA" w:rsidP="007451BA">
      <w:pPr>
        <w:pStyle w:val="OGCFigure"/>
      </w:pPr>
      <w:r>
        <w:rPr>
          <w:noProof/>
        </w:rPr>
        <w:lastRenderedPageBreak/>
        <w:drawing>
          <wp:inline distT="0" distB="0" distL="0" distR="0" wp14:anchorId="2FF8AF1D" wp14:editId="4FAA8FD5">
            <wp:extent cx="5486399" cy="3711639"/>
            <wp:effectExtent l="0" t="0" r="635" b="317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Dornblut\OGC_HYF_SWG\hlphtml\EARoot\EA2\EA25.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486399" cy="3711639"/>
                    </a:xfrm>
                    <a:prstGeom prst="rect">
                      <a:avLst/>
                    </a:prstGeom>
                    <a:noFill/>
                    <a:ln>
                      <a:noFill/>
                    </a:ln>
                  </pic:spPr>
                </pic:pic>
              </a:graphicData>
            </a:graphic>
          </wp:inline>
        </w:drawing>
      </w:r>
    </w:p>
    <w:p w14:paraId="03145E24" w14:textId="5D5CD059" w:rsidR="007451BA" w:rsidRDefault="007451BA" w:rsidP="00834E29">
      <w:pPr>
        <w:pStyle w:val="OGCFigure"/>
        <w:outlineLvl w:val="0"/>
      </w:pPr>
      <w:bookmarkStart w:id="141" w:name="_Ref462910280"/>
      <w:bookmarkStart w:id="142" w:name="_Toc471741721"/>
      <w:r>
        <w:t xml:space="preserve">Figure </w:t>
      </w:r>
      <w:r w:rsidR="003F6442">
        <w:fldChar w:fldCharType="begin"/>
      </w:r>
      <w:r w:rsidR="003F6442">
        <w:instrText xml:space="preserve"> SEQ Figure \* ARABIC </w:instrText>
      </w:r>
      <w:r w:rsidR="003F6442">
        <w:fldChar w:fldCharType="separate"/>
      </w:r>
      <w:r w:rsidR="00135A1B">
        <w:rPr>
          <w:noProof/>
        </w:rPr>
        <w:t>26</w:t>
      </w:r>
      <w:r w:rsidR="003F6442">
        <w:rPr>
          <w:noProof/>
        </w:rPr>
        <w:fldChar w:fldCharType="end"/>
      </w:r>
      <w:bookmarkEnd w:id="141"/>
      <w:r>
        <w:t>: Catchment model (UML class diagram)</w:t>
      </w:r>
      <w:bookmarkEnd w:id="142"/>
    </w:p>
    <w:p w14:paraId="69919ED6" w14:textId="3F6C3F9A" w:rsidR="00992987" w:rsidRDefault="00992987" w:rsidP="00992987">
      <w:pPr>
        <w:pStyle w:val="StandardWeb"/>
        <w:jc w:val="both"/>
        <w:rPr>
          <w:lang w:val="en-US"/>
        </w:rPr>
      </w:pPr>
      <w:r>
        <w:rPr>
          <w:lang w:val="en-US"/>
        </w:rPr>
        <w:t xml:space="preserve">The HY_Catchment feature type captures the union </w:t>
      </w:r>
      <w:r w:rsidR="007D57FE">
        <w:rPr>
          <w:lang w:val="en-US"/>
        </w:rPr>
        <w:t xml:space="preserve">of catchment and </w:t>
      </w:r>
      <w:r>
        <w:rPr>
          <w:lang w:val="en-US"/>
        </w:rPr>
        <w:t xml:space="preserve">outfall, and </w:t>
      </w:r>
      <w:r w:rsidR="007D57FE">
        <w:rPr>
          <w:lang w:val="en-US"/>
        </w:rPr>
        <w:t xml:space="preserve">the </w:t>
      </w:r>
      <w:r>
        <w:rPr>
          <w:lang w:val="en-US"/>
        </w:rPr>
        <w:t xml:space="preserve">multiple realization of the </w:t>
      </w:r>
      <w:r w:rsidR="007D57FE">
        <w:rPr>
          <w:lang w:val="en-US"/>
        </w:rPr>
        <w:t xml:space="preserve">logical </w:t>
      </w:r>
      <w:r>
        <w:rPr>
          <w:lang w:val="en-US"/>
        </w:rPr>
        <w:t xml:space="preserve">catchment. </w:t>
      </w:r>
      <w:r w:rsidRPr="00992987">
        <w:rPr>
          <w:lang w:val="en-US"/>
        </w:rPr>
        <w:t xml:space="preserve">These realizations include both topological realizations, as well as their geometric representation. HY_Catchment is an abstract class and </w:t>
      </w:r>
      <w:r w:rsidR="007D57FE">
        <w:rPr>
          <w:lang w:val="en-US"/>
        </w:rPr>
        <w:t>needs</w:t>
      </w:r>
      <w:r w:rsidRPr="00992987">
        <w:rPr>
          <w:lang w:val="en-US"/>
        </w:rPr>
        <w:t xml:space="preserve"> further specializ</w:t>
      </w:r>
      <w:r w:rsidR="007D57FE">
        <w:rPr>
          <w:lang w:val="en-US"/>
        </w:rPr>
        <w:t>ation</w:t>
      </w:r>
      <w:r w:rsidRPr="00992987">
        <w:rPr>
          <w:lang w:val="en-US"/>
        </w:rPr>
        <w:t xml:space="preserve"> with respect to catchment interaction.</w:t>
      </w:r>
      <w:r w:rsidRPr="008E510D">
        <w:rPr>
          <w:lang w:val="en-US"/>
        </w:rPr>
        <w:t xml:space="preserve"> </w:t>
      </w:r>
    </w:p>
    <w:p w14:paraId="7B81109B" w14:textId="1661F5EF" w:rsidR="00D03383" w:rsidRDefault="0004665B" w:rsidP="0004665B">
      <w:pPr>
        <w:pStyle w:val="StandardWeb"/>
        <w:jc w:val="both"/>
        <w:rPr>
          <w:lang w:val="en-US"/>
        </w:rPr>
      </w:pPr>
      <w:r w:rsidRPr="008E510D">
        <w:rPr>
          <w:lang w:val="en-US"/>
        </w:rPr>
        <w:t xml:space="preserve">The </w:t>
      </w:r>
      <w:r w:rsidRPr="0072653B">
        <w:rPr>
          <w:b/>
          <w:lang w:val="en-US"/>
        </w:rPr>
        <w:t>HY_Catchment</w:t>
      </w:r>
      <w:r w:rsidRPr="008E510D">
        <w:rPr>
          <w:lang w:val="en-US"/>
        </w:rPr>
        <w:t xml:space="preserve"> </w:t>
      </w:r>
      <w:r w:rsidR="0072653B">
        <w:rPr>
          <w:lang w:val="en-US"/>
        </w:rPr>
        <w:t xml:space="preserve">feature </w:t>
      </w:r>
      <w:r w:rsidRPr="008E510D">
        <w:rPr>
          <w:lang w:val="en-US"/>
        </w:rPr>
        <w:t>type (</w:t>
      </w:r>
      <w:r w:rsidR="00874BCD">
        <w:rPr>
          <w:highlight w:val="magenta"/>
          <w:lang w:val="en-US"/>
        </w:rPr>
        <w:fldChar w:fldCharType="begin"/>
      </w:r>
      <w:r w:rsidR="00874BCD">
        <w:rPr>
          <w:lang w:val="en-US"/>
        </w:rPr>
        <w:instrText xml:space="preserve"> REF _Ref462910290 \h </w:instrText>
      </w:r>
      <w:r w:rsidR="00874BCD">
        <w:rPr>
          <w:highlight w:val="magenta"/>
          <w:lang w:val="en-US"/>
        </w:rPr>
      </w:r>
      <w:r w:rsidR="00874BCD">
        <w:rPr>
          <w:highlight w:val="magenta"/>
          <w:lang w:val="en-US"/>
        </w:rPr>
        <w:fldChar w:fldCharType="separate"/>
      </w:r>
      <w:r w:rsidR="00700E20">
        <w:t xml:space="preserve">Figure </w:t>
      </w:r>
      <w:r w:rsidR="00700E20">
        <w:rPr>
          <w:noProof/>
        </w:rPr>
        <w:t>27</w:t>
      </w:r>
      <w:r w:rsidR="00874BCD">
        <w:rPr>
          <w:highlight w:val="magenta"/>
          <w:lang w:val="en-US"/>
        </w:rPr>
        <w:fldChar w:fldCharType="end"/>
      </w:r>
      <w:r w:rsidRPr="00F30A25">
        <w:rPr>
          <w:lang w:val="en-US"/>
        </w:rPr>
        <w:t xml:space="preserve">) specializes the general HY_HydroFeature </w:t>
      </w:r>
      <w:r w:rsidR="00127449" w:rsidRPr="00F30A25">
        <w:rPr>
          <w:lang w:val="en-US"/>
        </w:rPr>
        <w:t>type</w:t>
      </w:r>
      <w:r w:rsidRPr="00F30A25">
        <w:rPr>
          <w:lang w:val="en-US"/>
        </w:rPr>
        <w:t xml:space="preserve">. </w:t>
      </w:r>
      <w:r w:rsidRPr="008E510D">
        <w:rPr>
          <w:lang w:val="en-US"/>
        </w:rPr>
        <w:t xml:space="preserve">Through generalization, HY_Catchment inherits the </w:t>
      </w:r>
      <w:r w:rsidRPr="008E510D">
        <w:rPr>
          <w:rStyle w:val="Hervorhebung"/>
          <w:lang w:val="en-US"/>
        </w:rPr>
        <w:t>name</w:t>
      </w:r>
      <w:r w:rsidRPr="008E510D">
        <w:rPr>
          <w:lang w:val="en-US"/>
        </w:rPr>
        <w:t xml:space="preserve"> property</w:t>
      </w:r>
      <w:r w:rsidR="00992987">
        <w:rPr>
          <w:lang w:val="en-US"/>
        </w:rPr>
        <w:t>. It</w:t>
      </w:r>
      <w:r w:rsidRPr="008E510D">
        <w:rPr>
          <w:lang w:val="en-US"/>
        </w:rPr>
        <w:t xml:space="preserve"> carries </w:t>
      </w:r>
      <w:r w:rsidR="00992987">
        <w:rPr>
          <w:lang w:val="en-US"/>
        </w:rPr>
        <w:t>a</w:t>
      </w:r>
      <w:r w:rsidRPr="008E510D">
        <w:rPr>
          <w:lang w:val="en-US"/>
        </w:rPr>
        <w:t xml:space="preserve"> </w:t>
      </w:r>
      <w:r w:rsidRPr="008E510D">
        <w:rPr>
          <w:rStyle w:val="Hervorhebung"/>
          <w:lang w:val="en-US"/>
        </w:rPr>
        <w:t>code</w:t>
      </w:r>
      <w:r w:rsidRPr="008E510D">
        <w:rPr>
          <w:lang w:val="en-US"/>
        </w:rPr>
        <w:t xml:space="preserve"> attribute and the associations: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proofErr w:type="spellStart"/>
      <w:r w:rsidRPr="008E510D">
        <w:rPr>
          <w:rStyle w:val="Hervorhebung"/>
          <w:lang w:val="en-US"/>
        </w:rPr>
        <w:t>containingCatchment</w:t>
      </w:r>
      <w:proofErr w:type="spellEnd"/>
      <w:r w:rsidRPr="008E510D">
        <w:rPr>
          <w:lang w:val="en-US"/>
        </w:rPr>
        <w:t xml:space="preserve">, </w:t>
      </w:r>
      <w:proofErr w:type="spellStart"/>
      <w:r w:rsidRPr="008E510D">
        <w:rPr>
          <w:rStyle w:val="Hervorhebung"/>
          <w:lang w:val="en-US"/>
        </w:rPr>
        <w:t>containedCatchment</w:t>
      </w:r>
      <w:proofErr w:type="spellEnd"/>
      <w:r w:rsidRPr="008E510D">
        <w:rPr>
          <w:lang w:val="en-US"/>
        </w:rPr>
        <w:t xml:space="preserve">, </w:t>
      </w:r>
      <w:proofErr w:type="spellStart"/>
      <w:r w:rsidRPr="008E510D">
        <w:rPr>
          <w:rStyle w:val="Hervorhebung"/>
          <w:lang w:val="en-US"/>
        </w:rPr>
        <w:t>conjointCatchment</w:t>
      </w:r>
      <w:proofErr w:type="spellEnd"/>
      <w:r w:rsidRPr="008E510D">
        <w:rPr>
          <w:lang w:val="en-US"/>
        </w:rPr>
        <w:t xml:space="preserve">, </w:t>
      </w:r>
      <w:proofErr w:type="spellStart"/>
      <w:r w:rsidRPr="008E510D">
        <w:rPr>
          <w:rStyle w:val="Hervorhebung"/>
          <w:lang w:val="en-US"/>
        </w:rPr>
        <w:t>upperCatchment</w:t>
      </w:r>
      <w:proofErr w:type="spellEnd"/>
      <w:r w:rsidRPr="008E510D">
        <w:rPr>
          <w:lang w:val="en-US"/>
        </w:rPr>
        <w:t xml:space="preserve">, </w:t>
      </w:r>
      <w:proofErr w:type="spellStart"/>
      <w:r w:rsidRPr="008E510D">
        <w:rPr>
          <w:rStyle w:val="Hervorhebung"/>
          <w:lang w:val="en-US"/>
        </w:rPr>
        <w:t>lowerCatchment</w:t>
      </w:r>
      <w:proofErr w:type="spellEnd"/>
      <w:r w:rsidRPr="008E510D">
        <w:rPr>
          <w:lang w:val="en-US"/>
        </w:rPr>
        <w:t xml:space="preserve">, </w:t>
      </w:r>
      <w:r>
        <w:rPr>
          <w:rStyle w:val="Hervorhebung"/>
          <w:lang w:val="en-US"/>
        </w:rPr>
        <w:t>realization</w:t>
      </w:r>
      <w:r w:rsidRPr="008E510D">
        <w:rPr>
          <w:lang w:val="en-US"/>
        </w:rPr>
        <w:t>.</w:t>
      </w:r>
    </w:p>
    <w:p w14:paraId="1EF1F1E2" w14:textId="4D466B5B" w:rsidR="00BD35D9" w:rsidRDefault="00BD35D9" w:rsidP="00BD35D9">
      <w:pPr>
        <w:pStyle w:val="OGCtableheader"/>
      </w:pPr>
      <w:bookmarkStart w:id="143" w:name="_Toc471741747"/>
      <w:r>
        <w:t xml:space="preserve">Table </w:t>
      </w:r>
      <w:r w:rsidR="003F6442">
        <w:fldChar w:fldCharType="begin"/>
      </w:r>
      <w:r w:rsidR="003F6442">
        <w:instrText xml:space="preserve"> SEQ Table \* ARABIC </w:instrText>
      </w:r>
      <w:r w:rsidR="003F6442">
        <w:fldChar w:fldCharType="separate"/>
      </w:r>
      <w:r w:rsidR="00C66441">
        <w:rPr>
          <w:noProof/>
        </w:rPr>
        <w:t>6</w:t>
      </w:r>
      <w:r w:rsidR="003F6442">
        <w:rPr>
          <w:noProof/>
        </w:rPr>
        <w:fldChar w:fldCharType="end"/>
      </w:r>
      <w:r>
        <w:t>: HY_</w:t>
      </w:r>
      <w:r w:rsidR="00CD51A2">
        <w:t>Catchment</w:t>
      </w:r>
      <w:bookmarkEnd w:id="143"/>
      <w:r>
        <w:t xml:space="preserve"> </w:t>
      </w:r>
    </w:p>
    <w:tbl>
      <w:tblPr>
        <w:tblStyle w:val="Tabellenraster"/>
        <w:tblW w:w="0" w:type="auto"/>
        <w:tblLook w:val="04A0" w:firstRow="1" w:lastRow="0" w:firstColumn="1" w:lastColumn="0" w:noHBand="0" w:noVBand="1"/>
      </w:tblPr>
      <w:tblGrid>
        <w:gridCol w:w="2283"/>
        <w:gridCol w:w="5115"/>
        <w:gridCol w:w="1350"/>
      </w:tblGrid>
      <w:tr w:rsidR="00CD51A2" w:rsidRPr="008E510D" w14:paraId="26ECBAD4" w14:textId="77777777" w:rsidTr="00CD51A2">
        <w:tc>
          <w:tcPr>
            <w:tcW w:w="2283" w:type="dxa"/>
            <w:hideMark/>
          </w:tcPr>
          <w:p w14:paraId="42D93EB9" w14:textId="77777777" w:rsidR="00CD51A2" w:rsidRPr="008E510D" w:rsidRDefault="00CD51A2" w:rsidP="00BD35D9">
            <w:pPr>
              <w:spacing w:after="0"/>
              <w:jc w:val="both"/>
              <w:rPr>
                <w:b/>
                <w:bCs/>
              </w:rPr>
            </w:pPr>
            <w:r>
              <w:rPr>
                <w:b/>
                <w:bCs/>
              </w:rPr>
              <w:t>Property</w:t>
            </w:r>
          </w:p>
        </w:tc>
        <w:tc>
          <w:tcPr>
            <w:tcW w:w="5115" w:type="dxa"/>
            <w:hideMark/>
          </w:tcPr>
          <w:p w14:paraId="23480DF5" w14:textId="77777777" w:rsidR="00CD51A2" w:rsidRPr="008E510D" w:rsidRDefault="00CD51A2" w:rsidP="00BD35D9">
            <w:pPr>
              <w:spacing w:after="0"/>
              <w:jc w:val="both"/>
              <w:rPr>
                <w:b/>
                <w:bCs/>
              </w:rPr>
            </w:pPr>
            <w:r>
              <w:rPr>
                <w:b/>
                <w:bCs/>
              </w:rPr>
              <w:t>Concept</w:t>
            </w:r>
            <w:r w:rsidRPr="008E510D">
              <w:rPr>
                <w:b/>
                <w:bCs/>
              </w:rPr>
              <w:t xml:space="preserve"> </w:t>
            </w:r>
            <w:r>
              <w:rPr>
                <w:b/>
                <w:bCs/>
              </w:rPr>
              <w:t>or definition</w:t>
            </w:r>
          </w:p>
        </w:tc>
        <w:tc>
          <w:tcPr>
            <w:tcW w:w="1350" w:type="dxa"/>
            <w:hideMark/>
          </w:tcPr>
          <w:p w14:paraId="1E4C462C" w14:textId="77777777" w:rsidR="00CD51A2" w:rsidRPr="008E510D" w:rsidRDefault="00CD51A2" w:rsidP="00BD35D9">
            <w:pPr>
              <w:spacing w:after="0"/>
              <w:jc w:val="both"/>
              <w:rPr>
                <w:b/>
                <w:bCs/>
              </w:rPr>
            </w:pPr>
            <w:r>
              <w:rPr>
                <w:b/>
                <w:bCs/>
              </w:rPr>
              <w:t>Relation</w:t>
            </w:r>
          </w:p>
        </w:tc>
      </w:tr>
      <w:tr w:rsidR="00CD51A2" w:rsidRPr="008E510D" w14:paraId="06FBCAE5" w14:textId="77777777" w:rsidTr="00CD51A2">
        <w:tc>
          <w:tcPr>
            <w:tcW w:w="2283" w:type="dxa"/>
            <w:hideMark/>
          </w:tcPr>
          <w:p w14:paraId="62C812E2" w14:textId="36388962" w:rsidR="00CD51A2" w:rsidRPr="008E510D" w:rsidRDefault="00CD51A2" w:rsidP="00BD35D9">
            <w:pPr>
              <w:spacing w:after="0"/>
            </w:pPr>
            <w:r>
              <w:rPr>
                <w:rStyle w:val="Hervorhebung"/>
              </w:rPr>
              <w:t>code</w:t>
            </w:r>
          </w:p>
        </w:tc>
        <w:tc>
          <w:tcPr>
            <w:tcW w:w="5115" w:type="dxa"/>
            <w:hideMark/>
          </w:tcPr>
          <w:p w14:paraId="308946F6" w14:textId="5021FC7F" w:rsidR="00CD51A2" w:rsidRPr="008E510D" w:rsidRDefault="00CD51A2" w:rsidP="00817838">
            <w:pPr>
              <w:spacing w:after="0"/>
            </w:pPr>
            <w:r w:rsidRPr="00040D04">
              <w:t>unique identifier to the catchment in given context. T</w:t>
            </w:r>
            <w:r w:rsidRPr="00040D04" w:rsidDel="0074022F">
              <w:t>he code attribute sh</w:t>
            </w:r>
            <w:r w:rsidRPr="00040D04">
              <w:t>ould</w:t>
            </w:r>
            <w:r w:rsidRPr="00040D04" w:rsidDel="0074022F">
              <w:t xml:space="preserve"> be implemented using a controlled classification or coding system. </w:t>
            </w:r>
            <w:r w:rsidRPr="00040D04">
              <w:t xml:space="preserve">Example: WMO Basin Codes. </w:t>
            </w:r>
          </w:p>
        </w:tc>
        <w:tc>
          <w:tcPr>
            <w:tcW w:w="1350" w:type="dxa"/>
            <w:hideMark/>
          </w:tcPr>
          <w:p w14:paraId="1D74238F" w14:textId="77777777" w:rsidR="00CD51A2" w:rsidRPr="008E510D" w:rsidRDefault="00CD51A2" w:rsidP="00BD35D9">
            <w:pPr>
              <w:spacing w:after="0"/>
            </w:pPr>
            <w:r>
              <w:t>Attribute</w:t>
            </w:r>
          </w:p>
        </w:tc>
      </w:tr>
      <w:tr w:rsidR="00CD51A2" w:rsidRPr="008E510D" w14:paraId="4019B985" w14:textId="77777777" w:rsidTr="00CD51A2">
        <w:tc>
          <w:tcPr>
            <w:tcW w:w="2283" w:type="dxa"/>
          </w:tcPr>
          <w:p w14:paraId="04A3792E" w14:textId="2269884E" w:rsidR="00CD51A2" w:rsidRPr="008E510D" w:rsidRDefault="00CD51A2" w:rsidP="00BD35D9">
            <w:pPr>
              <w:spacing w:after="0"/>
              <w:rPr>
                <w:rStyle w:val="Hervorhebung"/>
              </w:rPr>
            </w:pPr>
            <w:r>
              <w:rPr>
                <w:rStyle w:val="Hervorhebung"/>
              </w:rPr>
              <w:t>outflow and inflow</w:t>
            </w:r>
          </w:p>
        </w:tc>
        <w:tc>
          <w:tcPr>
            <w:tcW w:w="5115" w:type="dxa"/>
          </w:tcPr>
          <w:p w14:paraId="0E6C7FDA" w14:textId="16615AA4" w:rsidR="00CD51A2" w:rsidRDefault="00CD51A2" w:rsidP="00BD35D9">
            <w:r w:rsidRPr="00CD51A2">
              <w:t xml:space="preserve">outfall in terms of an outflow of the contributing catchment, or inflow to the receiving catchment. For a dendritic network of catchments, the outflow of a contributing catchment coincides with the inflow to a receiving catchment. This supports description of upstream-downstream relationships </w:t>
            </w:r>
            <w:r w:rsidRPr="00CD51A2">
              <w:lastRenderedPageBreak/>
              <w:t>between catchments.</w:t>
            </w:r>
          </w:p>
        </w:tc>
        <w:tc>
          <w:tcPr>
            <w:tcW w:w="1350" w:type="dxa"/>
          </w:tcPr>
          <w:p w14:paraId="73719320" w14:textId="616DDD42" w:rsidR="00CD51A2" w:rsidRDefault="00CD51A2" w:rsidP="00BD35D9">
            <w:pPr>
              <w:spacing w:after="0"/>
            </w:pPr>
            <w:r>
              <w:lastRenderedPageBreak/>
              <w:t>Association</w:t>
            </w:r>
          </w:p>
        </w:tc>
      </w:tr>
      <w:tr w:rsidR="00CD51A2" w:rsidRPr="008E510D" w14:paraId="54EE8A81" w14:textId="77777777" w:rsidTr="00CD51A2">
        <w:tc>
          <w:tcPr>
            <w:tcW w:w="2283" w:type="dxa"/>
          </w:tcPr>
          <w:p w14:paraId="35EF0313" w14:textId="0FAA3577" w:rsidR="00CD51A2" w:rsidRPr="00CD51A2" w:rsidRDefault="00CD51A2" w:rsidP="00BD35D9">
            <w:pPr>
              <w:spacing w:after="0"/>
              <w:rPr>
                <w:rStyle w:val="Hervorhebung"/>
              </w:rPr>
            </w:pPr>
            <w:proofErr w:type="spellStart"/>
            <w:r w:rsidRPr="00CD51A2">
              <w:rPr>
                <w:i/>
                <w:iCs/>
              </w:rPr>
              <w:lastRenderedPageBreak/>
              <w:t>containingCatchment</w:t>
            </w:r>
            <w:proofErr w:type="spellEnd"/>
            <w:r w:rsidRPr="00CD51A2">
              <w:rPr>
                <w:i/>
                <w:iCs/>
              </w:rPr>
              <w:t xml:space="preserve"> and </w:t>
            </w:r>
            <w:proofErr w:type="spellStart"/>
            <w:r w:rsidRPr="00CD51A2">
              <w:rPr>
                <w:i/>
                <w:iCs/>
              </w:rPr>
              <w:t>containedCatchment</w:t>
            </w:r>
            <w:proofErr w:type="spellEnd"/>
          </w:p>
        </w:tc>
        <w:tc>
          <w:tcPr>
            <w:tcW w:w="5115" w:type="dxa"/>
          </w:tcPr>
          <w:p w14:paraId="2D55CEFD" w14:textId="5D62EF9F" w:rsidR="00CD51A2" w:rsidRDefault="00CD51A2" w:rsidP="00BD35D9">
            <w:pPr>
              <w:spacing w:after="0"/>
            </w:pPr>
            <w:r w:rsidRPr="00CD51A2">
              <w:t xml:space="preserve">nesting of catchments in a simple “is-in” containment hierarchy as typically used for high-order organization of management and reporting units. </w:t>
            </w:r>
          </w:p>
        </w:tc>
        <w:tc>
          <w:tcPr>
            <w:tcW w:w="1350" w:type="dxa"/>
          </w:tcPr>
          <w:p w14:paraId="4FF286A4" w14:textId="7AEF2D1D" w:rsidR="00CD51A2" w:rsidRDefault="00CD51A2" w:rsidP="00BD35D9">
            <w:pPr>
              <w:spacing w:after="0"/>
            </w:pPr>
            <w:r>
              <w:t>Association</w:t>
            </w:r>
          </w:p>
        </w:tc>
      </w:tr>
      <w:tr w:rsidR="00CD51A2" w:rsidRPr="008E510D" w14:paraId="21AEAAA3" w14:textId="77777777" w:rsidTr="00CD51A2">
        <w:tc>
          <w:tcPr>
            <w:tcW w:w="2283" w:type="dxa"/>
          </w:tcPr>
          <w:p w14:paraId="5DF38BD3" w14:textId="3DAABDDF" w:rsidR="00CD51A2" w:rsidRPr="00CD51A2" w:rsidRDefault="00CD51A2" w:rsidP="00CD51A2">
            <w:pPr>
              <w:rPr>
                <w:b/>
                <w:i/>
              </w:rPr>
            </w:pPr>
            <w:proofErr w:type="spellStart"/>
            <w:r w:rsidRPr="00CD51A2">
              <w:rPr>
                <w:rStyle w:val="Fett"/>
                <w:b w:val="0"/>
                <w:bCs w:val="0"/>
                <w:i/>
              </w:rPr>
              <w:t>conjointCatchment</w:t>
            </w:r>
            <w:proofErr w:type="spellEnd"/>
            <w:r w:rsidRPr="00CD51A2">
              <w:rPr>
                <w:b/>
                <w:i/>
              </w:rPr>
              <w:t xml:space="preserve"> </w:t>
            </w:r>
          </w:p>
          <w:p w14:paraId="5D69B1DD" w14:textId="77777777" w:rsidR="00CD51A2" w:rsidRPr="00CD51A2" w:rsidRDefault="00CD51A2" w:rsidP="00CD51A2">
            <w:pPr>
              <w:jc w:val="right"/>
            </w:pPr>
          </w:p>
        </w:tc>
        <w:tc>
          <w:tcPr>
            <w:tcW w:w="5115" w:type="dxa"/>
          </w:tcPr>
          <w:p w14:paraId="7F098D5A" w14:textId="0F1C7E00" w:rsidR="00CD51A2" w:rsidRDefault="00CD51A2" w:rsidP="00BD35D9">
            <w:pPr>
              <w:spacing w:after="0"/>
            </w:pPr>
            <w:r w:rsidRPr="00CD51A2">
              <w:t>catchment interacting with another catchment across an internal boundary, and  contributing together with these</w:t>
            </w:r>
            <w:r w:rsidRPr="00CD51A2" w:rsidDel="003D0498">
              <w:t xml:space="preserve"> to a</w:t>
            </w:r>
            <w:r w:rsidRPr="00CD51A2">
              <w:t xml:space="preserve"> single, common outfall</w:t>
            </w:r>
            <w:r w:rsidRPr="00CD51A2" w:rsidDel="003D0498">
              <w:t>.</w:t>
            </w:r>
            <w:r w:rsidRPr="00CD51A2">
              <w:t xml:space="preserve">. This internal boundary may be a divide separating adjacent catchments, or a diffuse divide between non-delineated sub-catchments within an encompassing catchment, or a fictive boundary between distant catchments. </w:t>
            </w:r>
            <w:r w:rsidRPr="00CD51A2" w:rsidDel="003D0498">
              <w:t>A</w:t>
            </w:r>
            <w:r w:rsidRPr="00CD51A2">
              <w:t xml:space="preserve"> </w:t>
            </w:r>
            <w:r w:rsidRPr="00CD51A2" w:rsidDel="003D0498">
              <w:t>dendritic network of catchments</w:t>
            </w:r>
            <w:r w:rsidRPr="00CD51A2">
              <w:t xml:space="preserve"> provided</w:t>
            </w:r>
            <w:r w:rsidRPr="00CD51A2" w:rsidDel="003D0498">
              <w:t xml:space="preserve">, where each catchment is determined by its single outflow, this association </w:t>
            </w:r>
            <w:r w:rsidRPr="00CD51A2">
              <w:t>can</w:t>
            </w:r>
            <w:r w:rsidRPr="00CD51A2" w:rsidDel="003D0498">
              <w:t xml:space="preserve"> be used to summarize </w:t>
            </w:r>
            <w:r w:rsidRPr="00CD51A2">
              <w:t xml:space="preserve">diffuse </w:t>
            </w:r>
            <w:r w:rsidRPr="00CD51A2" w:rsidDel="003D0498">
              <w:t xml:space="preserve">inflow into </w:t>
            </w:r>
            <w:r w:rsidRPr="00CD51A2">
              <w:t>a</w:t>
            </w:r>
            <w:r w:rsidRPr="00CD51A2" w:rsidDel="003D0498">
              <w:t xml:space="preserve"> catchment, as </w:t>
            </w:r>
            <w:r w:rsidRPr="00CD51A2">
              <w:t xml:space="preserve">typical for </w:t>
            </w:r>
            <w:r w:rsidRPr="00CD51A2" w:rsidDel="003D0498">
              <w:t>headwater catchments</w:t>
            </w:r>
            <w:r w:rsidRPr="00CD51A2">
              <w:t>, or spread outflow occurring for example in estuary catchments.</w:t>
            </w:r>
          </w:p>
        </w:tc>
        <w:tc>
          <w:tcPr>
            <w:tcW w:w="1350" w:type="dxa"/>
          </w:tcPr>
          <w:p w14:paraId="38F379D6" w14:textId="640F0336" w:rsidR="00CD51A2" w:rsidRPr="00CD51A2" w:rsidRDefault="00CD51A2" w:rsidP="00CD51A2">
            <w:r>
              <w:t>Association</w:t>
            </w:r>
            <w:r w:rsidRPr="00CD51A2">
              <w:t xml:space="preserve"> </w:t>
            </w:r>
          </w:p>
        </w:tc>
      </w:tr>
      <w:tr w:rsidR="00CD51A2" w:rsidRPr="008E510D" w14:paraId="2C380744" w14:textId="77777777" w:rsidTr="00CD51A2">
        <w:tc>
          <w:tcPr>
            <w:tcW w:w="2283" w:type="dxa"/>
          </w:tcPr>
          <w:p w14:paraId="44D4F99E" w14:textId="604938F5" w:rsidR="00CD51A2" w:rsidRPr="00CD51A2" w:rsidRDefault="00CD51A2" w:rsidP="00BD35D9">
            <w:pPr>
              <w:spacing w:after="0"/>
              <w:rPr>
                <w:rStyle w:val="Hervorhebung"/>
                <w:i w:val="0"/>
              </w:rPr>
            </w:pPr>
            <w:proofErr w:type="spellStart"/>
            <w:r w:rsidRPr="00CD51A2">
              <w:rPr>
                <w:bCs/>
                <w:i/>
              </w:rPr>
              <w:t>upperCatchment</w:t>
            </w:r>
            <w:proofErr w:type="spellEnd"/>
            <w:r w:rsidRPr="00CD51A2">
              <w:rPr>
                <w:i/>
              </w:rPr>
              <w:t xml:space="preserve"> and </w:t>
            </w:r>
            <w:proofErr w:type="spellStart"/>
            <w:r w:rsidRPr="00CD51A2">
              <w:rPr>
                <w:bCs/>
                <w:i/>
              </w:rPr>
              <w:t>lowerCatchment</w:t>
            </w:r>
            <w:proofErr w:type="spellEnd"/>
          </w:p>
        </w:tc>
        <w:tc>
          <w:tcPr>
            <w:tcW w:w="5115" w:type="dxa"/>
          </w:tcPr>
          <w:p w14:paraId="39790A66" w14:textId="77F68154" w:rsidR="00CD51A2" w:rsidRDefault="00CD51A2" w:rsidP="00BD35D9">
            <w:pPr>
              <w:spacing w:after="0"/>
            </w:pPr>
            <w:r w:rsidRPr="00CD51A2">
              <w:t>neighboring catchment immediately above or below of the catchment. This allows to trace the catchment network in an upstream direction from mouth to source, or downstream from source to mouth.</w:t>
            </w:r>
          </w:p>
        </w:tc>
        <w:tc>
          <w:tcPr>
            <w:tcW w:w="1350" w:type="dxa"/>
          </w:tcPr>
          <w:p w14:paraId="7390C963" w14:textId="0CFD87E9" w:rsidR="00CD51A2" w:rsidRDefault="00CD51A2" w:rsidP="00BD35D9">
            <w:pPr>
              <w:spacing w:after="0"/>
            </w:pPr>
            <w:r>
              <w:t>Association</w:t>
            </w:r>
          </w:p>
        </w:tc>
      </w:tr>
      <w:tr w:rsidR="002A00D1" w:rsidRPr="008E510D" w14:paraId="271EE557" w14:textId="77777777" w:rsidTr="00CD51A2">
        <w:tc>
          <w:tcPr>
            <w:tcW w:w="2283" w:type="dxa"/>
          </w:tcPr>
          <w:p w14:paraId="557F488F" w14:textId="4ECEE4C4" w:rsidR="002A00D1" w:rsidRPr="002A00D1" w:rsidRDefault="002A00D1" w:rsidP="00BD35D9">
            <w:pPr>
              <w:spacing w:after="0"/>
              <w:rPr>
                <w:bCs/>
                <w:i/>
              </w:rPr>
            </w:pPr>
            <w:r w:rsidRPr="002A00D1">
              <w:rPr>
                <w:bCs/>
                <w:i/>
              </w:rPr>
              <w:t>realization</w:t>
            </w:r>
          </w:p>
        </w:tc>
        <w:tc>
          <w:tcPr>
            <w:tcW w:w="5115" w:type="dxa"/>
          </w:tcPr>
          <w:p w14:paraId="0F0F7350" w14:textId="78FAE99A" w:rsidR="002A00D1" w:rsidRPr="00CD51A2" w:rsidRDefault="002A00D1" w:rsidP="00BD35D9">
            <w:pPr>
              <w:spacing w:after="0"/>
            </w:pPr>
            <w:r w:rsidRPr="002A00D1">
              <w:t>topological or geographic feature which realizes the logical catchment .</w:t>
            </w:r>
          </w:p>
        </w:tc>
        <w:tc>
          <w:tcPr>
            <w:tcW w:w="1350" w:type="dxa"/>
          </w:tcPr>
          <w:p w14:paraId="5EC783FA" w14:textId="629212A9" w:rsidR="002A00D1" w:rsidRDefault="002A00D1" w:rsidP="00BD35D9">
            <w:pPr>
              <w:spacing w:after="0"/>
            </w:pPr>
            <w:r>
              <w:t>Association</w:t>
            </w:r>
          </w:p>
        </w:tc>
      </w:tr>
    </w:tbl>
    <w:p w14:paraId="5E675CE3" w14:textId="77777777" w:rsidR="007451BA" w:rsidRDefault="007451BA" w:rsidP="007451BA">
      <w:pPr>
        <w:pStyle w:val="OGCFigure"/>
      </w:pPr>
      <w:r>
        <w:rPr>
          <w:noProof/>
        </w:rPr>
        <w:drawing>
          <wp:inline distT="0" distB="0" distL="0" distR="0" wp14:anchorId="6ED3BF38" wp14:editId="737E726A">
            <wp:extent cx="2943225" cy="3105149"/>
            <wp:effectExtent l="0" t="0" r="0" b="63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Dornblut\OGC_HYF_SWG\hlphtml\EARoot\EA2\EA27.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943225" cy="3105149"/>
                    </a:xfrm>
                    <a:prstGeom prst="rect">
                      <a:avLst/>
                    </a:prstGeom>
                    <a:noFill/>
                    <a:ln>
                      <a:noFill/>
                    </a:ln>
                  </pic:spPr>
                </pic:pic>
              </a:graphicData>
            </a:graphic>
          </wp:inline>
        </w:drawing>
      </w:r>
    </w:p>
    <w:p w14:paraId="73DC2AE7" w14:textId="54F84F7B" w:rsidR="00002E89" w:rsidRDefault="007451BA" w:rsidP="00834E29">
      <w:pPr>
        <w:pStyle w:val="OGCFigure"/>
        <w:outlineLvl w:val="0"/>
      </w:pPr>
      <w:bookmarkStart w:id="144" w:name="_Ref462910290"/>
      <w:bookmarkStart w:id="145" w:name="_Toc471741722"/>
      <w:r>
        <w:t xml:space="preserve">Figure </w:t>
      </w:r>
      <w:r w:rsidR="003F6442">
        <w:fldChar w:fldCharType="begin"/>
      </w:r>
      <w:r w:rsidR="003F6442">
        <w:instrText xml:space="preserve"> SEQ Figure \* ARABIC </w:instrText>
      </w:r>
      <w:r w:rsidR="003F6442">
        <w:fldChar w:fldCharType="separate"/>
      </w:r>
      <w:r w:rsidR="00135A1B">
        <w:rPr>
          <w:noProof/>
        </w:rPr>
        <w:t>27</w:t>
      </w:r>
      <w:r w:rsidR="003F6442">
        <w:rPr>
          <w:noProof/>
        </w:rPr>
        <w:fldChar w:fldCharType="end"/>
      </w:r>
      <w:bookmarkEnd w:id="144"/>
      <w:r>
        <w:t>: Catchment and outfall (UML class diagram)</w:t>
      </w:r>
      <w:bookmarkEnd w:id="145"/>
    </w:p>
    <w:p w14:paraId="311FCB73" w14:textId="77777777" w:rsidR="007451BA" w:rsidRPr="008E510D" w:rsidRDefault="007451BA" w:rsidP="007451BA">
      <w:pPr>
        <w:pStyle w:val="OGCFigure"/>
      </w:pPr>
    </w:p>
    <w:p w14:paraId="71D43F16" w14:textId="77777777" w:rsidR="007451BA" w:rsidRDefault="007451BA" w:rsidP="007451BA">
      <w:pPr>
        <w:pStyle w:val="OGCFigure"/>
      </w:pPr>
      <w:r>
        <w:rPr>
          <w:noProof/>
        </w:rPr>
        <w:drawing>
          <wp:inline distT="0" distB="0" distL="0" distR="0" wp14:anchorId="6982D88D" wp14:editId="36FE82A8">
            <wp:extent cx="2914650" cy="1343024"/>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Users\Dornblut\OGC_HYF_SWG\hlphtml\EARoot\EA2\EA29.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914650" cy="1343024"/>
                    </a:xfrm>
                    <a:prstGeom prst="rect">
                      <a:avLst/>
                    </a:prstGeom>
                    <a:noFill/>
                    <a:ln>
                      <a:noFill/>
                    </a:ln>
                  </pic:spPr>
                </pic:pic>
              </a:graphicData>
            </a:graphic>
          </wp:inline>
        </w:drawing>
      </w:r>
    </w:p>
    <w:p w14:paraId="7436E799" w14:textId="5CE749EF" w:rsidR="007451BA" w:rsidRPr="008E510D" w:rsidRDefault="007451BA" w:rsidP="00834E29">
      <w:pPr>
        <w:pStyle w:val="OGCFigure"/>
        <w:outlineLvl w:val="0"/>
      </w:pPr>
      <w:bookmarkStart w:id="146" w:name="_Toc471741723"/>
      <w:r>
        <w:t xml:space="preserve">Figure </w:t>
      </w:r>
      <w:r w:rsidR="003F6442">
        <w:fldChar w:fldCharType="begin"/>
      </w:r>
      <w:r w:rsidR="003F6442">
        <w:instrText xml:space="preserve"> SEQ Figure \* ARABIC </w:instrText>
      </w:r>
      <w:r w:rsidR="003F6442">
        <w:fldChar w:fldCharType="separate"/>
      </w:r>
      <w:r w:rsidR="00135A1B">
        <w:rPr>
          <w:noProof/>
        </w:rPr>
        <w:t>28</w:t>
      </w:r>
      <w:r w:rsidR="003F6442">
        <w:rPr>
          <w:noProof/>
        </w:rPr>
        <w:fldChar w:fldCharType="end"/>
      </w:r>
      <w:r>
        <w:t xml:space="preserve">: </w:t>
      </w:r>
      <w:r w:rsidRPr="008E510D">
        <w:t>Containing / contained catchment (UML class diagram</w:t>
      </w:r>
      <w:r>
        <w:t>)</w:t>
      </w:r>
      <w:bookmarkEnd w:id="146"/>
    </w:p>
    <w:p w14:paraId="670E0F72" w14:textId="77777777" w:rsidR="001214AF" w:rsidRPr="008E510D" w:rsidRDefault="001214AF" w:rsidP="006D2CB5">
      <w:pPr>
        <w:pStyle w:val="OGCFigure"/>
      </w:pPr>
    </w:p>
    <w:p w14:paraId="087FF23D" w14:textId="292DD02F" w:rsidR="00B817B2" w:rsidRDefault="00B817B2" w:rsidP="00B817B2">
      <w:pPr>
        <w:pStyle w:val="OGCFigure"/>
      </w:pPr>
      <w:r>
        <w:rPr>
          <w:noProof/>
        </w:rPr>
        <w:drawing>
          <wp:inline distT="0" distB="0" distL="0" distR="0" wp14:anchorId="40079C89" wp14:editId="4C3EA07D">
            <wp:extent cx="2771774" cy="1019175"/>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Users\Dornblut\OGC_HYF_SWG\hlphtml\EARoot\EA2\EA31.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771774" cy="1019175"/>
                    </a:xfrm>
                    <a:prstGeom prst="rect">
                      <a:avLst/>
                    </a:prstGeom>
                    <a:noFill/>
                    <a:ln>
                      <a:noFill/>
                    </a:ln>
                  </pic:spPr>
                </pic:pic>
              </a:graphicData>
            </a:graphic>
          </wp:inline>
        </w:drawing>
      </w:r>
    </w:p>
    <w:p w14:paraId="217BE564" w14:textId="199FC968" w:rsidR="00B817B2" w:rsidRDefault="00B817B2" w:rsidP="00834E29">
      <w:pPr>
        <w:pStyle w:val="OGCFigure"/>
        <w:outlineLvl w:val="0"/>
      </w:pPr>
      <w:bookmarkStart w:id="147" w:name="_Toc471741724"/>
      <w:r>
        <w:t xml:space="preserve">Figure </w:t>
      </w:r>
      <w:r w:rsidR="003F6442">
        <w:fldChar w:fldCharType="begin"/>
      </w:r>
      <w:r w:rsidR="003F6442">
        <w:instrText xml:space="preserve"> SEQ Figure \* ARABIC </w:instrText>
      </w:r>
      <w:r w:rsidR="003F6442">
        <w:fldChar w:fldCharType="separate"/>
      </w:r>
      <w:r w:rsidR="00135A1B">
        <w:rPr>
          <w:noProof/>
        </w:rPr>
        <w:t>29</w:t>
      </w:r>
      <w:r w:rsidR="003F6442">
        <w:rPr>
          <w:noProof/>
        </w:rPr>
        <w:fldChar w:fldCharType="end"/>
      </w:r>
      <w:r>
        <w:t xml:space="preserve">: </w:t>
      </w:r>
      <w:r w:rsidRPr="008E510D">
        <w:t>Conjoint catchment (UML class diagram</w:t>
      </w:r>
      <w:r>
        <w:t>)</w:t>
      </w:r>
      <w:bookmarkEnd w:id="147"/>
    </w:p>
    <w:p w14:paraId="0B44E26C" w14:textId="77777777" w:rsidR="00DC6FF6" w:rsidRPr="008E510D" w:rsidRDefault="00DC6FF6" w:rsidP="006D2CB5">
      <w:pPr>
        <w:pStyle w:val="OGCFigure"/>
      </w:pPr>
    </w:p>
    <w:p w14:paraId="08564122" w14:textId="7AB0A705" w:rsidR="00B817B2" w:rsidRDefault="00B817B2" w:rsidP="00B817B2">
      <w:pPr>
        <w:pStyle w:val="OGCFigure"/>
      </w:pPr>
      <w:r>
        <w:rPr>
          <w:noProof/>
        </w:rPr>
        <w:drawing>
          <wp:inline distT="0" distB="0" distL="0" distR="0" wp14:anchorId="161E0FE5" wp14:editId="76D60C64">
            <wp:extent cx="2667000" cy="1447799"/>
            <wp:effectExtent l="0" t="0" r="0"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Users\Dornblut\OGC_HYF_SWG\hlphtml\EARoot\EA2\EA33.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667000" cy="1447799"/>
                    </a:xfrm>
                    <a:prstGeom prst="rect">
                      <a:avLst/>
                    </a:prstGeom>
                    <a:noFill/>
                    <a:ln>
                      <a:noFill/>
                    </a:ln>
                  </pic:spPr>
                </pic:pic>
              </a:graphicData>
            </a:graphic>
          </wp:inline>
        </w:drawing>
      </w:r>
    </w:p>
    <w:p w14:paraId="3B3798C9" w14:textId="0CA65636" w:rsidR="00B817B2" w:rsidRDefault="00B817B2" w:rsidP="00834E29">
      <w:pPr>
        <w:pStyle w:val="OGCFigure"/>
        <w:outlineLvl w:val="0"/>
      </w:pPr>
      <w:bookmarkStart w:id="148" w:name="_Toc471741725"/>
      <w:r>
        <w:t xml:space="preserve">Figure </w:t>
      </w:r>
      <w:r w:rsidR="003F6442">
        <w:fldChar w:fldCharType="begin"/>
      </w:r>
      <w:r w:rsidR="003F6442">
        <w:instrText xml:space="preserve"> SEQ Figure \* ARABIC </w:instrText>
      </w:r>
      <w:r w:rsidR="003F6442">
        <w:fldChar w:fldCharType="separate"/>
      </w:r>
      <w:r w:rsidR="00135A1B">
        <w:rPr>
          <w:noProof/>
        </w:rPr>
        <w:t>30</w:t>
      </w:r>
      <w:r w:rsidR="003F6442">
        <w:rPr>
          <w:noProof/>
        </w:rPr>
        <w:fldChar w:fldCharType="end"/>
      </w:r>
      <w:r>
        <w:t xml:space="preserve">: </w:t>
      </w:r>
      <w:r w:rsidRPr="008E510D">
        <w:t>Upper / lower catchment (UML class diagram</w:t>
      </w:r>
      <w:r>
        <w:t>)</w:t>
      </w:r>
      <w:bookmarkEnd w:id="148"/>
    </w:p>
    <w:p w14:paraId="00D2AFC4" w14:textId="77777777" w:rsidR="00002E89" w:rsidRPr="008E510D" w:rsidRDefault="00002E89" w:rsidP="006D2CB5">
      <w:pPr>
        <w:pStyle w:val="OGCFigure"/>
      </w:pPr>
    </w:p>
    <w:p w14:paraId="21A39CE4" w14:textId="05FAA99C" w:rsidR="00D11AB2" w:rsidRPr="008C473D" w:rsidRDefault="00D11AB2" w:rsidP="00834E29">
      <w:pPr>
        <w:pStyle w:val="berschrift4"/>
        <w:jc w:val="both"/>
      </w:pPr>
      <w:r w:rsidRPr="008C473D">
        <w:t>Catchment Aggregate</w:t>
      </w:r>
    </w:p>
    <w:p w14:paraId="3096FD2C" w14:textId="616DB1DF" w:rsidR="00320041" w:rsidRDefault="00D11AB2" w:rsidP="00450C77">
      <w:pPr>
        <w:pStyle w:val="StandardWeb"/>
        <w:jc w:val="both"/>
        <w:rPr>
          <w:lang w:val="en-US"/>
        </w:rPr>
      </w:pPr>
      <w:r w:rsidRPr="008E510D">
        <w:rPr>
          <w:lang w:val="en-US"/>
        </w:rPr>
        <w:t xml:space="preserve">The </w:t>
      </w:r>
      <w:proofErr w:type="spellStart"/>
      <w:r w:rsidRPr="008E510D">
        <w:rPr>
          <w:lang w:val="en-US"/>
        </w:rPr>
        <w:t>HY_CatchmentAggregate</w:t>
      </w:r>
      <w:proofErr w:type="spellEnd"/>
      <w:r w:rsidRPr="008E510D">
        <w:rPr>
          <w:lang w:val="en-US"/>
        </w:rPr>
        <w:t xml:space="preserve"> feature type (</w:t>
      </w:r>
      <w:r w:rsidR="00874BCD">
        <w:rPr>
          <w:lang w:val="en-US"/>
        </w:rPr>
        <w:fldChar w:fldCharType="begin"/>
      </w:r>
      <w:r w:rsidR="00874BCD">
        <w:rPr>
          <w:lang w:val="en-US"/>
        </w:rPr>
        <w:instrText xml:space="preserve"> REF _Ref462910330 \h </w:instrText>
      </w:r>
      <w:r w:rsidR="00874BCD">
        <w:rPr>
          <w:lang w:val="en-US"/>
        </w:rPr>
      </w:r>
      <w:r w:rsidR="00874BCD">
        <w:rPr>
          <w:lang w:val="en-US"/>
        </w:rPr>
        <w:fldChar w:fldCharType="separate"/>
      </w:r>
      <w:r w:rsidR="00700E20">
        <w:t xml:space="preserve">Figure </w:t>
      </w:r>
      <w:r w:rsidR="00700E20">
        <w:rPr>
          <w:noProof/>
        </w:rPr>
        <w:t>31</w:t>
      </w:r>
      <w:r w:rsidR="00874BCD">
        <w:rPr>
          <w:lang w:val="en-US"/>
        </w:rPr>
        <w:fldChar w:fldCharType="end"/>
      </w:r>
      <w:r w:rsidRPr="008E510D">
        <w:rPr>
          <w:lang w:val="en-US"/>
        </w:rPr>
        <w:t xml:space="preserve">) specializes the HY_Catchment </w:t>
      </w:r>
      <w:r w:rsidR="00320041">
        <w:rPr>
          <w:lang w:val="en-US"/>
        </w:rPr>
        <w:t xml:space="preserve">type </w:t>
      </w:r>
      <w:r w:rsidRPr="008E510D">
        <w:rPr>
          <w:lang w:val="en-US"/>
        </w:rPr>
        <w:t xml:space="preserve">as set of non-overlapping dendritic and interior catchments arranged in an encompassing catchment. This </w:t>
      </w:r>
      <w:r w:rsidR="00320041">
        <w:rPr>
          <w:lang w:val="en-US"/>
        </w:rPr>
        <w:t xml:space="preserve">can be used to describe </w:t>
      </w:r>
      <w:r w:rsidRPr="008E510D">
        <w:rPr>
          <w:lang w:val="en-US"/>
        </w:rPr>
        <w:t>multiple inflows into a catchment aggregate through several hydrologically discrete sub-catchments each with a single inflow, and contributing to a joined outflow of the catchment aggregate, including the 'nillable' outflow of interior catchments. Nillable is meant</w:t>
      </w:r>
      <w:r w:rsidR="00320041">
        <w:rPr>
          <w:lang w:val="en-US"/>
        </w:rPr>
        <w:t xml:space="preserve"> here </w:t>
      </w:r>
      <w:r w:rsidRPr="008E510D">
        <w:rPr>
          <w:lang w:val="en-US"/>
        </w:rPr>
        <w:t xml:space="preserve">to signify that the outfall </w:t>
      </w:r>
      <w:r w:rsidR="00320041">
        <w:rPr>
          <w:lang w:val="en-US"/>
        </w:rPr>
        <w:t xml:space="preserve">logically </w:t>
      </w:r>
      <w:r w:rsidRPr="008E510D">
        <w:rPr>
          <w:lang w:val="en-US"/>
        </w:rPr>
        <w:t>exists in the for</w:t>
      </w:r>
      <w:r w:rsidR="008E510D">
        <w:rPr>
          <w:lang w:val="en-US"/>
        </w:rPr>
        <w:t>m</w:t>
      </w:r>
      <w:r w:rsidRPr="008E510D">
        <w:rPr>
          <w:lang w:val="en-US"/>
        </w:rPr>
        <w:t xml:space="preserve"> of flow to the subsurface or atmosphere but is unknown in a given implementation. </w:t>
      </w:r>
    </w:p>
    <w:p w14:paraId="1CC689DB" w14:textId="35577AF2" w:rsidR="00D11AB2" w:rsidRPr="008E510D" w:rsidRDefault="00320041" w:rsidP="00450C77">
      <w:pPr>
        <w:pStyle w:val="StandardWeb"/>
        <w:jc w:val="both"/>
        <w:rPr>
          <w:lang w:val="en-US"/>
        </w:rPr>
      </w:pPr>
      <w:r>
        <w:rPr>
          <w:lang w:val="en-US"/>
        </w:rPr>
        <w:t>Being a special type of the HY_Catchment, t</w:t>
      </w:r>
      <w:r w:rsidR="00D11AB2" w:rsidRPr="008E510D">
        <w:rPr>
          <w:lang w:val="en-US"/>
        </w:rPr>
        <w:t xml:space="preserve">he catchment aggregate may be part of a containing catchment at the next higher level of hierarchy, which consists of similar-scale neighboring catchments. The catchment aggregate does not necessarily imply a series of </w:t>
      </w:r>
      <w:r w:rsidR="00D11AB2" w:rsidRPr="008E510D">
        <w:rPr>
          <w:lang w:val="en-US"/>
        </w:rPr>
        <w:lastRenderedPageBreak/>
        <w:t>nested containing catchments. It primarily allows navigation to the 'highest' level system (total drainage basin) as typically used for reporting purposes.</w:t>
      </w:r>
    </w:p>
    <w:p w14:paraId="2FBF8DA3" w14:textId="77777777" w:rsidR="00B817B2" w:rsidRDefault="00B817B2" w:rsidP="00B817B2">
      <w:pPr>
        <w:pStyle w:val="OGCFigure"/>
      </w:pPr>
      <w:r>
        <w:rPr>
          <w:noProof/>
        </w:rPr>
        <w:drawing>
          <wp:inline distT="0" distB="0" distL="0" distR="0" wp14:anchorId="315A6071" wp14:editId="7C717FF8">
            <wp:extent cx="3962400" cy="4371974"/>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Users\Dornblut\OGC_HYF_SWG\hlphtml\EARoot\EA2\EA35.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962400" cy="4371974"/>
                    </a:xfrm>
                    <a:prstGeom prst="rect">
                      <a:avLst/>
                    </a:prstGeom>
                    <a:noFill/>
                    <a:ln>
                      <a:noFill/>
                    </a:ln>
                  </pic:spPr>
                </pic:pic>
              </a:graphicData>
            </a:graphic>
          </wp:inline>
        </w:drawing>
      </w:r>
    </w:p>
    <w:p w14:paraId="4F5B8530" w14:textId="2947395E" w:rsidR="00B817B2" w:rsidRDefault="00B817B2" w:rsidP="00834E29">
      <w:pPr>
        <w:pStyle w:val="OGCFigure"/>
        <w:outlineLvl w:val="0"/>
      </w:pPr>
      <w:bookmarkStart w:id="149" w:name="_Ref462910330"/>
      <w:bookmarkStart w:id="150" w:name="_Toc471741726"/>
      <w:r>
        <w:t xml:space="preserve">Figure </w:t>
      </w:r>
      <w:r w:rsidR="003F6442">
        <w:fldChar w:fldCharType="begin"/>
      </w:r>
      <w:r w:rsidR="003F6442">
        <w:instrText xml:space="preserve"> SEQ Figure \* ARABIC </w:instrText>
      </w:r>
      <w:r w:rsidR="003F6442">
        <w:fldChar w:fldCharType="separate"/>
      </w:r>
      <w:r w:rsidR="00135A1B">
        <w:rPr>
          <w:noProof/>
        </w:rPr>
        <w:t>31</w:t>
      </w:r>
      <w:r w:rsidR="003F6442">
        <w:rPr>
          <w:noProof/>
        </w:rPr>
        <w:fldChar w:fldCharType="end"/>
      </w:r>
      <w:bookmarkEnd w:id="149"/>
      <w:r>
        <w:t xml:space="preserve">: </w:t>
      </w:r>
      <w:r w:rsidRPr="008E510D">
        <w:t>Catchment aggregate (UML class diagram</w:t>
      </w:r>
      <w:r>
        <w:t>)</w:t>
      </w:r>
      <w:bookmarkEnd w:id="150"/>
    </w:p>
    <w:p w14:paraId="051170BC" w14:textId="768AEE2F" w:rsidR="00B817B2" w:rsidRPr="008E510D" w:rsidRDefault="00B817B2" w:rsidP="006D2CB5">
      <w:pPr>
        <w:pStyle w:val="OGCFigure"/>
      </w:pPr>
    </w:p>
    <w:p w14:paraId="1B8DA702" w14:textId="2B02C4A8" w:rsidR="00D11AB2" w:rsidRDefault="00D11AB2" w:rsidP="00450C77">
      <w:pPr>
        <w:pStyle w:val="StandardWeb"/>
        <w:jc w:val="both"/>
        <w:rPr>
          <w:lang w:val="en-US"/>
        </w:rPr>
      </w:pPr>
      <w:proofErr w:type="spellStart"/>
      <w:r w:rsidRPr="008E510D">
        <w:rPr>
          <w:lang w:val="en-US"/>
        </w:rPr>
        <w:t>HY_CatchmentAggregate</w:t>
      </w:r>
      <w:proofErr w:type="spellEnd"/>
      <w:r w:rsidRPr="008E510D">
        <w:rPr>
          <w:lang w:val="en-US"/>
        </w:rPr>
        <w:t xml:space="preserve"> inherits </w:t>
      </w:r>
      <w:r w:rsidR="00320041">
        <w:rPr>
          <w:lang w:val="en-US"/>
        </w:rPr>
        <w:t xml:space="preserve">through </w:t>
      </w:r>
      <w:r w:rsidRPr="008E510D">
        <w:rPr>
          <w:lang w:val="en-US"/>
        </w:rPr>
        <w:t xml:space="preserve">generalization the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proofErr w:type="spellStart"/>
      <w:r w:rsidRPr="008E510D">
        <w:rPr>
          <w:rStyle w:val="Hervorhebung"/>
          <w:lang w:val="en-US"/>
        </w:rPr>
        <w:t>containingCatchment</w:t>
      </w:r>
      <w:proofErr w:type="spellEnd"/>
      <w:r w:rsidRPr="008E510D">
        <w:rPr>
          <w:lang w:val="en-US"/>
        </w:rPr>
        <w:t xml:space="preserve">, </w:t>
      </w:r>
      <w:proofErr w:type="spellStart"/>
      <w:r w:rsidRPr="008E510D">
        <w:rPr>
          <w:rStyle w:val="Hervorhebung"/>
          <w:lang w:val="en-US"/>
        </w:rPr>
        <w:t>containedCatchment</w:t>
      </w:r>
      <w:proofErr w:type="spellEnd"/>
      <w:r w:rsidRPr="008E510D">
        <w:rPr>
          <w:lang w:val="en-US"/>
        </w:rPr>
        <w:t xml:space="preserve">, </w:t>
      </w:r>
      <w:proofErr w:type="spellStart"/>
      <w:r w:rsidRPr="008E510D">
        <w:rPr>
          <w:rStyle w:val="Hervorhebung"/>
          <w:lang w:val="en-US"/>
        </w:rPr>
        <w:t>conjointCatchment</w:t>
      </w:r>
      <w:proofErr w:type="spellEnd"/>
      <w:r w:rsidRPr="008E510D">
        <w:rPr>
          <w:lang w:val="en-US"/>
        </w:rPr>
        <w:t xml:space="preserve">, </w:t>
      </w:r>
      <w:proofErr w:type="spellStart"/>
      <w:r w:rsidRPr="008E510D">
        <w:rPr>
          <w:rStyle w:val="Hervorhebung"/>
          <w:lang w:val="en-US"/>
        </w:rPr>
        <w:t>upperCatchment</w:t>
      </w:r>
      <w:proofErr w:type="spellEnd"/>
      <w:r w:rsidRPr="008E510D">
        <w:rPr>
          <w:lang w:val="en-US"/>
        </w:rPr>
        <w:t xml:space="preserve">, </w:t>
      </w:r>
      <w:proofErr w:type="spellStart"/>
      <w:r w:rsidRPr="008E510D">
        <w:rPr>
          <w:rStyle w:val="Hervorhebung"/>
          <w:lang w:val="en-US"/>
        </w:rPr>
        <w:t>lowerCatchment</w:t>
      </w:r>
      <w:proofErr w:type="spellEnd"/>
      <w:r w:rsidRPr="008E510D">
        <w:rPr>
          <w:lang w:val="en-US"/>
        </w:rPr>
        <w:t xml:space="preserve">, and </w:t>
      </w:r>
      <w:r w:rsidR="002C3C8A">
        <w:rPr>
          <w:rStyle w:val="Hervorhebung"/>
          <w:lang w:val="en-US"/>
        </w:rPr>
        <w:t>realization</w:t>
      </w:r>
      <w:r w:rsidRPr="008E510D">
        <w:rPr>
          <w:lang w:val="en-US"/>
        </w:rPr>
        <w:t xml:space="preserve"> properties, and associates </w:t>
      </w:r>
      <w:r w:rsidR="00014ECC">
        <w:rPr>
          <w:lang w:val="en-US"/>
        </w:rPr>
        <w:t>an</w:t>
      </w:r>
      <w:r w:rsidRPr="008E510D">
        <w:rPr>
          <w:lang w:val="en-US"/>
        </w:rPr>
        <w:t xml:space="preserve"> </w:t>
      </w:r>
      <w:proofErr w:type="spellStart"/>
      <w:r w:rsidRPr="008E510D">
        <w:rPr>
          <w:rStyle w:val="Hervorhebung"/>
          <w:lang w:val="en-US"/>
        </w:rPr>
        <w:t>exorheicDrainage</w:t>
      </w:r>
      <w:proofErr w:type="spellEnd"/>
      <w:r w:rsidRPr="008E510D">
        <w:rPr>
          <w:lang w:val="en-US"/>
        </w:rPr>
        <w:t xml:space="preserve"> and </w:t>
      </w:r>
      <w:proofErr w:type="spellStart"/>
      <w:r w:rsidRPr="008E510D">
        <w:rPr>
          <w:rStyle w:val="Hervorhebung"/>
          <w:lang w:val="en-US"/>
        </w:rPr>
        <w:t>endorheicDrainage</w:t>
      </w:r>
      <w:proofErr w:type="spellEnd"/>
      <w:r w:rsidRPr="008E510D">
        <w:rPr>
          <w:lang w:val="en-US"/>
        </w:rPr>
        <w:t xml:space="preserve">. </w:t>
      </w:r>
    </w:p>
    <w:p w14:paraId="1794CEC4" w14:textId="0CCB54EB" w:rsidR="00817838" w:rsidRDefault="00817838" w:rsidP="00817838">
      <w:pPr>
        <w:pStyle w:val="OGCtableheader"/>
      </w:pPr>
      <w:bookmarkStart w:id="151" w:name="_Toc471741748"/>
      <w:r>
        <w:t xml:space="preserve">Table </w:t>
      </w:r>
      <w:r w:rsidR="003F6442">
        <w:fldChar w:fldCharType="begin"/>
      </w:r>
      <w:r w:rsidR="003F6442">
        <w:instrText xml:space="preserve"> SEQ Table \* ARABIC </w:instrText>
      </w:r>
      <w:r w:rsidR="003F6442">
        <w:fldChar w:fldCharType="separate"/>
      </w:r>
      <w:r w:rsidR="00C66441">
        <w:rPr>
          <w:noProof/>
        </w:rPr>
        <w:t>7</w:t>
      </w:r>
      <w:r w:rsidR="003F6442">
        <w:rPr>
          <w:noProof/>
        </w:rPr>
        <w:fldChar w:fldCharType="end"/>
      </w:r>
      <w:r>
        <w:t xml:space="preserve">: </w:t>
      </w:r>
      <w:proofErr w:type="spellStart"/>
      <w:r>
        <w:t>HY_CatchmentAggregate</w:t>
      </w:r>
      <w:bookmarkEnd w:id="151"/>
      <w:proofErr w:type="spellEnd"/>
    </w:p>
    <w:tbl>
      <w:tblPr>
        <w:tblStyle w:val="Tabellenraster"/>
        <w:tblW w:w="0" w:type="auto"/>
        <w:tblLook w:val="04A0" w:firstRow="1" w:lastRow="0" w:firstColumn="1" w:lastColumn="0" w:noHBand="0" w:noVBand="1"/>
      </w:tblPr>
      <w:tblGrid>
        <w:gridCol w:w="2283"/>
        <w:gridCol w:w="5115"/>
        <w:gridCol w:w="1350"/>
      </w:tblGrid>
      <w:tr w:rsidR="00817838" w:rsidRPr="008E510D" w14:paraId="3BBDEFBD" w14:textId="77777777" w:rsidTr="000352BA">
        <w:tc>
          <w:tcPr>
            <w:tcW w:w="2283" w:type="dxa"/>
            <w:hideMark/>
          </w:tcPr>
          <w:p w14:paraId="42CCF1D2" w14:textId="77777777" w:rsidR="00817838" w:rsidRPr="008E510D" w:rsidRDefault="00817838" w:rsidP="000352BA">
            <w:pPr>
              <w:spacing w:after="0"/>
              <w:jc w:val="both"/>
              <w:rPr>
                <w:b/>
                <w:bCs/>
              </w:rPr>
            </w:pPr>
            <w:r>
              <w:rPr>
                <w:b/>
                <w:bCs/>
              </w:rPr>
              <w:t>Property</w:t>
            </w:r>
          </w:p>
        </w:tc>
        <w:tc>
          <w:tcPr>
            <w:tcW w:w="5115" w:type="dxa"/>
            <w:hideMark/>
          </w:tcPr>
          <w:p w14:paraId="4B65DD1B" w14:textId="77777777" w:rsidR="00817838" w:rsidRPr="008E510D" w:rsidRDefault="00817838" w:rsidP="000352BA">
            <w:pPr>
              <w:spacing w:after="0"/>
              <w:jc w:val="both"/>
              <w:rPr>
                <w:b/>
                <w:bCs/>
              </w:rPr>
            </w:pPr>
            <w:r>
              <w:rPr>
                <w:b/>
                <w:bCs/>
              </w:rPr>
              <w:t>Concept</w:t>
            </w:r>
            <w:r w:rsidRPr="008E510D">
              <w:rPr>
                <w:b/>
                <w:bCs/>
              </w:rPr>
              <w:t xml:space="preserve"> </w:t>
            </w:r>
            <w:r>
              <w:rPr>
                <w:b/>
                <w:bCs/>
              </w:rPr>
              <w:t>or definition</w:t>
            </w:r>
          </w:p>
        </w:tc>
        <w:tc>
          <w:tcPr>
            <w:tcW w:w="1350" w:type="dxa"/>
            <w:hideMark/>
          </w:tcPr>
          <w:p w14:paraId="1DE02A28" w14:textId="77777777" w:rsidR="00817838" w:rsidRPr="008E510D" w:rsidRDefault="00817838" w:rsidP="000352BA">
            <w:pPr>
              <w:spacing w:after="0"/>
              <w:jc w:val="both"/>
              <w:rPr>
                <w:b/>
                <w:bCs/>
              </w:rPr>
            </w:pPr>
            <w:r>
              <w:rPr>
                <w:b/>
                <w:bCs/>
              </w:rPr>
              <w:t>Relation</w:t>
            </w:r>
          </w:p>
        </w:tc>
      </w:tr>
      <w:tr w:rsidR="00817838" w:rsidRPr="008E510D" w14:paraId="0B0569CC" w14:textId="77777777" w:rsidTr="000352BA">
        <w:tc>
          <w:tcPr>
            <w:tcW w:w="2283" w:type="dxa"/>
            <w:hideMark/>
          </w:tcPr>
          <w:p w14:paraId="00A2E9C6" w14:textId="0E636F7A" w:rsidR="00817838" w:rsidRPr="008E510D" w:rsidRDefault="00817838" w:rsidP="000352BA">
            <w:pPr>
              <w:spacing w:after="0"/>
            </w:pPr>
            <w:proofErr w:type="spellStart"/>
            <w:r w:rsidRPr="000352BA">
              <w:rPr>
                <w:rStyle w:val="Fett"/>
                <w:b w:val="0"/>
                <w:i/>
              </w:rPr>
              <w:t>exorheicDrainage</w:t>
            </w:r>
            <w:proofErr w:type="spellEnd"/>
          </w:p>
        </w:tc>
        <w:tc>
          <w:tcPr>
            <w:tcW w:w="5115" w:type="dxa"/>
            <w:hideMark/>
          </w:tcPr>
          <w:p w14:paraId="04EF08AE" w14:textId="6F58E341" w:rsidR="00817838" w:rsidRPr="008E510D" w:rsidRDefault="00817838" w:rsidP="00817838">
            <w:pPr>
              <w:spacing w:after="0"/>
            </w:pPr>
            <w:r w:rsidRPr="00817838">
              <w:t xml:space="preserve">should be used to identify an exorheic drained catchment which is not, but may be temporarily connected to enveloping catchments. </w:t>
            </w:r>
          </w:p>
        </w:tc>
        <w:tc>
          <w:tcPr>
            <w:tcW w:w="1350" w:type="dxa"/>
            <w:hideMark/>
          </w:tcPr>
          <w:p w14:paraId="612CB415" w14:textId="77777777" w:rsidR="00817838" w:rsidRPr="008E510D" w:rsidRDefault="00817838" w:rsidP="000352BA">
            <w:pPr>
              <w:spacing w:after="0"/>
            </w:pPr>
            <w:r>
              <w:t>Association</w:t>
            </w:r>
          </w:p>
        </w:tc>
      </w:tr>
      <w:tr w:rsidR="00817838" w:rsidRPr="008E510D" w14:paraId="3E74ADF3" w14:textId="77777777" w:rsidTr="000352BA">
        <w:tc>
          <w:tcPr>
            <w:tcW w:w="2283" w:type="dxa"/>
          </w:tcPr>
          <w:p w14:paraId="69B87B5E" w14:textId="0F03F4D0" w:rsidR="00817838" w:rsidRPr="008E510D" w:rsidRDefault="00817838" w:rsidP="000352BA">
            <w:pPr>
              <w:spacing w:after="0"/>
              <w:rPr>
                <w:rStyle w:val="Hervorhebung"/>
              </w:rPr>
            </w:pPr>
            <w:proofErr w:type="spellStart"/>
            <w:r w:rsidRPr="000352BA">
              <w:rPr>
                <w:rStyle w:val="Fett"/>
                <w:b w:val="0"/>
                <w:i/>
              </w:rPr>
              <w:t>endorheicDrainage</w:t>
            </w:r>
            <w:proofErr w:type="spellEnd"/>
          </w:p>
        </w:tc>
        <w:tc>
          <w:tcPr>
            <w:tcW w:w="5115" w:type="dxa"/>
          </w:tcPr>
          <w:p w14:paraId="6561B131" w14:textId="33E205EC" w:rsidR="00817838" w:rsidRDefault="00817838" w:rsidP="000352BA">
            <w:pPr>
              <w:pStyle w:val="StandardWeb"/>
              <w:jc w:val="both"/>
            </w:pPr>
            <w:r w:rsidRPr="00817838">
              <w:t>should be used to identify an endorheic drained catchments, which is  permanently connected</w:t>
            </w:r>
            <w:r w:rsidRPr="00817838">
              <w:rPr>
                <w:bCs/>
              </w:rPr>
              <w:t xml:space="preserve"> to the enveloping aggregate</w:t>
            </w:r>
            <w:r w:rsidRPr="00817838">
              <w:t xml:space="preserve">. </w:t>
            </w:r>
          </w:p>
        </w:tc>
        <w:tc>
          <w:tcPr>
            <w:tcW w:w="1350" w:type="dxa"/>
          </w:tcPr>
          <w:p w14:paraId="6FD7A227" w14:textId="45946A35" w:rsidR="00817838" w:rsidRDefault="00817838" w:rsidP="000352BA">
            <w:pPr>
              <w:spacing w:after="0"/>
            </w:pPr>
            <w:r>
              <w:t>Association</w:t>
            </w:r>
          </w:p>
        </w:tc>
      </w:tr>
    </w:tbl>
    <w:p w14:paraId="0ED18981" w14:textId="77777777" w:rsidR="00817838" w:rsidRPr="008E510D" w:rsidRDefault="00817838" w:rsidP="00450C77">
      <w:pPr>
        <w:pStyle w:val="StandardWeb"/>
        <w:jc w:val="both"/>
        <w:rPr>
          <w:lang w:val="en-US"/>
        </w:rPr>
      </w:pPr>
    </w:p>
    <w:p w14:paraId="10F55612" w14:textId="37244C49" w:rsidR="00D11AB2" w:rsidRPr="008E510D" w:rsidRDefault="00D11AB2" w:rsidP="00834E29">
      <w:pPr>
        <w:pStyle w:val="berschrift4"/>
        <w:jc w:val="both"/>
      </w:pPr>
      <w:r w:rsidRPr="008E510D">
        <w:lastRenderedPageBreak/>
        <w:t>Dendritic Catchment</w:t>
      </w:r>
    </w:p>
    <w:p w14:paraId="2EA1BDE6" w14:textId="6733D813" w:rsidR="00A81F60" w:rsidRDefault="00D11AB2" w:rsidP="00450C77">
      <w:pPr>
        <w:pStyle w:val="StandardWeb"/>
        <w:jc w:val="both"/>
        <w:rPr>
          <w:lang w:val="en-US"/>
        </w:rPr>
      </w:pPr>
      <w:r w:rsidRPr="008E510D">
        <w:rPr>
          <w:lang w:val="en-US"/>
        </w:rPr>
        <w:t xml:space="preserve">The </w:t>
      </w:r>
      <w:proofErr w:type="spellStart"/>
      <w:r w:rsidRPr="008E510D">
        <w:rPr>
          <w:lang w:val="en-US"/>
        </w:rPr>
        <w:t>HY_DendriticCatchment</w:t>
      </w:r>
      <w:proofErr w:type="spellEnd"/>
      <w:r w:rsidRPr="008E510D">
        <w:rPr>
          <w:lang w:val="en-US"/>
        </w:rPr>
        <w:t xml:space="preserve"> feature type (</w:t>
      </w:r>
      <w:r w:rsidR="00874BCD">
        <w:rPr>
          <w:lang w:val="en-US"/>
        </w:rPr>
        <w:fldChar w:fldCharType="begin"/>
      </w:r>
      <w:r w:rsidR="00874BCD">
        <w:rPr>
          <w:lang w:val="en-US"/>
        </w:rPr>
        <w:instrText xml:space="preserve"> REF _Ref462910340 \h </w:instrText>
      </w:r>
      <w:r w:rsidR="00874BCD">
        <w:rPr>
          <w:lang w:val="en-US"/>
        </w:rPr>
      </w:r>
      <w:r w:rsidR="00874BCD">
        <w:rPr>
          <w:lang w:val="en-US"/>
        </w:rPr>
        <w:fldChar w:fldCharType="separate"/>
      </w:r>
      <w:r w:rsidR="00700E20">
        <w:t xml:space="preserve">Figure </w:t>
      </w:r>
      <w:r w:rsidR="00700E20">
        <w:rPr>
          <w:noProof/>
        </w:rPr>
        <w:t>32</w:t>
      </w:r>
      <w:r w:rsidR="00874BCD">
        <w:rPr>
          <w:lang w:val="en-US"/>
        </w:rPr>
        <w:fldChar w:fldCharType="end"/>
      </w:r>
      <w:r w:rsidRPr="008E510D">
        <w:rPr>
          <w:lang w:val="en-US"/>
        </w:rPr>
        <w:t xml:space="preserve">) specializes the general HY_Catchment class as a catchment which is determined by a single common downstream catchment. It represents the catchment as the topological link between an inflow and an outflow. This allows catchments to be connected in a dendritic network by upstream-downstream relationships without knowing the complex hydrology between inflow and outflow. This concept requires a stable identifier purposefully assigned to the catchment and that catchments are delineated as a simple tree hierarchy. </w:t>
      </w:r>
    </w:p>
    <w:p w14:paraId="4C940681" w14:textId="77777777" w:rsidR="00B817B2" w:rsidRDefault="00B817B2" w:rsidP="00B817B2">
      <w:pPr>
        <w:pStyle w:val="OGCFigure"/>
      </w:pPr>
      <w:r>
        <w:rPr>
          <w:noProof/>
        </w:rPr>
        <w:drawing>
          <wp:inline distT="0" distB="0" distL="0" distR="0" wp14:anchorId="12C606BF" wp14:editId="1F94320B">
            <wp:extent cx="4133849" cy="2838450"/>
            <wp:effectExtent l="0" t="0" r="635"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Users\Dornblut\OGC_HYF_SWG\hlphtml\EARoot\EA2\EA37.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133849" cy="2838450"/>
                    </a:xfrm>
                    <a:prstGeom prst="rect">
                      <a:avLst/>
                    </a:prstGeom>
                    <a:noFill/>
                    <a:ln>
                      <a:noFill/>
                    </a:ln>
                  </pic:spPr>
                </pic:pic>
              </a:graphicData>
            </a:graphic>
          </wp:inline>
        </w:drawing>
      </w:r>
    </w:p>
    <w:p w14:paraId="42EFF606" w14:textId="132C867E" w:rsidR="00B817B2" w:rsidRPr="008E510D" w:rsidRDefault="00B817B2" w:rsidP="00834E29">
      <w:pPr>
        <w:pStyle w:val="OGCFigure"/>
        <w:outlineLvl w:val="0"/>
      </w:pPr>
      <w:bookmarkStart w:id="152" w:name="_Ref462910340"/>
      <w:bookmarkStart w:id="153" w:name="_Toc471741727"/>
      <w:r>
        <w:t xml:space="preserve">Figure </w:t>
      </w:r>
      <w:r w:rsidR="003F6442">
        <w:fldChar w:fldCharType="begin"/>
      </w:r>
      <w:r w:rsidR="003F6442">
        <w:instrText xml:space="preserve"> SEQ Figure \* ARABIC </w:instrText>
      </w:r>
      <w:r w:rsidR="003F6442">
        <w:fldChar w:fldCharType="separate"/>
      </w:r>
      <w:r w:rsidR="00135A1B">
        <w:rPr>
          <w:noProof/>
        </w:rPr>
        <w:t>32</w:t>
      </w:r>
      <w:r w:rsidR="003F6442">
        <w:rPr>
          <w:noProof/>
        </w:rPr>
        <w:fldChar w:fldCharType="end"/>
      </w:r>
      <w:bookmarkEnd w:id="152"/>
      <w:r>
        <w:t xml:space="preserve">: </w:t>
      </w:r>
      <w:r w:rsidRPr="008E510D">
        <w:t>Dendritic catchment (UML class diagram</w:t>
      </w:r>
      <w:r>
        <w:t>)</w:t>
      </w:r>
      <w:bookmarkEnd w:id="153"/>
    </w:p>
    <w:p w14:paraId="44E35E5B" w14:textId="4D119C62" w:rsidR="00B817B2" w:rsidRPr="00FF37ED" w:rsidRDefault="00B817B2" w:rsidP="00B817B2">
      <w:pPr>
        <w:pStyle w:val="Beschriftung"/>
        <w:jc w:val="both"/>
        <w:rPr>
          <w:highlight w:val="yellow"/>
          <w:lang w:val="en-US"/>
        </w:rPr>
      </w:pPr>
    </w:p>
    <w:p w14:paraId="05CDB643" w14:textId="3DE70AC1" w:rsidR="00D11AB2" w:rsidRDefault="00D11AB2" w:rsidP="00450C77">
      <w:pPr>
        <w:pStyle w:val="StandardWeb"/>
        <w:jc w:val="both"/>
        <w:rPr>
          <w:lang w:val="en-US"/>
        </w:rPr>
      </w:pPr>
      <w:proofErr w:type="spellStart"/>
      <w:r w:rsidRPr="008E510D">
        <w:rPr>
          <w:lang w:val="en-US"/>
        </w:rPr>
        <w:t>HY_DendriticCatchment</w:t>
      </w:r>
      <w:proofErr w:type="spellEnd"/>
      <w:r w:rsidRPr="008E510D">
        <w:rPr>
          <w:lang w:val="en-US"/>
        </w:rPr>
        <w:t xml:space="preserve"> inherits from generalization the </w:t>
      </w:r>
      <w:r w:rsidRPr="008E510D">
        <w:rPr>
          <w:rStyle w:val="Hervorhebung"/>
          <w:lang w:val="en-US"/>
        </w:rPr>
        <w:t>code</w:t>
      </w:r>
      <w:r w:rsidRPr="008E510D">
        <w:rPr>
          <w:lang w:val="en-US"/>
        </w:rPr>
        <w:t xml:space="preserv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proofErr w:type="spellStart"/>
      <w:r w:rsidR="005B0252">
        <w:rPr>
          <w:rStyle w:val="Hervorhebung"/>
          <w:lang w:val="en-US"/>
        </w:rPr>
        <w:t>containing</w:t>
      </w:r>
      <w:r w:rsidRPr="008E510D">
        <w:rPr>
          <w:rStyle w:val="Hervorhebung"/>
          <w:lang w:val="en-US"/>
        </w:rPr>
        <w:t>Catchment</w:t>
      </w:r>
      <w:proofErr w:type="spellEnd"/>
      <w:r w:rsidRPr="008E510D">
        <w:rPr>
          <w:lang w:val="en-US"/>
        </w:rPr>
        <w:t xml:space="preserve">, </w:t>
      </w:r>
      <w:proofErr w:type="spellStart"/>
      <w:r w:rsidRPr="008E510D">
        <w:rPr>
          <w:rStyle w:val="Hervorhebung"/>
          <w:lang w:val="en-US"/>
        </w:rPr>
        <w:t>containedCatchment</w:t>
      </w:r>
      <w:proofErr w:type="spellEnd"/>
      <w:r w:rsidRPr="008E510D">
        <w:rPr>
          <w:lang w:val="en-US"/>
        </w:rPr>
        <w:t xml:space="preserve">, </w:t>
      </w:r>
      <w:proofErr w:type="spellStart"/>
      <w:r w:rsidRPr="008E510D">
        <w:rPr>
          <w:rStyle w:val="Hervorhebung"/>
          <w:lang w:val="en-US"/>
        </w:rPr>
        <w:t>conjointCatchment</w:t>
      </w:r>
      <w:proofErr w:type="spellEnd"/>
      <w:r w:rsidRPr="008E510D">
        <w:rPr>
          <w:lang w:val="en-US"/>
        </w:rPr>
        <w:t xml:space="preserve">, </w:t>
      </w:r>
      <w:proofErr w:type="spellStart"/>
      <w:r w:rsidRPr="008E510D">
        <w:rPr>
          <w:rStyle w:val="Hervorhebung"/>
          <w:lang w:val="en-US"/>
        </w:rPr>
        <w:t>upperCatchment</w:t>
      </w:r>
      <w:proofErr w:type="spellEnd"/>
      <w:r w:rsidRPr="008E510D">
        <w:rPr>
          <w:lang w:val="en-US"/>
        </w:rPr>
        <w:t xml:space="preserve">, </w:t>
      </w:r>
      <w:proofErr w:type="spellStart"/>
      <w:r w:rsidRPr="008E510D">
        <w:rPr>
          <w:rStyle w:val="Hervorhebung"/>
          <w:lang w:val="en-US"/>
        </w:rPr>
        <w:t>lowerCatchment</w:t>
      </w:r>
      <w:proofErr w:type="spellEnd"/>
      <w:r w:rsidRPr="008E510D">
        <w:rPr>
          <w:lang w:val="en-US"/>
        </w:rPr>
        <w:t xml:space="preserve">, and </w:t>
      </w:r>
      <w:r w:rsidR="002C3C8A">
        <w:rPr>
          <w:rStyle w:val="Hervorhebung"/>
          <w:lang w:val="en-US"/>
        </w:rPr>
        <w:t>realization</w:t>
      </w:r>
      <w:r w:rsidRPr="008E510D">
        <w:rPr>
          <w:lang w:val="en-US"/>
        </w:rPr>
        <w:t xml:space="preserve"> properties, and associates</w:t>
      </w:r>
      <w:r w:rsidR="00E36D84">
        <w:rPr>
          <w:lang w:val="en-US"/>
        </w:rPr>
        <w:t xml:space="preserve"> with</w:t>
      </w:r>
      <w:r w:rsidRPr="008E510D">
        <w:rPr>
          <w:lang w:val="en-US"/>
        </w:rPr>
        <w:t xml:space="preserve"> the </w:t>
      </w:r>
      <w:proofErr w:type="spellStart"/>
      <w:r w:rsidRPr="008E510D">
        <w:rPr>
          <w:rStyle w:val="Hervorhebung"/>
          <w:lang w:val="en-US"/>
        </w:rPr>
        <w:t>encompassingCatchment</w:t>
      </w:r>
      <w:proofErr w:type="spellEnd"/>
      <w:r w:rsidRPr="008E510D">
        <w:rPr>
          <w:lang w:val="en-US"/>
        </w:rPr>
        <w:t>.</w:t>
      </w:r>
      <w:r w:rsidR="00B86035" w:rsidRPr="00B86035">
        <w:rPr>
          <w:lang w:val="en-US"/>
        </w:rPr>
        <w:t xml:space="preserve"> </w:t>
      </w:r>
      <w:r w:rsidR="00B86035" w:rsidRPr="008E510D">
        <w:rPr>
          <w:lang w:val="en-US"/>
        </w:rPr>
        <w:t xml:space="preserve">The dendritic nature of this </w:t>
      </w:r>
      <w:r w:rsidR="00B86035">
        <w:rPr>
          <w:lang w:val="en-US"/>
        </w:rPr>
        <w:t>feature</w:t>
      </w:r>
      <w:r w:rsidR="00B86035" w:rsidRPr="008E510D">
        <w:rPr>
          <w:lang w:val="en-US"/>
        </w:rPr>
        <w:t xml:space="preserve"> is </w:t>
      </w:r>
      <w:r w:rsidR="00B86035" w:rsidRPr="00FF37ED">
        <w:rPr>
          <w:lang w:val="en-US"/>
        </w:rPr>
        <w:t xml:space="preserve">enforced through </w:t>
      </w:r>
      <w:proofErr w:type="spellStart"/>
      <w:r w:rsidR="00B86035" w:rsidRPr="00FF37ED">
        <w:rPr>
          <w:i/>
          <w:lang w:val="en-US"/>
        </w:rPr>
        <w:t>singleOutflow</w:t>
      </w:r>
      <w:proofErr w:type="spellEnd"/>
      <w:r w:rsidR="00B86035" w:rsidRPr="00FF37ED">
        <w:rPr>
          <w:i/>
          <w:lang w:val="en-US"/>
        </w:rPr>
        <w:t xml:space="preserve">, </w:t>
      </w:r>
      <w:proofErr w:type="spellStart"/>
      <w:r w:rsidR="00B86035" w:rsidRPr="00FF37ED">
        <w:rPr>
          <w:i/>
          <w:lang w:val="en-US"/>
        </w:rPr>
        <w:t>receivingCatchment</w:t>
      </w:r>
      <w:proofErr w:type="spellEnd"/>
      <w:r w:rsidR="00B86035" w:rsidRPr="00FF37ED">
        <w:rPr>
          <w:i/>
          <w:lang w:val="en-US"/>
        </w:rPr>
        <w:t xml:space="preserve"> </w:t>
      </w:r>
      <w:r w:rsidR="00B86035" w:rsidRPr="00FF37ED">
        <w:rPr>
          <w:lang w:val="en-US"/>
        </w:rPr>
        <w:t xml:space="preserve">and </w:t>
      </w:r>
      <w:r w:rsidR="00B86035" w:rsidRPr="00FF37ED">
        <w:rPr>
          <w:i/>
          <w:lang w:val="en-US"/>
        </w:rPr>
        <w:t xml:space="preserve"> lower catchment</w:t>
      </w:r>
      <w:r w:rsidR="00B86035" w:rsidRPr="00FF37ED">
        <w:rPr>
          <w:lang w:val="en-US"/>
        </w:rPr>
        <w:t xml:space="preserve"> constraints.</w:t>
      </w:r>
    </w:p>
    <w:p w14:paraId="22C875F1" w14:textId="354E8A35" w:rsidR="00B65C28" w:rsidRDefault="00B65C28" w:rsidP="00B65C28">
      <w:pPr>
        <w:pStyle w:val="OGCtableheader"/>
      </w:pPr>
      <w:bookmarkStart w:id="154" w:name="_Toc471741749"/>
      <w:r>
        <w:t xml:space="preserve">Table </w:t>
      </w:r>
      <w:r w:rsidR="003F6442">
        <w:fldChar w:fldCharType="begin"/>
      </w:r>
      <w:r w:rsidR="003F6442">
        <w:instrText xml:space="preserve"> SEQ Table \* ARABIC </w:instrText>
      </w:r>
      <w:r w:rsidR="003F6442">
        <w:fldChar w:fldCharType="separate"/>
      </w:r>
      <w:r w:rsidR="00C66441">
        <w:rPr>
          <w:noProof/>
        </w:rPr>
        <w:t>8</w:t>
      </w:r>
      <w:r w:rsidR="003F6442">
        <w:rPr>
          <w:noProof/>
        </w:rPr>
        <w:fldChar w:fldCharType="end"/>
      </w:r>
      <w:r>
        <w:t xml:space="preserve">: </w:t>
      </w:r>
      <w:proofErr w:type="spellStart"/>
      <w:r>
        <w:t>HY_DendriticCatchment</w:t>
      </w:r>
      <w:bookmarkEnd w:id="154"/>
      <w:proofErr w:type="spellEnd"/>
      <w:r>
        <w:t xml:space="preserve"> </w:t>
      </w:r>
    </w:p>
    <w:tbl>
      <w:tblPr>
        <w:tblStyle w:val="Tabellenraster"/>
        <w:tblW w:w="0" w:type="auto"/>
        <w:tblLook w:val="04A0" w:firstRow="1" w:lastRow="0" w:firstColumn="1" w:lastColumn="0" w:noHBand="0" w:noVBand="1"/>
      </w:tblPr>
      <w:tblGrid>
        <w:gridCol w:w="2616"/>
        <w:gridCol w:w="4890"/>
        <w:gridCol w:w="1350"/>
      </w:tblGrid>
      <w:tr w:rsidR="00B65C28" w:rsidRPr="008E510D" w14:paraId="78521FDF" w14:textId="77777777" w:rsidTr="000352BA">
        <w:tc>
          <w:tcPr>
            <w:tcW w:w="2283" w:type="dxa"/>
            <w:hideMark/>
          </w:tcPr>
          <w:p w14:paraId="7F615EB0" w14:textId="77777777" w:rsidR="00B65C28" w:rsidRPr="008E510D" w:rsidRDefault="00B65C28" w:rsidP="000352BA">
            <w:pPr>
              <w:spacing w:after="0"/>
              <w:jc w:val="both"/>
              <w:rPr>
                <w:b/>
                <w:bCs/>
              </w:rPr>
            </w:pPr>
            <w:r>
              <w:rPr>
                <w:b/>
                <w:bCs/>
              </w:rPr>
              <w:t>Property</w:t>
            </w:r>
          </w:p>
        </w:tc>
        <w:tc>
          <w:tcPr>
            <w:tcW w:w="5115" w:type="dxa"/>
            <w:hideMark/>
          </w:tcPr>
          <w:p w14:paraId="557A725C" w14:textId="77777777" w:rsidR="00B65C28" w:rsidRPr="008E510D" w:rsidRDefault="00B65C28" w:rsidP="000352BA">
            <w:pPr>
              <w:spacing w:after="0"/>
              <w:jc w:val="both"/>
              <w:rPr>
                <w:b/>
                <w:bCs/>
              </w:rPr>
            </w:pPr>
            <w:r>
              <w:rPr>
                <w:b/>
                <w:bCs/>
              </w:rPr>
              <w:t>Concept</w:t>
            </w:r>
            <w:r w:rsidRPr="008E510D">
              <w:rPr>
                <w:b/>
                <w:bCs/>
              </w:rPr>
              <w:t xml:space="preserve"> </w:t>
            </w:r>
            <w:r>
              <w:rPr>
                <w:b/>
                <w:bCs/>
              </w:rPr>
              <w:t>or definition</w:t>
            </w:r>
          </w:p>
        </w:tc>
        <w:tc>
          <w:tcPr>
            <w:tcW w:w="1350" w:type="dxa"/>
            <w:hideMark/>
          </w:tcPr>
          <w:p w14:paraId="558206F7" w14:textId="77777777" w:rsidR="00B65C28" w:rsidRPr="008E510D" w:rsidRDefault="00B65C28" w:rsidP="000352BA">
            <w:pPr>
              <w:spacing w:after="0"/>
              <w:jc w:val="both"/>
              <w:rPr>
                <w:b/>
                <w:bCs/>
              </w:rPr>
            </w:pPr>
            <w:r>
              <w:rPr>
                <w:b/>
                <w:bCs/>
              </w:rPr>
              <w:t>Relation</w:t>
            </w:r>
          </w:p>
        </w:tc>
      </w:tr>
      <w:tr w:rsidR="00B65C28" w:rsidRPr="008E510D" w14:paraId="3BC1F149" w14:textId="77777777" w:rsidTr="000352BA">
        <w:tc>
          <w:tcPr>
            <w:tcW w:w="2283" w:type="dxa"/>
            <w:hideMark/>
          </w:tcPr>
          <w:p w14:paraId="019DAEAB" w14:textId="2E1CC9DA" w:rsidR="00B65C28" w:rsidRPr="000352BA" w:rsidRDefault="00B65C28" w:rsidP="000352BA">
            <w:pPr>
              <w:spacing w:after="0"/>
              <w:rPr>
                <w:b/>
                <w:i/>
              </w:rPr>
            </w:pPr>
            <w:proofErr w:type="spellStart"/>
            <w:r w:rsidRPr="000352BA">
              <w:rPr>
                <w:rStyle w:val="Fett"/>
                <w:b w:val="0"/>
                <w:i/>
              </w:rPr>
              <w:t>encompassingCatchment</w:t>
            </w:r>
            <w:proofErr w:type="spellEnd"/>
          </w:p>
        </w:tc>
        <w:tc>
          <w:tcPr>
            <w:tcW w:w="5115" w:type="dxa"/>
            <w:hideMark/>
          </w:tcPr>
          <w:p w14:paraId="194284F4" w14:textId="545687BD" w:rsidR="00B65C28" w:rsidRPr="008E510D" w:rsidRDefault="00B65C28" w:rsidP="00B65C28">
            <w:pPr>
              <w:spacing w:after="0"/>
            </w:pPr>
            <w:r w:rsidRPr="00B65C28">
              <w:t>identifies the catchment encompassing one or more dendritic catchments contributing together flow to the common outlet.</w:t>
            </w:r>
          </w:p>
        </w:tc>
        <w:tc>
          <w:tcPr>
            <w:tcW w:w="1350" w:type="dxa"/>
            <w:hideMark/>
          </w:tcPr>
          <w:p w14:paraId="27F34C46" w14:textId="26FFE559" w:rsidR="00B65C28" w:rsidRPr="008E510D" w:rsidRDefault="00817838" w:rsidP="000352BA">
            <w:pPr>
              <w:spacing w:after="0"/>
            </w:pPr>
            <w:r>
              <w:t>Association</w:t>
            </w:r>
          </w:p>
        </w:tc>
      </w:tr>
      <w:tr w:rsidR="00B65C28" w:rsidRPr="008E510D" w14:paraId="0EE32CCF" w14:textId="77777777" w:rsidTr="000352BA">
        <w:tc>
          <w:tcPr>
            <w:tcW w:w="2283" w:type="dxa"/>
          </w:tcPr>
          <w:p w14:paraId="1A52432B" w14:textId="0DD10F3D" w:rsidR="00B65C28" w:rsidRPr="000352BA" w:rsidRDefault="00B65C28" w:rsidP="000352BA">
            <w:pPr>
              <w:spacing w:after="0"/>
              <w:rPr>
                <w:rStyle w:val="Hervorhebung"/>
                <w:i w:val="0"/>
              </w:rPr>
            </w:pPr>
            <w:r w:rsidRPr="000352BA">
              <w:rPr>
                <w:i/>
              </w:rPr>
              <w:t>single-Outflow</w:t>
            </w:r>
          </w:p>
        </w:tc>
        <w:tc>
          <w:tcPr>
            <w:tcW w:w="5115" w:type="dxa"/>
          </w:tcPr>
          <w:p w14:paraId="60E788E8" w14:textId="5CC66212" w:rsidR="00B65C28" w:rsidRDefault="00B65C28" w:rsidP="00B65C28">
            <w:pPr>
              <w:pStyle w:val="StandardWeb"/>
              <w:jc w:val="both"/>
            </w:pPr>
            <w:r>
              <w:rPr>
                <w:lang w:val="en-US"/>
              </w:rPr>
              <w:t>defines a cardinality of ‘1’ indicating that the dendritic catchment contributes to one and only one single outflow. A single outflow</w:t>
            </w:r>
            <w:r w:rsidRPr="008E510D">
              <w:rPr>
                <w:lang w:val="en-US"/>
              </w:rPr>
              <w:t xml:space="preserve"> can be unknown</w:t>
            </w:r>
            <w:r>
              <w:rPr>
                <w:lang w:val="en-US"/>
              </w:rPr>
              <w:t xml:space="preserve"> (nillable</w:t>
            </w:r>
            <w:r w:rsidRPr="008E510D">
              <w:rPr>
                <w:lang w:val="en-US"/>
              </w:rPr>
              <w:t>)</w:t>
            </w:r>
            <w:r>
              <w:rPr>
                <w:lang w:val="en-US"/>
              </w:rPr>
              <w:t xml:space="preserve"> in a particular application, for example in case of a delta to which a virtual </w:t>
            </w:r>
            <w:r>
              <w:rPr>
                <w:lang w:val="en-US"/>
              </w:rPr>
              <w:lastRenderedPageBreak/>
              <w:t>outflow is assigned. An implementation SHOULD unambiguously specify whether the logical outflow exists, or is nillable.</w:t>
            </w:r>
            <w:r w:rsidRPr="008E510D">
              <w:rPr>
                <w:lang w:val="en-US"/>
              </w:rPr>
              <w:t xml:space="preserve"> </w:t>
            </w:r>
          </w:p>
        </w:tc>
        <w:tc>
          <w:tcPr>
            <w:tcW w:w="1350" w:type="dxa"/>
          </w:tcPr>
          <w:p w14:paraId="2D7C26A4" w14:textId="38FB3177" w:rsidR="00B65C28" w:rsidRDefault="00817838" w:rsidP="000352BA">
            <w:pPr>
              <w:spacing w:after="0"/>
            </w:pPr>
            <w:r>
              <w:lastRenderedPageBreak/>
              <w:t>Constraint</w:t>
            </w:r>
          </w:p>
        </w:tc>
      </w:tr>
      <w:tr w:rsidR="00B65C28" w:rsidRPr="008E510D" w14:paraId="5B52F2FF" w14:textId="77777777" w:rsidTr="000352BA">
        <w:tc>
          <w:tcPr>
            <w:tcW w:w="2283" w:type="dxa"/>
          </w:tcPr>
          <w:p w14:paraId="22136794" w14:textId="201DBA2B" w:rsidR="00B65C28" w:rsidRPr="000352BA" w:rsidRDefault="00B65C28" w:rsidP="000352BA">
            <w:pPr>
              <w:spacing w:after="0"/>
              <w:rPr>
                <w:rStyle w:val="Hervorhebung"/>
                <w:i w:val="0"/>
              </w:rPr>
            </w:pPr>
            <w:r w:rsidRPr="000352BA">
              <w:rPr>
                <w:i/>
              </w:rPr>
              <w:lastRenderedPageBreak/>
              <w:t>single-Receiving-Catchment</w:t>
            </w:r>
          </w:p>
        </w:tc>
        <w:tc>
          <w:tcPr>
            <w:tcW w:w="5115" w:type="dxa"/>
          </w:tcPr>
          <w:p w14:paraId="5D795A54" w14:textId="21B006DF" w:rsidR="00B65C28" w:rsidRPr="00CD51A2" w:rsidRDefault="00B65C28" w:rsidP="00B65C28">
            <w:pPr>
              <w:tabs>
                <w:tab w:val="left" w:pos="1080"/>
              </w:tabs>
              <w:spacing w:after="0"/>
            </w:pPr>
            <w:r w:rsidRPr="00B65C28">
              <w:t>defines a cardinality of ‘1’ indicating that one and only one single catchment receives flow via the outflow of the catchment. A receiving catchment can be unknown (nillable) in a particular application, for example in case of the latest catchment contributing flow to the ocean or an internal sink. An implementation SHOULD unambiguously specify whether the logical receiving catchment exists, or is nillable.</w:t>
            </w:r>
          </w:p>
        </w:tc>
        <w:tc>
          <w:tcPr>
            <w:tcW w:w="1350" w:type="dxa"/>
          </w:tcPr>
          <w:p w14:paraId="138B1FE3" w14:textId="20B3E07C" w:rsidR="00B65C28" w:rsidRDefault="00817838" w:rsidP="000352BA">
            <w:pPr>
              <w:spacing w:after="0"/>
            </w:pPr>
            <w:r>
              <w:t>Constraint</w:t>
            </w:r>
          </w:p>
        </w:tc>
      </w:tr>
      <w:tr w:rsidR="00B65C28" w:rsidRPr="008E510D" w14:paraId="70318853" w14:textId="77777777" w:rsidTr="000352BA">
        <w:tc>
          <w:tcPr>
            <w:tcW w:w="2283" w:type="dxa"/>
          </w:tcPr>
          <w:p w14:paraId="4210F757" w14:textId="42A99A63" w:rsidR="00B65C28" w:rsidRPr="000352BA" w:rsidRDefault="00B65C28" w:rsidP="000352BA">
            <w:pPr>
              <w:spacing w:after="0"/>
              <w:rPr>
                <w:rStyle w:val="Hervorhebung"/>
                <w:i w:val="0"/>
              </w:rPr>
            </w:pPr>
            <w:r w:rsidRPr="000352BA">
              <w:rPr>
                <w:i/>
              </w:rPr>
              <w:t>single-Lower-Catchment</w:t>
            </w:r>
          </w:p>
        </w:tc>
        <w:tc>
          <w:tcPr>
            <w:tcW w:w="5115" w:type="dxa"/>
          </w:tcPr>
          <w:p w14:paraId="1FED8E0A" w14:textId="39DB0087" w:rsidR="00B65C28" w:rsidRPr="00CD51A2" w:rsidRDefault="00B65C28" w:rsidP="00B65C28">
            <w:pPr>
              <w:spacing w:after="0"/>
            </w:pPr>
            <w:r w:rsidRPr="00B65C28">
              <w:t>defines a cardinality of ‘1’ indicating that one and only one lower catchment exists neighboring the catchment. A lower catchment can be unknown (nillable) in a particular application, for example in case of the latest catchment contributing flow to the ocean or an internal sink. An implementation SHOULD unambiguously specify whether the logical lower catchment exists, or is nillable.</w:t>
            </w:r>
          </w:p>
        </w:tc>
        <w:tc>
          <w:tcPr>
            <w:tcW w:w="1350" w:type="dxa"/>
          </w:tcPr>
          <w:p w14:paraId="776EC968" w14:textId="2FB7B8B5" w:rsidR="00B65C28" w:rsidRDefault="00817838" w:rsidP="000352BA">
            <w:pPr>
              <w:spacing w:after="0"/>
            </w:pPr>
            <w:r>
              <w:t>Constraint</w:t>
            </w:r>
          </w:p>
        </w:tc>
      </w:tr>
    </w:tbl>
    <w:p w14:paraId="7946751D" w14:textId="0797E486" w:rsidR="00D11AB2" w:rsidRPr="008E510D" w:rsidRDefault="00D11AB2" w:rsidP="00834E29">
      <w:pPr>
        <w:pStyle w:val="berschrift4"/>
        <w:jc w:val="both"/>
      </w:pPr>
      <w:r w:rsidRPr="008E510D">
        <w:t>Interior Catchment</w:t>
      </w:r>
    </w:p>
    <w:p w14:paraId="1F07D864" w14:textId="3E1602EC" w:rsidR="00D11AB2" w:rsidRDefault="00D11AB2" w:rsidP="00450C77">
      <w:pPr>
        <w:pStyle w:val="StandardWeb"/>
        <w:jc w:val="both"/>
        <w:rPr>
          <w:lang w:val="en-US"/>
        </w:rPr>
      </w:pPr>
      <w:r w:rsidRPr="008E510D">
        <w:rPr>
          <w:lang w:val="en-US"/>
        </w:rPr>
        <w:t xml:space="preserve">The </w:t>
      </w:r>
      <w:proofErr w:type="spellStart"/>
      <w:r w:rsidRPr="008E510D">
        <w:rPr>
          <w:lang w:val="en-US"/>
        </w:rPr>
        <w:t>HY_InteriorCatchment</w:t>
      </w:r>
      <w:proofErr w:type="spellEnd"/>
      <w:r w:rsidRPr="008E510D">
        <w:rPr>
          <w:lang w:val="en-US"/>
        </w:rPr>
        <w:t xml:space="preserve"> feature type (</w:t>
      </w:r>
      <w:r w:rsidR="00874BCD">
        <w:rPr>
          <w:lang w:val="en-US"/>
        </w:rPr>
        <w:fldChar w:fldCharType="begin"/>
      </w:r>
      <w:r w:rsidR="00874BCD">
        <w:rPr>
          <w:lang w:val="en-US"/>
        </w:rPr>
        <w:instrText xml:space="preserve"> REF _Ref462910349 \h </w:instrText>
      </w:r>
      <w:r w:rsidR="00874BCD">
        <w:rPr>
          <w:lang w:val="en-US"/>
        </w:rPr>
      </w:r>
      <w:r w:rsidR="00874BCD">
        <w:rPr>
          <w:lang w:val="en-US"/>
        </w:rPr>
        <w:fldChar w:fldCharType="separate"/>
      </w:r>
      <w:r w:rsidR="00700E20">
        <w:t xml:space="preserve">Figure </w:t>
      </w:r>
      <w:r w:rsidR="00700E20">
        <w:rPr>
          <w:noProof/>
        </w:rPr>
        <w:t>33</w:t>
      </w:r>
      <w:r w:rsidR="00874BCD">
        <w:rPr>
          <w:lang w:val="en-US"/>
        </w:rPr>
        <w:fldChar w:fldCharType="end"/>
      </w:r>
      <w:r w:rsidRPr="008E510D">
        <w:rPr>
          <w:lang w:val="en-US"/>
        </w:rPr>
        <w:t>) specializes the general HY_Catchment class as a catchment which is generally not connected to other catchments. This class describes the interior catchment as a catchment enveloped by other catchments to which it may temporarily contribute. While the interior catchment concept precludes flow to neighboring surface catchments, holistically it is a candidate for establishing connections to groundwater or atmospheric systems.</w:t>
      </w:r>
    </w:p>
    <w:p w14:paraId="5C1AED73" w14:textId="77777777" w:rsidR="00B817B2" w:rsidRDefault="00B817B2" w:rsidP="00B817B2">
      <w:pPr>
        <w:pStyle w:val="OGCFigure"/>
      </w:pPr>
      <w:r>
        <w:rPr>
          <w:noProof/>
        </w:rPr>
        <w:drawing>
          <wp:inline distT="0" distB="0" distL="0" distR="0" wp14:anchorId="56C7C1A4" wp14:editId="21B03F4B">
            <wp:extent cx="4019550" cy="2600324"/>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Users\Dornblut\OGC_HYF_SWG\hlphtml\EARoot\EA2\EA39.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4019550" cy="2600324"/>
                    </a:xfrm>
                    <a:prstGeom prst="rect">
                      <a:avLst/>
                    </a:prstGeom>
                    <a:noFill/>
                    <a:ln>
                      <a:noFill/>
                    </a:ln>
                  </pic:spPr>
                </pic:pic>
              </a:graphicData>
            </a:graphic>
          </wp:inline>
        </w:drawing>
      </w:r>
    </w:p>
    <w:p w14:paraId="525C6AB3" w14:textId="15F73402" w:rsidR="00B817B2" w:rsidRPr="008E510D" w:rsidRDefault="00B817B2" w:rsidP="00834E29">
      <w:pPr>
        <w:pStyle w:val="OGCFigure"/>
        <w:outlineLvl w:val="0"/>
      </w:pPr>
      <w:bookmarkStart w:id="155" w:name="_Ref462910349"/>
      <w:bookmarkStart w:id="156" w:name="_Toc471741728"/>
      <w:r>
        <w:lastRenderedPageBreak/>
        <w:t xml:space="preserve">Figure </w:t>
      </w:r>
      <w:r w:rsidR="003F6442">
        <w:fldChar w:fldCharType="begin"/>
      </w:r>
      <w:r w:rsidR="003F6442">
        <w:instrText xml:space="preserve"> SEQ Figure \* ARABIC </w:instrText>
      </w:r>
      <w:r w:rsidR="003F6442">
        <w:fldChar w:fldCharType="separate"/>
      </w:r>
      <w:r w:rsidR="00135A1B">
        <w:rPr>
          <w:noProof/>
        </w:rPr>
        <w:t>33</w:t>
      </w:r>
      <w:r w:rsidR="003F6442">
        <w:rPr>
          <w:noProof/>
        </w:rPr>
        <w:fldChar w:fldCharType="end"/>
      </w:r>
      <w:bookmarkEnd w:id="155"/>
      <w:r>
        <w:t xml:space="preserve">: </w:t>
      </w:r>
      <w:r w:rsidRPr="008E510D">
        <w:t>Interior catchment (UML class diagram)</w:t>
      </w:r>
      <w:bookmarkEnd w:id="156"/>
    </w:p>
    <w:p w14:paraId="72D29311" w14:textId="179CB7D5" w:rsidR="00D11AB2" w:rsidRDefault="00D11AB2" w:rsidP="00450C77">
      <w:pPr>
        <w:pStyle w:val="StandardWeb"/>
        <w:jc w:val="both"/>
        <w:rPr>
          <w:lang w:val="en-US"/>
        </w:rPr>
      </w:pPr>
      <w:proofErr w:type="spellStart"/>
      <w:r w:rsidRPr="008E510D">
        <w:rPr>
          <w:lang w:val="en-US"/>
        </w:rPr>
        <w:t>HY_InteriorCatchment</w:t>
      </w:r>
      <w:proofErr w:type="spellEnd"/>
      <w:r w:rsidRPr="008E510D">
        <w:rPr>
          <w:lang w:val="en-US"/>
        </w:rPr>
        <w:t xml:space="preserve"> inherits from generalization the </w:t>
      </w:r>
      <w:r w:rsidRPr="008E510D">
        <w:rPr>
          <w:rStyle w:val="Hervorhebung"/>
          <w:lang w:val="en-US"/>
        </w:rPr>
        <w:t>code</w:t>
      </w:r>
      <w:r w:rsidRPr="008E510D">
        <w:rPr>
          <w:lang w:val="en-US"/>
        </w:rPr>
        <w:t xml:space="preserv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proofErr w:type="spellStart"/>
      <w:r w:rsidRPr="008E510D">
        <w:rPr>
          <w:rStyle w:val="Hervorhebung"/>
          <w:lang w:val="en-US"/>
        </w:rPr>
        <w:t>containingCatchment</w:t>
      </w:r>
      <w:proofErr w:type="spellEnd"/>
      <w:r w:rsidRPr="008E510D">
        <w:rPr>
          <w:lang w:val="en-US"/>
        </w:rPr>
        <w:t xml:space="preserve">, </w:t>
      </w:r>
      <w:proofErr w:type="spellStart"/>
      <w:r w:rsidRPr="008E510D">
        <w:rPr>
          <w:rStyle w:val="Hervorhebung"/>
          <w:lang w:val="en-US"/>
        </w:rPr>
        <w:t>containedCatchment</w:t>
      </w:r>
      <w:proofErr w:type="spellEnd"/>
      <w:r w:rsidRPr="008E510D">
        <w:rPr>
          <w:lang w:val="en-US"/>
        </w:rPr>
        <w:t xml:space="preserve">, </w:t>
      </w:r>
      <w:proofErr w:type="spellStart"/>
      <w:r w:rsidRPr="008E510D">
        <w:rPr>
          <w:rStyle w:val="Hervorhebung"/>
          <w:lang w:val="en-US"/>
        </w:rPr>
        <w:t>conjointCatchment</w:t>
      </w:r>
      <w:proofErr w:type="spellEnd"/>
      <w:r w:rsidRPr="008E510D">
        <w:rPr>
          <w:lang w:val="en-US"/>
        </w:rPr>
        <w:t xml:space="preserve">, </w:t>
      </w:r>
      <w:proofErr w:type="spellStart"/>
      <w:r w:rsidRPr="008E510D">
        <w:rPr>
          <w:rStyle w:val="Hervorhebung"/>
          <w:lang w:val="en-US"/>
        </w:rPr>
        <w:t>upperCatchment</w:t>
      </w:r>
      <w:proofErr w:type="spellEnd"/>
      <w:r w:rsidRPr="008E510D">
        <w:rPr>
          <w:lang w:val="en-US"/>
        </w:rPr>
        <w:t xml:space="preserve">, </w:t>
      </w:r>
      <w:proofErr w:type="spellStart"/>
      <w:r w:rsidRPr="008E510D">
        <w:rPr>
          <w:rStyle w:val="Hervorhebung"/>
          <w:lang w:val="en-US"/>
        </w:rPr>
        <w:t>lowerCatchment</w:t>
      </w:r>
      <w:proofErr w:type="spellEnd"/>
      <w:r w:rsidRPr="008E510D">
        <w:rPr>
          <w:lang w:val="en-US"/>
        </w:rPr>
        <w:t xml:space="preserve">, and </w:t>
      </w:r>
      <w:r w:rsidR="002C3C8A">
        <w:rPr>
          <w:rStyle w:val="Hervorhebung"/>
          <w:lang w:val="en-US"/>
        </w:rPr>
        <w:t>realization</w:t>
      </w:r>
      <w:r w:rsidRPr="008E510D">
        <w:rPr>
          <w:lang w:val="en-US"/>
        </w:rPr>
        <w:t xml:space="preserve"> properties, and associates the </w:t>
      </w:r>
      <w:proofErr w:type="spellStart"/>
      <w:r w:rsidRPr="008E510D">
        <w:rPr>
          <w:rStyle w:val="Hervorhebung"/>
          <w:lang w:val="en-US"/>
        </w:rPr>
        <w:t>envelopingCatchment</w:t>
      </w:r>
      <w:proofErr w:type="spellEnd"/>
      <w:r w:rsidRPr="008E510D">
        <w:rPr>
          <w:lang w:val="en-US"/>
        </w:rPr>
        <w:t>.</w:t>
      </w:r>
      <w:r w:rsidR="00147024">
        <w:rPr>
          <w:lang w:val="en-US"/>
        </w:rPr>
        <w:t xml:space="preserve"> A </w:t>
      </w:r>
      <w:r w:rsidR="00147024" w:rsidRPr="00147024">
        <w:rPr>
          <w:i/>
          <w:lang w:val="en-US"/>
        </w:rPr>
        <w:t>nillable-outflow</w:t>
      </w:r>
      <w:r w:rsidR="00147024">
        <w:rPr>
          <w:lang w:val="en-US"/>
        </w:rPr>
        <w:t xml:space="preserve"> constraint emphasizes the non-existing outflow. </w:t>
      </w:r>
    </w:p>
    <w:p w14:paraId="0ABA3BE7" w14:textId="65A09B86" w:rsidR="000352BA" w:rsidRDefault="000352BA" w:rsidP="000352BA">
      <w:pPr>
        <w:pStyle w:val="OGCtableheader"/>
      </w:pPr>
      <w:bookmarkStart w:id="157" w:name="_Toc471741750"/>
      <w:r>
        <w:t xml:space="preserve">Table </w:t>
      </w:r>
      <w:r w:rsidR="003F6442">
        <w:fldChar w:fldCharType="begin"/>
      </w:r>
      <w:r w:rsidR="003F6442">
        <w:instrText xml:space="preserve"> SEQ Table \* ARABIC </w:instrText>
      </w:r>
      <w:r w:rsidR="003F6442">
        <w:fldChar w:fldCharType="separate"/>
      </w:r>
      <w:r w:rsidR="00C66441">
        <w:rPr>
          <w:noProof/>
        </w:rPr>
        <w:t>9</w:t>
      </w:r>
      <w:r w:rsidR="003F6442">
        <w:rPr>
          <w:noProof/>
        </w:rPr>
        <w:fldChar w:fldCharType="end"/>
      </w:r>
      <w:r>
        <w:t>: HY_</w:t>
      </w:r>
      <w:r w:rsidRPr="000352BA">
        <w:t xml:space="preserve"> </w:t>
      </w:r>
      <w:proofErr w:type="spellStart"/>
      <w:r w:rsidRPr="008E510D">
        <w:t>InteriorCatchment</w:t>
      </w:r>
      <w:bookmarkEnd w:id="157"/>
      <w:proofErr w:type="spellEnd"/>
    </w:p>
    <w:tbl>
      <w:tblPr>
        <w:tblStyle w:val="Tabellenraster"/>
        <w:tblW w:w="0" w:type="auto"/>
        <w:tblLook w:val="04A0" w:firstRow="1" w:lastRow="0" w:firstColumn="1" w:lastColumn="0" w:noHBand="0" w:noVBand="1"/>
      </w:tblPr>
      <w:tblGrid>
        <w:gridCol w:w="2309"/>
        <w:gridCol w:w="5115"/>
        <w:gridCol w:w="1350"/>
      </w:tblGrid>
      <w:tr w:rsidR="000352BA" w:rsidRPr="008E510D" w14:paraId="7F055A4A" w14:textId="77777777" w:rsidTr="000352BA">
        <w:tc>
          <w:tcPr>
            <w:tcW w:w="2283" w:type="dxa"/>
            <w:hideMark/>
          </w:tcPr>
          <w:p w14:paraId="2598BC33" w14:textId="77777777" w:rsidR="000352BA" w:rsidRPr="008E510D" w:rsidRDefault="000352BA" w:rsidP="000352BA">
            <w:pPr>
              <w:spacing w:after="0"/>
              <w:jc w:val="both"/>
              <w:rPr>
                <w:b/>
                <w:bCs/>
              </w:rPr>
            </w:pPr>
            <w:r>
              <w:rPr>
                <w:b/>
                <w:bCs/>
              </w:rPr>
              <w:t>Property</w:t>
            </w:r>
          </w:p>
        </w:tc>
        <w:tc>
          <w:tcPr>
            <w:tcW w:w="5115" w:type="dxa"/>
            <w:hideMark/>
          </w:tcPr>
          <w:p w14:paraId="6F78BB9A" w14:textId="77777777" w:rsidR="000352BA" w:rsidRPr="008E510D" w:rsidRDefault="000352BA" w:rsidP="000352BA">
            <w:pPr>
              <w:spacing w:after="0"/>
              <w:jc w:val="both"/>
              <w:rPr>
                <w:b/>
                <w:bCs/>
              </w:rPr>
            </w:pPr>
            <w:r>
              <w:rPr>
                <w:b/>
                <w:bCs/>
              </w:rPr>
              <w:t>Concept</w:t>
            </w:r>
            <w:r w:rsidRPr="008E510D">
              <w:rPr>
                <w:b/>
                <w:bCs/>
              </w:rPr>
              <w:t xml:space="preserve"> </w:t>
            </w:r>
            <w:r>
              <w:rPr>
                <w:b/>
                <w:bCs/>
              </w:rPr>
              <w:t>or definition</w:t>
            </w:r>
          </w:p>
        </w:tc>
        <w:tc>
          <w:tcPr>
            <w:tcW w:w="1350" w:type="dxa"/>
            <w:hideMark/>
          </w:tcPr>
          <w:p w14:paraId="05C2034D" w14:textId="77777777" w:rsidR="000352BA" w:rsidRPr="008E510D" w:rsidRDefault="000352BA" w:rsidP="000352BA">
            <w:pPr>
              <w:spacing w:after="0"/>
              <w:jc w:val="both"/>
              <w:rPr>
                <w:b/>
                <w:bCs/>
              </w:rPr>
            </w:pPr>
            <w:r>
              <w:rPr>
                <w:b/>
                <w:bCs/>
              </w:rPr>
              <w:t>Relation</w:t>
            </w:r>
          </w:p>
        </w:tc>
      </w:tr>
      <w:tr w:rsidR="000352BA" w:rsidRPr="008E510D" w14:paraId="0D8A245F" w14:textId="77777777" w:rsidTr="000352BA">
        <w:tc>
          <w:tcPr>
            <w:tcW w:w="2283" w:type="dxa"/>
            <w:hideMark/>
          </w:tcPr>
          <w:p w14:paraId="0B65C75E" w14:textId="03B47879" w:rsidR="000352BA" w:rsidRPr="000352BA" w:rsidRDefault="000352BA" w:rsidP="000352BA">
            <w:pPr>
              <w:spacing w:after="0"/>
              <w:rPr>
                <w:b/>
                <w:i/>
              </w:rPr>
            </w:pPr>
            <w:proofErr w:type="spellStart"/>
            <w:r w:rsidRPr="000352BA">
              <w:rPr>
                <w:rStyle w:val="Fett"/>
                <w:b w:val="0"/>
                <w:i/>
              </w:rPr>
              <w:t>envelopingCatchment</w:t>
            </w:r>
            <w:proofErr w:type="spellEnd"/>
          </w:p>
        </w:tc>
        <w:tc>
          <w:tcPr>
            <w:tcW w:w="5115" w:type="dxa"/>
            <w:hideMark/>
          </w:tcPr>
          <w:p w14:paraId="5A9E05A3" w14:textId="34B78E98" w:rsidR="000352BA" w:rsidRPr="008E510D" w:rsidRDefault="00DF6EEB" w:rsidP="000352BA">
            <w:pPr>
              <w:spacing w:after="0"/>
            </w:pPr>
            <w:r w:rsidRPr="00DF6EEB">
              <w:t xml:space="preserve">identifies a catchment surrounding the interior catchment. </w:t>
            </w:r>
          </w:p>
        </w:tc>
        <w:tc>
          <w:tcPr>
            <w:tcW w:w="1350" w:type="dxa"/>
            <w:hideMark/>
          </w:tcPr>
          <w:p w14:paraId="7B4B29A9" w14:textId="77777777" w:rsidR="000352BA" w:rsidRPr="008E510D" w:rsidRDefault="000352BA" w:rsidP="000352BA">
            <w:pPr>
              <w:spacing w:after="0"/>
            </w:pPr>
            <w:r>
              <w:t>Association</w:t>
            </w:r>
          </w:p>
        </w:tc>
      </w:tr>
      <w:tr w:rsidR="000352BA" w:rsidRPr="008E510D" w14:paraId="083B3D43" w14:textId="77777777" w:rsidTr="000352BA">
        <w:tc>
          <w:tcPr>
            <w:tcW w:w="2283" w:type="dxa"/>
          </w:tcPr>
          <w:p w14:paraId="07A1FA40" w14:textId="5C6968A1" w:rsidR="000352BA" w:rsidRPr="000352BA" w:rsidRDefault="000352BA" w:rsidP="000352BA">
            <w:pPr>
              <w:spacing w:after="0"/>
              <w:rPr>
                <w:rStyle w:val="Hervorhebung"/>
                <w:i w:val="0"/>
              </w:rPr>
            </w:pPr>
            <w:r w:rsidRPr="000352BA">
              <w:rPr>
                <w:rStyle w:val="Fett"/>
                <w:b w:val="0"/>
                <w:i/>
              </w:rPr>
              <w:t>nillable</w:t>
            </w:r>
            <w:r>
              <w:rPr>
                <w:rStyle w:val="Fett"/>
              </w:rPr>
              <w:t>-</w:t>
            </w:r>
            <w:r w:rsidRPr="000352BA">
              <w:rPr>
                <w:rStyle w:val="Fett"/>
                <w:b w:val="0"/>
                <w:i/>
              </w:rPr>
              <w:t>outflow</w:t>
            </w:r>
          </w:p>
        </w:tc>
        <w:tc>
          <w:tcPr>
            <w:tcW w:w="5115" w:type="dxa"/>
          </w:tcPr>
          <w:p w14:paraId="6C0A2364" w14:textId="442301FC" w:rsidR="000352BA" w:rsidRDefault="00DF6EEB" w:rsidP="00DF6EEB">
            <w:pPr>
              <w:pStyle w:val="StandardWeb"/>
            </w:pPr>
            <w:r w:rsidRPr="00DF6EEB">
              <w:t>defines a cardinality of ‘0’ indicating the not existing outflow.</w:t>
            </w:r>
            <w:r w:rsidRPr="00DF6EEB" w:rsidDel="003A7274">
              <w:t xml:space="preserve"> </w:t>
            </w:r>
          </w:p>
        </w:tc>
        <w:tc>
          <w:tcPr>
            <w:tcW w:w="1350" w:type="dxa"/>
          </w:tcPr>
          <w:p w14:paraId="5BFCB1BB" w14:textId="77777777" w:rsidR="000352BA" w:rsidRDefault="000352BA" w:rsidP="000352BA">
            <w:pPr>
              <w:spacing w:after="0"/>
            </w:pPr>
            <w:r>
              <w:t>Constraint</w:t>
            </w:r>
          </w:p>
        </w:tc>
      </w:tr>
    </w:tbl>
    <w:p w14:paraId="504A8578" w14:textId="0DABFBC7" w:rsidR="00D11AB2" w:rsidRPr="008E510D" w:rsidRDefault="00D11AB2" w:rsidP="00834E29">
      <w:pPr>
        <w:pStyle w:val="berschrift4"/>
        <w:jc w:val="both"/>
      </w:pPr>
      <w:r w:rsidRPr="008E510D">
        <w:t>Outfall</w:t>
      </w:r>
    </w:p>
    <w:p w14:paraId="4FA8BEAC" w14:textId="223EB2CF" w:rsidR="00056156" w:rsidRDefault="00D11AB2" w:rsidP="00450C77">
      <w:pPr>
        <w:pStyle w:val="StandardWeb"/>
        <w:jc w:val="both"/>
        <w:rPr>
          <w:lang w:val="en-US"/>
        </w:rPr>
      </w:pPr>
      <w:r w:rsidRPr="008E510D">
        <w:rPr>
          <w:lang w:val="en-US"/>
        </w:rPr>
        <w:t xml:space="preserve">The </w:t>
      </w:r>
      <w:proofErr w:type="spellStart"/>
      <w:r w:rsidRPr="008E510D">
        <w:rPr>
          <w:lang w:val="en-US"/>
        </w:rPr>
        <w:t>HY_Outfall</w:t>
      </w:r>
      <w:proofErr w:type="spellEnd"/>
      <w:r w:rsidRPr="008E510D">
        <w:rPr>
          <w:lang w:val="en-US"/>
        </w:rPr>
        <w:t xml:space="preserve"> feature type (</w:t>
      </w:r>
      <w:r w:rsidR="00874BCD">
        <w:rPr>
          <w:lang w:val="en-US"/>
        </w:rPr>
        <w:fldChar w:fldCharType="begin"/>
      </w:r>
      <w:r w:rsidR="00874BCD">
        <w:rPr>
          <w:lang w:val="en-US"/>
        </w:rPr>
        <w:instrText xml:space="preserve"> REF _Ref462910358 \h </w:instrText>
      </w:r>
      <w:r w:rsidR="00874BCD">
        <w:rPr>
          <w:lang w:val="en-US"/>
        </w:rPr>
      </w:r>
      <w:r w:rsidR="00874BCD">
        <w:rPr>
          <w:lang w:val="en-US"/>
        </w:rPr>
        <w:fldChar w:fldCharType="separate"/>
      </w:r>
      <w:r w:rsidR="00700E20">
        <w:t xml:space="preserve">Figure </w:t>
      </w:r>
      <w:r w:rsidR="00700E20">
        <w:rPr>
          <w:noProof/>
        </w:rPr>
        <w:t>34</w:t>
      </w:r>
      <w:r w:rsidR="00874BCD">
        <w:rPr>
          <w:lang w:val="en-US"/>
        </w:rPr>
        <w:fldChar w:fldCharType="end"/>
      </w:r>
      <w:r w:rsidRPr="001B5AD0">
        <w:rPr>
          <w:lang w:val="en-US"/>
        </w:rPr>
        <w:t>) conceptualizes the hydrologically determined outfall of a corresponding catchment (</w:t>
      </w:r>
      <w:r w:rsidR="00874BCD">
        <w:rPr>
          <w:lang w:val="en-US"/>
        </w:rPr>
        <w:fldChar w:fldCharType="begin"/>
      </w:r>
      <w:r w:rsidR="00874BCD">
        <w:rPr>
          <w:lang w:val="en-US"/>
        </w:rPr>
        <w:instrText xml:space="preserve"> REF _Ref462910290 \h </w:instrText>
      </w:r>
      <w:r w:rsidR="00874BCD">
        <w:rPr>
          <w:lang w:val="en-US"/>
        </w:rPr>
      </w:r>
      <w:r w:rsidR="00874BCD">
        <w:rPr>
          <w:lang w:val="en-US"/>
        </w:rPr>
        <w:fldChar w:fldCharType="separate"/>
      </w:r>
      <w:r w:rsidR="009065F7">
        <w:t xml:space="preserve">Figure </w:t>
      </w:r>
      <w:r w:rsidR="009065F7">
        <w:rPr>
          <w:noProof/>
        </w:rPr>
        <w:t>23</w:t>
      </w:r>
      <w:r w:rsidR="00874BCD">
        <w:rPr>
          <w:lang w:val="en-US"/>
        </w:rPr>
        <w:fldChar w:fldCharType="end"/>
      </w:r>
      <w:r w:rsidRPr="001B5AD0">
        <w:rPr>
          <w:lang w:val="en-US"/>
        </w:rPr>
        <w:t xml:space="preserve">). </w:t>
      </w:r>
      <w:r w:rsidRPr="008E510D">
        <w:rPr>
          <w:lang w:val="en-US"/>
        </w:rPr>
        <w:t xml:space="preserve">The outfall represents the logical place where a catchment interacts with another catchment, i.e. where the outflow of a contributing catchment becomes inflow into a receiving catchment. A catchment may receive flow from several </w:t>
      </w:r>
      <w:r w:rsidR="00601FA8">
        <w:rPr>
          <w:lang w:val="en-US"/>
        </w:rPr>
        <w:t xml:space="preserve">upstream </w:t>
      </w:r>
      <w:r w:rsidRPr="008E510D">
        <w:rPr>
          <w:lang w:val="en-US"/>
        </w:rPr>
        <w:t xml:space="preserve">catchments or contribute flow to several </w:t>
      </w:r>
      <w:r w:rsidR="00601FA8">
        <w:rPr>
          <w:lang w:val="en-US"/>
        </w:rPr>
        <w:t xml:space="preserve">downstream </w:t>
      </w:r>
      <w:r w:rsidRPr="008E510D">
        <w:rPr>
          <w:lang w:val="en-US"/>
        </w:rPr>
        <w:t xml:space="preserve">catchments through a single logical outfall. Through unique identity, each outfall feature may associate different outfall realizations within an hydrologic complex given that each realization has the same hydrologic determination. This includes the topological realization as a node </w:t>
      </w:r>
      <w:r w:rsidR="00056156">
        <w:rPr>
          <w:lang w:val="en-US"/>
        </w:rPr>
        <w:t xml:space="preserve">on </w:t>
      </w:r>
      <w:r w:rsidR="003E4ABF">
        <w:rPr>
          <w:lang w:val="en-US"/>
        </w:rPr>
        <w:t xml:space="preserve">the one-dimensional </w:t>
      </w:r>
      <w:r w:rsidR="00056156">
        <w:rPr>
          <w:lang w:val="en-US"/>
        </w:rPr>
        <w:t xml:space="preserve">flowpath (edge) </w:t>
      </w:r>
      <w:r w:rsidRPr="008E510D">
        <w:rPr>
          <w:lang w:val="en-US"/>
        </w:rPr>
        <w:t xml:space="preserve">in terms of </w:t>
      </w:r>
      <w:r w:rsidR="00056156">
        <w:rPr>
          <w:lang w:val="en-US"/>
        </w:rPr>
        <w:t xml:space="preserve">a topological </w:t>
      </w:r>
      <w:r w:rsidRPr="008E510D">
        <w:rPr>
          <w:lang w:val="en-US"/>
        </w:rPr>
        <w:t>'boundary'</w:t>
      </w:r>
      <w:r w:rsidR="00787CC1">
        <w:rPr>
          <w:lang w:val="en-US"/>
        </w:rPr>
        <w:t>.</w:t>
      </w:r>
      <w:r w:rsidRPr="008E510D">
        <w:rPr>
          <w:lang w:val="en-US"/>
        </w:rPr>
        <w:t xml:space="preserve"> </w:t>
      </w:r>
    </w:p>
    <w:p w14:paraId="55EF2AB4" w14:textId="7D5F8B5B" w:rsidR="00D11AB2" w:rsidRDefault="00056156" w:rsidP="00450C77">
      <w:pPr>
        <w:pStyle w:val="StandardWeb"/>
        <w:jc w:val="both"/>
        <w:rPr>
          <w:lang w:val="en-US"/>
        </w:rPr>
      </w:pPr>
      <w:r w:rsidRPr="008E510D">
        <w:rPr>
          <w:lang w:val="en-US"/>
        </w:rPr>
        <w:t>Logically placed in reference to a catchment which links inflow and outflow, an outfall has a position relative to another outfall that is 'fixed' by the catchment</w:t>
      </w:r>
      <w:r w:rsidR="00026E27">
        <w:rPr>
          <w:lang w:val="en-US"/>
        </w:rPr>
        <w:t xml:space="preserve"> Referencing the </w:t>
      </w:r>
      <w:r w:rsidR="00423F3C">
        <w:rPr>
          <w:lang w:val="en-US"/>
        </w:rPr>
        <w:t>union</w:t>
      </w:r>
      <w:r w:rsidR="00026E27">
        <w:rPr>
          <w:lang w:val="en-US"/>
        </w:rPr>
        <w:t xml:space="preserve"> of catchment and outfall, </w:t>
      </w:r>
      <w:r w:rsidR="00423F3C">
        <w:rPr>
          <w:lang w:val="en-US"/>
        </w:rPr>
        <w:t xml:space="preserve">the topological realization can be used to define </w:t>
      </w:r>
      <w:r w:rsidR="00026E27">
        <w:rPr>
          <w:lang w:val="en-US"/>
        </w:rPr>
        <w:t xml:space="preserve">a linear river reference system with </w:t>
      </w:r>
      <w:r w:rsidR="00423F3C">
        <w:rPr>
          <w:lang w:val="en-US"/>
        </w:rPr>
        <w:t xml:space="preserve">the inflow/outflow node </w:t>
      </w:r>
      <w:r w:rsidR="00026E27">
        <w:rPr>
          <w:lang w:val="en-US"/>
        </w:rPr>
        <w:t xml:space="preserve">as origin and the flowpath realizing the catchment as </w:t>
      </w:r>
      <w:r w:rsidR="00423F3C">
        <w:rPr>
          <w:lang w:val="en-US"/>
        </w:rPr>
        <w:t>linear element</w:t>
      </w:r>
      <w:r w:rsidR="00026E27">
        <w:rPr>
          <w:lang w:val="en-US"/>
        </w:rPr>
        <w:t xml:space="preserve"> along which a position can be determined. </w:t>
      </w:r>
    </w:p>
    <w:p w14:paraId="6B5BCE01" w14:textId="77777777" w:rsidR="00B817B2" w:rsidRDefault="00B817B2" w:rsidP="00B817B2">
      <w:pPr>
        <w:pStyle w:val="OGCFigure"/>
      </w:pPr>
      <w:r>
        <w:rPr>
          <w:noProof/>
        </w:rPr>
        <w:lastRenderedPageBreak/>
        <w:drawing>
          <wp:inline distT="0" distB="0" distL="0" distR="0" wp14:anchorId="476E7BF3" wp14:editId="136FB7D7">
            <wp:extent cx="5486400" cy="3553604"/>
            <wp:effectExtent l="0" t="0" r="0" b="889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Users\Dornblut\OGC_HYF_SWG\hlphtml\EARoot\EA2\EA41.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486400" cy="3553604"/>
                    </a:xfrm>
                    <a:prstGeom prst="rect">
                      <a:avLst/>
                    </a:prstGeom>
                    <a:noFill/>
                    <a:ln>
                      <a:noFill/>
                    </a:ln>
                  </pic:spPr>
                </pic:pic>
              </a:graphicData>
            </a:graphic>
          </wp:inline>
        </w:drawing>
      </w:r>
    </w:p>
    <w:p w14:paraId="11AFA0AF" w14:textId="3FEC7F88" w:rsidR="00B817B2" w:rsidRDefault="00B817B2" w:rsidP="00834E29">
      <w:pPr>
        <w:pStyle w:val="OGCFigure"/>
        <w:outlineLvl w:val="0"/>
      </w:pPr>
      <w:bookmarkStart w:id="158" w:name="_Ref462910358"/>
      <w:bookmarkStart w:id="159" w:name="_Toc471741729"/>
      <w:r>
        <w:t xml:space="preserve">Figure </w:t>
      </w:r>
      <w:r w:rsidR="003F6442">
        <w:fldChar w:fldCharType="begin"/>
      </w:r>
      <w:r w:rsidR="003F6442">
        <w:instrText xml:space="preserve"> SEQ Figure \* ARABIC </w:instrText>
      </w:r>
      <w:r w:rsidR="003F6442">
        <w:fldChar w:fldCharType="separate"/>
      </w:r>
      <w:r w:rsidR="00135A1B">
        <w:rPr>
          <w:noProof/>
        </w:rPr>
        <w:t>34</w:t>
      </w:r>
      <w:r w:rsidR="003F6442">
        <w:rPr>
          <w:noProof/>
        </w:rPr>
        <w:fldChar w:fldCharType="end"/>
      </w:r>
      <w:bookmarkEnd w:id="158"/>
      <w:r>
        <w:t xml:space="preserve">: </w:t>
      </w:r>
      <w:r w:rsidRPr="00C96558">
        <w:t>Outfall (UML class diagram)</w:t>
      </w:r>
      <w:bookmarkEnd w:id="159"/>
    </w:p>
    <w:p w14:paraId="151C2741" w14:textId="59ED5F57" w:rsidR="00033C57" w:rsidRDefault="00372327" w:rsidP="00505D54">
      <w:pPr>
        <w:pStyle w:val="StandardWeb"/>
        <w:jc w:val="both"/>
      </w:pPr>
      <w:proofErr w:type="spellStart"/>
      <w:r>
        <w:t>HY_Outfall</w:t>
      </w:r>
      <w:proofErr w:type="spellEnd"/>
      <w:r>
        <w:t xml:space="preserve"> </w:t>
      </w:r>
      <w:r w:rsidR="00033C57" w:rsidRPr="008E510D">
        <w:t xml:space="preserve">carries the associations: </w:t>
      </w:r>
      <w:proofErr w:type="spellStart"/>
      <w:r w:rsidR="00033C57" w:rsidRPr="008E510D">
        <w:rPr>
          <w:rStyle w:val="Hervorhebung"/>
        </w:rPr>
        <w:t>contributingCatchment</w:t>
      </w:r>
      <w:proofErr w:type="spellEnd"/>
      <w:r w:rsidR="00033C57" w:rsidRPr="008E510D">
        <w:t xml:space="preserve">, </w:t>
      </w:r>
      <w:proofErr w:type="spellStart"/>
      <w:r w:rsidR="00033C57" w:rsidRPr="008E510D">
        <w:rPr>
          <w:rStyle w:val="Hervorhebung"/>
        </w:rPr>
        <w:t>receivingCatchment</w:t>
      </w:r>
      <w:proofErr w:type="spellEnd"/>
      <w:r w:rsidR="00033C57" w:rsidRPr="008E510D">
        <w:t xml:space="preserve">, </w:t>
      </w:r>
      <w:proofErr w:type="spellStart"/>
      <w:r w:rsidR="00033C57" w:rsidRPr="008E510D">
        <w:rPr>
          <w:rStyle w:val="Hervorhebung"/>
        </w:rPr>
        <w:t>relativePosition</w:t>
      </w:r>
      <w:proofErr w:type="spellEnd"/>
      <w:r w:rsidR="00033C57" w:rsidRPr="008E510D">
        <w:t xml:space="preserve"> and </w:t>
      </w:r>
      <w:proofErr w:type="spellStart"/>
      <w:r w:rsidR="00033C57" w:rsidRPr="008E510D">
        <w:rPr>
          <w:rStyle w:val="Hervorhebung"/>
        </w:rPr>
        <w:t>outfall</w:t>
      </w:r>
      <w:r w:rsidR="002C3C8A">
        <w:rPr>
          <w:rStyle w:val="Hervorhebung"/>
        </w:rPr>
        <w:t>Realization</w:t>
      </w:r>
      <w:proofErr w:type="spellEnd"/>
      <w:r w:rsidR="00033C57" w:rsidRPr="008E510D">
        <w:t xml:space="preserve">. </w:t>
      </w:r>
      <w:r w:rsidR="00787CC1">
        <w:t xml:space="preserve">The </w:t>
      </w:r>
      <w:r w:rsidR="00026E27">
        <w:t xml:space="preserve">linear referencing along a flowpath is </w:t>
      </w:r>
      <w:r w:rsidR="000C6BB2">
        <w:t xml:space="preserve">enforced </w:t>
      </w:r>
      <w:r w:rsidR="00026E27">
        <w:t xml:space="preserve">by </w:t>
      </w:r>
      <w:r w:rsidR="00585BA6">
        <w:rPr>
          <w:rStyle w:val="Hervorhebung"/>
        </w:rPr>
        <w:t>outflow-</w:t>
      </w:r>
      <w:r w:rsidR="00E11FC0">
        <w:rPr>
          <w:rStyle w:val="Hervorhebung"/>
        </w:rPr>
        <w:t>on-flowpath</w:t>
      </w:r>
      <w:r w:rsidR="0019707D" w:rsidRPr="008E510D">
        <w:t xml:space="preserve"> </w:t>
      </w:r>
      <w:r w:rsidR="00661D3F">
        <w:t>and</w:t>
      </w:r>
      <w:r w:rsidR="00911946">
        <w:t xml:space="preserve"> an </w:t>
      </w:r>
      <w:r w:rsidR="0019707D" w:rsidRPr="00505D54">
        <w:rPr>
          <w:i/>
        </w:rPr>
        <w:t>inflow</w:t>
      </w:r>
      <w:r w:rsidR="00585BA6" w:rsidRPr="00585BA6">
        <w:rPr>
          <w:i/>
        </w:rPr>
        <w:t>-</w:t>
      </w:r>
      <w:r w:rsidR="00E11FC0">
        <w:rPr>
          <w:i/>
        </w:rPr>
        <w:t>on-flowpath</w:t>
      </w:r>
      <w:r w:rsidR="0019707D">
        <w:t xml:space="preserve"> </w:t>
      </w:r>
      <w:r w:rsidR="0019707D" w:rsidRPr="008E510D">
        <w:t>constraint</w:t>
      </w:r>
      <w:r w:rsidR="00787CC1">
        <w:t>s</w:t>
      </w:r>
      <w:r w:rsidR="00CA7567">
        <w:t>.</w:t>
      </w:r>
      <w:r w:rsidR="0019707D" w:rsidRPr="008E510D">
        <w:t xml:space="preserve"> </w:t>
      </w:r>
    </w:p>
    <w:p w14:paraId="43BA6984" w14:textId="7AAE04C0" w:rsidR="00D01866" w:rsidRDefault="00D01866" w:rsidP="00D01866">
      <w:pPr>
        <w:pStyle w:val="OGCtableheader"/>
      </w:pPr>
      <w:bookmarkStart w:id="160" w:name="_Toc471741751"/>
      <w:r>
        <w:t xml:space="preserve">Table </w:t>
      </w:r>
      <w:r w:rsidR="003F6442">
        <w:fldChar w:fldCharType="begin"/>
      </w:r>
      <w:r w:rsidR="003F6442">
        <w:instrText xml:space="preserve"> SEQ Table \* ARABIC </w:instrText>
      </w:r>
      <w:r w:rsidR="003F6442">
        <w:fldChar w:fldCharType="separate"/>
      </w:r>
      <w:r w:rsidR="00C66441">
        <w:rPr>
          <w:noProof/>
        </w:rPr>
        <w:t>10</w:t>
      </w:r>
      <w:r w:rsidR="003F6442">
        <w:rPr>
          <w:noProof/>
        </w:rPr>
        <w:fldChar w:fldCharType="end"/>
      </w:r>
      <w:r>
        <w:t xml:space="preserve">: </w:t>
      </w:r>
      <w:proofErr w:type="spellStart"/>
      <w:r>
        <w:t>HY_</w:t>
      </w:r>
      <w:r w:rsidR="00901EA6">
        <w:t>Outfall</w:t>
      </w:r>
      <w:bookmarkEnd w:id="160"/>
      <w:proofErr w:type="spellEnd"/>
      <w:r>
        <w:t xml:space="preserve"> </w:t>
      </w:r>
    </w:p>
    <w:tbl>
      <w:tblPr>
        <w:tblStyle w:val="Tabellenraster"/>
        <w:tblW w:w="0" w:type="auto"/>
        <w:tblLook w:val="04A0" w:firstRow="1" w:lastRow="0" w:firstColumn="1" w:lastColumn="0" w:noHBand="0" w:noVBand="1"/>
      </w:tblPr>
      <w:tblGrid>
        <w:gridCol w:w="2443"/>
        <w:gridCol w:w="5063"/>
        <w:gridCol w:w="1350"/>
      </w:tblGrid>
      <w:tr w:rsidR="00D01866" w:rsidRPr="008E510D" w14:paraId="786A8AC8" w14:textId="77777777" w:rsidTr="00EF6B54">
        <w:tc>
          <w:tcPr>
            <w:tcW w:w="2283" w:type="dxa"/>
            <w:hideMark/>
          </w:tcPr>
          <w:p w14:paraId="616EC8AA" w14:textId="77777777" w:rsidR="00D01866" w:rsidRPr="008E510D" w:rsidRDefault="00D01866" w:rsidP="00EF6B54">
            <w:pPr>
              <w:spacing w:after="0"/>
              <w:jc w:val="both"/>
              <w:rPr>
                <w:b/>
                <w:bCs/>
              </w:rPr>
            </w:pPr>
            <w:r>
              <w:rPr>
                <w:b/>
                <w:bCs/>
              </w:rPr>
              <w:t>Property</w:t>
            </w:r>
          </w:p>
        </w:tc>
        <w:tc>
          <w:tcPr>
            <w:tcW w:w="5115" w:type="dxa"/>
            <w:hideMark/>
          </w:tcPr>
          <w:p w14:paraId="7215082F" w14:textId="77777777" w:rsidR="00D01866" w:rsidRPr="008E510D" w:rsidRDefault="00D01866" w:rsidP="00EF6B54">
            <w:pPr>
              <w:spacing w:after="0"/>
              <w:jc w:val="both"/>
              <w:rPr>
                <w:b/>
                <w:bCs/>
              </w:rPr>
            </w:pPr>
            <w:r>
              <w:rPr>
                <w:b/>
                <w:bCs/>
              </w:rPr>
              <w:t>Concept</w:t>
            </w:r>
            <w:r w:rsidRPr="008E510D">
              <w:rPr>
                <w:b/>
                <w:bCs/>
              </w:rPr>
              <w:t xml:space="preserve"> </w:t>
            </w:r>
            <w:r>
              <w:rPr>
                <w:b/>
                <w:bCs/>
              </w:rPr>
              <w:t>or definition</w:t>
            </w:r>
          </w:p>
        </w:tc>
        <w:tc>
          <w:tcPr>
            <w:tcW w:w="1350" w:type="dxa"/>
            <w:hideMark/>
          </w:tcPr>
          <w:p w14:paraId="2BE7D887" w14:textId="77777777" w:rsidR="00D01866" w:rsidRPr="008E510D" w:rsidRDefault="00D01866" w:rsidP="00EF6B54">
            <w:pPr>
              <w:spacing w:after="0"/>
              <w:jc w:val="both"/>
              <w:rPr>
                <w:b/>
                <w:bCs/>
              </w:rPr>
            </w:pPr>
            <w:r>
              <w:rPr>
                <w:b/>
                <w:bCs/>
              </w:rPr>
              <w:t>Relation</w:t>
            </w:r>
          </w:p>
        </w:tc>
      </w:tr>
      <w:tr w:rsidR="00D01866" w:rsidRPr="008E510D" w14:paraId="2E3586A9" w14:textId="77777777" w:rsidTr="00EF6B54">
        <w:tc>
          <w:tcPr>
            <w:tcW w:w="2283" w:type="dxa"/>
            <w:hideMark/>
          </w:tcPr>
          <w:p w14:paraId="2A5B0F65" w14:textId="5DF6FC3B" w:rsidR="00D01866" w:rsidRPr="000C043D" w:rsidRDefault="00D01866" w:rsidP="00EF6B54">
            <w:pPr>
              <w:spacing w:after="0"/>
              <w:rPr>
                <w:b/>
                <w:i/>
              </w:rPr>
            </w:pPr>
            <w:proofErr w:type="spellStart"/>
            <w:r w:rsidRPr="000C043D">
              <w:rPr>
                <w:rStyle w:val="Fett"/>
                <w:b w:val="0"/>
                <w:i/>
              </w:rPr>
              <w:t>contributingCatchment</w:t>
            </w:r>
            <w:proofErr w:type="spellEnd"/>
          </w:p>
        </w:tc>
        <w:tc>
          <w:tcPr>
            <w:tcW w:w="5115" w:type="dxa"/>
            <w:hideMark/>
          </w:tcPr>
          <w:p w14:paraId="026A6F89" w14:textId="404BC8A7" w:rsidR="00D01866" w:rsidRPr="008E510D" w:rsidRDefault="00D01866" w:rsidP="00EF6B54">
            <w:pPr>
              <w:spacing w:after="0"/>
            </w:pPr>
            <w:r w:rsidRPr="00D01866">
              <w:t xml:space="preserve">identifies the catchment that contributes flow to this outfall. This allows to connect a catchment's outflow to an identified inflow and to determine its position through referencing the inflow. </w:t>
            </w:r>
          </w:p>
        </w:tc>
        <w:tc>
          <w:tcPr>
            <w:tcW w:w="1350" w:type="dxa"/>
            <w:hideMark/>
          </w:tcPr>
          <w:p w14:paraId="48458614" w14:textId="77777777" w:rsidR="00D01866" w:rsidRPr="008E510D" w:rsidRDefault="00D01866" w:rsidP="00EF6B54">
            <w:pPr>
              <w:spacing w:after="0"/>
            </w:pPr>
            <w:r>
              <w:t>Association</w:t>
            </w:r>
          </w:p>
        </w:tc>
      </w:tr>
      <w:tr w:rsidR="00D01866" w:rsidRPr="008E510D" w14:paraId="29029AC7" w14:textId="77777777" w:rsidTr="00EF6B54">
        <w:tc>
          <w:tcPr>
            <w:tcW w:w="2283" w:type="dxa"/>
          </w:tcPr>
          <w:p w14:paraId="567BC042" w14:textId="23CD8412" w:rsidR="00D01866" w:rsidRPr="000C043D" w:rsidRDefault="00D01866" w:rsidP="00EF6B54">
            <w:pPr>
              <w:spacing w:after="0"/>
              <w:rPr>
                <w:rStyle w:val="Hervorhebung"/>
                <w:b/>
                <w:i w:val="0"/>
              </w:rPr>
            </w:pPr>
            <w:proofErr w:type="spellStart"/>
            <w:r w:rsidRPr="000C043D">
              <w:rPr>
                <w:rStyle w:val="Fett"/>
                <w:b w:val="0"/>
                <w:i/>
              </w:rPr>
              <w:t>receivingCatchment</w:t>
            </w:r>
            <w:proofErr w:type="spellEnd"/>
          </w:p>
        </w:tc>
        <w:tc>
          <w:tcPr>
            <w:tcW w:w="5115" w:type="dxa"/>
          </w:tcPr>
          <w:p w14:paraId="648B8D06" w14:textId="79872F3C" w:rsidR="00D01866" w:rsidRPr="00D01866" w:rsidRDefault="00D01866" w:rsidP="00EF6B54">
            <w:pPr>
              <w:pStyle w:val="StandardWeb"/>
              <w:jc w:val="both"/>
              <w:rPr>
                <w:lang w:val="en-US"/>
              </w:rPr>
            </w:pPr>
            <w:r>
              <w:rPr>
                <w:lang w:val="en-US"/>
              </w:rPr>
              <w:t>identifies the</w:t>
            </w:r>
            <w:r w:rsidRPr="008E510D">
              <w:rPr>
                <w:lang w:val="en-US"/>
              </w:rPr>
              <w:t xml:space="preserve"> catchment that receives flow from </w:t>
            </w:r>
            <w:r>
              <w:rPr>
                <w:lang w:val="en-US"/>
              </w:rPr>
              <w:t>this outfall</w:t>
            </w:r>
            <w:r w:rsidRPr="008E510D">
              <w:rPr>
                <w:lang w:val="en-US"/>
              </w:rPr>
              <w:t xml:space="preserve">. This allows </w:t>
            </w:r>
            <w:r>
              <w:rPr>
                <w:lang w:val="en-US"/>
              </w:rPr>
              <w:t>to connect</w:t>
            </w:r>
            <w:r w:rsidRPr="008E510D">
              <w:rPr>
                <w:lang w:val="en-US"/>
              </w:rPr>
              <w:t xml:space="preserve"> a catchment's inflow to an identified outflow and to determine its position through referencing </w:t>
            </w:r>
            <w:r>
              <w:rPr>
                <w:lang w:val="en-US"/>
              </w:rPr>
              <w:t>the outflow.</w:t>
            </w:r>
            <w:r w:rsidRPr="008E510D">
              <w:rPr>
                <w:lang w:val="en-US"/>
              </w:rPr>
              <w:t xml:space="preserve"> </w:t>
            </w:r>
          </w:p>
        </w:tc>
        <w:tc>
          <w:tcPr>
            <w:tcW w:w="1350" w:type="dxa"/>
          </w:tcPr>
          <w:p w14:paraId="58AE1258" w14:textId="1A929FDD" w:rsidR="00D01866" w:rsidRDefault="00D01866" w:rsidP="00EF6B54">
            <w:pPr>
              <w:spacing w:after="0"/>
            </w:pPr>
            <w:r>
              <w:t>Association</w:t>
            </w:r>
          </w:p>
        </w:tc>
      </w:tr>
      <w:tr w:rsidR="00D01866" w:rsidRPr="008E510D" w14:paraId="56B58102" w14:textId="77777777" w:rsidTr="00EF6B54">
        <w:tc>
          <w:tcPr>
            <w:tcW w:w="2283" w:type="dxa"/>
          </w:tcPr>
          <w:p w14:paraId="63F891D8" w14:textId="663B119A" w:rsidR="00D01866" w:rsidRPr="000C043D" w:rsidRDefault="00D01866" w:rsidP="00EF6B54">
            <w:pPr>
              <w:spacing w:after="0"/>
              <w:rPr>
                <w:rStyle w:val="Hervorhebung"/>
                <w:b/>
                <w:i w:val="0"/>
              </w:rPr>
            </w:pPr>
            <w:proofErr w:type="spellStart"/>
            <w:r w:rsidRPr="000C043D">
              <w:rPr>
                <w:rStyle w:val="Fett"/>
                <w:b w:val="0"/>
                <w:i/>
              </w:rPr>
              <w:t>relativePosition</w:t>
            </w:r>
            <w:proofErr w:type="spellEnd"/>
          </w:p>
        </w:tc>
        <w:tc>
          <w:tcPr>
            <w:tcW w:w="5115" w:type="dxa"/>
          </w:tcPr>
          <w:p w14:paraId="51FFE53B" w14:textId="59B05B6A" w:rsidR="00D01866" w:rsidRPr="00CD51A2" w:rsidRDefault="00D01866" w:rsidP="00EF6B54">
            <w:pPr>
              <w:tabs>
                <w:tab w:val="left" w:pos="1080"/>
              </w:tabs>
              <w:spacing w:after="0"/>
            </w:pPr>
            <w:r w:rsidRPr="00D01866">
              <w:t>assigns a position to the outfall relative to a reference location fixed in the logical network of catchments, i.e. to another, already existing (realized) outfall. Commonly, this is used to locate an outfall such as at a hydrometric station, to a reference outfall such as a confluence but it can be used to locate any outfall relative to another.</w:t>
            </w:r>
          </w:p>
        </w:tc>
        <w:tc>
          <w:tcPr>
            <w:tcW w:w="1350" w:type="dxa"/>
          </w:tcPr>
          <w:p w14:paraId="053FCF8D" w14:textId="26F5F9CA" w:rsidR="00D01866" w:rsidRPr="00D01866" w:rsidRDefault="00D01866" w:rsidP="00D01866">
            <w:r>
              <w:t>Association</w:t>
            </w:r>
            <w:r w:rsidRPr="00D01866">
              <w:t xml:space="preserve"> </w:t>
            </w:r>
          </w:p>
        </w:tc>
      </w:tr>
      <w:tr w:rsidR="00D01866" w:rsidRPr="008E510D" w14:paraId="3316DCCF" w14:textId="77777777" w:rsidTr="00EF6B54">
        <w:tc>
          <w:tcPr>
            <w:tcW w:w="2283" w:type="dxa"/>
          </w:tcPr>
          <w:p w14:paraId="6F89DE9B" w14:textId="172DCFA8" w:rsidR="00D01866" w:rsidRPr="000C043D" w:rsidRDefault="00D01866" w:rsidP="00D01866">
            <w:pPr>
              <w:jc w:val="center"/>
              <w:rPr>
                <w:b/>
                <w:i/>
              </w:rPr>
            </w:pPr>
            <w:proofErr w:type="spellStart"/>
            <w:r w:rsidRPr="000C043D">
              <w:rPr>
                <w:rStyle w:val="Fett"/>
                <w:b w:val="0"/>
                <w:i/>
              </w:rPr>
              <w:t>outfallRealization</w:t>
            </w:r>
            <w:proofErr w:type="spellEnd"/>
            <w:r w:rsidRPr="000C043D">
              <w:rPr>
                <w:b/>
                <w:i/>
              </w:rPr>
              <w:t xml:space="preserve"> </w:t>
            </w:r>
          </w:p>
        </w:tc>
        <w:tc>
          <w:tcPr>
            <w:tcW w:w="5115" w:type="dxa"/>
          </w:tcPr>
          <w:p w14:paraId="3A4075D3" w14:textId="2859E586" w:rsidR="00D01866" w:rsidRPr="00D01866" w:rsidRDefault="00D01866" w:rsidP="00D01866">
            <w:pPr>
              <w:pStyle w:val="StandardWeb"/>
              <w:jc w:val="both"/>
              <w:rPr>
                <w:lang w:val="en-US"/>
              </w:rPr>
            </w:pPr>
            <w:r>
              <w:rPr>
                <w:lang w:val="en-US"/>
              </w:rPr>
              <w:t>identifies</w:t>
            </w:r>
            <w:r w:rsidRPr="008E510D">
              <w:rPr>
                <w:lang w:val="en-US"/>
              </w:rPr>
              <w:t xml:space="preserve"> a </w:t>
            </w:r>
            <w:r>
              <w:rPr>
                <w:lang w:val="en-US"/>
              </w:rPr>
              <w:t>hydrologic feature</w:t>
            </w:r>
            <w:r w:rsidRPr="008E510D">
              <w:rPr>
                <w:lang w:val="en-US"/>
              </w:rPr>
              <w:t xml:space="preserve"> which realizes the logical outfall</w:t>
            </w:r>
            <w:r>
              <w:rPr>
                <w:lang w:val="en-US"/>
              </w:rPr>
              <w:t xml:space="preserve">. </w:t>
            </w:r>
            <w:r w:rsidRPr="008E510D">
              <w:rPr>
                <w:lang w:val="en-US"/>
              </w:rPr>
              <w:t xml:space="preserve">In case of a topological realization, </w:t>
            </w:r>
            <w:r w:rsidRPr="008E510D">
              <w:rPr>
                <w:lang w:val="en-US"/>
              </w:rPr>
              <w:lastRenderedPageBreak/>
              <w:t xml:space="preserve">the realization of the outfall </w:t>
            </w:r>
            <w:r>
              <w:rPr>
                <w:lang w:val="en-US"/>
              </w:rPr>
              <w:t>is</w:t>
            </w:r>
            <w:r w:rsidRPr="008E510D">
              <w:rPr>
                <w:lang w:val="en-US"/>
              </w:rPr>
              <w:t xml:space="preserve"> of lower dimension than the realization of the corresponding catchment.</w:t>
            </w:r>
            <w:r>
              <w:rPr>
                <w:lang w:val="en-US"/>
              </w:rPr>
              <w:t xml:space="preserve"> Example: an outflow node realizing the outfall is of lower dimension than the flowpath realizing the contributing catchment. </w:t>
            </w:r>
          </w:p>
        </w:tc>
        <w:tc>
          <w:tcPr>
            <w:tcW w:w="1350" w:type="dxa"/>
          </w:tcPr>
          <w:p w14:paraId="53ABCA48" w14:textId="0DB0A331" w:rsidR="00D01866" w:rsidRPr="00D01866" w:rsidRDefault="00D01866" w:rsidP="00D01866">
            <w:r>
              <w:lastRenderedPageBreak/>
              <w:t>Association</w:t>
            </w:r>
          </w:p>
        </w:tc>
      </w:tr>
      <w:tr w:rsidR="00D01866" w:rsidRPr="008E510D" w14:paraId="4E57E025" w14:textId="77777777" w:rsidTr="00EF6B54">
        <w:tc>
          <w:tcPr>
            <w:tcW w:w="2283" w:type="dxa"/>
          </w:tcPr>
          <w:p w14:paraId="4B1FE312" w14:textId="6AE37141" w:rsidR="00D01866" w:rsidRPr="000C043D" w:rsidRDefault="00D01866" w:rsidP="00D01866">
            <w:pPr>
              <w:jc w:val="center"/>
              <w:rPr>
                <w:rStyle w:val="Fett"/>
                <w:b w:val="0"/>
                <w:i/>
              </w:rPr>
            </w:pPr>
            <w:r w:rsidRPr="000C043D">
              <w:rPr>
                <w:rStyle w:val="Fett"/>
                <w:b w:val="0"/>
                <w:i/>
              </w:rPr>
              <w:lastRenderedPageBreak/>
              <w:t>inflow-on-flowpath</w:t>
            </w:r>
          </w:p>
        </w:tc>
        <w:tc>
          <w:tcPr>
            <w:tcW w:w="5115" w:type="dxa"/>
          </w:tcPr>
          <w:p w14:paraId="2157081A" w14:textId="3433C634" w:rsidR="00D01866" w:rsidRPr="00B65C28" w:rsidRDefault="00D01866" w:rsidP="00D01866">
            <w:pPr>
              <w:tabs>
                <w:tab w:val="left" w:pos="1704"/>
              </w:tabs>
              <w:spacing w:after="0"/>
            </w:pPr>
            <w:r w:rsidRPr="00D01866">
              <w:t xml:space="preserve">defines that whenever a relative position is assigned to an inflow using the river reference system, the receiving catchment is realized as linear flowpath. </w:t>
            </w:r>
          </w:p>
        </w:tc>
        <w:tc>
          <w:tcPr>
            <w:tcW w:w="1350" w:type="dxa"/>
          </w:tcPr>
          <w:p w14:paraId="11F5C4D7" w14:textId="77777777" w:rsidR="00D01866" w:rsidRDefault="00D01866" w:rsidP="00D01866">
            <w:pPr>
              <w:spacing w:after="0"/>
            </w:pPr>
            <w:r>
              <w:t>Constraint</w:t>
            </w:r>
          </w:p>
          <w:p w14:paraId="22DE89C4" w14:textId="77777777" w:rsidR="00D01866" w:rsidRDefault="00D01866" w:rsidP="00EF6B54">
            <w:pPr>
              <w:spacing w:after="0"/>
            </w:pPr>
          </w:p>
        </w:tc>
      </w:tr>
      <w:tr w:rsidR="00D01866" w:rsidRPr="008E510D" w14:paraId="39A1C4DD" w14:textId="77777777" w:rsidTr="00EF6B54">
        <w:tc>
          <w:tcPr>
            <w:tcW w:w="2283" w:type="dxa"/>
          </w:tcPr>
          <w:p w14:paraId="77917672" w14:textId="233BAAD6" w:rsidR="00D01866" w:rsidRPr="000C043D" w:rsidRDefault="00D01866" w:rsidP="00D01866">
            <w:pPr>
              <w:jc w:val="center"/>
              <w:rPr>
                <w:rStyle w:val="Fett"/>
                <w:b w:val="0"/>
                <w:i/>
              </w:rPr>
            </w:pPr>
            <w:r w:rsidRPr="000C043D">
              <w:rPr>
                <w:rStyle w:val="Fett"/>
                <w:b w:val="0"/>
                <w:i/>
              </w:rPr>
              <w:t>outflow-on-flowpath</w:t>
            </w:r>
          </w:p>
        </w:tc>
        <w:tc>
          <w:tcPr>
            <w:tcW w:w="5115" w:type="dxa"/>
          </w:tcPr>
          <w:p w14:paraId="2279F185" w14:textId="57FA511D" w:rsidR="00D01866" w:rsidRPr="00B65C28" w:rsidRDefault="00D01866" w:rsidP="00EF6B54">
            <w:pPr>
              <w:spacing w:after="0"/>
            </w:pPr>
            <w:r w:rsidRPr="00D01866">
              <w:t xml:space="preserve">defines that whenever a relative position is assigned to an outflow using the river reference system, the contributing catchment is realized as linear flowpath. </w:t>
            </w:r>
          </w:p>
        </w:tc>
        <w:tc>
          <w:tcPr>
            <w:tcW w:w="1350" w:type="dxa"/>
          </w:tcPr>
          <w:p w14:paraId="1C8D1A90" w14:textId="77777777" w:rsidR="00D01866" w:rsidRDefault="00D01866" w:rsidP="00D01866">
            <w:pPr>
              <w:spacing w:after="0"/>
            </w:pPr>
            <w:r>
              <w:t>Constraint</w:t>
            </w:r>
          </w:p>
          <w:p w14:paraId="3B3349C4" w14:textId="77777777" w:rsidR="00D01866" w:rsidRDefault="00D01866" w:rsidP="00EF6B54">
            <w:pPr>
              <w:spacing w:after="0"/>
            </w:pPr>
          </w:p>
        </w:tc>
      </w:tr>
    </w:tbl>
    <w:p w14:paraId="4A95B82A" w14:textId="67F8D819" w:rsidR="00033C57" w:rsidRPr="008E510D" w:rsidRDefault="00033C57" w:rsidP="00834E29">
      <w:pPr>
        <w:pStyle w:val="berschrift4"/>
        <w:jc w:val="both"/>
      </w:pPr>
      <w:r w:rsidRPr="008E510D">
        <w:t>Catchment Realization</w:t>
      </w:r>
    </w:p>
    <w:p w14:paraId="5482B059" w14:textId="71E5598D" w:rsidR="00D11D52" w:rsidRDefault="00033C57" w:rsidP="00450C77">
      <w:pPr>
        <w:pStyle w:val="StandardWeb"/>
        <w:jc w:val="both"/>
        <w:rPr>
          <w:lang w:val="en-US"/>
        </w:rPr>
      </w:pPr>
      <w:r w:rsidRPr="008E510D">
        <w:rPr>
          <w:lang w:val="en-US"/>
        </w:rPr>
        <w:t xml:space="preserve">The </w:t>
      </w:r>
      <w:proofErr w:type="spellStart"/>
      <w:r w:rsidRPr="008E510D">
        <w:rPr>
          <w:lang w:val="en-US"/>
        </w:rPr>
        <w:t>HY_Catchment</w:t>
      </w:r>
      <w:r w:rsidR="002C3C8A">
        <w:rPr>
          <w:lang w:val="en-US"/>
        </w:rPr>
        <w:t>Realization</w:t>
      </w:r>
      <w:proofErr w:type="spellEnd"/>
      <w:r w:rsidRPr="008E510D">
        <w:rPr>
          <w:lang w:val="en-US"/>
        </w:rPr>
        <w:t xml:space="preserve"> feature type (</w:t>
      </w:r>
      <w:r w:rsidR="00874BCD">
        <w:rPr>
          <w:lang w:val="en-US"/>
        </w:rPr>
        <w:fldChar w:fldCharType="begin"/>
      </w:r>
      <w:r w:rsidR="00874BCD">
        <w:rPr>
          <w:lang w:val="en-US"/>
        </w:rPr>
        <w:instrText xml:space="preserve"> REF _Ref462910384 \h </w:instrText>
      </w:r>
      <w:r w:rsidR="00874BCD">
        <w:rPr>
          <w:lang w:val="en-US"/>
        </w:rPr>
      </w:r>
      <w:r w:rsidR="00874BCD">
        <w:rPr>
          <w:lang w:val="en-US"/>
        </w:rPr>
        <w:fldChar w:fldCharType="separate"/>
      </w:r>
      <w:r w:rsidR="00700E20">
        <w:t xml:space="preserve">Figure </w:t>
      </w:r>
      <w:r w:rsidR="00700E20">
        <w:rPr>
          <w:noProof/>
        </w:rPr>
        <w:t>35</w:t>
      </w:r>
      <w:r w:rsidR="00874BCD">
        <w:rPr>
          <w:lang w:val="en-US"/>
        </w:rPr>
        <w:fldChar w:fldCharType="end"/>
      </w:r>
      <w:r w:rsidRPr="008E510D">
        <w:rPr>
          <w:lang w:val="en-US"/>
        </w:rPr>
        <w:t xml:space="preserve">) conceptualizes the multiple realization of an 'un-realized', logical catchment, by typical features used to describe a catchment as a unit of study shared across sub-domains and studies. </w:t>
      </w:r>
    </w:p>
    <w:p w14:paraId="05880982" w14:textId="70753FE8" w:rsidR="00D11D52" w:rsidRPr="008E510D" w:rsidRDefault="00033C57" w:rsidP="00D11D52">
      <w:pPr>
        <w:pStyle w:val="StandardWeb"/>
        <w:jc w:val="both"/>
        <w:rPr>
          <w:lang w:val="en-US"/>
        </w:rPr>
      </w:pPr>
      <w:r w:rsidRPr="008E510D">
        <w:rPr>
          <w:lang w:val="en-US"/>
        </w:rPr>
        <w:t xml:space="preserve">The catchment realization concept implies a hydrologic complex in that, if a catchment realization exists, </w:t>
      </w:r>
      <w:r w:rsidR="000C6BB2" w:rsidRPr="008E510D">
        <w:rPr>
          <w:lang w:val="en-US"/>
        </w:rPr>
        <w:t>th</w:t>
      </w:r>
      <w:r w:rsidR="000C6BB2">
        <w:rPr>
          <w:lang w:val="en-US"/>
        </w:rPr>
        <w:t xml:space="preserve">is exists </w:t>
      </w:r>
      <w:r w:rsidRPr="008E510D">
        <w:rPr>
          <w:lang w:val="en-US"/>
        </w:rPr>
        <w:t xml:space="preserve">in the same hydrologic complex as the catchment </w:t>
      </w:r>
      <w:r w:rsidR="000C6BB2">
        <w:rPr>
          <w:lang w:val="en-US"/>
        </w:rPr>
        <w:t>it</w:t>
      </w:r>
      <w:r w:rsidR="000C6BB2" w:rsidRPr="008E510D">
        <w:rPr>
          <w:lang w:val="en-US"/>
        </w:rPr>
        <w:t xml:space="preserve"> </w:t>
      </w:r>
      <w:r w:rsidRPr="008E510D">
        <w:rPr>
          <w:lang w:val="en-US"/>
        </w:rPr>
        <w:t>realize</w:t>
      </w:r>
      <w:r w:rsidR="000C6BB2">
        <w:rPr>
          <w:lang w:val="en-US"/>
        </w:rPr>
        <w:t>s</w:t>
      </w:r>
      <w:r w:rsidRPr="008E510D">
        <w:rPr>
          <w:lang w:val="en-US"/>
        </w:rPr>
        <w:t xml:space="preserve">. In this way, any feature realization of a logical catchment </w:t>
      </w:r>
      <w:r w:rsidR="00D11D52">
        <w:rPr>
          <w:lang w:val="en-US"/>
        </w:rPr>
        <w:t xml:space="preserve">references the </w:t>
      </w:r>
      <w:r w:rsidRPr="008E510D">
        <w:rPr>
          <w:lang w:val="en-US"/>
        </w:rPr>
        <w:t xml:space="preserve">hydrologic determination </w:t>
      </w:r>
      <w:r w:rsidR="00D11D52">
        <w:rPr>
          <w:lang w:val="en-US"/>
        </w:rPr>
        <w:t>of</w:t>
      </w:r>
      <w:r w:rsidR="00D11D52" w:rsidRPr="008E510D">
        <w:rPr>
          <w:lang w:val="en-US"/>
        </w:rPr>
        <w:t xml:space="preserve"> </w:t>
      </w:r>
      <w:r w:rsidRPr="008E510D">
        <w:rPr>
          <w:lang w:val="en-US"/>
        </w:rPr>
        <w:t xml:space="preserve">the realized catchment. If the realized catchment is connected with other catchments via its outfall, possible feature realizations are also connected. </w:t>
      </w:r>
      <w:r w:rsidR="00D11D52" w:rsidRPr="00D11D52">
        <w:rPr>
          <w:lang w:val="en-US"/>
        </w:rPr>
        <w:t>A topological realization of the logical catchment is always of higher topological dimension than the realization of the corresponding outfall in terms of a topological boundary. For example, a linear flowpath realizing a catchment may be understood as an edge between inflow and outflow nodes; the areal realization of a catchment as a face bounded by linear inflow and outflow.</w:t>
      </w:r>
    </w:p>
    <w:p w14:paraId="4598F909" w14:textId="77777777" w:rsidR="00B817B2" w:rsidRDefault="00B817B2" w:rsidP="00B817B2">
      <w:pPr>
        <w:pStyle w:val="OGCFigure"/>
      </w:pPr>
      <w:r>
        <w:rPr>
          <w:noProof/>
        </w:rPr>
        <w:lastRenderedPageBreak/>
        <w:drawing>
          <wp:inline distT="0" distB="0" distL="0" distR="0" wp14:anchorId="4E3DE095" wp14:editId="7BC89CE8">
            <wp:extent cx="5486399" cy="3343064"/>
            <wp:effectExtent l="0" t="0" r="635"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Users\Dornblut\OGC_HYF_SWG\hlphtml\EARoot\EA2\EA45.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486399" cy="3343064"/>
                    </a:xfrm>
                    <a:prstGeom prst="rect">
                      <a:avLst/>
                    </a:prstGeom>
                    <a:noFill/>
                    <a:ln>
                      <a:noFill/>
                    </a:ln>
                  </pic:spPr>
                </pic:pic>
              </a:graphicData>
            </a:graphic>
          </wp:inline>
        </w:drawing>
      </w:r>
    </w:p>
    <w:p w14:paraId="2813C353" w14:textId="5A3858CE" w:rsidR="00033C57" w:rsidRPr="008E510D" w:rsidRDefault="00B817B2" w:rsidP="00834E29">
      <w:pPr>
        <w:pStyle w:val="OGCFigure"/>
        <w:outlineLvl w:val="0"/>
      </w:pPr>
      <w:bookmarkStart w:id="161" w:name="_Ref462910384"/>
      <w:bookmarkStart w:id="162" w:name="_Toc471741730"/>
      <w:r>
        <w:t xml:space="preserve">Figure </w:t>
      </w:r>
      <w:r w:rsidR="003F6442">
        <w:fldChar w:fldCharType="begin"/>
      </w:r>
      <w:r w:rsidR="003F6442">
        <w:instrText xml:space="preserve"> SEQ Figure \* ARABIC </w:instrText>
      </w:r>
      <w:r w:rsidR="003F6442">
        <w:fldChar w:fldCharType="separate"/>
      </w:r>
      <w:r w:rsidR="00705D32">
        <w:rPr>
          <w:noProof/>
        </w:rPr>
        <w:t>35</w:t>
      </w:r>
      <w:r w:rsidR="003F6442">
        <w:rPr>
          <w:noProof/>
        </w:rPr>
        <w:fldChar w:fldCharType="end"/>
      </w:r>
      <w:bookmarkEnd w:id="161"/>
      <w:r>
        <w:t xml:space="preserve">: </w:t>
      </w:r>
      <w:r w:rsidRPr="008E510D">
        <w:t>Catchment realization and its specialization (UML class diagram</w:t>
      </w:r>
      <w:r w:rsidRPr="00571B2C">
        <w:rPr>
          <w:rStyle w:val="Hyperlink"/>
          <w:color w:val="auto"/>
          <w:u w:val="none"/>
        </w:rPr>
        <w:t>)</w:t>
      </w:r>
      <w:bookmarkEnd w:id="162"/>
    </w:p>
    <w:p w14:paraId="29825AE1" w14:textId="5CA9C1D8" w:rsidR="000C7924" w:rsidRDefault="00033C57" w:rsidP="00450C77">
      <w:pPr>
        <w:pStyle w:val="StandardWeb"/>
        <w:jc w:val="both"/>
        <w:rPr>
          <w:lang w:val="en-US"/>
        </w:rPr>
      </w:pPr>
      <w:r w:rsidRPr="008E510D">
        <w:rPr>
          <w:lang w:val="en-US"/>
        </w:rPr>
        <w:t>The catchment realization feature</w:t>
      </w:r>
      <w:r w:rsidR="000C6BB2">
        <w:rPr>
          <w:lang w:val="en-US"/>
        </w:rPr>
        <w:t>s</w:t>
      </w:r>
      <w:r w:rsidRPr="008E510D">
        <w:rPr>
          <w:lang w:val="en-US"/>
        </w:rPr>
        <w:t xml:space="preserve"> defined in this standard refer to objects on the land surface for the purpose of surface water hydrology. In other contexts, other types of catchment realization may exist. Catchment realizations that do not conform to those defined in this standard, for instance realizations in 3</w:t>
      </w:r>
      <w:r w:rsidR="00700E20">
        <w:rPr>
          <w:lang w:val="en-US"/>
        </w:rPr>
        <w:t>-</w:t>
      </w:r>
      <w:r w:rsidRPr="008E510D">
        <w:rPr>
          <w:lang w:val="en-US"/>
        </w:rPr>
        <w:t xml:space="preserve"> or 4</w:t>
      </w:r>
      <w:r w:rsidR="00700E20">
        <w:rPr>
          <w:lang w:val="en-US"/>
        </w:rPr>
        <w:t>-</w:t>
      </w:r>
      <w:r w:rsidRPr="008E510D">
        <w:rPr>
          <w:lang w:val="en-US"/>
        </w:rPr>
        <w:t xml:space="preserve">dimensional perspectives, may </w:t>
      </w:r>
      <w:r w:rsidR="000C6BB2">
        <w:rPr>
          <w:lang w:val="en-US"/>
        </w:rPr>
        <w:t xml:space="preserve">be implemented using </w:t>
      </w:r>
      <w:r w:rsidRPr="008E510D">
        <w:rPr>
          <w:lang w:val="en-US"/>
        </w:rPr>
        <w:t xml:space="preserve">the general </w:t>
      </w:r>
      <w:proofErr w:type="spellStart"/>
      <w:r w:rsidRPr="008E510D">
        <w:rPr>
          <w:lang w:val="en-US"/>
        </w:rPr>
        <w:t>HY_Catchment</w:t>
      </w:r>
      <w:r w:rsidR="002C3C8A">
        <w:rPr>
          <w:lang w:val="en-US"/>
        </w:rPr>
        <w:t>Realization</w:t>
      </w:r>
      <w:proofErr w:type="spellEnd"/>
      <w:r w:rsidRPr="008E510D">
        <w:rPr>
          <w:lang w:val="en-US"/>
        </w:rPr>
        <w:t xml:space="preserve"> type. </w:t>
      </w:r>
      <w:proofErr w:type="spellStart"/>
      <w:r w:rsidR="000C7924" w:rsidRPr="008E510D">
        <w:rPr>
          <w:lang w:val="en-US"/>
        </w:rPr>
        <w:t>HY_Catchment</w:t>
      </w:r>
      <w:r w:rsidR="002C3C8A">
        <w:rPr>
          <w:lang w:val="en-US"/>
        </w:rPr>
        <w:t>Realization</w:t>
      </w:r>
      <w:proofErr w:type="spellEnd"/>
      <w:r w:rsidR="000C7924" w:rsidRPr="008E510D">
        <w:rPr>
          <w:lang w:val="en-US"/>
        </w:rPr>
        <w:t xml:space="preserve"> carries the </w:t>
      </w:r>
      <w:proofErr w:type="spellStart"/>
      <w:r w:rsidR="002C3C8A">
        <w:rPr>
          <w:rStyle w:val="Hervorhebung"/>
          <w:lang w:val="en-US"/>
        </w:rPr>
        <w:t>realized</w:t>
      </w:r>
      <w:r w:rsidR="000C7924" w:rsidRPr="008E510D">
        <w:rPr>
          <w:rStyle w:val="Hervorhebung"/>
          <w:lang w:val="en-US"/>
        </w:rPr>
        <w:t>Catchment</w:t>
      </w:r>
      <w:proofErr w:type="spellEnd"/>
      <w:r w:rsidR="000C7924" w:rsidRPr="008E510D">
        <w:rPr>
          <w:lang w:val="en-US"/>
        </w:rPr>
        <w:t xml:space="preserve"> association</w:t>
      </w:r>
      <w:r w:rsidR="00D11D52">
        <w:rPr>
          <w:lang w:val="en-US"/>
        </w:rPr>
        <w:t>.</w:t>
      </w:r>
      <w:r w:rsidR="000C7924" w:rsidRPr="008E510D">
        <w:rPr>
          <w:lang w:val="en-US"/>
        </w:rPr>
        <w:t xml:space="preserve"> </w:t>
      </w:r>
    </w:p>
    <w:p w14:paraId="437CE0D6" w14:textId="32C6C745" w:rsidR="00733BF8" w:rsidRDefault="00733BF8" w:rsidP="00733BF8">
      <w:pPr>
        <w:pStyle w:val="OGCtableheader"/>
      </w:pPr>
      <w:bookmarkStart w:id="163" w:name="_Toc471741752"/>
      <w:r>
        <w:t xml:space="preserve">Table </w:t>
      </w:r>
      <w:r w:rsidR="003F6442">
        <w:fldChar w:fldCharType="begin"/>
      </w:r>
      <w:r w:rsidR="003F6442">
        <w:instrText xml:space="preserve"> SEQ Table \* ARABIC </w:instrText>
      </w:r>
      <w:r w:rsidR="003F6442">
        <w:fldChar w:fldCharType="separate"/>
      </w:r>
      <w:r w:rsidR="00C66441">
        <w:rPr>
          <w:noProof/>
        </w:rPr>
        <w:t>11</w:t>
      </w:r>
      <w:r w:rsidR="003F6442">
        <w:rPr>
          <w:noProof/>
        </w:rPr>
        <w:fldChar w:fldCharType="end"/>
      </w:r>
      <w:r>
        <w:t xml:space="preserve">: </w:t>
      </w:r>
      <w:proofErr w:type="spellStart"/>
      <w:r>
        <w:t>HY_</w:t>
      </w:r>
      <w:r w:rsidR="002320A2">
        <w:t>CatchmentRealization</w:t>
      </w:r>
      <w:bookmarkEnd w:id="163"/>
      <w:proofErr w:type="spellEnd"/>
      <w:r>
        <w:t xml:space="preserve"> </w:t>
      </w:r>
    </w:p>
    <w:tbl>
      <w:tblPr>
        <w:tblStyle w:val="Tabellenraster"/>
        <w:tblW w:w="0" w:type="auto"/>
        <w:tblLook w:val="04A0" w:firstRow="1" w:lastRow="0" w:firstColumn="1" w:lastColumn="0" w:noHBand="0" w:noVBand="1"/>
      </w:tblPr>
      <w:tblGrid>
        <w:gridCol w:w="2283"/>
        <w:gridCol w:w="5115"/>
        <w:gridCol w:w="1350"/>
      </w:tblGrid>
      <w:tr w:rsidR="00733BF8" w:rsidRPr="008E510D" w14:paraId="28ABE9AE" w14:textId="77777777" w:rsidTr="00EF6B54">
        <w:tc>
          <w:tcPr>
            <w:tcW w:w="2283" w:type="dxa"/>
            <w:hideMark/>
          </w:tcPr>
          <w:p w14:paraId="28CA3867" w14:textId="77777777" w:rsidR="00733BF8" w:rsidRPr="008E510D" w:rsidRDefault="00733BF8" w:rsidP="00EF6B54">
            <w:pPr>
              <w:spacing w:after="0"/>
              <w:jc w:val="both"/>
              <w:rPr>
                <w:b/>
                <w:bCs/>
              </w:rPr>
            </w:pPr>
            <w:r>
              <w:rPr>
                <w:b/>
                <w:bCs/>
              </w:rPr>
              <w:t>Property</w:t>
            </w:r>
          </w:p>
        </w:tc>
        <w:tc>
          <w:tcPr>
            <w:tcW w:w="5115" w:type="dxa"/>
            <w:hideMark/>
          </w:tcPr>
          <w:p w14:paraId="70E285E8" w14:textId="77777777" w:rsidR="00733BF8" w:rsidRPr="008E510D" w:rsidRDefault="00733BF8" w:rsidP="00EF6B54">
            <w:pPr>
              <w:spacing w:after="0"/>
              <w:jc w:val="both"/>
              <w:rPr>
                <w:b/>
                <w:bCs/>
              </w:rPr>
            </w:pPr>
            <w:r>
              <w:rPr>
                <w:b/>
                <w:bCs/>
              </w:rPr>
              <w:t>Concept</w:t>
            </w:r>
            <w:r w:rsidRPr="008E510D">
              <w:rPr>
                <w:b/>
                <w:bCs/>
              </w:rPr>
              <w:t xml:space="preserve"> </w:t>
            </w:r>
            <w:r>
              <w:rPr>
                <w:b/>
                <w:bCs/>
              </w:rPr>
              <w:t>or definition</w:t>
            </w:r>
          </w:p>
        </w:tc>
        <w:tc>
          <w:tcPr>
            <w:tcW w:w="1350" w:type="dxa"/>
            <w:hideMark/>
          </w:tcPr>
          <w:p w14:paraId="3D3801DA" w14:textId="77777777" w:rsidR="00733BF8" w:rsidRPr="008E510D" w:rsidRDefault="00733BF8" w:rsidP="00EF6B54">
            <w:pPr>
              <w:spacing w:after="0"/>
              <w:jc w:val="both"/>
              <w:rPr>
                <w:b/>
                <w:bCs/>
              </w:rPr>
            </w:pPr>
            <w:r>
              <w:rPr>
                <w:b/>
                <w:bCs/>
              </w:rPr>
              <w:t>Relation</w:t>
            </w:r>
          </w:p>
        </w:tc>
      </w:tr>
      <w:tr w:rsidR="00733BF8" w:rsidRPr="008E510D" w14:paraId="3E4F46D5" w14:textId="77777777" w:rsidTr="00EF6B54">
        <w:tc>
          <w:tcPr>
            <w:tcW w:w="2283" w:type="dxa"/>
            <w:hideMark/>
          </w:tcPr>
          <w:p w14:paraId="663077C0" w14:textId="7A8E2967" w:rsidR="00733BF8" w:rsidRPr="000352BA" w:rsidRDefault="00733BF8" w:rsidP="00EF6B54">
            <w:pPr>
              <w:spacing w:after="0"/>
              <w:rPr>
                <w:b/>
                <w:i/>
              </w:rPr>
            </w:pPr>
            <w:proofErr w:type="spellStart"/>
            <w:r w:rsidRPr="00733BF8">
              <w:rPr>
                <w:rStyle w:val="Fett"/>
                <w:b w:val="0"/>
                <w:i/>
              </w:rPr>
              <w:t>realizedCatchment</w:t>
            </w:r>
            <w:proofErr w:type="spellEnd"/>
          </w:p>
        </w:tc>
        <w:tc>
          <w:tcPr>
            <w:tcW w:w="5115" w:type="dxa"/>
            <w:hideMark/>
          </w:tcPr>
          <w:p w14:paraId="6C6EDBC9" w14:textId="7F63EB1A" w:rsidR="00733BF8" w:rsidRPr="00733BF8" w:rsidRDefault="00733BF8" w:rsidP="00733BF8">
            <w:pPr>
              <w:pStyle w:val="StandardWeb"/>
              <w:jc w:val="both"/>
              <w:rPr>
                <w:lang w:val="en-US"/>
              </w:rPr>
            </w:pPr>
            <w:r>
              <w:rPr>
                <w:lang w:val="en-US"/>
              </w:rPr>
              <w:t xml:space="preserve">identifies </w:t>
            </w:r>
            <w:r w:rsidRPr="008E510D">
              <w:rPr>
                <w:lang w:val="en-US"/>
              </w:rPr>
              <w:t xml:space="preserve">the </w:t>
            </w:r>
            <w:r>
              <w:rPr>
                <w:lang w:val="en-US"/>
              </w:rPr>
              <w:t xml:space="preserve">one and only one </w:t>
            </w:r>
            <w:r w:rsidRPr="008E510D">
              <w:rPr>
                <w:lang w:val="en-US"/>
              </w:rPr>
              <w:t>catchment</w:t>
            </w:r>
            <w:r>
              <w:rPr>
                <w:lang w:val="en-US"/>
              </w:rPr>
              <w:t xml:space="preserve"> that is realized by a particular feature</w:t>
            </w:r>
            <w:r w:rsidRPr="008E510D">
              <w:rPr>
                <w:lang w:val="en-US"/>
              </w:rPr>
              <w:t xml:space="preserve">. Referencing the hydrologic complex </w:t>
            </w:r>
            <w:r>
              <w:rPr>
                <w:lang w:val="en-US"/>
              </w:rPr>
              <w:t>containing</w:t>
            </w:r>
            <w:r w:rsidRPr="008E510D">
              <w:rPr>
                <w:lang w:val="en-US"/>
              </w:rPr>
              <w:t xml:space="preserve"> the catchment and </w:t>
            </w:r>
            <w:r>
              <w:rPr>
                <w:lang w:val="en-US"/>
              </w:rPr>
              <w:t xml:space="preserve">all of </w:t>
            </w:r>
            <w:r w:rsidRPr="008E510D">
              <w:rPr>
                <w:lang w:val="en-US"/>
              </w:rPr>
              <w:t xml:space="preserve">its realizations, </w:t>
            </w:r>
            <w:r>
              <w:rPr>
                <w:lang w:val="en-US"/>
              </w:rPr>
              <w:t>supports</w:t>
            </w:r>
            <w:r w:rsidRPr="008E510D">
              <w:rPr>
                <w:lang w:val="en-US"/>
              </w:rPr>
              <w:t xml:space="preserve"> a catchment's existence to be recognized and linked to multiple realizations without the complexity and full detail of a scientific model. By referencing </w:t>
            </w:r>
            <w:r>
              <w:rPr>
                <w:lang w:val="en-US"/>
              </w:rPr>
              <w:t>the catchment topology</w:t>
            </w:r>
            <w:r w:rsidRPr="008E510D">
              <w:rPr>
                <w:lang w:val="en-US"/>
              </w:rPr>
              <w:t>, topological relationships can be established a</w:t>
            </w:r>
            <w:r>
              <w:rPr>
                <w:lang w:val="en-US"/>
              </w:rPr>
              <w:t>nd common identifiers assigned.</w:t>
            </w:r>
          </w:p>
        </w:tc>
        <w:tc>
          <w:tcPr>
            <w:tcW w:w="1350" w:type="dxa"/>
            <w:hideMark/>
          </w:tcPr>
          <w:p w14:paraId="73F2A275" w14:textId="77777777" w:rsidR="00733BF8" w:rsidRPr="008E510D" w:rsidRDefault="00733BF8" w:rsidP="00EF6B54">
            <w:pPr>
              <w:spacing w:after="0"/>
            </w:pPr>
            <w:r>
              <w:t>Association</w:t>
            </w:r>
          </w:p>
        </w:tc>
      </w:tr>
    </w:tbl>
    <w:p w14:paraId="0142FCAF" w14:textId="59EB89E5" w:rsidR="00033C57" w:rsidRDefault="002B2109" w:rsidP="00450C77">
      <w:pPr>
        <w:pStyle w:val="StandardWeb"/>
        <w:jc w:val="both"/>
        <w:rPr>
          <w:lang w:val="en-US"/>
        </w:rPr>
      </w:pPr>
      <w:r>
        <w:rPr>
          <w:lang w:val="en-US"/>
        </w:rPr>
        <w:t xml:space="preserve">The </w:t>
      </w:r>
      <w:proofErr w:type="spellStart"/>
      <w:r w:rsidR="00033C57" w:rsidRPr="002B2109">
        <w:rPr>
          <w:b/>
          <w:lang w:val="en-US"/>
        </w:rPr>
        <w:t>HY_Flowpath</w:t>
      </w:r>
      <w:proofErr w:type="spellEnd"/>
      <w:r w:rsidR="00033C57" w:rsidRPr="008E510D">
        <w:rPr>
          <w:lang w:val="en-US"/>
        </w:rPr>
        <w:t xml:space="preserve"> feature type </w:t>
      </w:r>
      <w:r w:rsidR="00C62790">
        <w:t xml:space="preserve">realizes an 'un-realized' catchment specifically as a path connecting the inflow and outflow of the logical catchment it realizes. </w:t>
      </w:r>
      <w:proofErr w:type="spellStart"/>
      <w:r w:rsidR="00C62790">
        <w:t>HY_Flowpath</w:t>
      </w:r>
      <w:proofErr w:type="spellEnd"/>
      <w:r w:rsidR="00C62790">
        <w:t xml:space="preserve"> specializes </w:t>
      </w:r>
      <w:proofErr w:type="spellStart"/>
      <w:r w:rsidR="00C62790">
        <w:t>HY_</w:t>
      </w:r>
      <w:r w:rsidR="0049222C">
        <w:t>CatchmentRealization</w:t>
      </w:r>
      <w:proofErr w:type="spellEnd"/>
      <w:r w:rsidR="0049222C">
        <w:t xml:space="preserve"> </w:t>
      </w:r>
      <w:r w:rsidR="00C62790">
        <w:t xml:space="preserve">with respect to an implied linear geometric representation including a straight or curved line. </w:t>
      </w:r>
      <w:r w:rsidR="00E80059">
        <w:t xml:space="preserve">Topologically, the flowpath connects the inflow and outflow of the logical catchment, and is understood as an edge bounded by an inflow node and an outflow node, and corresponding to left-bank and right-bank </w:t>
      </w:r>
      <w:r w:rsidR="00E80059">
        <w:lastRenderedPageBreak/>
        <w:t xml:space="preserve">catchment faces. </w:t>
      </w:r>
      <w:r w:rsidR="00F20882">
        <w:t xml:space="preserve">Hydrologically, the flowpath is a line describing a moving particle of water. </w:t>
      </w:r>
      <w:r w:rsidR="00033C57" w:rsidRPr="008E510D">
        <w:rPr>
          <w:lang w:val="en-US"/>
        </w:rPr>
        <w:t xml:space="preserve">Through generalization, </w:t>
      </w:r>
      <w:proofErr w:type="spellStart"/>
      <w:r w:rsidR="00033C57" w:rsidRPr="008E510D">
        <w:rPr>
          <w:lang w:val="en-US"/>
        </w:rPr>
        <w:t>HY_Flowpath</w:t>
      </w:r>
      <w:proofErr w:type="spellEnd"/>
      <w:r w:rsidR="00033C57" w:rsidRPr="008E510D">
        <w:rPr>
          <w:lang w:val="en-US"/>
        </w:rPr>
        <w:t xml:space="preserve"> inherits the </w:t>
      </w:r>
      <w:proofErr w:type="spellStart"/>
      <w:r w:rsidR="002C3C8A">
        <w:rPr>
          <w:rStyle w:val="Hervorhebung"/>
          <w:lang w:val="en-US"/>
        </w:rPr>
        <w:t>realized</w:t>
      </w:r>
      <w:r w:rsidR="00033C57" w:rsidRPr="008E510D">
        <w:rPr>
          <w:rStyle w:val="Hervorhebung"/>
          <w:lang w:val="en-US"/>
        </w:rPr>
        <w:t>Catchment</w:t>
      </w:r>
      <w:proofErr w:type="spellEnd"/>
      <w:r w:rsidR="00033C57" w:rsidRPr="008E510D">
        <w:rPr>
          <w:lang w:val="en-US"/>
        </w:rPr>
        <w:t xml:space="preserve"> association</w:t>
      </w:r>
      <w:r w:rsidR="0049222C">
        <w:rPr>
          <w:lang w:val="en-US"/>
        </w:rPr>
        <w:t>. It</w:t>
      </w:r>
      <w:r w:rsidR="00033C57" w:rsidRPr="008E510D">
        <w:rPr>
          <w:lang w:val="en-US"/>
        </w:rPr>
        <w:t xml:space="preserve"> carries the properties: </w:t>
      </w:r>
      <w:r w:rsidR="00033C57" w:rsidRPr="008E510D">
        <w:rPr>
          <w:rStyle w:val="Hervorhebung"/>
          <w:lang w:val="en-US"/>
        </w:rPr>
        <w:t>shape</w:t>
      </w:r>
      <w:r w:rsidR="00033C57" w:rsidRPr="008E510D">
        <w:rPr>
          <w:lang w:val="en-US"/>
        </w:rPr>
        <w:t xml:space="preserve">, and </w:t>
      </w:r>
      <w:proofErr w:type="spellStart"/>
      <w:r w:rsidR="00033C57" w:rsidRPr="008E510D">
        <w:rPr>
          <w:rStyle w:val="Hervorhebung"/>
          <w:lang w:val="en-US"/>
        </w:rPr>
        <w:t>flowpathNetwork</w:t>
      </w:r>
      <w:proofErr w:type="spellEnd"/>
      <w:r w:rsidR="00033C57" w:rsidRPr="008E510D">
        <w:rPr>
          <w:lang w:val="en-US"/>
        </w:rPr>
        <w:t xml:space="preserve">. </w:t>
      </w:r>
    </w:p>
    <w:p w14:paraId="204B1C5D" w14:textId="41E95054" w:rsidR="00D240E1" w:rsidRDefault="00D240E1" w:rsidP="00D240E1">
      <w:pPr>
        <w:pStyle w:val="OGCtableheader"/>
      </w:pPr>
      <w:bookmarkStart w:id="164" w:name="_Toc471741753"/>
      <w:r>
        <w:t xml:space="preserve">Table </w:t>
      </w:r>
      <w:r w:rsidR="003F6442">
        <w:fldChar w:fldCharType="begin"/>
      </w:r>
      <w:r w:rsidR="003F6442">
        <w:instrText xml:space="preserve"> SE</w:instrText>
      </w:r>
      <w:r w:rsidR="003F6442">
        <w:instrText xml:space="preserve">Q Table \* ARABIC </w:instrText>
      </w:r>
      <w:r w:rsidR="003F6442">
        <w:fldChar w:fldCharType="separate"/>
      </w:r>
      <w:r w:rsidR="00C66441">
        <w:rPr>
          <w:noProof/>
        </w:rPr>
        <w:t>12</w:t>
      </w:r>
      <w:r w:rsidR="003F6442">
        <w:rPr>
          <w:noProof/>
        </w:rPr>
        <w:fldChar w:fldCharType="end"/>
      </w:r>
      <w:r>
        <w:t xml:space="preserve">: </w:t>
      </w:r>
      <w:proofErr w:type="spellStart"/>
      <w:r>
        <w:t>HY_Flowpath</w:t>
      </w:r>
      <w:bookmarkEnd w:id="164"/>
      <w:proofErr w:type="spellEnd"/>
    </w:p>
    <w:tbl>
      <w:tblPr>
        <w:tblStyle w:val="Tabellenraster"/>
        <w:tblW w:w="0" w:type="auto"/>
        <w:tblLook w:val="04A0" w:firstRow="1" w:lastRow="0" w:firstColumn="1" w:lastColumn="0" w:noHBand="0" w:noVBand="1"/>
      </w:tblPr>
      <w:tblGrid>
        <w:gridCol w:w="2283"/>
        <w:gridCol w:w="5115"/>
        <w:gridCol w:w="1350"/>
      </w:tblGrid>
      <w:tr w:rsidR="00D240E1" w:rsidRPr="008E510D" w14:paraId="3909A3B5" w14:textId="77777777" w:rsidTr="00EF6B54">
        <w:tc>
          <w:tcPr>
            <w:tcW w:w="2283" w:type="dxa"/>
            <w:hideMark/>
          </w:tcPr>
          <w:p w14:paraId="7C8BD0C2" w14:textId="77777777" w:rsidR="00D240E1" w:rsidRPr="008E510D" w:rsidRDefault="00D240E1" w:rsidP="00EF6B54">
            <w:pPr>
              <w:spacing w:after="0"/>
              <w:jc w:val="both"/>
              <w:rPr>
                <w:b/>
                <w:bCs/>
              </w:rPr>
            </w:pPr>
            <w:r>
              <w:rPr>
                <w:b/>
                <w:bCs/>
              </w:rPr>
              <w:t>Property</w:t>
            </w:r>
          </w:p>
        </w:tc>
        <w:tc>
          <w:tcPr>
            <w:tcW w:w="5115" w:type="dxa"/>
            <w:hideMark/>
          </w:tcPr>
          <w:p w14:paraId="1AD48C6E" w14:textId="77777777" w:rsidR="00D240E1" w:rsidRPr="008E510D" w:rsidRDefault="00D240E1" w:rsidP="00EF6B54">
            <w:pPr>
              <w:spacing w:after="0"/>
              <w:jc w:val="both"/>
              <w:rPr>
                <w:b/>
                <w:bCs/>
              </w:rPr>
            </w:pPr>
            <w:r>
              <w:rPr>
                <w:b/>
                <w:bCs/>
              </w:rPr>
              <w:t>Concept</w:t>
            </w:r>
            <w:r w:rsidRPr="008E510D">
              <w:rPr>
                <w:b/>
                <w:bCs/>
              </w:rPr>
              <w:t xml:space="preserve"> </w:t>
            </w:r>
            <w:r>
              <w:rPr>
                <w:b/>
                <w:bCs/>
              </w:rPr>
              <w:t>or definition</w:t>
            </w:r>
          </w:p>
        </w:tc>
        <w:tc>
          <w:tcPr>
            <w:tcW w:w="1350" w:type="dxa"/>
            <w:hideMark/>
          </w:tcPr>
          <w:p w14:paraId="671C0571" w14:textId="77777777" w:rsidR="00D240E1" w:rsidRPr="008E510D" w:rsidRDefault="00D240E1" w:rsidP="00EF6B54">
            <w:pPr>
              <w:spacing w:after="0"/>
              <w:jc w:val="both"/>
              <w:rPr>
                <w:b/>
                <w:bCs/>
              </w:rPr>
            </w:pPr>
            <w:r>
              <w:rPr>
                <w:b/>
                <w:bCs/>
              </w:rPr>
              <w:t>Relation</w:t>
            </w:r>
          </w:p>
        </w:tc>
      </w:tr>
      <w:tr w:rsidR="00D240E1" w:rsidRPr="008E510D" w14:paraId="00E3E32E" w14:textId="77777777" w:rsidTr="00EF6B54">
        <w:tc>
          <w:tcPr>
            <w:tcW w:w="2283" w:type="dxa"/>
            <w:hideMark/>
          </w:tcPr>
          <w:p w14:paraId="41DA208F" w14:textId="2A98B299" w:rsidR="00D240E1" w:rsidRPr="00A85D8D" w:rsidRDefault="00D240E1" w:rsidP="00EF6B54">
            <w:pPr>
              <w:spacing w:after="0"/>
              <w:rPr>
                <w:b/>
                <w:i/>
              </w:rPr>
            </w:pPr>
            <w:r w:rsidRPr="00A85D8D">
              <w:rPr>
                <w:rStyle w:val="Fett"/>
                <w:b w:val="0"/>
                <w:i/>
              </w:rPr>
              <w:t>shape</w:t>
            </w:r>
          </w:p>
        </w:tc>
        <w:tc>
          <w:tcPr>
            <w:tcW w:w="5115" w:type="dxa"/>
            <w:hideMark/>
          </w:tcPr>
          <w:p w14:paraId="681FE490" w14:textId="485975AB" w:rsidR="00D240E1" w:rsidRPr="008E510D" w:rsidRDefault="00D240E1" w:rsidP="00EF6B54">
            <w:pPr>
              <w:spacing w:after="0"/>
            </w:pPr>
            <w:r w:rsidRPr="00D240E1">
              <w:t>linear geometric representation of the one-dimensional flowpath, usually as a curve.</w:t>
            </w:r>
          </w:p>
        </w:tc>
        <w:tc>
          <w:tcPr>
            <w:tcW w:w="1350" w:type="dxa"/>
            <w:hideMark/>
          </w:tcPr>
          <w:p w14:paraId="2A90679E" w14:textId="596A436B" w:rsidR="00D240E1" w:rsidRPr="008E510D" w:rsidRDefault="00D240E1" w:rsidP="00EF6B54">
            <w:pPr>
              <w:spacing w:after="0"/>
            </w:pPr>
            <w:r>
              <w:t>Attribute</w:t>
            </w:r>
          </w:p>
        </w:tc>
      </w:tr>
      <w:tr w:rsidR="00D240E1" w:rsidRPr="008E510D" w14:paraId="7C72508A" w14:textId="77777777" w:rsidTr="00EF6B54">
        <w:tc>
          <w:tcPr>
            <w:tcW w:w="2283" w:type="dxa"/>
          </w:tcPr>
          <w:p w14:paraId="418F19D4" w14:textId="63D272A5" w:rsidR="00D240E1" w:rsidRPr="00A85D8D" w:rsidRDefault="00D240E1" w:rsidP="00EF6B54">
            <w:pPr>
              <w:spacing w:after="0"/>
              <w:rPr>
                <w:rStyle w:val="Hervorhebung"/>
                <w:b/>
                <w:i w:val="0"/>
              </w:rPr>
            </w:pPr>
            <w:proofErr w:type="spellStart"/>
            <w:r w:rsidRPr="00A85D8D">
              <w:rPr>
                <w:rStyle w:val="Fett"/>
                <w:b w:val="0"/>
                <w:i/>
              </w:rPr>
              <w:t>flowpathNetwork</w:t>
            </w:r>
            <w:proofErr w:type="spellEnd"/>
          </w:p>
        </w:tc>
        <w:tc>
          <w:tcPr>
            <w:tcW w:w="5115" w:type="dxa"/>
          </w:tcPr>
          <w:p w14:paraId="29DEA3BF" w14:textId="133AAD5E" w:rsidR="00D240E1" w:rsidRPr="00D240E1" w:rsidRDefault="00D240E1" w:rsidP="00D240E1">
            <w:pPr>
              <w:pStyle w:val="StandardWeb"/>
            </w:pPr>
            <w:r w:rsidRPr="00D240E1">
              <w:t xml:space="preserve">sequence of flowpaths forming a connected network, which realizes as a whole the catchment that contains the catchment realized by the single flowpath. This concept requires a non-branching 'main-stem' of watercourses, and a single linear </w:t>
            </w:r>
            <w:r>
              <w:t>representation of each of these.</w:t>
            </w:r>
          </w:p>
        </w:tc>
        <w:tc>
          <w:tcPr>
            <w:tcW w:w="1350" w:type="dxa"/>
          </w:tcPr>
          <w:p w14:paraId="5D3CB180" w14:textId="77777777" w:rsidR="00D240E1" w:rsidRDefault="00D240E1" w:rsidP="00EF6B54">
            <w:pPr>
              <w:spacing w:after="0"/>
            </w:pPr>
            <w:r>
              <w:t>Association</w:t>
            </w:r>
          </w:p>
        </w:tc>
      </w:tr>
    </w:tbl>
    <w:p w14:paraId="007E7074" w14:textId="2261B1DA" w:rsidR="00033C57" w:rsidRDefault="00033C57" w:rsidP="0049222C">
      <w:pPr>
        <w:pStyle w:val="StandardWeb"/>
        <w:jc w:val="both"/>
        <w:rPr>
          <w:lang w:val="en-US"/>
        </w:rPr>
      </w:pPr>
      <w:r w:rsidRPr="008E510D">
        <w:rPr>
          <w:lang w:val="en-US"/>
        </w:rPr>
        <w:t xml:space="preserve">The </w:t>
      </w:r>
      <w:proofErr w:type="spellStart"/>
      <w:r w:rsidRPr="0049222C">
        <w:rPr>
          <w:b/>
          <w:lang w:val="en-US"/>
        </w:rPr>
        <w:t>HY_WaterEdge</w:t>
      </w:r>
      <w:proofErr w:type="spellEnd"/>
      <w:r w:rsidRPr="008E510D">
        <w:rPr>
          <w:lang w:val="en-US"/>
        </w:rPr>
        <w:t xml:space="preserve"> feature type </w:t>
      </w:r>
      <w:r w:rsidR="0049222C" w:rsidRPr="0049222C">
        <w:rPr>
          <w:lang w:val="en-US"/>
        </w:rPr>
        <w:t>realizes an 'un-realized' catchment specifically as path connecting</w:t>
      </w:r>
      <w:r w:rsidR="0049222C" w:rsidRPr="0049222C">
        <w:rPr>
          <w:rFonts w:ascii="Segoe UI" w:hAnsi="Segoe UI" w:cs="Segoe UI"/>
          <w:sz w:val="18"/>
          <w:szCs w:val="18"/>
        </w:rPr>
        <w:t xml:space="preserve"> </w:t>
      </w:r>
      <w:r w:rsidR="0049222C" w:rsidRPr="0049222C">
        <w:rPr>
          <w:lang w:val="en-US"/>
        </w:rPr>
        <w:t xml:space="preserve">the inflow and outflow of the logical catchment it realizes. </w:t>
      </w:r>
      <w:proofErr w:type="spellStart"/>
      <w:r w:rsidR="0049222C" w:rsidRPr="0049222C">
        <w:t>HY_WaterEdge</w:t>
      </w:r>
      <w:proofErr w:type="spellEnd"/>
      <w:r w:rsidR="0049222C" w:rsidRPr="0049222C">
        <w:t xml:space="preserve"> feature type specializes </w:t>
      </w:r>
      <w:proofErr w:type="spellStart"/>
      <w:r w:rsidR="0049222C" w:rsidRPr="0049222C">
        <w:t>HY_CatchmentReali</w:t>
      </w:r>
      <w:r w:rsidR="0049222C">
        <w:t>z</w:t>
      </w:r>
      <w:r w:rsidR="0049222C" w:rsidRPr="0049222C">
        <w:t>ation</w:t>
      </w:r>
      <w:proofErr w:type="spellEnd"/>
      <w:r w:rsidR="0049222C" w:rsidRPr="0049222C">
        <w:t xml:space="preserve"> with respect to an implied linear geometric representation</w:t>
      </w:r>
      <w:r w:rsidR="00B41C54">
        <w:t>, including a closed line</w:t>
      </w:r>
      <w:r w:rsidR="0049222C" w:rsidRPr="0049222C">
        <w:t xml:space="preserve">. </w:t>
      </w:r>
      <w:r w:rsidR="00E80059">
        <w:t xml:space="preserve">Topologically, the water edge realizes the catchment as an edge connecting inflow and outflow realized as nodes fixed at the inflow node and outflow node of the corresponding flowpath. </w:t>
      </w:r>
      <w:r w:rsidR="00F20882">
        <w:t xml:space="preserve">Hydrologically, the water edge follows the line of intersection between a water body stratum and the confining depression, or channel. </w:t>
      </w:r>
      <w:r w:rsidRPr="008E510D">
        <w:rPr>
          <w:lang w:val="en-US"/>
        </w:rPr>
        <w:t xml:space="preserve">Through generalization, </w:t>
      </w:r>
      <w:proofErr w:type="spellStart"/>
      <w:r w:rsidRPr="008E510D">
        <w:rPr>
          <w:lang w:val="en-US"/>
        </w:rPr>
        <w:t>HY_WaterEdge</w:t>
      </w:r>
      <w:proofErr w:type="spellEnd"/>
      <w:r w:rsidRPr="008E510D">
        <w:rPr>
          <w:lang w:val="en-US"/>
        </w:rPr>
        <w:t xml:space="preserve"> inherits the </w:t>
      </w:r>
      <w:proofErr w:type="spellStart"/>
      <w:r w:rsidR="002C3C8A">
        <w:rPr>
          <w:rStyle w:val="Hervorhebung"/>
          <w:lang w:val="en-US"/>
        </w:rPr>
        <w:t>realized</w:t>
      </w:r>
      <w:r w:rsidRPr="008E510D">
        <w:rPr>
          <w:rStyle w:val="Hervorhebung"/>
          <w:lang w:val="en-US"/>
        </w:rPr>
        <w:t>Catchment</w:t>
      </w:r>
      <w:proofErr w:type="spellEnd"/>
      <w:r w:rsidRPr="008E510D">
        <w:rPr>
          <w:lang w:val="en-US"/>
        </w:rPr>
        <w:t xml:space="preserve"> association, and carries the properties: </w:t>
      </w:r>
      <w:r w:rsidRPr="008E510D">
        <w:rPr>
          <w:rStyle w:val="Hervorhebung"/>
          <w:lang w:val="en-US"/>
        </w:rPr>
        <w:t>shape</w:t>
      </w:r>
      <w:r w:rsidRPr="008E510D">
        <w:rPr>
          <w:lang w:val="en-US"/>
        </w:rPr>
        <w:t xml:space="preserve">, </w:t>
      </w:r>
      <w:proofErr w:type="spellStart"/>
      <w:r w:rsidR="0049222C" w:rsidRPr="0049222C">
        <w:rPr>
          <w:i/>
          <w:lang w:val="en-US"/>
        </w:rPr>
        <w:t>correspondingWaterEdge</w:t>
      </w:r>
      <w:proofErr w:type="spellEnd"/>
      <w:r w:rsidR="0049222C">
        <w:rPr>
          <w:lang w:val="en-US"/>
        </w:rPr>
        <w:t xml:space="preserve">, and </w:t>
      </w:r>
      <w:proofErr w:type="spellStart"/>
      <w:r w:rsidRPr="008E510D">
        <w:rPr>
          <w:rStyle w:val="Hervorhebung"/>
          <w:lang w:val="en-US"/>
        </w:rPr>
        <w:t>waterEdgeNetwork</w:t>
      </w:r>
      <w:proofErr w:type="spellEnd"/>
      <w:r w:rsidRPr="008E510D">
        <w:rPr>
          <w:lang w:val="en-US"/>
        </w:rPr>
        <w:t xml:space="preserve">. </w:t>
      </w:r>
    </w:p>
    <w:p w14:paraId="0573D173" w14:textId="23DC5534" w:rsidR="000C043D" w:rsidRDefault="000C043D" w:rsidP="000C043D">
      <w:pPr>
        <w:pStyle w:val="OGCtableheader"/>
      </w:pPr>
      <w:bookmarkStart w:id="165" w:name="_Toc471741754"/>
      <w:r>
        <w:t xml:space="preserve">Table </w:t>
      </w:r>
      <w:r w:rsidR="003F6442">
        <w:fldChar w:fldCharType="begin"/>
      </w:r>
      <w:r w:rsidR="003F6442">
        <w:instrText xml:space="preserve"> SEQ Table \* ARABIC </w:instrText>
      </w:r>
      <w:r w:rsidR="003F6442">
        <w:fldChar w:fldCharType="separate"/>
      </w:r>
      <w:r w:rsidR="00C66441">
        <w:rPr>
          <w:noProof/>
        </w:rPr>
        <w:t>13</w:t>
      </w:r>
      <w:r w:rsidR="003F6442">
        <w:rPr>
          <w:noProof/>
        </w:rPr>
        <w:fldChar w:fldCharType="end"/>
      </w:r>
      <w:r>
        <w:t xml:space="preserve">: </w:t>
      </w:r>
      <w:proofErr w:type="spellStart"/>
      <w:r>
        <w:t>HY_WaterEdge</w:t>
      </w:r>
      <w:bookmarkEnd w:id="165"/>
      <w:proofErr w:type="spellEnd"/>
    </w:p>
    <w:tbl>
      <w:tblPr>
        <w:tblStyle w:val="Tabellenraster"/>
        <w:tblW w:w="0" w:type="auto"/>
        <w:tblLayout w:type="fixed"/>
        <w:tblLook w:val="04A0" w:firstRow="1" w:lastRow="0" w:firstColumn="1" w:lastColumn="0" w:noHBand="0" w:noVBand="1"/>
      </w:tblPr>
      <w:tblGrid>
        <w:gridCol w:w="2283"/>
        <w:gridCol w:w="5115"/>
        <w:gridCol w:w="1350"/>
      </w:tblGrid>
      <w:tr w:rsidR="000C043D" w:rsidRPr="008E510D" w14:paraId="254CB077" w14:textId="77777777" w:rsidTr="00A85D8D">
        <w:tc>
          <w:tcPr>
            <w:tcW w:w="2283" w:type="dxa"/>
            <w:hideMark/>
          </w:tcPr>
          <w:p w14:paraId="4736DC1A" w14:textId="77777777" w:rsidR="000C043D" w:rsidRPr="008E510D" w:rsidRDefault="000C043D" w:rsidP="00EF6B54">
            <w:pPr>
              <w:spacing w:after="0"/>
              <w:jc w:val="both"/>
              <w:rPr>
                <w:b/>
                <w:bCs/>
              </w:rPr>
            </w:pPr>
            <w:r>
              <w:rPr>
                <w:b/>
                <w:bCs/>
              </w:rPr>
              <w:t>Property</w:t>
            </w:r>
          </w:p>
        </w:tc>
        <w:tc>
          <w:tcPr>
            <w:tcW w:w="5115" w:type="dxa"/>
            <w:hideMark/>
          </w:tcPr>
          <w:p w14:paraId="1EA6BB8C" w14:textId="77777777" w:rsidR="000C043D" w:rsidRPr="008E510D" w:rsidRDefault="000C043D" w:rsidP="00EF6B54">
            <w:pPr>
              <w:spacing w:after="0"/>
              <w:jc w:val="both"/>
              <w:rPr>
                <w:b/>
                <w:bCs/>
              </w:rPr>
            </w:pPr>
            <w:r>
              <w:rPr>
                <w:b/>
                <w:bCs/>
              </w:rPr>
              <w:t>Concept</w:t>
            </w:r>
            <w:r w:rsidRPr="008E510D">
              <w:rPr>
                <w:b/>
                <w:bCs/>
              </w:rPr>
              <w:t xml:space="preserve"> </w:t>
            </w:r>
            <w:r>
              <w:rPr>
                <w:b/>
                <w:bCs/>
              </w:rPr>
              <w:t>or definition</w:t>
            </w:r>
          </w:p>
        </w:tc>
        <w:tc>
          <w:tcPr>
            <w:tcW w:w="1350" w:type="dxa"/>
            <w:hideMark/>
          </w:tcPr>
          <w:p w14:paraId="7D75A520" w14:textId="77777777" w:rsidR="000C043D" w:rsidRPr="008E510D" w:rsidRDefault="000C043D" w:rsidP="00EF6B54">
            <w:pPr>
              <w:spacing w:after="0"/>
              <w:jc w:val="both"/>
              <w:rPr>
                <w:b/>
                <w:bCs/>
              </w:rPr>
            </w:pPr>
            <w:r>
              <w:rPr>
                <w:b/>
                <w:bCs/>
              </w:rPr>
              <w:t>Relation</w:t>
            </w:r>
          </w:p>
        </w:tc>
      </w:tr>
      <w:tr w:rsidR="000C043D" w:rsidRPr="008E510D" w14:paraId="1961944D" w14:textId="77777777" w:rsidTr="00A85D8D">
        <w:tc>
          <w:tcPr>
            <w:tcW w:w="2283" w:type="dxa"/>
            <w:hideMark/>
          </w:tcPr>
          <w:p w14:paraId="0A1A982E" w14:textId="5104CC91" w:rsidR="000C043D" w:rsidRPr="000C043D" w:rsidRDefault="000C043D" w:rsidP="00EF6B54">
            <w:pPr>
              <w:spacing w:after="0"/>
              <w:rPr>
                <w:b/>
                <w:i/>
              </w:rPr>
            </w:pPr>
            <w:r w:rsidRPr="000C043D">
              <w:rPr>
                <w:rStyle w:val="Fett"/>
                <w:b w:val="0"/>
                <w:i/>
              </w:rPr>
              <w:t>shape</w:t>
            </w:r>
          </w:p>
        </w:tc>
        <w:tc>
          <w:tcPr>
            <w:tcW w:w="5115" w:type="dxa"/>
            <w:hideMark/>
          </w:tcPr>
          <w:p w14:paraId="394CD31C" w14:textId="58264825" w:rsidR="000C043D" w:rsidRPr="008E510D" w:rsidRDefault="000C043D" w:rsidP="000C043D">
            <w:pPr>
              <w:spacing w:after="0"/>
              <w:jc w:val="both"/>
            </w:pPr>
            <w:r w:rsidRPr="008E510D">
              <w:t>linear geometric representation</w:t>
            </w:r>
            <w:r>
              <w:t xml:space="preserve"> </w:t>
            </w:r>
            <w:r w:rsidRPr="00467904">
              <w:t xml:space="preserve">of the one-dimensional </w:t>
            </w:r>
            <w:r>
              <w:t>water edge</w:t>
            </w:r>
            <w:r w:rsidRPr="00467904">
              <w:t xml:space="preserve">, usually </w:t>
            </w:r>
            <w:r>
              <w:t>an aggregate of curves</w:t>
            </w:r>
            <w:r w:rsidRPr="008E510D">
              <w:t>.</w:t>
            </w:r>
          </w:p>
        </w:tc>
        <w:tc>
          <w:tcPr>
            <w:tcW w:w="1350" w:type="dxa"/>
            <w:hideMark/>
          </w:tcPr>
          <w:p w14:paraId="534BAE11" w14:textId="296177DD" w:rsidR="000C043D" w:rsidRPr="008E510D" w:rsidRDefault="000C043D" w:rsidP="00EF6B54">
            <w:pPr>
              <w:spacing w:after="0"/>
            </w:pPr>
            <w:r>
              <w:t>Attribute</w:t>
            </w:r>
          </w:p>
        </w:tc>
      </w:tr>
      <w:tr w:rsidR="000C043D" w:rsidRPr="008E510D" w14:paraId="5693A308" w14:textId="77777777" w:rsidTr="00A85D8D">
        <w:tc>
          <w:tcPr>
            <w:tcW w:w="2283" w:type="dxa"/>
          </w:tcPr>
          <w:p w14:paraId="4F830472" w14:textId="47398A7C" w:rsidR="000C043D" w:rsidRPr="000C043D" w:rsidRDefault="000C043D" w:rsidP="00EF6B54">
            <w:pPr>
              <w:spacing w:after="0"/>
              <w:rPr>
                <w:rStyle w:val="Hervorhebung"/>
                <w:i w:val="0"/>
              </w:rPr>
            </w:pPr>
            <w:r w:rsidRPr="000C043D">
              <w:rPr>
                <w:i/>
              </w:rPr>
              <w:t>corresponding water edge</w:t>
            </w:r>
          </w:p>
        </w:tc>
        <w:tc>
          <w:tcPr>
            <w:tcW w:w="5115" w:type="dxa"/>
          </w:tcPr>
          <w:p w14:paraId="704E6546" w14:textId="71392CE1" w:rsidR="000C043D" w:rsidRPr="00D01866" w:rsidRDefault="000C043D" w:rsidP="000C043D">
            <w:pPr>
              <w:pStyle w:val="StandardWeb"/>
              <w:spacing w:after="0" w:afterAutospacing="0"/>
              <w:jc w:val="both"/>
              <w:rPr>
                <w:lang w:val="en-US"/>
              </w:rPr>
            </w:pPr>
            <w:r>
              <w:rPr>
                <w:lang w:val="en-US"/>
              </w:rPr>
              <w:t xml:space="preserve">water edge </w:t>
            </w:r>
            <w:r w:rsidRPr="0049222C">
              <w:rPr>
                <w:lang w:val="en-US"/>
              </w:rPr>
              <w:t>fixed at the inflow node and the outflow node of the water edg</w:t>
            </w:r>
            <w:r>
              <w:rPr>
                <w:lang w:val="en-US"/>
              </w:rPr>
              <w:t xml:space="preserve">e. By </w:t>
            </w:r>
            <w:r w:rsidRPr="0049222C">
              <w:rPr>
                <w:lang w:val="en-US"/>
              </w:rPr>
              <w:t xml:space="preserve">'snapping' the </w:t>
            </w:r>
            <w:r>
              <w:rPr>
                <w:lang w:val="en-US"/>
              </w:rPr>
              <w:t xml:space="preserve">inflow nodes into one node on </w:t>
            </w:r>
            <w:r w:rsidRPr="0049222C">
              <w:rPr>
                <w:lang w:val="en-US"/>
              </w:rPr>
              <w:t>and outflow nodes into one node, the representing curves may be closed.</w:t>
            </w:r>
          </w:p>
        </w:tc>
        <w:tc>
          <w:tcPr>
            <w:tcW w:w="1350" w:type="dxa"/>
          </w:tcPr>
          <w:p w14:paraId="0A9022CC" w14:textId="77777777" w:rsidR="000C043D" w:rsidRDefault="000C043D" w:rsidP="00EF6B54">
            <w:pPr>
              <w:spacing w:after="0"/>
            </w:pPr>
            <w:r>
              <w:t>Association</w:t>
            </w:r>
          </w:p>
        </w:tc>
      </w:tr>
      <w:tr w:rsidR="000C043D" w:rsidRPr="008E510D" w14:paraId="32B88501" w14:textId="77777777" w:rsidTr="00A85D8D">
        <w:tc>
          <w:tcPr>
            <w:tcW w:w="2283" w:type="dxa"/>
          </w:tcPr>
          <w:p w14:paraId="1CEB8D0E" w14:textId="728A2353" w:rsidR="000C043D" w:rsidRPr="000C043D" w:rsidRDefault="000C043D" w:rsidP="007B655A">
            <w:pPr>
              <w:rPr>
                <w:b/>
                <w:i/>
              </w:rPr>
            </w:pPr>
            <w:proofErr w:type="spellStart"/>
            <w:r w:rsidRPr="000C043D">
              <w:rPr>
                <w:rStyle w:val="Fett"/>
                <w:b w:val="0"/>
                <w:i/>
              </w:rPr>
              <w:t>waterEdgeNetwork</w:t>
            </w:r>
            <w:proofErr w:type="spellEnd"/>
            <w:r w:rsidRPr="000C043D">
              <w:rPr>
                <w:b/>
                <w:i/>
              </w:rPr>
              <w:t xml:space="preserve"> </w:t>
            </w:r>
          </w:p>
        </w:tc>
        <w:tc>
          <w:tcPr>
            <w:tcW w:w="5115" w:type="dxa"/>
          </w:tcPr>
          <w:p w14:paraId="1C1F9E9F" w14:textId="397BA99A" w:rsidR="000C043D" w:rsidRPr="000C043D" w:rsidRDefault="000C043D" w:rsidP="000C043D">
            <w:pPr>
              <w:pStyle w:val="StandardWeb"/>
              <w:spacing w:after="0" w:afterAutospacing="0"/>
              <w:jc w:val="both"/>
              <w:rPr>
                <w:lang w:val="en-US"/>
              </w:rPr>
            </w:pPr>
            <w:r w:rsidRPr="008E510D">
              <w:rPr>
                <w:lang w:val="en-US"/>
              </w:rPr>
              <w:t>aggregate of water edges forming a connected network</w:t>
            </w:r>
            <w:r>
              <w:rPr>
                <w:lang w:val="en-US"/>
              </w:rPr>
              <w:t xml:space="preserve">, </w:t>
            </w:r>
            <w:r w:rsidRPr="008E510D">
              <w:rPr>
                <w:lang w:val="en-US"/>
              </w:rPr>
              <w:t xml:space="preserve">which realizes as a whole the catchment that contains the catchment realized by the single </w:t>
            </w:r>
            <w:r>
              <w:rPr>
                <w:lang w:val="en-US"/>
              </w:rPr>
              <w:t>water edge.</w:t>
            </w:r>
            <w:r w:rsidRPr="008E510D">
              <w:rPr>
                <w:lang w:val="en-US"/>
              </w:rPr>
              <w:t xml:space="preserve"> This concept requires an aggregate of non-overlaying </w:t>
            </w:r>
            <w:r>
              <w:rPr>
                <w:lang w:val="en-US"/>
              </w:rPr>
              <w:t>water edges</w:t>
            </w:r>
            <w:r w:rsidRPr="008E510D">
              <w:rPr>
                <w:lang w:val="en-US"/>
              </w:rPr>
              <w:t xml:space="preserve">, and a single linear representation of each of these. </w:t>
            </w:r>
          </w:p>
        </w:tc>
        <w:tc>
          <w:tcPr>
            <w:tcW w:w="1350" w:type="dxa"/>
          </w:tcPr>
          <w:p w14:paraId="0414F2F0" w14:textId="77777777" w:rsidR="000C043D" w:rsidRPr="00D01866" w:rsidRDefault="000C043D" w:rsidP="00EF6B54">
            <w:r>
              <w:t>Association</w:t>
            </w:r>
            <w:r w:rsidRPr="00D01866">
              <w:t xml:space="preserve"> </w:t>
            </w:r>
          </w:p>
        </w:tc>
      </w:tr>
    </w:tbl>
    <w:p w14:paraId="4B0E7A3A" w14:textId="77777777" w:rsidR="000C043D" w:rsidRPr="008E510D" w:rsidRDefault="000C043D" w:rsidP="0049222C">
      <w:pPr>
        <w:pStyle w:val="StandardWeb"/>
        <w:jc w:val="both"/>
        <w:rPr>
          <w:lang w:val="en-US"/>
        </w:rPr>
      </w:pPr>
    </w:p>
    <w:p w14:paraId="75B32E23" w14:textId="1C8A0785" w:rsidR="00033C57" w:rsidRDefault="00033C57" w:rsidP="00F20882">
      <w:pPr>
        <w:pStyle w:val="StandardWeb"/>
        <w:jc w:val="both"/>
        <w:rPr>
          <w:lang w:val="en-US"/>
        </w:rPr>
      </w:pPr>
      <w:r w:rsidRPr="008E510D">
        <w:rPr>
          <w:lang w:val="en-US"/>
        </w:rPr>
        <w:lastRenderedPageBreak/>
        <w:t xml:space="preserve">The </w:t>
      </w:r>
      <w:proofErr w:type="spellStart"/>
      <w:r w:rsidRPr="00F20882">
        <w:rPr>
          <w:b/>
          <w:lang w:val="en-US"/>
        </w:rPr>
        <w:t>HY_CatchmentBoundary</w:t>
      </w:r>
      <w:proofErr w:type="spellEnd"/>
      <w:r w:rsidRPr="008E510D">
        <w:rPr>
          <w:lang w:val="en-US"/>
        </w:rPr>
        <w:t xml:space="preserve"> feature type </w:t>
      </w:r>
      <w:r w:rsidR="00E80059">
        <w:t xml:space="preserve">realizes </w:t>
      </w:r>
      <w:r w:rsidR="00B67EBE">
        <w:t>an 'un-realized' catchment specifically as catchment boundary connecting the inflow and outflow of th</w:t>
      </w:r>
      <w:r w:rsidR="00E80059">
        <w:t xml:space="preserve">e logical catchment it realizes, whereby inflow and outflow may overlay. </w:t>
      </w:r>
      <w:r w:rsidR="00F20882">
        <w:t xml:space="preserve">Implying a linear geometric representation, </w:t>
      </w:r>
      <w:r w:rsidR="00B41C54">
        <w:t xml:space="preserve">a catchment boundary </w:t>
      </w:r>
      <w:r w:rsidR="00E80059">
        <w:t>is topologically understood as an edge bounded by inflow node and outflow nodes, and corresponding to left-bank and right-bank catchment faces inside of the boundary</w:t>
      </w:r>
      <w:r w:rsidRPr="008E510D">
        <w:rPr>
          <w:lang w:val="en-US"/>
        </w:rPr>
        <w:t xml:space="preserve">. </w:t>
      </w:r>
      <w:r w:rsidR="004E2941">
        <w:rPr>
          <w:lang w:val="en-US"/>
        </w:rPr>
        <w:t xml:space="preserve">Hydrologically, the boundary refers to the </w:t>
      </w:r>
      <w:r w:rsidR="004E2941" w:rsidRPr="004E2941">
        <w:rPr>
          <w:lang w:val="en-US"/>
        </w:rPr>
        <w:t>summit line separating adjacent catchments</w:t>
      </w:r>
      <w:r w:rsidR="004E2941">
        <w:rPr>
          <w:lang w:val="en-US"/>
        </w:rPr>
        <w:t xml:space="preserve">. </w:t>
      </w:r>
      <w:proofErr w:type="spellStart"/>
      <w:r w:rsidRPr="008E510D">
        <w:rPr>
          <w:lang w:val="en-US"/>
        </w:rPr>
        <w:t>HY_CatchmentBoundary</w:t>
      </w:r>
      <w:proofErr w:type="spellEnd"/>
      <w:r w:rsidRPr="008E510D">
        <w:rPr>
          <w:lang w:val="en-US"/>
        </w:rPr>
        <w:t xml:space="preserve"> inherits from generalization the </w:t>
      </w:r>
      <w:proofErr w:type="spellStart"/>
      <w:r w:rsidR="002C3C8A">
        <w:rPr>
          <w:rStyle w:val="Hervorhebung"/>
          <w:lang w:val="en-US"/>
        </w:rPr>
        <w:t>realized</w:t>
      </w:r>
      <w:r w:rsidRPr="008E510D">
        <w:rPr>
          <w:rStyle w:val="Hervorhebung"/>
          <w:lang w:val="en-US"/>
        </w:rPr>
        <w:t>Catchment</w:t>
      </w:r>
      <w:proofErr w:type="spellEnd"/>
      <w:r w:rsidRPr="008E510D">
        <w:rPr>
          <w:lang w:val="en-US"/>
        </w:rPr>
        <w:t xml:space="preserve"> association, and carries the properties: </w:t>
      </w:r>
      <w:r w:rsidRPr="008E510D">
        <w:rPr>
          <w:rStyle w:val="Hervorhebung"/>
          <w:lang w:val="en-US"/>
        </w:rPr>
        <w:t>shape</w:t>
      </w:r>
      <w:r w:rsidRPr="008E510D">
        <w:rPr>
          <w:lang w:val="en-US"/>
        </w:rPr>
        <w:t xml:space="preserve">, and </w:t>
      </w:r>
      <w:proofErr w:type="spellStart"/>
      <w:r w:rsidRPr="008E510D">
        <w:rPr>
          <w:rStyle w:val="Hervorhebung"/>
          <w:lang w:val="en-US"/>
        </w:rPr>
        <w:t>boundaryNetwork</w:t>
      </w:r>
      <w:proofErr w:type="spellEnd"/>
      <w:r w:rsidRPr="008E510D">
        <w:rPr>
          <w:lang w:val="en-US"/>
        </w:rPr>
        <w:t xml:space="preserve">. </w:t>
      </w:r>
    </w:p>
    <w:p w14:paraId="7BDD708D" w14:textId="062FD1B0" w:rsidR="00EF6B54" w:rsidRDefault="00EF6B54" w:rsidP="00EF6B54">
      <w:pPr>
        <w:pStyle w:val="OGCtableheader"/>
      </w:pPr>
      <w:bookmarkStart w:id="166" w:name="_Toc471741755"/>
      <w:r>
        <w:t xml:space="preserve">Table </w:t>
      </w:r>
      <w:r w:rsidR="003F6442">
        <w:fldChar w:fldCharType="begin"/>
      </w:r>
      <w:r w:rsidR="003F6442">
        <w:instrText xml:space="preserve"> SEQ Table \* ARABIC </w:instrText>
      </w:r>
      <w:r w:rsidR="003F6442">
        <w:fldChar w:fldCharType="separate"/>
      </w:r>
      <w:r w:rsidR="00C66441">
        <w:rPr>
          <w:noProof/>
        </w:rPr>
        <w:t>14</w:t>
      </w:r>
      <w:r w:rsidR="003F6442">
        <w:rPr>
          <w:noProof/>
        </w:rPr>
        <w:fldChar w:fldCharType="end"/>
      </w:r>
      <w:r>
        <w:t xml:space="preserve">: </w:t>
      </w:r>
      <w:proofErr w:type="spellStart"/>
      <w:r>
        <w:t>HY_CatchmentBoundary</w:t>
      </w:r>
      <w:bookmarkEnd w:id="166"/>
      <w:proofErr w:type="spellEnd"/>
    </w:p>
    <w:tbl>
      <w:tblPr>
        <w:tblStyle w:val="Tabellenraster"/>
        <w:tblW w:w="0" w:type="auto"/>
        <w:tblLook w:val="04A0" w:firstRow="1" w:lastRow="0" w:firstColumn="1" w:lastColumn="0" w:noHBand="0" w:noVBand="1"/>
      </w:tblPr>
      <w:tblGrid>
        <w:gridCol w:w="2283"/>
        <w:gridCol w:w="5115"/>
        <w:gridCol w:w="1350"/>
      </w:tblGrid>
      <w:tr w:rsidR="00EF6B54" w:rsidRPr="008E510D" w14:paraId="2C7E4661" w14:textId="77777777" w:rsidTr="00EF6B54">
        <w:tc>
          <w:tcPr>
            <w:tcW w:w="2283" w:type="dxa"/>
            <w:hideMark/>
          </w:tcPr>
          <w:p w14:paraId="7933DBB0" w14:textId="77777777" w:rsidR="00EF6B54" w:rsidRPr="008E510D" w:rsidRDefault="00EF6B54" w:rsidP="00EF6B54">
            <w:pPr>
              <w:spacing w:after="0"/>
              <w:jc w:val="both"/>
              <w:rPr>
                <w:b/>
                <w:bCs/>
              </w:rPr>
            </w:pPr>
            <w:r>
              <w:rPr>
                <w:b/>
                <w:bCs/>
              </w:rPr>
              <w:t>Property</w:t>
            </w:r>
          </w:p>
        </w:tc>
        <w:tc>
          <w:tcPr>
            <w:tcW w:w="5115" w:type="dxa"/>
            <w:hideMark/>
          </w:tcPr>
          <w:p w14:paraId="557FE28D" w14:textId="77777777" w:rsidR="00EF6B54" w:rsidRPr="008E510D" w:rsidRDefault="00EF6B54" w:rsidP="00EF6B54">
            <w:pPr>
              <w:spacing w:after="0"/>
              <w:jc w:val="both"/>
              <w:rPr>
                <w:b/>
                <w:bCs/>
              </w:rPr>
            </w:pPr>
            <w:r>
              <w:rPr>
                <w:b/>
                <w:bCs/>
              </w:rPr>
              <w:t>Concept</w:t>
            </w:r>
            <w:r w:rsidRPr="008E510D">
              <w:rPr>
                <w:b/>
                <w:bCs/>
              </w:rPr>
              <w:t xml:space="preserve"> </w:t>
            </w:r>
            <w:r>
              <w:rPr>
                <w:b/>
                <w:bCs/>
              </w:rPr>
              <w:t>or definition</w:t>
            </w:r>
          </w:p>
        </w:tc>
        <w:tc>
          <w:tcPr>
            <w:tcW w:w="1350" w:type="dxa"/>
            <w:hideMark/>
          </w:tcPr>
          <w:p w14:paraId="26231F8E" w14:textId="77777777" w:rsidR="00EF6B54" w:rsidRPr="008E510D" w:rsidRDefault="00EF6B54" w:rsidP="00EF6B54">
            <w:pPr>
              <w:spacing w:after="0"/>
              <w:jc w:val="both"/>
              <w:rPr>
                <w:b/>
                <w:bCs/>
              </w:rPr>
            </w:pPr>
            <w:r>
              <w:rPr>
                <w:b/>
                <w:bCs/>
              </w:rPr>
              <w:t>Relation</w:t>
            </w:r>
          </w:p>
        </w:tc>
      </w:tr>
      <w:tr w:rsidR="00EF6B54" w:rsidRPr="008E510D" w14:paraId="681ACBB7" w14:textId="77777777" w:rsidTr="00EF6B54">
        <w:tc>
          <w:tcPr>
            <w:tcW w:w="2283" w:type="dxa"/>
            <w:hideMark/>
          </w:tcPr>
          <w:p w14:paraId="0A639883" w14:textId="29DEA0A0" w:rsidR="00EF6B54" w:rsidRPr="00EF6B54" w:rsidRDefault="00EF6B54" w:rsidP="00EF6B54">
            <w:pPr>
              <w:rPr>
                <w:b/>
                <w:i/>
              </w:rPr>
            </w:pPr>
            <w:r w:rsidRPr="00EF6B54">
              <w:rPr>
                <w:rStyle w:val="Fett"/>
                <w:b w:val="0"/>
                <w:i/>
              </w:rPr>
              <w:t>shape</w:t>
            </w:r>
            <w:r w:rsidRPr="00EF6B54">
              <w:rPr>
                <w:b/>
                <w:i/>
              </w:rPr>
              <w:t xml:space="preserve"> </w:t>
            </w:r>
          </w:p>
        </w:tc>
        <w:tc>
          <w:tcPr>
            <w:tcW w:w="5115" w:type="dxa"/>
            <w:hideMark/>
          </w:tcPr>
          <w:p w14:paraId="673D014C" w14:textId="3C3F6619" w:rsidR="00EF6B54" w:rsidRPr="008E510D" w:rsidRDefault="00EF6B54" w:rsidP="00EF6B54">
            <w:pPr>
              <w:spacing w:after="0"/>
              <w:jc w:val="both"/>
            </w:pPr>
            <w:r w:rsidRPr="00EF6B54">
              <w:t>linear geometric representation of the one-dimensional catchment boundary, as an composition of succeeding curves or a polygon ring.</w:t>
            </w:r>
          </w:p>
        </w:tc>
        <w:tc>
          <w:tcPr>
            <w:tcW w:w="1350" w:type="dxa"/>
            <w:hideMark/>
          </w:tcPr>
          <w:p w14:paraId="2A67B86C" w14:textId="77777777" w:rsidR="00EF6B54" w:rsidRPr="008E510D" w:rsidRDefault="00EF6B54" w:rsidP="00EF6B54">
            <w:pPr>
              <w:spacing w:after="0"/>
            </w:pPr>
            <w:r>
              <w:t>Attribute</w:t>
            </w:r>
          </w:p>
        </w:tc>
      </w:tr>
      <w:tr w:rsidR="00EF6B54" w:rsidRPr="008E510D" w14:paraId="01A4F020" w14:textId="77777777" w:rsidTr="00EF6B54">
        <w:tc>
          <w:tcPr>
            <w:tcW w:w="2283" w:type="dxa"/>
          </w:tcPr>
          <w:p w14:paraId="67062C6E" w14:textId="60BDD6F7" w:rsidR="00EF6B54" w:rsidRPr="00EF6B54" w:rsidRDefault="00EF6B54" w:rsidP="00EF6B54">
            <w:pPr>
              <w:spacing w:after="0"/>
              <w:rPr>
                <w:rStyle w:val="Hervorhebung"/>
                <w:b/>
                <w:i w:val="0"/>
              </w:rPr>
            </w:pPr>
            <w:proofErr w:type="spellStart"/>
            <w:r w:rsidRPr="00EF6B54">
              <w:rPr>
                <w:rStyle w:val="Fett"/>
                <w:b w:val="0"/>
                <w:i/>
              </w:rPr>
              <w:t>boundaryNetwork</w:t>
            </w:r>
            <w:proofErr w:type="spellEnd"/>
          </w:p>
        </w:tc>
        <w:tc>
          <w:tcPr>
            <w:tcW w:w="5115" w:type="dxa"/>
          </w:tcPr>
          <w:p w14:paraId="72E368F3" w14:textId="44E62D21" w:rsidR="00EF6B54" w:rsidRPr="00EF6B54" w:rsidRDefault="00EF6B54" w:rsidP="00EF6B54">
            <w:pPr>
              <w:pStyle w:val="StandardWeb"/>
              <w:spacing w:after="0" w:afterAutospacing="0"/>
            </w:pPr>
            <w:r w:rsidRPr="00EF6B54">
              <w:t>mesh of boundary lines forming a connected network, which realizes as a whole the catchment that contains the catchment realized by a single boundary. This concept requires an mesh of non-overlapping boundary lines, and a single linear representation of each of these.</w:t>
            </w:r>
          </w:p>
        </w:tc>
        <w:tc>
          <w:tcPr>
            <w:tcW w:w="1350" w:type="dxa"/>
          </w:tcPr>
          <w:p w14:paraId="193E2F2F" w14:textId="77777777" w:rsidR="00EF6B54" w:rsidRDefault="00EF6B54" w:rsidP="00EF6B54">
            <w:pPr>
              <w:spacing w:after="0"/>
            </w:pPr>
            <w:r>
              <w:t>Association</w:t>
            </w:r>
          </w:p>
        </w:tc>
      </w:tr>
    </w:tbl>
    <w:p w14:paraId="40D76872" w14:textId="662DF784" w:rsidR="00033C57" w:rsidRDefault="00033C57" w:rsidP="00EB2B7C">
      <w:pPr>
        <w:spacing w:before="100" w:beforeAutospacing="1" w:after="100" w:afterAutospacing="1"/>
      </w:pPr>
      <w:r w:rsidRPr="008E510D">
        <w:t xml:space="preserve">The </w:t>
      </w:r>
      <w:proofErr w:type="spellStart"/>
      <w:r w:rsidRPr="00B41C54">
        <w:rPr>
          <w:b/>
        </w:rPr>
        <w:t>HY_CatchmentArea</w:t>
      </w:r>
      <w:proofErr w:type="spellEnd"/>
      <w:r w:rsidRPr="008E510D">
        <w:t xml:space="preserve"> feature type </w:t>
      </w:r>
      <w:r w:rsidR="00F20882">
        <w:t>realizes an 'un-realized' catchment specifically as a catchment area connecting the inflow and outflow of the logical catchment it realizes</w:t>
      </w:r>
      <w:r w:rsidR="00B41C54">
        <w:t xml:space="preserve">, </w:t>
      </w:r>
      <w:r w:rsidR="00B41C54" w:rsidRPr="00B41C54">
        <w:t xml:space="preserve"> </w:t>
      </w:r>
      <w:r w:rsidR="00B41C54">
        <w:t>including a plane surface.</w:t>
      </w:r>
      <w:r w:rsidR="00F20882">
        <w:t xml:space="preserve"> </w:t>
      </w:r>
      <w:proofErr w:type="spellStart"/>
      <w:r w:rsidR="00F20882">
        <w:t>HY_CatchmentArea</w:t>
      </w:r>
      <w:proofErr w:type="spellEnd"/>
      <w:r w:rsidR="00F20882">
        <w:t xml:space="preserve"> specializes </w:t>
      </w:r>
      <w:proofErr w:type="spellStart"/>
      <w:r w:rsidR="00F20882">
        <w:t>HY_CatchmentRealization</w:t>
      </w:r>
      <w:proofErr w:type="spellEnd"/>
      <w:r w:rsidR="00F20882">
        <w:t xml:space="preserve"> with respect to an implied areal geometric representation T</w:t>
      </w:r>
      <w:r w:rsidR="00B41C54">
        <w:t>opologically, t</w:t>
      </w:r>
      <w:r w:rsidR="00F20882">
        <w:t>he catchment area connecting the inflow and outflow of the logical catchment</w:t>
      </w:r>
      <w:r w:rsidR="00B41C54">
        <w:t xml:space="preserve"> is</w:t>
      </w:r>
      <w:r w:rsidR="00F20882">
        <w:t xml:space="preserve"> a face bounded inwards by an inflow edge and outwards by an outflow edge.</w:t>
      </w:r>
      <w:r w:rsidR="004E2941">
        <w:t xml:space="preserve"> Hydrologically, catchment area refers to the </w:t>
      </w:r>
      <w:r w:rsidR="004E2941" w:rsidRPr="004E2941">
        <w:t xml:space="preserve">area having a common outlet for its runoff, </w:t>
      </w:r>
      <w:proofErr w:type="spellStart"/>
      <w:r w:rsidRPr="008E510D">
        <w:t>HY_CatchmentArea</w:t>
      </w:r>
      <w:proofErr w:type="spellEnd"/>
      <w:r w:rsidRPr="008E510D">
        <w:t xml:space="preserve"> inherits from generalization the </w:t>
      </w:r>
      <w:proofErr w:type="spellStart"/>
      <w:r w:rsidR="002C3C8A">
        <w:rPr>
          <w:rStyle w:val="Hervorhebung"/>
        </w:rPr>
        <w:t>realized</w:t>
      </w:r>
      <w:r w:rsidRPr="008E510D">
        <w:rPr>
          <w:rStyle w:val="Hervorhebung"/>
        </w:rPr>
        <w:t>Catchment</w:t>
      </w:r>
      <w:proofErr w:type="spellEnd"/>
      <w:r w:rsidRPr="008E510D">
        <w:t xml:space="preserve">, and carries the properties: </w:t>
      </w:r>
      <w:r w:rsidRPr="008E510D">
        <w:rPr>
          <w:rStyle w:val="Hervorhebung"/>
        </w:rPr>
        <w:t>shape</w:t>
      </w:r>
      <w:r w:rsidRPr="008E510D">
        <w:t xml:space="preserve">, and </w:t>
      </w:r>
      <w:proofErr w:type="spellStart"/>
      <w:r w:rsidRPr="008E510D">
        <w:rPr>
          <w:rStyle w:val="Hervorhebung"/>
        </w:rPr>
        <w:t>areaNetwork</w:t>
      </w:r>
      <w:proofErr w:type="spellEnd"/>
      <w:r w:rsidRPr="008E510D">
        <w:t xml:space="preserve">. </w:t>
      </w:r>
    </w:p>
    <w:p w14:paraId="20F1A81C" w14:textId="6F2D37C1" w:rsidR="00A85D8D" w:rsidRDefault="00A85D8D" w:rsidP="00A85D8D">
      <w:pPr>
        <w:pStyle w:val="OGCtableheader"/>
      </w:pPr>
      <w:bookmarkStart w:id="167" w:name="_Toc471741756"/>
      <w:r>
        <w:t xml:space="preserve">Table </w:t>
      </w:r>
      <w:r w:rsidR="003F6442">
        <w:fldChar w:fldCharType="begin"/>
      </w:r>
      <w:r w:rsidR="003F6442">
        <w:instrText xml:space="preserve"> SE</w:instrText>
      </w:r>
      <w:r w:rsidR="003F6442">
        <w:instrText xml:space="preserve">Q Table \* ARABIC </w:instrText>
      </w:r>
      <w:r w:rsidR="003F6442">
        <w:fldChar w:fldCharType="separate"/>
      </w:r>
      <w:r w:rsidR="00C66441">
        <w:rPr>
          <w:noProof/>
        </w:rPr>
        <w:t>15</w:t>
      </w:r>
      <w:r w:rsidR="003F6442">
        <w:rPr>
          <w:noProof/>
        </w:rPr>
        <w:fldChar w:fldCharType="end"/>
      </w:r>
      <w:r>
        <w:t xml:space="preserve">: </w:t>
      </w:r>
      <w:proofErr w:type="spellStart"/>
      <w:r>
        <w:t>HY_Catchment</w:t>
      </w:r>
      <w:r w:rsidR="00791285">
        <w:t>Area</w:t>
      </w:r>
      <w:bookmarkEnd w:id="167"/>
      <w:proofErr w:type="spellEnd"/>
    </w:p>
    <w:tbl>
      <w:tblPr>
        <w:tblStyle w:val="Tabellenraster"/>
        <w:tblW w:w="0" w:type="auto"/>
        <w:tblLook w:val="04A0" w:firstRow="1" w:lastRow="0" w:firstColumn="1" w:lastColumn="0" w:noHBand="0" w:noVBand="1"/>
      </w:tblPr>
      <w:tblGrid>
        <w:gridCol w:w="2283"/>
        <w:gridCol w:w="5115"/>
        <w:gridCol w:w="1350"/>
      </w:tblGrid>
      <w:tr w:rsidR="00A85D8D" w:rsidRPr="008E510D" w14:paraId="1A4C3D3A" w14:textId="77777777" w:rsidTr="00754A98">
        <w:tc>
          <w:tcPr>
            <w:tcW w:w="2283" w:type="dxa"/>
            <w:hideMark/>
          </w:tcPr>
          <w:p w14:paraId="71CAF297" w14:textId="77777777" w:rsidR="00A85D8D" w:rsidRPr="008E510D" w:rsidRDefault="00A85D8D" w:rsidP="007B655A">
            <w:pPr>
              <w:spacing w:before="100" w:beforeAutospacing="1" w:after="100" w:afterAutospacing="1"/>
              <w:jc w:val="both"/>
              <w:rPr>
                <w:b/>
                <w:bCs/>
              </w:rPr>
            </w:pPr>
            <w:r>
              <w:rPr>
                <w:b/>
                <w:bCs/>
              </w:rPr>
              <w:t>Property</w:t>
            </w:r>
          </w:p>
        </w:tc>
        <w:tc>
          <w:tcPr>
            <w:tcW w:w="5115" w:type="dxa"/>
            <w:hideMark/>
          </w:tcPr>
          <w:p w14:paraId="11C98272" w14:textId="77777777" w:rsidR="00A85D8D" w:rsidRPr="008E510D" w:rsidRDefault="00A85D8D" w:rsidP="007B655A">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7A9DFEFE" w14:textId="77777777" w:rsidR="00A85D8D" w:rsidRPr="008E510D" w:rsidRDefault="00A85D8D" w:rsidP="007B655A">
            <w:pPr>
              <w:spacing w:before="100" w:beforeAutospacing="1" w:after="100" w:afterAutospacing="1"/>
              <w:jc w:val="both"/>
              <w:rPr>
                <w:b/>
                <w:bCs/>
              </w:rPr>
            </w:pPr>
            <w:r>
              <w:rPr>
                <w:b/>
                <w:bCs/>
              </w:rPr>
              <w:t>Relation</w:t>
            </w:r>
          </w:p>
        </w:tc>
      </w:tr>
      <w:tr w:rsidR="00A85D8D" w:rsidRPr="008E510D" w14:paraId="1894DB19" w14:textId="77777777" w:rsidTr="00754A98">
        <w:tc>
          <w:tcPr>
            <w:tcW w:w="2283" w:type="dxa"/>
            <w:hideMark/>
          </w:tcPr>
          <w:p w14:paraId="79D5A3B9" w14:textId="77777777" w:rsidR="00A85D8D" w:rsidRPr="00EF6B54" w:rsidRDefault="00A85D8D" w:rsidP="007B655A">
            <w:pPr>
              <w:spacing w:before="100" w:beforeAutospacing="1" w:after="100" w:afterAutospacing="1"/>
              <w:rPr>
                <w:b/>
                <w:i/>
              </w:rPr>
            </w:pPr>
            <w:r w:rsidRPr="00EF6B54">
              <w:rPr>
                <w:rStyle w:val="Fett"/>
                <w:b w:val="0"/>
                <w:i/>
              </w:rPr>
              <w:t>shape</w:t>
            </w:r>
            <w:r w:rsidRPr="00EF6B54">
              <w:rPr>
                <w:b/>
                <w:i/>
              </w:rPr>
              <w:t xml:space="preserve"> </w:t>
            </w:r>
          </w:p>
        </w:tc>
        <w:tc>
          <w:tcPr>
            <w:tcW w:w="5115" w:type="dxa"/>
            <w:hideMark/>
          </w:tcPr>
          <w:p w14:paraId="13F6DF41" w14:textId="28F506FD" w:rsidR="00A85D8D" w:rsidRPr="008E510D" w:rsidRDefault="00A85D8D" w:rsidP="007B655A">
            <w:pPr>
              <w:spacing w:before="100" w:beforeAutospacing="1" w:after="100" w:afterAutospacing="1"/>
              <w:jc w:val="both"/>
            </w:pPr>
            <w:r w:rsidRPr="00A85D8D">
              <w:t>areal geometric representation of the two-dimensional catchment area, usually as a surface.</w:t>
            </w:r>
          </w:p>
        </w:tc>
        <w:tc>
          <w:tcPr>
            <w:tcW w:w="1350" w:type="dxa"/>
            <w:hideMark/>
          </w:tcPr>
          <w:p w14:paraId="00DF7B96" w14:textId="77777777" w:rsidR="00A85D8D" w:rsidRPr="008E510D" w:rsidRDefault="00A85D8D" w:rsidP="007B655A">
            <w:pPr>
              <w:spacing w:before="100" w:beforeAutospacing="1" w:after="100" w:afterAutospacing="1"/>
            </w:pPr>
            <w:r>
              <w:t>Attribute</w:t>
            </w:r>
          </w:p>
        </w:tc>
      </w:tr>
      <w:tr w:rsidR="00A85D8D" w:rsidRPr="008E510D" w14:paraId="6B47F345" w14:textId="77777777" w:rsidTr="00754A98">
        <w:tc>
          <w:tcPr>
            <w:tcW w:w="2283" w:type="dxa"/>
          </w:tcPr>
          <w:p w14:paraId="21A60B01" w14:textId="60C17924" w:rsidR="00A85D8D" w:rsidRPr="00EF6B54" w:rsidRDefault="00A85D8D" w:rsidP="007B655A">
            <w:pPr>
              <w:spacing w:before="100" w:beforeAutospacing="1" w:after="100" w:afterAutospacing="1"/>
              <w:rPr>
                <w:rStyle w:val="Hervorhebung"/>
                <w:b/>
                <w:i w:val="0"/>
              </w:rPr>
            </w:pPr>
            <w:proofErr w:type="spellStart"/>
            <w:r w:rsidRPr="00A85D8D">
              <w:rPr>
                <w:rStyle w:val="Fett"/>
                <w:b w:val="0"/>
                <w:i/>
              </w:rPr>
              <w:t>areaNetwork</w:t>
            </w:r>
            <w:proofErr w:type="spellEnd"/>
          </w:p>
        </w:tc>
        <w:tc>
          <w:tcPr>
            <w:tcW w:w="5115" w:type="dxa"/>
          </w:tcPr>
          <w:p w14:paraId="7A00D7D3" w14:textId="16693A81" w:rsidR="00A85D8D" w:rsidRPr="00EF6B54" w:rsidRDefault="00A85D8D" w:rsidP="007B655A">
            <w:pPr>
              <w:pStyle w:val="StandardWeb"/>
            </w:pPr>
            <w:r w:rsidRPr="00A85D8D">
              <w:rPr>
                <w:lang w:val="en-US"/>
              </w:rPr>
              <w:t xml:space="preserve">aggregate of catchment areas forming a connected network, which realizes as a whole the catchment that contains the catchment realized by the single catchment area. This concept requires an </w:t>
            </w:r>
            <w:r w:rsidRPr="00A85D8D">
              <w:t>aggregate of non-overlapping catchment areas, and a single areal representation of each of these.</w:t>
            </w:r>
          </w:p>
        </w:tc>
        <w:tc>
          <w:tcPr>
            <w:tcW w:w="1350" w:type="dxa"/>
          </w:tcPr>
          <w:p w14:paraId="0D64B387" w14:textId="77777777" w:rsidR="00A85D8D" w:rsidRDefault="00A85D8D" w:rsidP="007B655A">
            <w:pPr>
              <w:spacing w:before="100" w:beforeAutospacing="1" w:after="100" w:afterAutospacing="1"/>
            </w:pPr>
            <w:r>
              <w:t>Association</w:t>
            </w:r>
          </w:p>
        </w:tc>
      </w:tr>
    </w:tbl>
    <w:p w14:paraId="049284E8" w14:textId="69D34861" w:rsidR="00033C57" w:rsidRDefault="00033C57" w:rsidP="00791285">
      <w:pPr>
        <w:spacing w:before="100" w:beforeAutospacing="1" w:after="100" w:afterAutospacing="1"/>
      </w:pPr>
      <w:r w:rsidRPr="008E510D">
        <w:t xml:space="preserve">The </w:t>
      </w:r>
      <w:proofErr w:type="spellStart"/>
      <w:r w:rsidRPr="005A2A63">
        <w:rPr>
          <w:b/>
        </w:rPr>
        <w:t>HY_HydroNetwork</w:t>
      </w:r>
      <w:proofErr w:type="spellEnd"/>
      <w:r w:rsidRPr="008E510D">
        <w:t xml:space="preserve"> </w:t>
      </w:r>
      <w:r w:rsidRPr="005A2A63">
        <w:t xml:space="preserve">feature type </w:t>
      </w:r>
      <w:r w:rsidR="00C75B19" w:rsidRPr="004E2941">
        <w:rPr>
          <w:lang w:val="en-GB"/>
        </w:rPr>
        <w:t xml:space="preserve">realizes an 'un-realized' catchment as a network of connected hydrologic features. </w:t>
      </w:r>
      <w:r w:rsidR="005A2A63" w:rsidRPr="005A2A63">
        <w:t xml:space="preserve">Such a network realizes in the hierarchical network of </w:t>
      </w:r>
      <w:r w:rsidR="005A2A63" w:rsidRPr="005A2A63">
        <w:lastRenderedPageBreak/>
        <w:t xml:space="preserve">logically connected catchments contained in a higher-order catchment. It may be a sequence of flowpaths, an aggregate of water edges, an aggregate of catchment areas or a mesh of catchment boundaries. </w:t>
      </w:r>
      <w:proofErr w:type="spellStart"/>
      <w:r w:rsidR="00C75B19" w:rsidRPr="004E2941">
        <w:rPr>
          <w:lang w:val="en-GB"/>
        </w:rPr>
        <w:t>HY_HydroNetwork</w:t>
      </w:r>
      <w:proofErr w:type="spellEnd"/>
      <w:r w:rsidR="00C75B19" w:rsidRPr="004E2941">
        <w:rPr>
          <w:lang w:val="en-GB"/>
        </w:rPr>
        <w:t xml:space="preserve"> feature type specializes </w:t>
      </w:r>
      <w:proofErr w:type="spellStart"/>
      <w:r w:rsidR="00C75B19" w:rsidRPr="004E2941">
        <w:rPr>
          <w:lang w:val="en-GB"/>
        </w:rPr>
        <w:t>HY_CatchmentRealization</w:t>
      </w:r>
      <w:proofErr w:type="spellEnd"/>
      <w:r w:rsidR="005A2A63" w:rsidRPr="004E2941">
        <w:rPr>
          <w:lang w:val="en-GB"/>
        </w:rPr>
        <w:t>.</w:t>
      </w:r>
      <w:r w:rsidR="00C75B19" w:rsidRPr="004E2941">
        <w:rPr>
          <w:lang w:val="en-GB"/>
        </w:rPr>
        <w:t xml:space="preserve"> </w:t>
      </w:r>
      <w:r w:rsidR="005A2A63" w:rsidRPr="004E2941">
        <w:rPr>
          <w:lang w:val="en-GB"/>
        </w:rPr>
        <w:t xml:space="preserve">Through </w:t>
      </w:r>
      <w:r w:rsidR="005A2A63" w:rsidRPr="005A2A63">
        <w:t>generalization it</w:t>
      </w:r>
      <w:r w:rsidRPr="005A2A63">
        <w:t xml:space="preserve"> inherits the </w:t>
      </w:r>
      <w:proofErr w:type="spellStart"/>
      <w:r w:rsidR="002C3C8A" w:rsidRPr="005A2A63">
        <w:rPr>
          <w:rStyle w:val="Hervorhebung"/>
        </w:rPr>
        <w:t>realized</w:t>
      </w:r>
      <w:r w:rsidRPr="005A2A63">
        <w:rPr>
          <w:rStyle w:val="Hervorhebung"/>
        </w:rPr>
        <w:t>Catchment</w:t>
      </w:r>
      <w:proofErr w:type="spellEnd"/>
      <w:r w:rsidRPr="005A2A63">
        <w:t xml:space="preserve"> association, and carries the associations </w:t>
      </w:r>
      <w:r w:rsidRPr="005A2A63">
        <w:rPr>
          <w:rStyle w:val="Hervorhebung"/>
        </w:rPr>
        <w:t>flowpath</w:t>
      </w:r>
      <w:r w:rsidRPr="005A2A63">
        <w:t xml:space="preserve">, </w:t>
      </w:r>
      <w:proofErr w:type="spellStart"/>
      <w:r w:rsidRPr="005A2A63">
        <w:rPr>
          <w:rStyle w:val="Hervorhebung"/>
        </w:rPr>
        <w:t>waterEdge</w:t>
      </w:r>
      <w:proofErr w:type="spellEnd"/>
      <w:r w:rsidRPr="005A2A63">
        <w:t xml:space="preserve">, </w:t>
      </w:r>
      <w:proofErr w:type="spellStart"/>
      <w:r w:rsidRPr="005A2A63">
        <w:rPr>
          <w:rStyle w:val="Hervorhebung"/>
        </w:rPr>
        <w:t>catchmentBoundary</w:t>
      </w:r>
      <w:proofErr w:type="spellEnd"/>
      <w:r w:rsidRPr="005A2A63">
        <w:t xml:space="preserve"> and </w:t>
      </w:r>
      <w:proofErr w:type="spellStart"/>
      <w:r w:rsidRPr="005A2A63">
        <w:rPr>
          <w:rStyle w:val="Hervorhebung"/>
        </w:rPr>
        <w:t>catchmentArea</w:t>
      </w:r>
      <w:proofErr w:type="spellEnd"/>
      <w:r w:rsidRPr="008E510D">
        <w:t xml:space="preserve">. </w:t>
      </w:r>
    </w:p>
    <w:p w14:paraId="694C678D" w14:textId="04F3A60A" w:rsidR="00754A98" w:rsidRDefault="00754A98" w:rsidP="00754A98">
      <w:pPr>
        <w:pStyle w:val="OGCtableheader"/>
      </w:pPr>
      <w:bookmarkStart w:id="168" w:name="_Toc471741757"/>
      <w:r>
        <w:t xml:space="preserve">Table </w:t>
      </w:r>
      <w:r w:rsidR="003F6442">
        <w:fldChar w:fldCharType="begin"/>
      </w:r>
      <w:r w:rsidR="003F6442">
        <w:instrText xml:space="preserve"> SEQ Table \* ARABIC </w:instrText>
      </w:r>
      <w:r w:rsidR="003F6442">
        <w:fldChar w:fldCharType="separate"/>
      </w:r>
      <w:r w:rsidR="00C66441">
        <w:rPr>
          <w:noProof/>
        </w:rPr>
        <w:t>16</w:t>
      </w:r>
      <w:r w:rsidR="003F6442">
        <w:rPr>
          <w:noProof/>
        </w:rPr>
        <w:fldChar w:fldCharType="end"/>
      </w:r>
      <w:r>
        <w:t xml:space="preserve">: </w:t>
      </w:r>
      <w:proofErr w:type="spellStart"/>
      <w:r>
        <w:t>HY_</w:t>
      </w:r>
      <w:r w:rsidR="00CC60B7">
        <w:t>HydroNetwork</w:t>
      </w:r>
      <w:bookmarkEnd w:id="168"/>
      <w:proofErr w:type="spellEnd"/>
    </w:p>
    <w:tbl>
      <w:tblPr>
        <w:tblStyle w:val="Tabellenraster"/>
        <w:tblW w:w="0" w:type="auto"/>
        <w:tblLook w:val="04A0" w:firstRow="1" w:lastRow="0" w:firstColumn="1" w:lastColumn="0" w:noHBand="0" w:noVBand="1"/>
      </w:tblPr>
      <w:tblGrid>
        <w:gridCol w:w="2283"/>
        <w:gridCol w:w="5115"/>
        <w:gridCol w:w="1350"/>
      </w:tblGrid>
      <w:tr w:rsidR="00754A98" w:rsidRPr="008E510D" w14:paraId="13DAA82F" w14:textId="77777777" w:rsidTr="00754A98">
        <w:tc>
          <w:tcPr>
            <w:tcW w:w="2283" w:type="dxa"/>
            <w:hideMark/>
          </w:tcPr>
          <w:p w14:paraId="332D6B4F" w14:textId="77777777" w:rsidR="00754A98" w:rsidRPr="008E510D" w:rsidRDefault="00754A98" w:rsidP="00754A98">
            <w:pPr>
              <w:spacing w:after="0"/>
              <w:jc w:val="both"/>
              <w:rPr>
                <w:b/>
                <w:bCs/>
              </w:rPr>
            </w:pPr>
            <w:r>
              <w:rPr>
                <w:b/>
                <w:bCs/>
              </w:rPr>
              <w:t>Property</w:t>
            </w:r>
          </w:p>
        </w:tc>
        <w:tc>
          <w:tcPr>
            <w:tcW w:w="5115" w:type="dxa"/>
            <w:hideMark/>
          </w:tcPr>
          <w:p w14:paraId="707A7C6E" w14:textId="77777777" w:rsidR="00754A98" w:rsidRPr="008E510D" w:rsidRDefault="00754A98" w:rsidP="00754A98">
            <w:pPr>
              <w:spacing w:after="0"/>
              <w:jc w:val="both"/>
              <w:rPr>
                <w:b/>
                <w:bCs/>
              </w:rPr>
            </w:pPr>
            <w:r>
              <w:rPr>
                <w:b/>
                <w:bCs/>
              </w:rPr>
              <w:t>Concept</w:t>
            </w:r>
            <w:r w:rsidRPr="008E510D">
              <w:rPr>
                <w:b/>
                <w:bCs/>
              </w:rPr>
              <w:t xml:space="preserve"> </w:t>
            </w:r>
            <w:r>
              <w:rPr>
                <w:b/>
                <w:bCs/>
              </w:rPr>
              <w:t>or definition</w:t>
            </w:r>
          </w:p>
        </w:tc>
        <w:tc>
          <w:tcPr>
            <w:tcW w:w="1350" w:type="dxa"/>
            <w:hideMark/>
          </w:tcPr>
          <w:p w14:paraId="260473C9" w14:textId="77777777" w:rsidR="00754A98" w:rsidRPr="008E510D" w:rsidRDefault="00754A98" w:rsidP="00754A98">
            <w:pPr>
              <w:spacing w:after="0"/>
              <w:jc w:val="both"/>
              <w:rPr>
                <w:b/>
                <w:bCs/>
              </w:rPr>
            </w:pPr>
            <w:r>
              <w:rPr>
                <w:b/>
                <w:bCs/>
              </w:rPr>
              <w:t>Relation</w:t>
            </w:r>
          </w:p>
        </w:tc>
      </w:tr>
      <w:tr w:rsidR="00754A98" w:rsidRPr="008E510D" w14:paraId="34129CB5" w14:textId="77777777" w:rsidTr="00754A98">
        <w:tc>
          <w:tcPr>
            <w:tcW w:w="2283" w:type="dxa"/>
            <w:hideMark/>
          </w:tcPr>
          <w:p w14:paraId="2345A0AB" w14:textId="22155BC8" w:rsidR="00754A98" w:rsidRPr="00754A98" w:rsidRDefault="00754A98" w:rsidP="007B655A">
            <w:pPr>
              <w:spacing w:before="100" w:beforeAutospacing="1" w:after="100" w:afterAutospacing="1"/>
              <w:rPr>
                <w:i/>
              </w:rPr>
            </w:pPr>
            <w:r w:rsidRPr="00754A98">
              <w:rPr>
                <w:i/>
              </w:rPr>
              <w:t xml:space="preserve">flowpath </w:t>
            </w:r>
          </w:p>
        </w:tc>
        <w:tc>
          <w:tcPr>
            <w:tcW w:w="5115" w:type="dxa"/>
            <w:hideMark/>
          </w:tcPr>
          <w:p w14:paraId="3E73E729" w14:textId="4274A0B2" w:rsidR="00754A98" w:rsidRPr="008E510D" w:rsidRDefault="007B655A" w:rsidP="007B655A">
            <w:pPr>
              <w:spacing w:before="100" w:beforeAutospacing="1" w:after="100" w:afterAutospacing="1"/>
            </w:pPr>
            <w:r w:rsidRPr="005A2A63">
              <w:t xml:space="preserve">flowpath </w:t>
            </w:r>
            <w:r>
              <w:t xml:space="preserve">that participates in the </w:t>
            </w:r>
            <w:r w:rsidRPr="005A2A63">
              <w:t>network.</w:t>
            </w:r>
          </w:p>
        </w:tc>
        <w:tc>
          <w:tcPr>
            <w:tcW w:w="1350" w:type="dxa"/>
            <w:hideMark/>
          </w:tcPr>
          <w:p w14:paraId="7F77DAD2" w14:textId="77777777" w:rsidR="00754A98" w:rsidRPr="008E510D" w:rsidRDefault="00754A98" w:rsidP="007B655A">
            <w:pPr>
              <w:spacing w:before="100" w:beforeAutospacing="1" w:after="100" w:afterAutospacing="1"/>
            </w:pPr>
            <w:r>
              <w:t>Association</w:t>
            </w:r>
          </w:p>
        </w:tc>
      </w:tr>
      <w:tr w:rsidR="00754A98" w:rsidRPr="008E510D" w14:paraId="449BB5DF" w14:textId="77777777" w:rsidTr="00754A98">
        <w:tc>
          <w:tcPr>
            <w:tcW w:w="2283" w:type="dxa"/>
          </w:tcPr>
          <w:p w14:paraId="23A16EC6" w14:textId="0323769A" w:rsidR="00754A98" w:rsidRPr="00754A98" w:rsidRDefault="00754A98" w:rsidP="007B655A">
            <w:pPr>
              <w:spacing w:before="100" w:beforeAutospacing="1" w:after="100" w:afterAutospacing="1"/>
              <w:rPr>
                <w:i/>
              </w:rPr>
            </w:pPr>
            <w:proofErr w:type="spellStart"/>
            <w:r w:rsidRPr="00754A98">
              <w:rPr>
                <w:i/>
              </w:rPr>
              <w:t>waterEdge</w:t>
            </w:r>
            <w:proofErr w:type="spellEnd"/>
            <w:r w:rsidRPr="00754A98">
              <w:rPr>
                <w:i/>
              </w:rPr>
              <w:t xml:space="preserve"> </w:t>
            </w:r>
          </w:p>
        </w:tc>
        <w:tc>
          <w:tcPr>
            <w:tcW w:w="5115" w:type="dxa"/>
          </w:tcPr>
          <w:p w14:paraId="67C433CA" w14:textId="7D41EFB8" w:rsidR="00754A98" w:rsidRPr="00D01866" w:rsidRDefault="007B655A" w:rsidP="007B655A">
            <w:pPr>
              <w:pStyle w:val="StandardWeb"/>
              <w:jc w:val="both"/>
              <w:rPr>
                <w:lang w:val="en-US"/>
              </w:rPr>
            </w:pPr>
            <w:r>
              <w:t>water edge</w:t>
            </w:r>
            <w:r w:rsidRPr="005A2A63">
              <w:t xml:space="preserve"> </w:t>
            </w:r>
            <w:r>
              <w:t xml:space="preserve">that participates in the </w:t>
            </w:r>
            <w:r w:rsidRPr="005A2A63">
              <w:t>network.</w:t>
            </w:r>
          </w:p>
        </w:tc>
        <w:tc>
          <w:tcPr>
            <w:tcW w:w="1350" w:type="dxa"/>
          </w:tcPr>
          <w:p w14:paraId="6D03C4A4" w14:textId="77777777" w:rsidR="00754A98" w:rsidRDefault="00754A98" w:rsidP="007B655A">
            <w:pPr>
              <w:spacing w:before="100" w:beforeAutospacing="1" w:after="100" w:afterAutospacing="1"/>
            </w:pPr>
            <w:r>
              <w:t>Association</w:t>
            </w:r>
          </w:p>
        </w:tc>
      </w:tr>
      <w:tr w:rsidR="00754A98" w:rsidRPr="008E510D" w14:paraId="3DBACFCA" w14:textId="77777777" w:rsidTr="00754A98">
        <w:tc>
          <w:tcPr>
            <w:tcW w:w="2283" w:type="dxa"/>
          </w:tcPr>
          <w:p w14:paraId="249D143D" w14:textId="2D01F97F" w:rsidR="00754A98" w:rsidRPr="00754A98" w:rsidRDefault="00754A98" w:rsidP="007B655A">
            <w:pPr>
              <w:spacing w:before="100" w:beforeAutospacing="1" w:after="100" w:afterAutospacing="1"/>
              <w:rPr>
                <w:rStyle w:val="Hervorhebung"/>
                <w:i w:val="0"/>
              </w:rPr>
            </w:pPr>
            <w:proofErr w:type="spellStart"/>
            <w:r w:rsidRPr="00754A98">
              <w:rPr>
                <w:i/>
              </w:rPr>
              <w:t>catchmentBoundary</w:t>
            </w:r>
            <w:proofErr w:type="spellEnd"/>
          </w:p>
        </w:tc>
        <w:tc>
          <w:tcPr>
            <w:tcW w:w="5115" w:type="dxa"/>
          </w:tcPr>
          <w:p w14:paraId="391E350A" w14:textId="36003EC3" w:rsidR="00754A98" w:rsidRPr="00CD51A2" w:rsidRDefault="007B655A" w:rsidP="007B655A">
            <w:pPr>
              <w:spacing w:before="100" w:beforeAutospacing="1" w:after="100" w:afterAutospacing="1"/>
            </w:pPr>
            <w:r>
              <w:t xml:space="preserve">catchment boundary that participates in the </w:t>
            </w:r>
            <w:r w:rsidRPr="005A2A63">
              <w:t>network</w:t>
            </w:r>
            <w:r>
              <w:t>.</w:t>
            </w:r>
            <w:r w:rsidRPr="005A2A63" w:rsidDel="008523D2">
              <w:t xml:space="preserve"> </w:t>
            </w:r>
          </w:p>
        </w:tc>
        <w:tc>
          <w:tcPr>
            <w:tcW w:w="1350" w:type="dxa"/>
          </w:tcPr>
          <w:p w14:paraId="56E5820B" w14:textId="77777777" w:rsidR="00754A98" w:rsidRPr="00D01866" w:rsidRDefault="00754A98" w:rsidP="007B655A">
            <w:pPr>
              <w:spacing w:before="100" w:beforeAutospacing="1" w:after="100" w:afterAutospacing="1"/>
            </w:pPr>
            <w:r>
              <w:t>Association</w:t>
            </w:r>
            <w:r w:rsidRPr="00D01866">
              <w:t xml:space="preserve"> </w:t>
            </w:r>
          </w:p>
        </w:tc>
      </w:tr>
      <w:tr w:rsidR="00754A98" w:rsidRPr="008E510D" w14:paraId="72619F86" w14:textId="77777777" w:rsidTr="00754A98">
        <w:tc>
          <w:tcPr>
            <w:tcW w:w="2283" w:type="dxa"/>
          </w:tcPr>
          <w:p w14:paraId="226553FD" w14:textId="2453CA15" w:rsidR="00754A98" w:rsidRPr="00754A98" w:rsidRDefault="00754A98" w:rsidP="007B655A">
            <w:pPr>
              <w:spacing w:before="100" w:beforeAutospacing="1" w:after="100" w:afterAutospacing="1"/>
              <w:rPr>
                <w:i/>
              </w:rPr>
            </w:pPr>
            <w:proofErr w:type="spellStart"/>
            <w:r w:rsidRPr="00754A98">
              <w:rPr>
                <w:i/>
              </w:rPr>
              <w:t>catchmentArea</w:t>
            </w:r>
            <w:proofErr w:type="spellEnd"/>
            <w:r w:rsidRPr="00754A98">
              <w:rPr>
                <w:i/>
              </w:rPr>
              <w:t xml:space="preserve"> </w:t>
            </w:r>
          </w:p>
        </w:tc>
        <w:tc>
          <w:tcPr>
            <w:tcW w:w="5115" w:type="dxa"/>
          </w:tcPr>
          <w:p w14:paraId="33E4A5DD" w14:textId="4D8428B2" w:rsidR="00754A98" w:rsidRPr="00D01866" w:rsidRDefault="007B655A" w:rsidP="007B655A">
            <w:pPr>
              <w:pStyle w:val="StandardWeb"/>
              <w:jc w:val="both"/>
              <w:rPr>
                <w:lang w:val="en-US"/>
              </w:rPr>
            </w:pPr>
            <w:r>
              <w:t xml:space="preserve">catchment area that participates in the </w:t>
            </w:r>
            <w:r w:rsidRPr="005A2A63">
              <w:t>network.</w:t>
            </w:r>
          </w:p>
        </w:tc>
        <w:tc>
          <w:tcPr>
            <w:tcW w:w="1350" w:type="dxa"/>
          </w:tcPr>
          <w:p w14:paraId="65BBD830" w14:textId="77777777" w:rsidR="00754A98" w:rsidRPr="00D01866" w:rsidRDefault="00754A98" w:rsidP="007B655A">
            <w:pPr>
              <w:spacing w:before="100" w:beforeAutospacing="1" w:after="100" w:afterAutospacing="1"/>
            </w:pPr>
            <w:r>
              <w:t>Association</w:t>
            </w:r>
          </w:p>
        </w:tc>
      </w:tr>
    </w:tbl>
    <w:p w14:paraId="04017C05" w14:textId="1E3B811D" w:rsidR="00033C57" w:rsidRDefault="00033C57" w:rsidP="004E2941">
      <w:pPr>
        <w:pStyle w:val="StandardWeb"/>
        <w:jc w:val="both"/>
        <w:rPr>
          <w:lang w:val="en-US"/>
        </w:rPr>
      </w:pPr>
      <w:r w:rsidRPr="008E510D">
        <w:rPr>
          <w:lang w:val="en-US"/>
        </w:rPr>
        <w:t xml:space="preserve">The </w:t>
      </w:r>
      <w:proofErr w:type="spellStart"/>
      <w:r w:rsidRPr="008E510D">
        <w:rPr>
          <w:lang w:val="en-US"/>
        </w:rPr>
        <w:t>HY_Cartographic</w:t>
      </w:r>
      <w:r w:rsidR="002C3C8A">
        <w:rPr>
          <w:lang w:val="en-US"/>
        </w:rPr>
        <w:t>Realization</w:t>
      </w:r>
      <w:proofErr w:type="spellEnd"/>
      <w:r w:rsidRPr="008E510D">
        <w:rPr>
          <w:lang w:val="en-US"/>
        </w:rPr>
        <w:t xml:space="preserve"> </w:t>
      </w:r>
      <w:r w:rsidRPr="004E2941">
        <w:rPr>
          <w:lang w:val="en-US"/>
        </w:rPr>
        <w:t xml:space="preserve">feature type </w:t>
      </w:r>
      <w:r w:rsidR="004E2941" w:rsidRPr="004E2941">
        <w:rPr>
          <w:lang w:val="en-US"/>
        </w:rPr>
        <w:t xml:space="preserve">realizes a catchment as set </w:t>
      </w:r>
      <w:r w:rsidR="004E2941" w:rsidRPr="004E2941">
        <w:t xml:space="preserve">of separate cartographic layers or maps, displaying a network of hydrologic features which may be connected at the representation level, or not. Specializing </w:t>
      </w:r>
      <w:proofErr w:type="spellStart"/>
      <w:r w:rsidR="004E2941" w:rsidRPr="004E2941">
        <w:t>HY_CatchmentRealization</w:t>
      </w:r>
      <w:proofErr w:type="spellEnd"/>
      <w:r w:rsidR="004E2941" w:rsidRPr="004E2941">
        <w:t xml:space="preserve">, it </w:t>
      </w:r>
      <w:r w:rsidRPr="004E2941">
        <w:rPr>
          <w:lang w:val="en-US"/>
        </w:rPr>
        <w:t xml:space="preserve">inherits from generalization the </w:t>
      </w:r>
      <w:proofErr w:type="spellStart"/>
      <w:r w:rsidR="002C3C8A" w:rsidRPr="004E2941">
        <w:rPr>
          <w:rStyle w:val="Hervorhebung"/>
          <w:lang w:val="en-US"/>
        </w:rPr>
        <w:t>realized</w:t>
      </w:r>
      <w:r w:rsidRPr="004E2941">
        <w:rPr>
          <w:rStyle w:val="Hervorhebung"/>
          <w:lang w:val="en-US"/>
        </w:rPr>
        <w:t>Catchment</w:t>
      </w:r>
      <w:proofErr w:type="spellEnd"/>
      <w:r w:rsidRPr="004E2941">
        <w:rPr>
          <w:lang w:val="en-US"/>
        </w:rPr>
        <w:t xml:space="preserve"> association including </w:t>
      </w:r>
      <w:proofErr w:type="spellStart"/>
      <w:r w:rsidRPr="004E2941">
        <w:rPr>
          <w:rStyle w:val="Hervorhebung"/>
          <w:lang w:val="en-US"/>
        </w:rPr>
        <w:t>hydroComplex</w:t>
      </w:r>
      <w:proofErr w:type="spellEnd"/>
      <w:r w:rsidRPr="008E510D">
        <w:rPr>
          <w:lang w:val="en-US"/>
        </w:rPr>
        <w:t>.</w:t>
      </w:r>
    </w:p>
    <w:p w14:paraId="47FF8716" w14:textId="22AAE4BA" w:rsidR="00033C57" w:rsidRPr="008E510D" w:rsidRDefault="00033C57" w:rsidP="00834E29">
      <w:pPr>
        <w:pStyle w:val="berschrift4"/>
        <w:jc w:val="both"/>
      </w:pPr>
      <w:r w:rsidRPr="008E510D">
        <w:t>Outfall Realization</w:t>
      </w:r>
    </w:p>
    <w:p w14:paraId="30EE2478" w14:textId="2D50CF6F" w:rsidR="00033C57" w:rsidRPr="008E510D" w:rsidRDefault="00033C57" w:rsidP="00450C77">
      <w:pPr>
        <w:pStyle w:val="StandardWeb"/>
        <w:jc w:val="both"/>
        <w:rPr>
          <w:lang w:val="en-US"/>
        </w:rPr>
      </w:pPr>
      <w:r w:rsidRPr="008E510D">
        <w:rPr>
          <w:lang w:val="en-US"/>
        </w:rPr>
        <w:t xml:space="preserve">The </w:t>
      </w:r>
      <w:proofErr w:type="spellStart"/>
      <w:r w:rsidRPr="008E510D">
        <w:rPr>
          <w:lang w:val="en-US"/>
        </w:rPr>
        <w:t>HY_Outfall</w:t>
      </w:r>
      <w:r w:rsidR="002C3C8A">
        <w:rPr>
          <w:lang w:val="en-US"/>
        </w:rPr>
        <w:t>Realization</w:t>
      </w:r>
      <w:proofErr w:type="spellEnd"/>
      <w:r w:rsidRPr="008E510D">
        <w:rPr>
          <w:lang w:val="en-US"/>
        </w:rPr>
        <w:t xml:space="preserve"> feature type (</w:t>
      </w:r>
      <w:r w:rsidR="00874BCD">
        <w:rPr>
          <w:lang w:val="en-US"/>
        </w:rPr>
        <w:fldChar w:fldCharType="begin"/>
      </w:r>
      <w:r w:rsidR="00874BCD">
        <w:rPr>
          <w:lang w:val="en-US"/>
        </w:rPr>
        <w:instrText xml:space="preserve"> REF _Ref462910459 \h </w:instrText>
      </w:r>
      <w:r w:rsidR="00874BCD">
        <w:rPr>
          <w:lang w:val="en-US"/>
        </w:rPr>
      </w:r>
      <w:r w:rsidR="00874BCD">
        <w:rPr>
          <w:lang w:val="en-US"/>
        </w:rPr>
        <w:fldChar w:fldCharType="separate"/>
      </w:r>
      <w:r w:rsidR="00700E20">
        <w:t xml:space="preserve">Figure </w:t>
      </w:r>
      <w:r w:rsidR="00700E20">
        <w:rPr>
          <w:noProof/>
        </w:rPr>
        <w:t>36</w:t>
      </w:r>
      <w:r w:rsidR="00874BCD">
        <w:rPr>
          <w:lang w:val="en-US"/>
        </w:rPr>
        <w:fldChar w:fldCharType="end"/>
      </w:r>
      <w:r w:rsidRPr="008E510D">
        <w:rPr>
          <w:lang w:val="en-US"/>
        </w:rPr>
        <w:t xml:space="preserve">) conceptualizes the idea that an outfall can be realized by practically any feature of interest. Using the outfall to define and reference the hydrologic determination of a catchment, hydrologic features may be associated to a corresponding catchment through reference to the feature that realizes its outfall. Any feature that can be identified as (said to be) the outfall of a catchment may realize the logical outfall. Typically this will be a permanent, stable location that is fixed and/or referenced by coordinates. </w:t>
      </w:r>
    </w:p>
    <w:p w14:paraId="3AF9E264" w14:textId="3B33C835" w:rsidR="00033C57" w:rsidRPr="008E510D" w:rsidRDefault="00033C57" w:rsidP="00450C77">
      <w:pPr>
        <w:pStyle w:val="StandardWeb"/>
        <w:jc w:val="both"/>
        <w:rPr>
          <w:lang w:val="en-US"/>
        </w:rPr>
      </w:pPr>
      <w:r w:rsidRPr="008E510D">
        <w:rPr>
          <w:lang w:val="en-US"/>
        </w:rPr>
        <w:t xml:space="preserve">Landmarks such as confluences, points corresponding to vertical sections, or the position of a monitoring station on a river are typical outfall realizations. In other than surface water contexts other types may realize a catchment's logical outfall. Other kinds of outfall realizations that don't carry normal surface water characteristics as defined in this standard, e.g. a spring where groundwater enters the surface, an arbitrary point projected onto the surface, or an outfall that collects many disjoint locations may use or specialize the general </w:t>
      </w:r>
      <w:proofErr w:type="spellStart"/>
      <w:r w:rsidRPr="008E510D">
        <w:rPr>
          <w:lang w:val="en-US"/>
        </w:rPr>
        <w:t>HY_Outfall</w:t>
      </w:r>
      <w:r w:rsidR="002C3C8A">
        <w:rPr>
          <w:lang w:val="en-US"/>
        </w:rPr>
        <w:t>Realization</w:t>
      </w:r>
      <w:proofErr w:type="spellEnd"/>
      <w:r w:rsidRPr="008E510D">
        <w:rPr>
          <w:lang w:val="en-US"/>
        </w:rPr>
        <w:t xml:space="preserve"> type. </w:t>
      </w:r>
    </w:p>
    <w:p w14:paraId="1F6EE528" w14:textId="097FBDBC" w:rsidR="00033C57" w:rsidRDefault="00033C57" w:rsidP="00450C77">
      <w:pPr>
        <w:pStyle w:val="StandardWeb"/>
        <w:jc w:val="both"/>
        <w:rPr>
          <w:lang w:val="en-US"/>
        </w:rPr>
      </w:pPr>
      <w:r w:rsidRPr="008E510D">
        <w:rPr>
          <w:lang w:val="en-US"/>
        </w:rPr>
        <w:t xml:space="preserve">Topologically, the </w:t>
      </w:r>
      <w:proofErr w:type="spellStart"/>
      <w:r w:rsidRPr="008E510D">
        <w:rPr>
          <w:lang w:val="en-US"/>
        </w:rPr>
        <w:t>HY_Outfall</w:t>
      </w:r>
      <w:r w:rsidR="002C3C8A">
        <w:rPr>
          <w:lang w:val="en-US"/>
        </w:rPr>
        <w:t>Realization</w:t>
      </w:r>
      <w:proofErr w:type="spellEnd"/>
      <w:r w:rsidRPr="008E510D">
        <w:rPr>
          <w:lang w:val="en-US"/>
        </w:rPr>
        <w:t xml:space="preserve"> should be understood to be the boundary of the corresponding catchment, and always of lower topological dimension than the catchment. With respect to the typical topological realization of a catchment as an edge, a 'spoke' property of type </w:t>
      </w:r>
      <w:proofErr w:type="spellStart"/>
      <w:r w:rsidRPr="008E510D">
        <w:rPr>
          <w:lang w:val="en-US"/>
        </w:rPr>
        <w:t>HY_Flowpath</w:t>
      </w:r>
      <w:proofErr w:type="spellEnd"/>
      <w:r w:rsidRPr="008E510D">
        <w:rPr>
          <w:lang w:val="en-US"/>
        </w:rPr>
        <w:t xml:space="preserve"> is described by means of a 'tagged value' and used to associate an outfall realization with its upstream and downstream flowpaths. Even though the topological realization of an outfall is typically as a node between catchment edges, an outfall realization may also have any geometric representation, including a single point.</w:t>
      </w:r>
    </w:p>
    <w:p w14:paraId="4DF20984" w14:textId="77777777" w:rsidR="00C20518" w:rsidRDefault="00C20518" w:rsidP="00C20518">
      <w:pPr>
        <w:pStyle w:val="OGCFigure"/>
      </w:pPr>
      <w:r>
        <w:rPr>
          <w:noProof/>
        </w:rPr>
        <w:lastRenderedPageBreak/>
        <w:drawing>
          <wp:inline distT="0" distB="0" distL="0" distR="0" wp14:anchorId="181F747C" wp14:editId="71EFD673">
            <wp:extent cx="5473816" cy="3399692"/>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Users\Dornblut\OGC_HYF_SWG\hlphtml\EARoot\EA2\EA47.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473816" cy="3399692"/>
                    </a:xfrm>
                    <a:prstGeom prst="rect">
                      <a:avLst/>
                    </a:prstGeom>
                    <a:noFill/>
                    <a:ln>
                      <a:noFill/>
                    </a:ln>
                  </pic:spPr>
                </pic:pic>
              </a:graphicData>
            </a:graphic>
          </wp:inline>
        </w:drawing>
      </w:r>
    </w:p>
    <w:p w14:paraId="3A0CDC5A" w14:textId="1902F809" w:rsidR="00C20518" w:rsidRDefault="00C20518" w:rsidP="00834E29">
      <w:pPr>
        <w:pStyle w:val="OGCFigure"/>
        <w:outlineLvl w:val="0"/>
      </w:pPr>
      <w:bookmarkStart w:id="169" w:name="_Ref462910459"/>
      <w:bookmarkStart w:id="170" w:name="_Toc471741731"/>
      <w:r>
        <w:t xml:space="preserve">Figure </w:t>
      </w:r>
      <w:r w:rsidR="003F6442">
        <w:fldChar w:fldCharType="begin"/>
      </w:r>
      <w:r w:rsidR="003F6442">
        <w:instrText xml:space="preserve"> SEQ Figure \* ARABIC </w:instrText>
      </w:r>
      <w:r w:rsidR="003F6442">
        <w:fldChar w:fldCharType="separate"/>
      </w:r>
      <w:r w:rsidR="00135A1B">
        <w:rPr>
          <w:noProof/>
        </w:rPr>
        <w:t>36</w:t>
      </w:r>
      <w:r w:rsidR="003F6442">
        <w:rPr>
          <w:noProof/>
        </w:rPr>
        <w:fldChar w:fldCharType="end"/>
      </w:r>
      <w:bookmarkEnd w:id="169"/>
      <w:r>
        <w:t xml:space="preserve">: </w:t>
      </w:r>
      <w:r w:rsidRPr="008E510D">
        <w:t>Outfall Realization (UML class diagram)</w:t>
      </w:r>
      <w:bookmarkEnd w:id="170"/>
    </w:p>
    <w:p w14:paraId="2C3B27B7" w14:textId="782378C3" w:rsidR="00033C57" w:rsidRDefault="00033C57" w:rsidP="00450C77">
      <w:pPr>
        <w:pStyle w:val="StandardWeb"/>
        <w:jc w:val="both"/>
        <w:rPr>
          <w:lang w:val="en-US"/>
        </w:rPr>
      </w:pPr>
      <w:proofErr w:type="spellStart"/>
      <w:r w:rsidRPr="008E510D">
        <w:rPr>
          <w:lang w:val="en-US"/>
        </w:rPr>
        <w:t>HY_Outfall</w:t>
      </w:r>
      <w:r w:rsidR="002C3C8A">
        <w:rPr>
          <w:lang w:val="en-US"/>
        </w:rPr>
        <w:t>Realization</w:t>
      </w:r>
      <w:proofErr w:type="spellEnd"/>
      <w:r w:rsidRPr="008E510D">
        <w:rPr>
          <w:lang w:val="en-US"/>
        </w:rPr>
        <w:t xml:space="preserve"> carries the </w:t>
      </w:r>
      <w:proofErr w:type="spellStart"/>
      <w:r w:rsidR="002C3C8A">
        <w:rPr>
          <w:rStyle w:val="Hervorhebung"/>
          <w:lang w:val="en-US"/>
        </w:rPr>
        <w:t>realized</w:t>
      </w:r>
      <w:r w:rsidRPr="008E510D">
        <w:rPr>
          <w:rStyle w:val="Hervorhebung"/>
          <w:lang w:val="en-US"/>
        </w:rPr>
        <w:t>Outfall</w:t>
      </w:r>
      <w:proofErr w:type="spellEnd"/>
      <w:r w:rsidRPr="008E510D">
        <w:rPr>
          <w:lang w:val="en-US"/>
        </w:rPr>
        <w:t xml:space="preserve"> association implying the </w:t>
      </w:r>
      <w:proofErr w:type="spellStart"/>
      <w:r w:rsidRPr="008E510D">
        <w:rPr>
          <w:rStyle w:val="Hervorhebung"/>
          <w:lang w:val="en-US"/>
        </w:rPr>
        <w:t>hydroComplex</w:t>
      </w:r>
      <w:proofErr w:type="spellEnd"/>
      <w:r w:rsidRPr="008E510D">
        <w:rPr>
          <w:lang w:val="en-US"/>
        </w:rPr>
        <w:t xml:space="preserve"> feature collection, and carries two attributes: </w:t>
      </w:r>
      <w:r w:rsidRPr="008E510D">
        <w:rPr>
          <w:rStyle w:val="Hervorhebung"/>
          <w:lang w:val="en-US"/>
        </w:rPr>
        <w:t>shape</w:t>
      </w:r>
      <w:r w:rsidRPr="008E510D">
        <w:rPr>
          <w:lang w:val="en-US"/>
        </w:rPr>
        <w:t xml:space="preserve"> and </w:t>
      </w:r>
      <w:proofErr w:type="spellStart"/>
      <w:r w:rsidR="002C3C8A">
        <w:rPr>
          <w:rStyle w:val="Hervorhebung"/>
          <w:lang w:val="en-US"/>
        </w:rPr>
        <w:t>realized</w:t>
      </w:r>
      <w:r w:rsidRPr="008E510D">
        <w:rPr>
          <w:rStyle w:val="Hervorhebung"/>
          <w:lang w:val="en-US"/>
        </w:rPr>
        <w:t>OutfallType</w:t>
      </w:r>
      <w:proofErr w:type="spellEnd"/>
      <w:r w:rsidRPr="008E510D">
        <w:rPr>
          <w:lang w:val="en-US"/>
        </w:rPr>
        <w:t xml:space="preserve">. </w:t>
      </w:r>
    </w:p>
    <w:p w14:paraId="5F2AFF31" w14:textId="6E4A2E00" w:rsidR="002168BF" w:rsidRDefault="002168BF" w:rsidP="002168BF">
      <w:pPr>
        <w:pStyle w:val="OGCtableheader"/>
      </w:pPr>
      <w:bookmarkStart w:id="171" w:name="_Toc471741758"/>
      <w:r>
        <w:t xml:space="preserve">Table </w:t>
      </w:r>
      <w:r w:rsidR="003F6442">
        <w:fldChar w:fldCharType="begin"/>
      </w:r>
      <w:r w:rsidR="003F6442">
        <w:instrText xml:space="preserve"> SEQ Table \* ARABIC </w:instrText>
      </w:r>
      <w:r w:rsidR="003F6442">
        <w:fldChar w:fldCharType="separate"/>
      </w:r>
      <w:r w:rsidR="00C66441">
        <w:rPr>
          <w:noProof/>
        </w:rPr>
        <w:t>17</w:t>
      </w:r>
      <w:r w:rsidR="003F6442">
        <w:rPr>
          <w:noProof/>
        </w:rPr>
        <w:fldChar w:fldCharType="end"/>
      </w:r>
      <w:r>
        <w:t xml:space="preserve">: </w:t>
      </w:r>
      <w:proofErr w:type="spellStart"/>
      <w:r>
        <w:t>HY_</w:t>
      </w:r>
      <w:r w:rsidR="00E524BD">
        <w:t>OutfallRealization</w:t>
      </w:r>
      <w:bookmarkEnd w:id="171"/>
      <w:proofErr w:type="spellEnd"/>
    </w:p>
    <w:tbl>
      <w:tblPr>
        <w:tblStyle w:val="Tabellenraster"/>
        <w:tblW w:w="0" w:type="auto"/>
        <w:tblLook w:val="04A0" w:firstRow="1" w:lastRow="0" w:firstColumn="1" w:lastColumn="0" w:noHBand="0" w:noVBand="1"/>
      </w:tblPr>
      <w:tblGrid>
        <w:gridCol w:w="2283"/>
        <w:gridCol w:w="5115"/>
        <w:gridCol w:w="1350"/>
      </w:tblGrid>
      <w:tr w:rsidR="002168BF" w:rsidRPr="008E510D" w14:paraId="5AECCD6C" w14:textId="77777777" w:rsidTr="006D0E8F">
        <w:tc>
          <w:tcPr>
            <w:tcW w:w="2283" w:type="dxa"/>
            <w:hideMark/>
          </w:tcPr>
          <w:p w14:paraId="0F8CF037" w14:textId="77777777" w:rsidR="002168BF" w:rsidRPr="008E510D" w:rsidRDefault="002168BF" w:rsidP="006D0E8F">
            <w:pPr>
              <w:spacing w:before="100" w:beforeAutospacing="1" w:after="100" w:afterAutospacing="1"/>
              <w:jc w:val="both"/>
              <w:rPr>
                <w:b/>
                <w:bCs/>
              </w:rPr>
            </w:pPr>
            <w:r>
              <w:rPr>
                <w:b/>
                <w:bCs/>
              </w:rPr>
              <w:t>Property</w:t>
            </w:r>
          </w:p>
        </w:tc>
        <w:tc>
          <w:tcPr>
            <w:tcW w:w="5115" w:type="dxa"/>
            <w:hideMark/>
          </w:tcPr>
          <w:p w14:paraId="2CE839A9" w14:textId="77777777" w:rsidR="002168BF" w:rsidRPr="008E510D" w:rsidRDefault="002168BF"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63F8CD67" w14:textId="77777777" w:rsidR="002168BF" w:rsidRPr="008E510D" w:rsidRDefault="002168BF" w:rsidP="006D0E8F">
            <w:pPr>
              <w:spacing w:before="100" w:beforeAutospacing="1" w:after="100" w:afterAutospacing="1"/>
              <w:jc w:val="both"/>
              <w:rPr>
                <w:b/>
                <w:bCs/>
              </w:rPr>
            </w:pPr>
            <w:r>
              <w:rPr>
                <w:b/>
                <w:bCs/>
              </w:rPr>
              <w:t>Relation</w:t>
            </w:r>
          </w:p>
        </w:tc>
      </w:tr>
      <w:tr w:rsidR="002168BF" w:rsidRPr="008E510D" w14:paraId="12A4CEA4" w14:textId="77777777" w:rsidTr="006D0E8F">
        <w:tc>
          <w:tcPr>
            <w:tcW w:w="2283" w:type="dxa"/>
            <w:hideMark/>
          </w:tcPr>
          <w:p w14:paraId="49917C61" w14:textId="77777777" w:rsidR="002168BF" w:rsidRPr="00EF6B54" w:rsidRDefault="002168BF" w:rsidP="002168BF">
            <w:pPr>
              <w:spacing w:before="100" w:beforeAutospacing="1" w:after="100" w:afterAutospacing="1"/>
              <w:rPr>
                <w:b/>
                <w:i/>
              </w:rPr>
            </w:pPr>
            <w:r w:rsidRPr="00EF6B54">
              <w:rPr>
                <w:rStyle w:val="Fett"/>
                <w:b w:val="0"/>
                <w:i/>
              </w:rPr>
              <w:t>shape</w:t>
            </w:r>
            <w:r w:rsidRPr="00EF6B54">
              <w:rPr>
                <w:b/>
                <w:i/>
              </w:rPr>
              <w:t xml:space="preserve"> </w:t>
            </w:r>
          </w:p>
        </w:tc>
        <w:tc>
          <w:tcPr>
            <w:tcW w:w="5115" w:type="dxa"/>
            <w:hideMark/>
          </w:tcPr>
          <w:p w14:paraId="6D5D6E67" w14:textId="39A0C5C1" w:rsidR="002168BF" w:rsidRPr="008E510D" w:rsidRDefault="002168BF" w:rsidP="002168BF">
            <w:pPr>
              <w:spacing w:before="100" w:beforeAutospacing="1" w:after="100" w:afterAutospacing="1"/>
              <w:jc w:val="both"/>
            </w:pPr>
            <w:r w:rsidRPr="008E510D">
              <w:t>geometric representation of the realized outfall</w:t>
            </w:r>
            <w:r>
              <w:t>.</w:t>
            </w:r>
          </w:p>
        </w:tc>
        <w:tc>
          <w:tcPr>
            <w:tcW w:w="1350" w:type="dxa"/>
            <w:hideMark/>
          </w:tcPr>
          <w:p w14:paraId="3461451A" w14:textId="643724C1" w:rsidR="002168BF" w:rsidRPr="008E510D" w:rsidRDefault="00E524BD" w:rsidP="002168BF">
            <w:pPr>
              <w:spacing w:before="100" w:beforeAutospacing="1" w:after="100" w:afterAutospacing="1"/>
            </w:pPr>
            <w:r>
              <w:t>Attribute</w:t>
            </w:r>
          </w:p>
        </w:tc>
      </w:tr>
      <w:tr w:rsidR="002168BF" w:rsidRPr="008E510D" w14:paraId="1C7D372E" w14:textId="77777777" w:rsidTr="006D0E8F">
        <w:tc>
          <w:tcPr>
            <w:tcW w:w="2283" w:type="dxa"/>
          </w:tcPr>
          <w:p w14:paraId="57981509" w14:textId="1CDC238E" w:rsidR="002168BF" w:rsidRPr="002168BF" w:rsidRDefault="002168BF" w:rsidP="002168BF">
            <w:pPr>
              <w:spacing w:before="100" w:beforeAutospacing="1" w:after="100" w:afterAutospacing="1"/>
              <w:rPr>
                <w:rStyle w:val="Hervorhebung"/>
                <w:b/>
                <w:i w:val="0"/>
              </w:rPr>
            </w:pPr>
            <w:proofErr w:type="spellStart"/>
            <w:r w:rsidRPr="002168BF">
              <w:rPr>
                <w:rStyle w:val="Fett"/>
                <w:b w:val="0"/>
                <w:i/>
              </w:rPr>
              <w:t>realizedOutfallType</w:t>
            </w:r>
            <w:proofErr w:type="spellEnd"/>
          </w:p>
        </w:tc>
        <w:tc>
          <w:tcPr>
            <w:tcW w:w="5115" w:type="dxa"/>
          </w:tcPr>
          <w:p w14:paraId="006BE19A" w14:textId="5C43DD60" w:rsidR="002168BF" w:rsidRPr="00EF6B54" w:rsidRDefault="002168BF" w:rsidP="002168BF">
            <w:pPr>
              <w:spacing w:before="100" w:beforeAutospacing="1" w:after="100" w:afterAutospacing="1"/>
            </w:pPr>
            <w:r w:rsidRPr="00EB5A8C">
              <w:t xml:space="preserve">expresses the </w:t>
            </w:r>
            <w:r>
              <w:t>type of the realized outfall</w:t>
            </w:r>
            <w:r w:rsidRPr="00EB5A8C">
              <w:t>, using a term from the HY_</w:t>
            </w:r>
            <w:r w:rsidRPr="005142E4">
              <w:t xml:space="preserve"> </w:t>
            </w:r>
            <w:proofErr w:type="spellStart"/>
            <w:r>
              <w:t>Realized</w:t>
            </w:r>
            <w:r w:rsidRPr="008E510D">
              <w:t>OutfallType</w:t>
            </w:r>
            <w:proofErr w:type="spellEnd"/>
            <w:r w:rsidRPr="008E510D">
              <w:t xml:space="preserve"> code</w:t>
            </w:r>
            <w:r>
              <w:t xml:space="preserve"> </w:t>
            </w:r>
            <w:r w:rsidRPr="008E510D">
              <w:t>list</w:t>
            </w:r>
            <w:r w:rsidRPr="00EB5A8C">
              <w:t>, or a controlled vocabulary</w:t>
            </w:r>
            <w:r>
              <w:t xml:space="preserve">. </w:t>
            </w:r>
            <w:r w:rsidRPr="008E510D">
              <w:t>Alternative code lists may be used but should be</w:t>
            </w:r>
            <w:r>
              <w:t xml:space="preserve"> related to the terms in Annex B</w:t>
            </w:r>
            <w:r w:rsidRPr="008E510D">
              <w:t>.1 using an appropriate formalism.</w:t>
            </w:r>
          </w:p>
        </w:tc>
        <w:tc>
          <w:tcPr>
            <w:tcW w:w="1350" w:type="dxa"/>
          </w:tcPr>
          <w:p w14:paraId="3E821D86" w14:textId="5FE0C152" w:rsidR="002168BF" w:rsidRPr="002168BF" w:rsidRDefault="002168BF" w:rsidP="002168BF">
            <w:pPr>
              <w:spacing w:before="100" w:beforeAutospacing="1" w:after="100" w:afterAutospacing="1"/>
            </w:pPr>
            <w:r>
              <w:t>Attribute</w:t>
            </w:r>
          </w:p>
        </w:tc>
      </w:tr>
      <w:tr w:rsidR="002168BF" w:rsidRPr="008E510D" w14:paraId="3C044942" w14:textId="77777777" w:rsidTr="006D0E8F">
        <w:tc>
          <w:tcPr>
            <w:tcW w:w="2283" w:type="dxa"/>
          </w:tcPr>
          <w:p w14:paraId="3B07434B" w14:textId="34E17E7B" w:rsidR="002168BF" w:rsidRPr="002168BF" w:rsidRDefault="002168BF" w:rsidP="002168BF">
            <w:pPr>
              <w:spacing w:before="100" w:beforeAutospacing="1" w:after="100" w:afterAutospacing="1"/>
              <w:rPr>
                <w:rStyle w:val="Fett"/>
                <w:b w:val="0"/>
                <w:i/>
              </w:rPr>
            </w:pPr>
            <w:proofErr w:type="spellStart"/>
            <w:r w:rsidRPr="002168BF">
              <w:rPr>
                <w:rStyle w:val="Fett"/>
                <w:b w:val="0"/>
                <w:i/>
              </w:rPr>
              <w:t>realizedOutfall</w:t>
            </w:r>
            <w:proofErr w:type="spellEnd"/>
          </w:p>
        </w:tc>
        <w:tc>
          <w:tcPr>
            <w:tcW w:w="5115" w:type="dxa"/>
          </w:tcPr>
          <w:p w14:paraId="20AD72CF" w14:textId="50760FAA" w:rsidR="002168BF" w:rsidRPr="002168BF" w:rsidRDefault="002168BF" w:rsidP="002168BF">
            <w:pPr>
              <w:pStyle w:val="StandardWeb"/>
              <w:jc w:val="both"/>
              <w:rPr>
                <w:lang w:val="en-US"/>
              </w:rPr>
            </w:pPr>
            <w:r>
              <w:rPr>
                <w:lang w:val="en-US"/>
              </w:rPr>
              <w:t xml:space="preserve">identifies </w:t>
            </w:r>
            <w:r w:rsidRPr="008E510D">
              <w:rPr>
                <w:lang w:val="en-US"/>
              </w:rPr>
              <w:t xml:space="preserve">the </w:t>
            </w:r>
            <w:r>
              <w:rPr>
                <w:lang w:val="en-US"/>
              </w:rPr>
              <w:t>one and only one outfall that is realized by a particular feature</w:t>
            </w:r>
            <w:r w:rsidRPr="008E510D">
              <w:rPr>
                <w:lang w:val="en-US"/>
              </w:rPr>
              <w:t xml:space="preserve">. Referencing the hydrologic complex </w:t>
            </w:r>
            <w:r>
              <w:rPr>
                <w:lang w:val="en-US"/>
              </w:rPr>
              <w:t>containing</w:t>
            </w:r>
            <w:r w:rsidRPr="008E510D">
              <w:rPr>
                <w:lang w:val="en-US"/>
              </w:rPr>
              <w:t xml:space="preserve"> the </w:t>
            </w:r>
            <w:r>
              <w:rPr>
                <w:lang w:val="en-US"/>
              </w:rPr>
              <w:t>outfall</w:t>
            </w:r>
            <w:r w:rsidRPr="008E510D">
              <w:rPr>
                <w:lang w:val="en-US"/>
              </w:rPr>
              <w:t xml:space="preserve"> and </w:t>
            </w:r>
            <w:r>
              <w:rPr>
                <w:lang w:val="en-US"/>
              </w:rPr>
              <w:t xml:space="preserve">all of </w:t>
            </w:r>
            <w:r w:rsidRPr="008E510D">
              <w:rPr>
                <w:lang w:val="en-US"/>
              </w:rPr>
              <w:t xml:space="preserve">its realizations, </w:t>
            </w:r>
            <w:r>
              <w:rPr>
                <w:lang w:val="en-US"/>
              </w:rPr>
              <w:t>supports</w:t>
            </w:r>
            <w:r w:rsidRPr="008E510D">
              <w:rPr>
                <w:lang w:val="en-US"/>
              </w:rPr>
              <w:t xml:space="preserve"> a </w:t>
            </w:r>
            <w:r>
              <w:rPr>
                <w:lang w:val="en-US"/>
              </w:rPr>
              <w:t xml:space="preserve">an arbitrary feature of interest </w:t>
            </w:r>
            <w:r w:rsidRPr="008E510D">
              <w:rPr>
                <w:lang w:val="en-US"/>
              </w:rPr>
              <w:t xml:space="preserve">to be recognized </w:t>
            </w:r>
            <w:r>
              <w:rPr>
                <w:lang w:val="en-US"/>
              </w:rPr>
              <w:t xml:space="preserve">as outfall of a catchment, </w:t>
            </w:r>
            <w:r w:rsidRPr="008E510D">
              <w:rPr>
                <w:lang w:val="en-US"/>
              </w:rPr>
              <w:t xml:space="preserve">and </w:t>
            </w:r>
            <w:r>
              <w:rPr>
                <w:lang w:val="en-US"/>
              </w:rPr>
              <w:t>to be placed using the river positioning system defined in this standard.</w:t>
            </w:r>
            <w:r w:rsidRPr="008E510D">
              <w:rPr>
                <w:lang w:val="en-US"/>
              </w:rPr>
              <w:t xml:space="preserve"> </w:t>
            </w:r>
          </w:p>
        </w:tc>
        <w:tc>
          <w:tcPr>
            <w:tcW w:w="1350" w:type="dxa"/>
          </w:tcPr>
          <w:p w14:paraId="6AA8C184" w14:textId="77777777" w:rsidR="002168BF" w:rsidRDefault="002168BF" w:rsidP="002168BF">
            <w:pPr>
              <w:spacing w:before="100" w:beforeAutospacing="1" w:after="100" w:afterAutospacing="1"/>
            </w:pPr>
            <w:r>
              <w:t>Association</w:t>
            </w:r>
          </w:p>
          <w:p w14:paraId="391A2B84" w14:textId="77777777" w:rsidR="002168BF" w:rsidRDefault="002168BF" w:rsidP="002168BF">
            <w:pPr>
              <w:spacing w:before="100" w:beforeAutospacing="1" w:after="100" w:afterAutospacing="1"/>
            </w:pPr>
          </w:p>
        </w:tc>
      </w:tr>
    </w:tbl>
    <w:p w14:paraId="2D1E9DB1" w14:textId="3D88D067" w:rsidR="00033C57" w:rsidRPr="008E510D" w:rsidRDefault="00033C57" w:rsidP="00834E29">
      <w:pPr>
        <w:pStyle w:val="berschrift3"/>
        <w:jc w:val="both"/>
      </w:pPr>
      <w:r w:rsidRPr="008E510D">
        <w:t xml:space="preserve"> </w:t>
      </w:r>
      <w:bookmarkStart w:id="172" w:name="_Toc458775751"/>
      <w:bookmarkStart w:id="173" w:name="_Toc471741662"/>
      <w:r w:rsidRPr="008E510D">
        <w:t>The River Positioning System</w:t>
      </w:r>
      <w:bookmarkEnd w:id="173"/>
      <w:r w:rsidRPr="008E510D">
        <w:t xml:space="preserve"> </w:t>
      </w:r>
      <w:bookmarkEnd w:id="172"/>
    </w:p>
    <w:p w14:paraId="0A944DCB" w14:textId="00DEADCF" w:rsidR="00033C57" w:rsidRPr="008E510D" w:rsidRDefault="00033C57" w:rsidP="00450C77">
      <w:pPr>
        <w:pStyle w:val="StandardWeb"/>
        <w:jc w:val="both"/>
        <w:rPr>
          <w:lang w:val="en-US"/>
        </w:rPr>
      </w:pPr>
      <w:r w:rsidRPr="008E510D">
        <w:rPr>
          <w:lang w:val="en-US"/>
        </w:rPr>
        <w:t xml:space="preserve">The River Positioning System </w:t>
      </w:r>
      <w:r w:rsidR="00B90FE2">
        <w:rPr>
          <w:lang w:val="en-US"/>
        </w:rPr>
        <w:t>(</w:t>
      </w:r>
      <w:r w:rsidR="00874BCD">
        <w:rPr>
          <w:lang w:val="en-US"/>
        </w:rPr>
        <w:fldChar w:fldCharType="begin"/>
      </w:r>
      <w:r w:rsidR="00874BCD">
        <w:rPr>
          <w:lang w:val="en-US"/>
        </w:rPr>
        <w:instrText xml:space="preserve"> REF _Ref462910474 \h </w:instrText>
      </w:r>
      <w:r w:rsidR="00874BCD">
        <w:rPr>
          <w:lang w:val="en-US"/>
        </w:rPr>
      </w:r>
      <w:r w:rsidR="00874BCD">
        <w:rPr>
          <w:lang w:val="en-US"/>
        </w:rPr>
        <w:fldChar w:fldCharType="separate"/>
      </w:r>
      <w:r w:rsidR="00700E20">
        <w:t xml:space="preserve">Figure </w:t>
      </w:r>
      <w:r w:rsidR="00700E20">
        <w:rPr>
          <w:noProof/>
        </w:rPr>
        <w:t>37</w:t>
      </w:r>
      <w:r w:rsidR="00874BCD">
        <w:rPr>
          <w:lang w:val="en-US"/>
        </w:rPr>
        <w:fldChar w:fldCharType="end"/>
      </w:r>
      <w:r w:rsidR="00B90FE2">
        <w:rPr>
          <w:lang w:val="en-US"/>
        </w:rPr>
        <w:t xml:space="preserve">) </w:t>
      </w:r>
      <w:r w:rsidRPr="008E510D">
        <w:rPr>
          <w:lang w:val="en-US"/>
        </w:rPr>
        <w:t xml:space="preserve">provides a simple model to place a feature of interest 'on a river'. It introduces the concept of indirect position where a position is determined relative to an already established reference location. This concept uses a </w:t>
      </w:r>
      <w:r w:rsidRPr="008E510D">
        <w:rPr>
          <w:lang w:val="en-US"/>
        </w:rPr>
        <w:lastRenderedPageBreak/>
        <w:t xml:space="preserve">linear river reference system whose origin is set at the outfall of a catchment, and whose linear shape is given by a flowpath realizing the catchment between </w:t>
      </w:r>
      <w:r w:rsidR="00C028C5">
        <w:rPr>
          <w:lang w:val="en-US"/>
        </w:rPr>
        <w:t xml:space="preserve">its </w:t>
      </w:r>
      <w:r w:rsidRPr="008E510D">
        <w:rPr>
          <w:lang w:val="en-US"/>
        </w:rPr>
        <w:t xml:space="preserve">outfall and </w:t>
      </w:r>
      <w:r w:rsidR="001B6B0A">
        <w:rPr>
          <w:lang w:val="en-US"/>
        </w:rPr>
        <w:t xml:space="preserve">another </w:t>
      </w:r>
      <w:r w:rsidR="00C028C5">
        <w:rPr>
          <w:lang w:val="en-US"/>
        </w:rPr>
        <w:t xml:space="preserve">known </w:t>
      </w:r>
      <w:r w:rsidRPr="008E510D">
        <w:rPr>
          <w:lang w:val="en-US"/>
        </w:rPr>
        <w:t xml:space="preserve">outfall. It is important to note, that each logical catchment has its own reference system, and must have one outfall (origin) and one linear flowpath realization (shape). </w:t>
      </w:r>
    </w:p>
    <w:p w14:paraId="36EA858C" w14:textId="77777777" w:rsidR="00C20518" w:rsidRDefault="00C20518" w:rsidP="00C20518">
      <w:pPr>
        <w:pStyle w:val="OGCFigure"/>
      </w:pPr>
      <w:r>
        <w:rPr>
          <w:noProof/>
        </w:rPr>
        <w:drawing>
          <wp:inline distT="0" distB="0" distL="0" distR="0" wp14:anchorId="5815AFFA" wp14:editId="6D2E32E7">
            <wp:extent cx="4714068" cy="4484284"/>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Users\Dornblut\OGC_HYF_SWG\hlphtml\EARoot\EA3\EA73.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4714068" cy="4484284"/>
                    </a:xfrm>
                    <a:prstGeom prst="rect">
                      <a:avLst/>
                    </a:prstGeom>
                    <a:noFill/>
                    <a:ln>
                      <a:noFill/>
                    </a:ln>
                  </pic:spPr>
                </pic:pic>
              </a:graphicData>
            </a:graphic>
          </wp:inline>
        </w:drawing>
      </w:r>
    </w:p>
    <w:p w14:paraId="199F743B" w14:textId="7D1B4DF7" w:rsidR="00C20518" w:rsidRDefault="00C20518" w:rsidP="00834E29">
      <w:pPr>
        <w:pStyle w:val="OGCFigure"/>
        <w:outlineLvl w:val="0"/>
      </w:pPr>
      <w:bookmarkStart w:id="174" w:name="_Ref462910474"/>
      <w:bookmarkStart w:id="175" w:name="_Toc471741732"/>
      <w:r>
        <w:t xml:space="preserve">Figure </w:t>
      </w:r>
      <w:r w:rsidR="003F6442">
        <w:fldChar w:fldCharType="begin"/>
      </w:r>
      <w:r w:rsidR="003F6442">
        <w:instrText xml:space="preserve"> SEQ Figure \* ARABIC </w:instrText>
      </w:r>
      <w:r w:rsidR="003F6442">
        <w:fldChar w:fldCharType="separate"/>
      </w:r>
      <w:r w:rsidR="00135A1B">
        <w:rPr>
          <w:noProof/>
        </w:rPr>
        <w:t>37</w:t>
      </w:r>
      <w:r w:rsidR="003F6442">
        <w:rPr>
          <w:noProof/>
        </w:rPr>
        <w:fldChar w:fldCharType="end"/>
      </w:r>
      <w:bookmarkEnd w:id="174"/>
      <w:r>
        <w:t xml:space="preserve">: </w:t>
      </w:r>
      <w:r w:rsidRPr="0029760E">
        <w:t>River Positioning System (UML class diagram</w:t>
      </w:r>
      <w:r>
        <w:t>)</w:t>
      </w:r>
      <w:bookmarkEnd w:id="175"/>
    </w:p>
    <w:p w14:paraId="0D2A7055" w14:textId="7767466A" w:rsidR="00C20518" w:rsidRPr="004F45EA" w:rsidRDefault="004F45EA" w:rsidP="004F45EA">
      <w:pPr>
        <w:pStyle w:val="StandardWeb"/>
        <w:jc w:val="both"/>
        <w:rPr>
          <w:lang w:val="en-US"/>
        </w:rPr>
      </w:pPr>
      <w:r w:rsidRPr="00705D32">
        <w:rPr>
          <w:lang w:val="en-US"/>
        </w:rPr>
        <w:t xml:space="preserve">The River Positioning System references the one-dimensional topological realization of catchment and outfall within the implied hydrologic complex in such that the origin and </w:t>
      </w:r>
      <w:r w:rsidR="00363BEE" w:rsidRPr="002E65D6">
        <w:rPr>
          <w:lang w:val="en-US"/>
        </w:rPr>
        <w:t xml:space="preserve">the </w:t>
      </w:r>
      <w:r w:rsidR="001E0264" w:rsidRPr="002E65D6">
        <w:rPr>
          <w:lang w:val="en-US"/>
        </w:rPr>
        <w:t xml:space="preserve">already located </w:t>
      </w:r>
      <w:r w:rsidRPr="00705D32">
        <w:rPr>
          <w:lang w:val="en-US"/>
        </w:rPr>
        <w:t xml:space="preserve">referent are nodes on the boundary of the </w:t>
      </w:r>
      <w:r w:rsidR="00363BEE" w:rsidRPr="002E65D6">
        <w:rPr>
          <w:lang w:val="en-US"/>
        </w:rPr>
        <w:t xml:space="preserve">same </w:t>
      </w:r>
      <w:r w:rsidRPr="00705D32">
        <w:rPr>
          <w:lang w:val="en-US"/>
        </w:rPr>
        <w:t xml:space="preserve">flowpath. Given that a flowpath realizes a logical catchment between inflow and outflow nodes, the feature of interest </w:t>
      </w:r>
      <w:r w:rsidR="005E05B6" w:rsidRPr="002E65D6">
        <w:rPr>
          <w:lang w:val="en-US"/>
        </w:rPr>
        <w:t xml:space="preserve">is </w:t>
      </w:r>
      <w:r w:rsidRPr="00705D32">
        <w:rPr>
          <w:lang w:val="en-US"/>
        </w:rPr>
        <w:t xml:space="preserve">either the inflow or the outflow node </w:t>
      </w:r>
      <w:r w:rsidR="00047A57" w:rsidRPr="002E65D6">
        <w:rPr>
          <w:lang w:val="en-US"/>
        </w:rPr>
        <w:t>located</w:t>
      </w:r>
      <w:r w:rsidR="000B2F2B" w:rsidRPr="002E65D6">
        <w:rPr>
          <w:lang w:val="en-US"/>
        </w:rPr>
        <w:t xml:space="preserve"> </w:t>
      </w:r>
      <w:r w:rsidR="00D31D68" w:rsidRPr="002E65D6">
        <w:rPr>
          <w:lang w:val="en-US"/>
        </w:rPr>
        <w:t xml:space="preserve">at </w:t>
      </w:r>
      <w:r w:rsidR="00047A57" w:rsidRPr="002E65D6">
        <w:rPr>
          <w:lang w:val="en-US"/>
        </w:rPr>
        <w:t xml:space="preserve">flowpath </w:t>
      </w:r>
      <w:r w:rsidR="00363BEE" w:rsidRPr="002E65D6">
        <w:rPr>
          <w:lang w:val="en-US"/>
        </w:rPr>
        <w:t>start</w:t>
      </w:r>
      <w:r w:rsidR="005E05B6" w:rsidRPr="002E65D6">
        <w:rPr>
          <w:lang w:val="en-US"/>
        </w:rPr>
        <w:t xml:space="preserve">, </w:t>
      </w:r>
      <w:r w:rsidR="000B2F2B" w:rsidRPr="002E65D6">
        <w:rPr>
          <w:lang w:val="en-US"/>
        </w:rPr>
        <w:t>while the</w:t>
      </w:r>
      <w:r w:rsidRPr="002E65D6">
        <w:rPr>
          <w:lang w:val="en-US"/>
        </w:rPr>
        <w:t xml:space="preserve"> </w:t>
      </w:r>
      <w:r w:rsidR="001E0264" w:rsidRPr="002E65D6">
        <w:rPr>
          <w:lang w:val="en-US"/>
        </w:rPr>
        <w:t>location</w:t>
      </w:r>
      <w:r w:rsidR="005E05B6" w:rsidRPr="002E65D6">
        <w:rPr>
          <w:lang w:val="en-US"/>
        </w:rPr>
        <w:t xml:space="preserve"> </w:t>
      </w:r>
      <w:r w:rsidR="00363BEE" w:rsidRPr="002E65D6">
        <w:rPr>
          <w:lang w:val="en-US"/>
        </w:rPr>
        <w:t xml:space="preserve">being referenced </w:t>
      </w:r>
      <w:r w:rsidR="007675EB" w:rsidRPr="002E65D6">
        <w:rPr>
          <w:lang w:val="en-US"/>
        </w:rPr>
        <w:t>is</w:t>
      </w:r>
      <w:r w:rsidR="000B2F2B" w:rsidRPr="002E65D6">
        <w:rPr>
          <w:lang w:val="en-US"/>
        </w:rPr>
        <w:t xml:space="preserve"> </w:t>
      </w:r>
      <w:r w:rsidR="001F776E" w:rsidRPr="002E65D6">
        <w:rPr>
          <w:lang w:val="en-US"/>
        </w:rPr>
        <w:t>located at the upstream or downstream end of the flowpath</w:t>
      </w:r>
      <w:r w:rsidR="000A53D7" w:rsidRPr="002E65D6">
        <w:rPr>
          <w:lang w:val="en-US"/>
        </w:rPr>
        <w:t>.</w:t>
      </w:r>
      <w:r w:rsidR="000B2F2B" w:rsidRPr="002E65D6">
        <w:rPr>
          <w:lang w:val="en-US"/>
        </w:rPr>
        <w:t xml:space="preserve"> </w:t>
      </w:r>
      <w:r w:rsidRPr="00705D32">
        <w:rPr>
          <w:lang w:val="en-US"/>
        </w:rPr>
        <w:t xml:space="preserve">Using </w:t>
      </w:r>
      <w:r w:rsidR="001F776E" w:rsidRPr="002E65D6">
        <w:rPr>
          <w:lang w:val="en-US"/>
        </w:rPr>
        <w:t xml:space="preserve">located referents </w:t>
      </w:r>
      <w:r w:rsidRPr="00705D32">
        <w:rPr>
          <w:lang w:val="en-US"/>
        </w:rPr>
        <w:t xml:space="preserve">in both directions allows placement of a feature of interest interpolative between inflow and outflow nodes </w:t>
      </w:r>
      <w:r w:rsidRPr="002E65D6">
        <w:rPr>
          <w:lang w:val="en-US"/>
        </w:rPr>
        <w:t>on a flowpath even if the realized catchment is not explicitly delineated.</w:t>
      </w:r>
      <w:r w:rsidRPr="008E510D">
        <w:rPr>
          <w:lang w:val="en-US"/>
        </w:rPr>
        <w:t xml:space="preserve"> </w:t>
      </w:r>
    </w:p>
    <w:p w14:paraId="1C05BA83" w14:textId="0DE98F1F" w:rsidR="008D3FA4" w:rsidRDefault="008D3FA4" w:rsidP="00834E29">
      <w:pPr>
        <w:pStyle w:val="berschrift4"/>
      </w:pPr>
      <w:r w:rsidRPr="008E510D">
        <w:lastRenderedPageBreak/>
        <w:t>Indirect</w:t>
      </w:r>
      <w:r>
        <w:t xml:space="preserve"> </w:t>
      </w:r>
      <w:r w:rsidRPr="008E510D">
        <w:t>Position</w:t>
      </w:r>
    </w:p>
    <w:p w14:paraId="51511346" w14:textId="0D69A115" w:rsidR="00AC778C" w:rsidRPr="002E65D6" w:rsidRDefault="00033C57" w:rsidP="00AC778C">
      <w:pPr>
        <w:pStyle w:val="StandardWeb"/>
        <w:jc w:val="both"/>
        <w:rPr>
          <w:lang w:val="en-US"/>
        </w:rPr>
      </w:pPr>
      <w:r w:rsidRPr="002E65D6">
        <w:rPr>
          <w:lang w:val="en-US"/>
        </w:rPr>
        <w:t xml:space="preserve">The </w:t>
      </w:r>
      <w:proofErr w:type="spellStart"/>
      <w:r w:rsidRPr="002E65D6">
        <w:rPr>
          <w:lang w:val="en-US"/>
        </w:rPr>
        <w:t>HY_IndirectPosition</w:t>
      </w:r>
      <w:proofErr w:type="spellEnd"/>
      <w:r w:rsidRPr="002E65D6">
        <w:rPr>
          <w:lang w:val="en-US"/>
        </w:rPr>
        <w:t xml:space="preserve"> feature type defines the </w:t>
      </w:r>
      <w:r w:rsidR="00CB054F" w:rsidRPr="002E65D6">
        <w:rPr>
          <w:lang w:val="en-US"/>
        </w:rPr>
        <w:t xml:space="preserve">location referenced along a logical axis, without the necessity of a geometric realization which it however may have. </w:t>
      </w:r>
      <w:r w:rsidR="00774A99" w:rsidRPr="002E65D6">
        <w:rPr>
          <w:lang w:val="en-US"/>
        </w:rPr>
        <w:t>I</w:t>
      </w:r>
      <w:r w:rsidR="00E34B15" w:rsidRPr="002E65D6">
        <w:rPr>
          <w:lang w:val="en-US"/>
        </w:rPr>
        <w:t>ndire</w:t>
      </w:r>
      <w:r w:rsidR="00774A99" w:rsidRPr="002E65D6">
        <w:rPr>
          <w:lang w:val="en-US"/>
        </w:rPr>
        <w:t xml:space="preserve">ct position uses </w:t>
      </w:r>
      <w:r w:rsidR="00491868" w:rsidRPr="002E65D6">
        <w:rPr>
          <w:lang w:val="en-US"/>
        </w:rPr>
        <w:t>a</w:t>
      </w:r>
      <w:r w:rsidR="00DC2132" w:rsidRPr="002E65D6">
        <w:rPr>
          <w:lang w:val="en-US"/>
        </w:rPr>
        <w:t xml:space="preserve"> </w:t>
      </w:r>
      <w:r w:rsidR="00774A99" w:rsidRPr="002E65D6">
        <w:rPr>
          <w:lang w:val="en-US"/>
        </w:rPr>
        <w:t>catchment-specific</w:t>
      </w:r>
      <w:r w:rsidR="0023066B" w:rsidRPr="002E65D6">
        <w:rPr>
          <w:lang w:val="en-US"/>
        </w:rPr>
        <w:t xml:space="preserve"> reference system</w:t>
      </w:r>
      <w:r w:rsidR="00774A99" w:rsidRPr="002E65D6">
        <w:rPr>
          <w:lang w:val="en-US"/>
        </w:rPr>
        <w:t xml:space="preserve"> which </w:t>
      </w:r>
      <w:r w:rsidR="00DE3567" w:rsidRPr="002E65D6">
        <w:rPr>
          <w:lang w:val="en-US"/>
        </w:rPr>
        <w:t xml:space="preserve">defines the flowpath as the </w:t>
      </w:r>
      <w:r w:rsidR="00774A99" w:rsidRPr="002E65D6">
        <w:rPr>
          <w:lang w:val="en-US"/>
        </w:rPr>
        <w:t xml:space="preserve">required </w:t>
      </w:r>
      <w:r w:rsidR="00DE3567" w:rsidRPr="002E65D6">
        <w:rPr>
          <w:lang w:val="en-US"/>
        </w:rPr>
        <w:t>linear element</w:t>
      </w:r>
      <w:r w:rsidR="00774A99" w:rsidRPr="002E65D6">
        <w:rPr>
          <w:lang w:val="en-US"/>
        </w:rPr>
        <w:t xml:space="preserve"> along which the position </w:t>
      </w:r>
      <w:r w:rsidR="006A3099" w:rsidRPr="002E65D6">
        <w:rPr>
          <w:lang w:val="en-US"/>
        </w:rPr>
        <w:t>is</w:t>
      </w:r>
      <w:r w:rsidR="00774A99" w:rsidRPr="002E65D6">
        <w:rPr>
          <w:lang w:val="en-US"/>
        </w:rPr>
        <w:t xml:space="preserve"> determined</w:t>
      </w:r>
      <w:r w:rsidR="00CB054F" w:rsidRPr="002E65D6">
        <w:rPr>
          <w:lang w:val="en-US"/>
        </w:rPr>
        <w:t xml:space="preserve">, and the </w:t>
      </w:r>
      <w:r w:rsidR="00F24CE1" w:rsidRPr="002E65D6">
        <w:rPr>
          <w:lang w:val="en-US"/>
        </w:rPr>
        <w:t xml:space="preserve">location where the </w:t>
      </w:r>
      <w:r w:rsidR="00CB054F" w:rsidRPr="002E65D6">
        <w:rPr>
          <w:lang w:val="en-US"/>
        </w:rPr>
        <w:t>flowpath starts</w:t>
      </w:r>
      <w:r w:rsidR="00F24CE1" w:rsidRPr="002E65D6">
        <w:rPr>
          <w:lang w:val="en-US"/>
        </w:rPr>
        <w:t xml:space="preserve"> as </w:t>
      </w:r>
      <w:r w:rsidR="00431E18" w:rsidRPr="002E65D6">
        <w:rPr>
          <w:lang w:val="en-US"/>
        </w:rPr>
        <w:t xml:space="preserve">the </w:t>
      </w:r>
      <w:r w:rsidR="00F24CE1" w:rsidRPr="002E65D6">
        <w:rPr>
          <w:lang w:val="en-US"/>
        </w:rPr>
        <w:t>origin</w:t>
      </w:r>
      <w:r w:rsidR="00CB054F" w:rsidRPr="002E65D6">
        <w:rPr>
          <w:lang w:val="en-US"/>
        </w:rPr>
        <w:t>. The</w:t>
      </w:r>
      <w:r w:rsidR="00F24CE1" w:rsidRPr="002E65D6">
        <w:rPr>
          <w:lang w:val="en-US"/>
        </w:rPr>
        <w:t xml:space="preserve"> indirect position then </w:t>
      </w:r>
      <w:r w:rsidR="00CB054F" w:rsidRPr="002E65D6">
        <w:rPr>
          <w:lang w:val="en-US"/>
        </w:rPr>
        <w:t xml:space="preserve">is expressed </w:t>
      </w:r>
      <w:r w:rsidR="00F24CE1" w:rsidRPr="002E65D6">
        <w:rPr>
          <w:lang w:val="en-US"/>
        </w:rPr>
        <w:t>as</w:t>
      </w:r>
      <w:r w:rsidR="00CB054F" w:rsidRPr="002E65D6">
        <w:rPr>
          <w:lang w:val="en-US"/>
        </w:rPr>
        <w:t xml:space="preserve"> the distance </w:t>
      </w:r>
      <w:r w:rsidR="00431E18" w:rsidRPr="002E65D6">
        <w:rPr>
          <w:lang w:val="en-US"/>
        </w:rPr>
        <w:t xml:space="preserve">from </w:t>
      </w:r>
      <w:r w:rsidR="00EA765A" w:rsidRPr="002E65D6">
        <w:rPr>
          <w:lang w:val="en-US"/>
        </w:rPr>
        <w:t>the upstream or</w:t>
      </w:r>
      <w:r w:rsidR="00C02DAA" w:rsidRPr="002E65D6">
        <w:rPr>
          <w:lang w:val="en-US"/>
        </w:rPr>
        <w:t>/and</w:t>
      </w:r>
      <w:r w:rsidR="00EA765A" w:rsidRPr="002E65D6">
        <w:rPr>
          <w:lang w:val="en-US"/>
        </w:rPr>
        <w:t xml:space="preserve"> downstream end of the flowpath, or from </w:t>
      </w:r>
      <w:r w:rsidR="006614D2" w:rsidRPr="002E65D6">
        <w:rPr>
          <w:lang w:val="en-US"/>
        </w:rPr>
        <w:t xml:space="preserve">a </w:t>
      </w:r>
      <w:r w:rsidR="00EA765A" w:rsidRPr="002E65D6">
        <w:rPr>
          <w:lang w:val="en-US"/>
        </w:rPr>
        <w:t xml:space="preserve">referent </w:t>
      </w:r>
      <w:r w:rsidR="006614D2" w:rsidRPr="002E65D6">
        <w:rPr>
          <w:lang w:val="en-US"/>
        </w:rPr>
        <w:t xml:space="preserve">that is </w:t>
      </w:r>
      <w:r w:rsidR="00431E18" w:rsidRPr="002E65D6">
        <w:rPr>
          <w:lang w:val="en-US"/>
        </w:rPr>
        <w:t xml:space="preserve">already </w:t>
      </w:r>
      <w:r w:rsidR="00EA765A" w:rsidRPr="002E65D6">
        <w:rPr>
          <w:lang w:val="en-US"/>
        </w:rPr>
        <w:t>located on that flowpath</w:t>
      </w:r>
      <w:r w:rsidR="00431E18" w:rsidRPr="002E65D6">
        <w:rPr>
          <w:lang w:val="en-US"/>
        </w:rPr>
        <w:t xml:space="preserve">. </w:t>
      </w:r>
    </w:p>
    <w:p w14:paraId="019DA605" w14:textId="4D5C014F" w:rsidR="00B375D5" w:rsidRPr="0023342C" w:rsidRDefault="00FB3432" w:rsidP="00AC778C">
      <w:pPr>
        <w:pStyle w:val="StandardWeb"/>
        <w:jc w:val="both"/>
        <w:rPr>
          <w:lang w:val="en-US"/>
        </w:rPr>
      </w:pPr>
      <w:r w:rsidRPr="0023342C">
        <w:rPr>
          <w:lang w:val="en-US"/>
        </w:rPr>
        <w:t xml:space="preserve">The </w:t>
      </w:r>
      <w:r w:rsidR="00246308" w:rsidRPr="0023342C">
        <w:rPr>
          <w:lang w:val="en-US"/>
        </w:rPr>
        <w:t>(</w:t>
      </w:r>
      <w:r w:rsidRPr="0023342C">
        <w:rPr>
          <w:lang w:val="en-US"/>
        </w:rPr>
        <w:t>indirect</w:t>
      </w:r>
      <w:r w:rsidR="00246308" w:rsidRPr="0023342C">
        <w:rPr>
          <w:lang w:val="en-US"/>
        </w:rPr>
        <w:t>)</w:t>
      </w:r>
      <w:r w:rsidRPr="0023342C">
        <w:rPr>
          <w:lang w:val="en-US"/>
        </w:rPr>
        <w:t xml:space="preserve"> position of a</w:t>
      </w:r>
      <w:r w:rsidR="00AC778C" w:rsidRPr="0023342C">
        <w:rPr>
          <w:lang w:val="en-US"/>
        </w:rPr>
        <w:t xml:space="preserve">n outflow node </w:t>
      </w:r>
      <w:r w:rsidRPr="0023342C">
        <w:rPr>
          <w:lang w:val="en-US"/>
        </w:rPr>
        <w:t>referenced</w:t>
      </w:r>
      <w:r w:rsidR="00AC778C" w:rsidRPr="0023342C">
        <w:rPr>
          <w:lang w:val="en-US"/>
        </w:rPr>
        <w:t xml:space="preserve"> along an upstream </w:t>
      </w:r>
      <w:r w:rsidR="006A3099" w:rsidRPr="0023342C">
        <w:rPr>
          <w:lang w:val="en-US"/>
        </w:rPr>
        <w:t xml:space="preserve">oriented </w:t>
      </w:r>
      <w:r w:rsidR="00AC778C" w:rsidRPr="0023342C">
        <w:rPr>
          <w:lang w:val="en-US"/>
        </w:rPr>
        <w:t xml:space="preserve">flowpath </w:t>
      </w:r>
      <w:r w:rsidR="00246308" w:rsidRPr="0023342C">
        <w:rPr>
          <w:lang w:val="en-US"/>
        </w:rPr>
        <w:t>(</w:t>
      </w:r>
      <w:r w:rsidR="00700E20" w:rsidRPr="0023342C">
        <w:rPr>
          <w:lang w:val="en-US"/>
        </w:rPr>
        <w:fldChar w:fldCharType="begin"/>
      </w:r>
      <w:r w:rsidR="00700E20" w:rsidRPr="0023342C">
        <w:rPr>
          <w:lang w:val="en-US"/>
        </w:rPr>
        <w:instrText xml:space="preserve"> REF _Ref461114335 \h </w:instrText>
      </w:r>
      <w:r w:rsidR="0023342C">
        <w:rPr>
          <w:lang w:val="en-US"/>
        </w:rPr>
        <w:instrText xml:space="preserve"> \* MERGEFORMAT </w:instrText>
      </w:r>
      <w:r w:rsidR="00700E20" w:rsidRPr="0023342C">
        <w:rPr>
          <w:lang w:val="en-US"/>
        </w:rPr>
      </w:r>
      <w:r w:rsidR="00700E20" w:rsidRPr="0023342C">
        <w:rPr>
          <w:lang w:val="en-US"/>
        </w:rPr>
        <w:fldChar w:fldCharType="separate"/>
      </w:r>
      <w:r w:rsidR="00700E20" w:rsidRPr="0023342C">
        <w:t xml:space="preserve">Figure </w:t>
      </w:r>
      <w:r w:rsidR="00700E20" w:rsidRPr="0023342C">
        <w:rPr>
          <w:noProof/>
        </w:rPr>
        <w:t>18</w:t>
      </w:r>
      <w:r w:rsidR="00700E20" w:rsidRPr="0023342C">
        <w:rPr>
          <w:lang w:val="en-US"/>
        </w:rPr>
        <w:fldChar w:fldCharType="end"/>
      </w:r>
      <w:r w:rsidR="00AC778C" w:rsidRPr="0023342C">
        <w:rPr>
          <w:lang w:val="en-US"/>
        </w:rPr>
        <w:t xml:space="preserve">) can be expressed as distance from an </w:t>
      </w:r>
      <w:r w:rsidR="006A3099" w:rsidRPr="0023342C">
        <w:rPr>
          <w:lang w:val="en-US"/>
        </w:rPr>
        <w:t xml:space="preserve">upstream </w:t>
      </w:r>
      <w:r w:rsidR="00AC778C" w:rsidRPr="0023342C">
        <w:rPr>
          <w:lang w:val="en-US"/>
        </w:rPr>
        <w:t xml:space="preserve">inflow node </w:t>
      </w:r>
      <w:r w:rsidR="006A3099" w:rsidRPr="0023342C">
        <w:rPr>
          <w:lang w:val="en-US"/>
        </w:rPr>
        <w:t xml:space="preserve">located </w:t>
      </w:r>
      <w:r w:rsidR="00AC778C" w:rsidRPr="0023342C">
        <w:rPr>
          <w:lang w:val="en-US"/>
        </w:rPr>
        <w:t xml:space="preserve">on that flowpath, while </w:t>
      </w:r>
      <w:r w:rsidRPr="0023342C">
        <w:rPr>
          <w:lang w:val="en-US"/>
        </w:rPr>
        <w:t xml:space="preserve">the </w:t>
      </w:r>
      <w:r w:rsidR="00246308" w:rsidRPr="0023342C">
        <w:rPr>
          <w:lang w:val="en-US"/>
        </w:rPr>
        <w:t>(</w:t>
      </w:r>
      <w:r w:rsidRPr="0023342C">
        <w:rPr>
          <w:lang w:val="en-US"/>
        </w:rPr>
        <w:t>indirect</w:t>
      </w:r>
      <w:r w:rsidR="00246308" w:rsidRPr="0023342C">
        <w:rPr>
          <w:lang w:val="en-US"/>
        </w:rPr>
        <w:t>)</w:t>
      </w:r>
      <w:r w:rsidRPr="0023342C">
        <w:rPr>
          <w:lang w:val="en-US"/>
        </w:rPr>
        <w:t xml:space="preserve"> position of </w:t>
      </w:r>
      <w:r w:rsidR="00AC778C" w:rsidRPr="0023342C">
        <w:rPr>
          <w:lang w:val="en-US"/>
        </w:rPr>
        <w:t xml:space="preserve">an inflow node referenced along a downstream </w:t>
      </w:r>
      <w:r w:rsidR="006A3099" w:rsidRPr="0023342C">
        <w:rPr>
          <w:lang w:val="en-US"/>
        </w:rPr>
        <w:t xml:space="preserve">oriented </w:t>
      </w:r>
      <w:r w:rsidR="00AC778C" w:rsidRPr="0023342C">
        <w:rPr>
          <w:lang w:val="en-US"/>
        </w:rPr>
        <w:t xml:space="preserve">flowpath </w:t>
      </w:r>
      <w:r w:rsidR="00246308" w:rsidRPr="0023342C">
        <w:rPr>
          <w:lang w:val="en-US"/>
        </w:rPr>
        <w:t>(</w:t>
      </w:r>
      <w:r w:rsidR="00700E20" w:rsidRPr="0023342C">
        <w:rPr>
          <w:lang w:val="en-US"/>
        </w:rPr>
        <w:fldChar w:fldCharType="begin"/>
      </w:r>
      <w:r w:rsidR="00700E20" w:rsidRPr="0023342C">
        <w:rPr>
          <w:lang w:val="en-US"/>
        </w:rPr>
        <w:instrText xml:space="preserve"> REF _Ref461114343 \h </w:instrText>
      </w:r>
      <w:r w:rsidR="0023342C">
        <w:rPr>
          <w:lang w:val="en-US"/>
        </w:rPr>
        <w:instrText xml:space="preserve"> \* MERGEFORMAT </w:instrText>
      </w:r>
      <w:r w:rsidR="00700E20" w:rsidRPr="0023342C">
        <w:rPr>
          <w:lang w:val="en-US"/>
        </w:rPr>
      </w:r>
      <w:r w:rsidR="00700E20" w:rsidRPr="0023342C">
        <w:rPr>
          <w:lang w:val="en-US"/>
        </w:rPr>
        <w:fldChar w:fldCharType="separate"/>
      </w:r>
      <w:r w:rsidR="00700E20" w:rsidRPr="0023342C">
        <w:t xml:space="preserve">Figure </w:t>
      </w:r>
      <w:r w:rsidR="00700E20" w:rsidRPr="0023342C">
        <w:rPr>
          <w:noProof/>
        </w:rPr>
        <w:t>19</w:t>
      </w:r>
      <w:r w:rsidR="00700E20" w:rsidRPr="0023342C">
        <w:rPr>
          <w:lang w:val="en-US"/>
        </w:rPr>
        <w:fldChar w:fldCharType="end"/>
      </w:r>
      <w:r w:rsidR="00AC778C" w:rsidRPr="0023342C">
        <w:rPr>
          <w:lang w:val="en-US"/>
        </w:rPr>
        <w:t>) can be expressed as distance from a</w:t>
      </w:r>
      <w:r w:rsidR="006A3099" w:rsidRPr="0023342C">
        <w:rPr>
          <w:lang w:val="en-US"/>
        </w:rPr>
        <w:t xml:space="preserve"> downstream </w:t>
      </w:r>
      <w:r w:rsidR="00AC778C" w:rsidRPr="0023342C">
        <w:rPr>
          <w:lang w:val="en-US"/>
        </w:rPr>
        <w:t xml:space="preserve">outflow node </w:t>
      </w:r>
      <w:r w:rsidR="006A3099" w:rsidRPr="0023342C">
        <w:rPr>
          <w:lang w:val="en-US"/>
        </w:rPr>
        <w:t xml:space="preserve">located </w:t>
      </w:r>
      <w:r w:rsidR="00AC778C" w:rsidRPr="0023342C">
        <w:rPr>
          <w:lang w:val="en-US"/>
        </w:rPr>
        <w:t>on th</w:t>
      </w:r>
      <w:r w:rsidR="006A3099" w:rsidRPr="0023342C">
        <w:rPr>
          <w:lang w:val="en-US"/>
        </w:rPr>
        <w:t xml:space="preserve">e </w:t>
      </w:r>
      <w:r w:rsidR="00AC778C" w:rsidRPr="0023342C">
        <w:rPr>
          <w:lang w:val="en-US"/>
        </w:rPr>
        <w:t xml:space="preserve">flowpath. </w:t>
      </w:r>
      <w:r w:rsidR="00B375D5" w:rsidRPr="0023342C">
        <w:rPr>
          <w:lang w:val="en-US"/>
        </w:rPr>
        <w:t>An</w:t>
      </w:r>
      <w:r w:rsidR="00AC778C" w:rsidRPr="0023342C">
        <w:rPr>
          <w:lang w:val="en-US"/>
        </w:rPr>
        <w:t xml:space="preserve"> ‘intermediate’ position </w:t>
      </w:r>
      <w:r w:rsidR="006A3099" w:rsidRPr="0023342C">
        <w:rPr>
          <w:lang w:val="en-US"/>
        </w:rPr>
        <w:t>referencing</w:t>
      </w:r>
      <w:r w:rsidR="00AC778C" w:rsidRPr="0023342C">
        <w:rPr>
          <w:lang w:val="en-US"/>
        </w:rPr>
        <w:t xml:space="preserve"> known inflow and outflow nodes </w:t>
      </w:r>
      <w:r w:rsidR="006A3099" w:rsidRPr="0023342C">
        <w:rPr>
          <w:lang w:val="en-US"/>
        </w:rPr>
        <w:t xml:space="preserve">bounding a flowpath </w:t>
      </w:r>
      <w:r w:rsidR="00246308" w:rsidRPr="0023342C">
        <w:rPr>
          <w:lang w:val="en-US"/>
        </w:rPr>
        <w:t>at both ends (</w:t>
      </w:r>
      <w:r w:rsidR="00700E20" w:rsidRPr="0023342C">
        <w:rPr>
          <w:lang w:val="en-US"/>
        </w:rPr>
        <w:fldChar w:fldCharType="begin"/>
      </w:r>
      <w:r w:rsidR="00700E20" w:rsidRPr="0023342C">
        <w:rPr>
          <w:lang w:val="en-US"/>
        </w:rPr>
        <w:instrText xml:space="preserve"> REF _Ref460919842 \h </w:instrText>
      </w:r>
      <w:r w:rsidR="0023342C">
        <w:rPr>
          <w:lang w:val="en-US"/>
        </w:rPr>
        <w:instrText xml:space="preserve"> \* MERGEFORMAT </w:instrText>
      </w:r>
      <w:r w:rsidR="00700E20" w:rsidRPr="0023342C">
        <w:rPr>
          <w:lang w:val="en-US"/>
        </w:rPr>
      </w:r>
      <w:r w:rsidR="00700E20" w:rsidRPr="0023342C">
        <w:rPr>
          <w:lang w:val="en-US"/>
        </w:rPr>
        <w:fldChar w:fldCharType="separate"/>
      </w:r>
      <w:r w:rsidR="0023342C" w:rsidRPr="003377F2">
        <w:t xml:space="preserve">Figure </w:t>
      </w:r>
      <w:r w:rsidR="0023342C">
        <w:rPr>
          <w:noProof/>
        </w:rPr>
        <w:t>20</w:t>
      </w:r>
      <w:r w:rsidR="00700E20" w:rsidRPr="0023342C">
        <w:rPr>
          <w:lang w:val="en-US"/>
        </w:rPr>
        <w:fldChar w:fldCharType="end"/>
      </w:r>
      <w:r w:rsidR="00AC778C" w:rsidRPr="0023342C">
        <w:rPr>
          <w:lang w:val="en-US"/>
        </w:rPr>
        <w:t xml:space="preserve">) can be expressed as part of the </w:t>
      </w:r>
      <w:r w:rsidR="00AC778C" w:rsidRPr="0023342C">
        <w:t xml:space="preserve">distance </w:t>
      </w:r>
      <w:r w:rsidR="00AC778C" w:rsidRPr="0023342C">
        <w:rPr>
          <w:lang w:val="en-US"/>
        </w:rPr>
        <w:t xml:space="preserve">along the entire </w:t>
      </w:r>
      <w:r w:rsidR="00B375D5" w:rsidRPr="0023342C">
        <w:rPr>
          <w:lang w:val="en-US"/>
        </w:rPr>
        <w:t>f</w:t>
      </w:r>
      <w:r w:rsidR="00AC778C" w:rsidRPr="0023342C">
        <w:rPr>
          <w:lang w:val="en-US"/>
        </w:rPr>
        <w:t xml:space="preserve">lowpath, measured from </w:t>
      </w:r>
      <w:r w:rsidR="00B375D5" w:rsidRPr="0023342C">
        <w:rPr>
          <w:lang w:val="en-US"/>
        </w:rPr>
        <w:t>the upstream end of an upstream flowpath, or</w:t>
      </w:r>
      <w:r w:rsidR="006A3099" w:rsidRPr="0023342C">
        <w:rPr>
          <w:lang w:val="en-US"/>
        </w:rPr>
        <w:t>/and</w:t>
      </w:r>
      <w:r w:rsidR="00B375D5" w:rsidRPr="0023342C">
        <w:rPr>
          <w:lang w:val="en-US"/>
        </w:rPr>
        <w:t xml:space="preserve"> from the downstream end of a downstream flowpath. </w:t>
      </w:r>
      <w:r w:rsidR="006A3099" w:rsidRPr="0023342C">
        <w:rPr>
          <w:lang w:val="en-US"/>
        </w:rPr>
        <w:t>A</w:t>
      </w:r>
      <w:r w:rsidRPr="0023342C">
        <w:rPr>
          <w:lang w:val="en-US"/>
        </w:rPr>
        <w:t xml:space="preserve"> position referencing </w:t>
      </w:r>
      <w:r w:rsidR="0068612E" w:rsidRPr="0023342C">
        <w:rPr>
          <w:lang w:val="en-US"/>
        </w:rPr>
        <w:t>an already referenced location on the flowpath</w:t>
      </w:r>
      <w:r w:rsidRPr="0023342C">
        <w:rPr>
          <w:lang w:val="en-US"/>
        </w:rPr>
        <w:t xml:space="preserve"> can be expressed as </w:t>
      </w:r>
      <w:r w:rsidR="00DC4A10" w:rsidRPr="0023342C">
        <w:rPr>
          <w:lang w:val="en-US"/>
        </w:rPr>
        <w:t xml:space="preserve">part of the </w:t>
      </w:r>
      <w:r w:rsidR="00DC4A10" w:rsidRPr="0023342C">
        <w:t xml:space="preserve">distance </w:t>
      </w:r>
      <w:r w:rsidR="00DC4A10" w:rsidRPr="0023342C">
        <w:rPr>
          <w:lang w:val="en-US"/>
        </w:rPr>
        <w:t>along the entire flowpath,</w:t>
      </w:r>
      <w:r w:rsidRPr="0023342C">
        <w:rPr>
          <w:lang w:val="en-US"/>
        </w:rPr>
        <w:t xml:space="preserve"> measured from </w:t>
      </w:r>
      <w:r w:rsidR="00DC4A10" w:rsidRPr="0023342C">
        <w:rPr>
          <w:lang w:val="en-US"/>
        </w:rPr>
        <w:t>the ‘located referent’.</w:t>
      </w:r>
      <w:r w:rsidRPr="0023342C">
        <w:rPr>
          <w:lang w:val="en-US"/>
        </w:rPr>
        <w:t xml:space="preserve"> </w:t>
      </w:r>
    </w:p>
    <w:p w14:paraId="6801209A" w14:textId="7DC5C55F" w:rsidR="00033C57" w:rsidRPr="0023342C" w:rsidRDefault="00033C57" w:rsidP="00450C77">
      <w:pPr>
        <w:pStyle w:val="StandardWeb"/>
        <w:jc w:val="both"/>
        <w:rPr>
          <w:lang w:val="en-US"/>
        </w:rPr>
      </w:pPr>
      <w:proofErr w:type="spellStart"/>
      <w:r w:rsidRPr="0023342C">
        <w:rPr>
          <w:lang w:val="en-US"/>
        </w:rPr>
        <w:t>HY_IndirectPosition</w:t>
      </w:r>
      <w:proofErr w:type="spellEnd"/>
      <w:r w:rsidRPr="0023342C">
        <w:rPr>
          <w:lang w:val="en-US"/>
        </w:rPr>
        <w:t xml:space="preserve"> </w:t>
      </w:r>
      <w:r w:rsidR="008420BD" w:rsidRPr="0023342C">
        <w:rPr>
          <w:lang w:val="en-US"/>
        </w:rPr>
        <w:t xml:space="preserve">carries the </w:t>
      </w:r>
      <w:proofErr w:type="spellStart"/>
      <w:r w:rsidR="0006128D" w:rsidRPr="0023342C">
        <w:rPr>
          <w:rStyle w:val="Hervorhebung"/>
          <w:lang w:val="en-US"/>
        </w:rPr>
        <w:t>distanceExpre</w:t>
      </w:r>
      <w:r w:rsidR="00774A99" w:rsidRPr="0023342C">
        <w:rPr>
          <w:rStyle w:val="Hervorhebung"/>
          <w:lang w:val="en-US"/>
        </w:rPr>
        <w:t>ssion</w:t>
      </w:r>
      <w:proofErr w:type="spellEnd"/>
      <w:r w:rsidRPr="0023342C">
        <w:rPr>
          <w:lang w:val="en-US"/>
        </w:rPr>
        <w:t xml:space="preserve">, </w:t>
      </w:r>
      <w:r w:rsidR="008420BD" w:rsidRPr="0023342C">
        <w:rPr>
          <w:lang w:val="en-US"/>
        </w:rPr>
        <w:t xml:space="preserve">and </w:t>
      </w:r>
      <w:proofErr w:type="spellStart"/>
      <w:r w:rsidR="0006128D" w:rsidRPr="0023342C">
        <w:rPr>
          <w:rStyle w:val="Hervorhebung"/>
          <w:lang w:val="en-US"/>
        </w:rPr>
        <w:t>distanceDescription</w:t>
      </w:r>
      <w:proofErr w:type="spellEnd"/>
      <w:r w:rsidR="0006128D" w:rsidRPr="0023342C">
        <w:rPr>
          <w:rStyle w:val="Hervorhebung"/>
          <w:i w:val="0"/>
          <w:lang w:val="en-US"/>
        </w:rPr>
        <w:t xml:space="preserve"> </w:t>
      </w:r>
      <w:r w:rsidR="00B71767" w:rsidRPr="0023342C">
        <w:rPr>
          <w:rStyle w:val="Hervorhebung"/>
          <w:i w:val="0"/>
          <w:lang w:val="en-US"/>
        </w:rPr>
        <w:t>attributes</w:t>
      </w:r>
      <w:r w:rsidRPr="0023342C">
        <w:rPr>
          <w:lang w:val="en-US"/>
        </w:rPr>
        <w:t>,</w:t>
      </w:r>
      <w:r w:rsidR="008420BD" w:rsidRPr="0023342C">
        <w:rPr>
          <w:lang w:val="en-US"/>
        </w:rPr>
        <w:t xml:space="preserve"> and associates </w:t>
      </w:r>
      <w:r w:rsidR="00774A99" w:rsidRPr="0023342C">
        <w:rPr>
          <w:lang w:val="en-US"/>
        </w:rPr>
        <w:t xml:space="preserve">the </w:t>
      </w:r>
      <w:proofErr w:type="spellStart"/>
      <w:r w:rsidR="00932868" w:rsidRPr="0023342C">
        <w:rPr>
          <w:rStyle w:val="Hervorhebung"/>
          <w:lang w:val="en-US"/>
        </w:rPr>
        <w:t>locatedReferent</w:t>
      </w:r>
      <w:proofErr w:type="spellEnd"/>
      <w:r w:rsidR="00932868" w:rsidRPr="0023342C">
        <w:rPr>
          <w:lang w:val="en-US"/>
        </w:rPr>
        <w:t xml:space="preserve"> </w:t>
      </w:r>
      <w:r w:rsidR="008420BD" w:rsidRPr="0023342C">
        <w:rPr>
          <w:lang w:val="en-US"/>
        </w:rPr>
        <w:t xml:space="preserve">and a </w:t>
      </w:r>
      <w:r w:rsidRPr="0023342C">
        <w:rPr>
          <w:lang w:val="en-US"/>
        </w:rPr>
        <w:t xml:space="preserve"> </w:t>
      </w:r>
      <w:proofErr w:type="spellStart"/>
      <w:r w:rsidRPr="0023342C">
        <w:rPr>
          <w:rStyle w:val="Hervorhebung"/>
          <w:lang w:val="en-US"/>
        </w:rPr>
        <w:t>riverReferenceSystem</w:t>
      </w:r>
      <w:proofErr w:type="spellEnd"/>
      <w:r w:rsidRPr="0023342C">
        <w:rPr>
          <w:lang w:val="en-US"/>
        </w:rPr>
        <w:t xml:space="preserve">. </w:t>
      </w:r>
    </w:p>
    <w:p w14:paraId="03AE82E3" w14:textId="5E3E067B" w:rsidR="004F45EA" w:rsidRPr="0023342C" w:rsidRDefault="004F45EA" w:rsidP="004F45EA">
      <w:pPr>
        <w:pStyle w:val="OGCtableheader"/>
      </w:pPr>
      <w:bookmarkStart w:id="176" w:name="_Toc471741759"/>
      <w:r w:rsidRPr="0023342C">
        <w:t xml:space="preserve">Table </w:t>
      </w:r>
      <w:r w:rsidR="003F6442">
        <w:fldChar w:fldCharType="begin"/>
      </w:r>
      <w:r w:rsidR="003F6442">
        <w:instrText xml:space="preserve"> SEQ Table \* ARABIC </w:instrText>
      </w:r>
      <w:r w:rsidR="003F6442">
        <w:fldChar w:fldCharType="separate"/>
      </w:r>
      <w:r w:rsidR="00C66441" w:rsidRPr="0023342C">
        <w:rPr>
          <w:noProof/>
        </w:rPr>
        <w:t>18</w:t>
      </w:r>
      <w:r w:rsidR="003F6442">
        <w:rPr>
          <w:noProof/>
        </w:rPr>
        <w:fldChar w:fldCharType="end"/>
      </w:r>
      <w:r w:rsidRPr="0023342C">
        <w:t xml:space="preserve">: </w:t>
      </w:r>
      <w:proofErr w:type="spellStart"/>
      <w:r w:rsidRPr="0023342C">
        <w:t>HY_IndirectPosition</w:t>
      </w:r>
      <w:bookmarkEnd w:id="176"/>
      <w:proofErr w:type="spellEnd"/>
    </w:p>
    <w:tbl>
      <w:tblPr>
        <w:tblStyle w:val="Tabellenraster"/>
        <w:tblW w:w="0" w:type="auto"/>
        <w:tblLook w:val="04A0" w:firstRow="1" w:lastRow="0" w:firstColumn="1" w:lastColumn="0" w:noHBand="0" w:noVBand="1"/>
      </w:tblPr>
      <w:tblGrid>
        <w:gridCol w:w="2309"/>
        <w:gridCol w:w="5115"/>
        <w:gridCol w:w="1350"/>
      </w:tblGrid>
      <w:tr w:rsidR="004F45EA" w:rsidRPr="0023342C" w14:paraId="7A9DC157" w14:textId="77777777" w:rsidTr="006D0E8F">
        <w:tc>
          <w:tcPr>
            <w:tcW w:w="2283" w:type="dxa"/>
            <w:hideMark/>
          </w:tcPr>
          <w:p w14:paraId="58DFED85" w14:textId="77777777" w:rsidR="004F45EA" w:rsidRPr="0023342C" w:rsidRDefault="004F45EA" w:rsidP="006D0E8F">
            <w:pPr>
              <w:spacing w:before="100" w:beforeAutospacing="1" w:after="100" w:afterAutospacing="1"/>
              <w:jc w:val="both"/>
              <w:rPr>
                <w:b/>
                <w:bCs/>
              </w:rPr>
            </w:pPr>
            <w:r w:rsidRPr="0023342C">
              <w:rPr>
                <w:b/>
                <w:bCs/>
              </w:rPr>
              <w:t>Property</w:t>
            </w:r>
          </w:p>
        </w:tc>
        <w:tc>
          <w:tcPr>
            <w:tcW w:w="5115" w:type="dxa"/>
            <w:hideMark/>
          </w:tcPr>
          <w:p w14:paraId="21A7E3DB" w14:textId="77777777" w:rsidR="004F45EA" w:rsidRPr="0023342C" w:rsidRDefault="004F45EA" w:rsidP="006D0E8F">
            <w:pPr>
              <w:spacing w:before="100" w:beforeAutospacing="1" w:after="100" w:afterAutospacing="1"/>
              <w:jc w:val="both"/>
              <w:rPr>
                <w:b/>
                <w:bCs/>
              </w:rPr>
            </w:pPr>
            <w:r w:rsidRPr="0023342C">
              <w:rPr>
                <w:b/>
                <w:bCs/>
              </w:rPr>
              <w:t>Concept or definition</w:t>
            </w:r>
          </w:p>
        </w:tc>
        <w:tc>
          <w:tcPr>
            <w:tcW w:w="1350" w:type="dxa"/>
            <w:hideMark/>
          </w:tcPr>
          <w:p w14:paraId="40DD088C" w14:textId="77777777" w:rsidR="004F45EA" w:rsidRPr="0023342C" w:rsidRDefault="004F45EA" w:rsidP="006D0E8F">
            <w:pPr>
              <w:spacing w:before="100" w:beforeAutospacing="1" w:after="100" w:afterAutospacing="1"/>
              <w:jc w:val="both"/>
              <w:rPr>
                <w:b/>
                <w:bCs/>
              </w:rPr>
            </w:pPr>
            <w:r w:rsidRPr="0023342C">
              <w:rPr>
                <w:b/>
                <w:bCs/>
              </w:rPr>
              <w:t>Relation</w:t>
            </w:r>
          </w:p>
        </w:tc>
      </w:tr>
      <w:tr w:rsidR="004F45EA" w:rsidRPr="0023342C" w14:paraId="04DB8AB7" w14:textId="77777777" w:rsidTr="006D0E8F">
        <w:tc>
          <w:tcPr>
            <w:tcW w:w="2283" w:type="dxa"/>
            <w:hideMark/>
          </w:tcPr>
          <w:p w14:paraId="110F28AF" w14:textId="60C579CD" w:rsidR="004F45EA" w:rsidRPr="0023342C" w:rsidRDefault="001F776E" w:rsidP="004F45EA">
            <w:pPr>
              <w:spacing w:before="100" w:beforeAutospacing="1" w:after="100" w:afterAutospacing="1"/>
              <w:rPr>
                <w:b/>
                <w:i/>
              </w:rPr>
            </w:pPr>
            <w:proofErr w:type="spellStart"/>
            <w:r w:rsidRPr="0023342C">
              <w:rPr>
                <w:rStyle w:val="Fett"/>
                <w:b w:val="0"/>
                <w:i/>
              </w:rPr>
              <w:t>distanceExpression</w:t>
            </w:r>
            <w:proofErr w:type="spellEnd"/>
          </w:p>
        </w:tc>
        <w:tc>
          <w:tcPr>
            <w:tcW w:w="5115" w:type="dxa"/>
            <w:hideMark/>
          </w:tcPr>
          <w:p w14:paraId="0D9881A4" w14:textId="3E5CE3D4" w:rsidR="004F45EA" w:rsidRPr="0023342C" w:rsidRDefault="0006128D" w:rsidP="00246308">
            <w:pPr>
              <w:pStyle w:val="StandardWeb"/>
              <w:jc w:val="both"/>
              <w:rPr>
                <w:lang w:val="en-US"/>
              </w:rPr>
            </w:pPr>
            <w:r w:rsidRPr="0023342C">
              <w:rPr>
                <w:lang w:val="en-US"/>
              </w:rPr>
              <w:t>absolute or interpolative value</w:t>
            </w:r>
            <w:r w:rsidR="00172035" w:rsidRPr="0023342C">
              <w:rPr>
                <w:lang w:val="en-US"/>
              </w:rPr>
              <w:t xml:space="preserve"> of the </w:t>
            </w:r>
            <w:r w:rsidR="001F776E" w:rsidRPr="0023342C">
              <w:rPr>
                <w:lang w:val="en-US"/>
              </w:rPr>
              <w:t>distance</w:t>
            </w:r>
            <w:r w:rsidR="00172035" w:rsidRPr="0023342C">
              <w:rPr>
                <w:lang w:val="en-US"/>
              </w:rPr>
              <w:t xml:space="preserve"> </w:t>
            </w:r>
            <w:r w:rsidR="00246308" w:rsidRPr="0023342C">
              <w:rPr>
                <w:lang w:val="en-US"/>
              </w:rPr>
              <w:t>from the</w:t>
            </w:r>
            <w:r w:rsidRPr="0023342C">
              <w:rPr>
                <w:lang w:val="en-US"/>
              </w:rPr>
              <w:t xml:space="preserve"> feature being referenced</w:t>
            </w:r>
            <w:r w:rsidR="004F45EA" w:rsidRPr="0023342C">
              <w:rPr>
                <w:lang w:val="en-US"/>
              </w:rPr>
              <w:t xml:space="preserve">, including an indication of accuracy and precision of the absolute value. An implementation may use the </w:t>
            </w:r>
            <w:proofErr w:type="spellStart"/>
            <w:r w:rsidR="004F45EA" w:rsidRPr="0023342C">
              <w:rPr>
                <w:lang w:val="en-US"/>
              </w:rPr>
              <w:t>HY_</w:t>
            </w:r>
            <w:r w:rsidRPr="0023342C">
              <w:rPr>
                <w:lang w:val="en-US"/>
              </w:rPr>
              <w:t>DistanceFromReferent</w:t>
            </w:r>
            <w:proofErr w:type="spellEnd"/>
            <w:r w:rsidRPr="0023342C">
              <w:rPr>
                <w:lang w:val="en-US"/>
              </w:rPr>
              <w:t xml:space="preserve"> </w:t>
            </w:r>
            <w:r w:rsidR="004F45EA" w:rsidRPr="0023342C">
              <w:rPr>
                <w:lang w:val="en-US"/>
              </w:rPr>
              <w:t xml:space="preserve">(data type) referencing basic types. </w:t>
            </w:r>
            <w:r w:rsidR="004A65E3" w:rsidRPr="0023342C">
              <w:rPr>
                <w:lang w:val="en-US"/>
              </w:rPr>
              <w:t xml:space="preserve">Alternatively, the types described in ISO 19103: </w:t>
            </w:r>
            <w:r w:rsidR="004A65E3" w:rsidRPr="0023342C">
              <w:t>Conceptual Schema may be used.</w:t>
            </w:r>
          </w:p>
        </w:tc>
        <w:tc>
          <w:tcPr>
            <w:tcW w:w="1350" w:type="dxa"/>
            <w:hideMark/>
          </w:tcPr>
          <w:p w14:paraId="2EB22FAB" w14:textId="77777777" w:rsidR="004F45EA" w:rsidRPr="0023342C" w:rsidRDefault="004F45EA" w:rsidP="004F45EA">
            <w:pPr>
              <w:spacing w:before="100" w:beforeAutospacing="1" w:after="100" w:afterAutospacing="1"/>
            </w:pPr>
            <w:r w:rsidRPr="0023342C">
              <w:t>Attribute</w:t>
            </w:r>
          </w:p>
        </w:tc>
      </w:tr>
      <w:tr w:rsidR="004F45EA" w:rsidRPr="0023342C" w14:paraId="50330055" w14:textId="77777777" w:rsidTr="006D0E8F">
        <w:tc>
          <w:tcPr>
            <w:tcW w:w="2283" w:type="dxa"/>
          </w:tcPr>
          <w:p w14:paraId="34FCD229" w14:textId="3D01EADC" w:rsidR="004F45EA" w:rsidRPr="0023342C" w:rsidRDefault="0006128D" w:rsidP="0006128D">
            <w:pPr>
              <w:spacing w:before="100" w:beforeAutospacing="1" w:after="100" w:afterAutospacing="1"/>
              <w:rPr>
                <w:b/>
                <w:i/>
              </w:rPr>
            </w:pPr>
            <w:proofErr w:type="spellStart"/>
            <w:r w:rsidRPr="0023342C">
              <w:rPr>
                <w:i/>
              </w:rPr>
              <w:t>distanceDescription</w:t>
            </w:r>
            <w:proofErr w:type="spellEnd"/>
          </w:p>
        </w:tc>
        <w:tc>
          <w:tcPr>
            <w:tcW w:w="5115" w:type="dxa"/>
          </w:tcPr>
          <w:p w14:paraId="4A916F4D" w14:textId="2C68C41A" w:rsidR="004F45EA" w:rsidRPr="0023342C" w:rsidRDefault="0006128D" w:rsidP="00925BDF">
            <w:pPr>
              <w:pStyle w:val="StandardWeb"/>
              <w:jc w:val="both"/>
            </w:pPr>
            <w:r w:rsidRPr="0023342C">
              <w:rPr>
                <w:lang w:val="en-US"/>
              </w:rPr>
              <w:t xml:space="preserve">term describing the distance </w:t>
            </w:r>
            <w:r w:rsidR="00246308" w:rsidRPr="0023342C">
              <w:rPr>
                <w:lang w:val="en-US"/>
              </w:rPr>
              <w:t>from</w:t>
            </w:r>
            <w:r w:rsidRPr="0023342C">
              <w:rPr>
                <w:lang w:val="en-US"/>
              </w:rPr>
              <w:t xml:space="preserve"> the feature being referenced</w:t>
            </w:r>
            <w:r w:rsidRPr="0023342C" w:rsidDel="0006128D">
              <w:rPr>
                <w:lang w:val="en-US"/>
              </w:rPr>
              <w:t xml:space="preserve"> </w:t>
            </w:r>
            <w:r w:rsidR="004F45EA" w:rsidRPr="0023342C">
              <w:rPr>
                <w:lang w:val="en-US"/>
              </w:rPr>
              <w:t xml:space="preserve">An implementation may use the </w:t>
            </w:r>
            <w:proofErr w:type="spellStart"/>
            <w:r w:rsidR="004F45EA" w:rsidRPr="0023342C">
              <w:rPr>
                <w:lang w:val="en-US"/>
              </w:rPr>
              <w:t>HY_</w:t>
            </w:r>
            <w:r w:rsidRPr="0023342C">
              <w:rPr>
                <w:lang w:val="en-US"/>
              </w:rPr>
              <w:t>DistanceDescription</w:t>
            </w:r>
            <w:proofErr w:type="spellEnd"/>
            <w:r w:rsidRPr="0023342C">
              <w:rPr>
                <w:lang w:val="en-US"/>
              </w:rPr>
              <w:t xml:space="preserve"> </w:t>
            </w:r>
            <w:r w:rsidR="004F45EA" w:rsidRPr="0023342C">
              <w:rPr>
                <w:lang w:val="en-US"/>
              </w:rPr>
              <w:t xml:space="preserve">code list. Alternatively, the types described in ISO 19103: </w:t>
            </w:r>
            <w:r w:rsidR="004F45EA" w:rsidRPr="0023342C">
              <w:t>Conceptual Schema may be used. Alternative code lists may be used but should be related to the terms in Annex B.2 using an appropriate formalism.</w:t>
            </w:r>
            <w:r w:rsidR="00DD0F86" w:rsidRPr="0023342C">
              <w:t xml:space="preserve"> </w:t>
            </w:r>
          </w:p>
        </w:tc>
        <w:tc>
          <w:tcPr>
            <w:tcW w:w="1350" w:type="dxa"/>
          </w:tcPr>
          <w:p w14:paraId="4867C666" w14:textId="77777777" w:rsidR="004F45EA" w:rsidRPr="0023342C" w:rsidRDefault="004F45EA" w:rsidP="004F45EA">
            <w:pPr>
              <w:spacing w:before="100" w:beforeAutospacing="1" w:after="100" w:afterAutospacing="1"/>
            </w:pPr>
            <w:r w:rsidRPr="0023342C">
              <w:t>Attribute</w:t>
            </w:r>
          </w:p>
        </w:tc>
      </w:tr>
      <w:tr w:rsidR="004F45EA" w:rsidRPr="0023342C" w14:paraId="3D6902B0" w14:textId="77777777" w:rsidTr="006D0E8F">
        <w:tc>
          <w:tcPr>
            <w:tcW w:w="2283" w:type="dxa"/>
          </w:tcPr>
          <w:p w14:paraId="6CEB0F44" w14:textId="3E1DE9C7" w:rsidR="004F45EA" w:rsidRPr="0023342C" w:rsidRDefault="00932868" w:rsidP="004F45EA">
            <w:pPr>
              <w:spacing w:before="100" w:beforeAutospacing="1" w:after="100" w:afterAutospacing="1"/>
              <w:rPr>
                <w:b/>
                <w:i/>
              </w:rPr>
            </w:pPr>
            <w:proofErr w:type="spellStart"/>
            <w:r w:rsidRPr="0023342C">
              <w:rPr>
                <w:rStyle w:val="Fett"/>
                <w:b w:val="0"/>
                <w:i/>
              </w:rPr>
              <w:t>locatedReferent</w:t>
            </w:r>
            <w:proofErr w:type="spellEnd"/>
            <w:r w:rsidRPr="0023342C">
              <w:rPr>
                <w:b/>
                <w:i/>
              </w:rPr>
              <w:t xml:space="preserve"> </w:t>
            </w:r>
          </w:p>
        </w:tc>
        <w:tc>
          <w:tcPr>
            <w:tcW w:w="5115" w:type="dxa"/>
          </w:tcPr>
          <w:p w14:paraId="627777D6" w14:textId="07B2401F" w:rsidR="004F45EA" w:rsidRPr="0023342C" w:rsidRDefault="004F45EA" w:rsidP="00246308">
            <w:pPr>
              <w:pStyle w:val="StandardWeb"/>
              <w:jc w:val="both"/>
              <w:rPr>
                <w:lang w:val="en-US"/>
              </w:rPr>
            </w:pPr>
            <w:r w:rsidRPr="0023342C">
              <w:rPr>
                <w:lang w:val="en-US"/>
              </w:rPr>
              <w:t xml:space="preserve">identifies an existing ‘realized’ outfall used as the permanent reference location relative to which a position is assigned to an outfall, or the feature of interest recognized as outfall. </w:t>
            </w:r>
          </w:p>
        </w:tc>
        <w:tc>
          <w:tcPr>
            <w:tcW w:w="1350" w:type="dxa"/>
          </w:tcPr>
          <w:p w14:paraId="652F146F" w14:textId="77777777" w:rsidR="004F45EA" w:rsidRPr="0023342C" w:rsidRDefault="004F45EA" w:rsidP="004F45EA">
            <w:pPr>
              <w:spacing w:before="100" w:beforeAutospacing="1" w:after="100" w:afterAutospacing="1"/>
            </w:pPr>
            <w:r w:rsidRPr="0023342C">
              <w:t>Association</w:t>
            </w:r>
          </w:p>
          <w:p w14:paraId="7417501B" w14:textId="77777777" w:rsidR="004F45EA" w:rsidRPr="0023342C" w:rsidRDefault="004F45EA" w:rsidP="004F45EA">
            <w:pPr>
              <w:spacing w:before="100" w:beforeAutospacing="1" w:after="100" w:afterAutospacing="1"/>
            </w:pPr>
          </w:p>
        </w:tc>
      </w:tr>
      <w:tr w:rsidR="004F45EA" w:rsidRPr="008E510D" w14:paraId="3BB1A8F1" w14:textId="77777777" w:rsidTr="006D0E8F">
        <w:tc>
          <w:tcPr>
            <w:tcW w:w="2283" w:type="dxa"/>
          </w:tcPr>
          <w:p w14:paraId="56A31359" w14:textId="1FBA7C2B" w:rsidR="004F45EA" w:rsidRPr="0023342C" w:rsidRDefault="004F45EA" w:rsidP="00E759FE">
            <w:pPr>
              <w:spacing w:before="100" w:beforeAutospacing="1" w:after="100" w:afterAutospacing="1"/>
              <w:jc w:val="center"/>
              <w:rPr>
                <w:rStyle w:val="Fett"/>
                <w:b w:val="0"/>
                <w:i/>
              </w:rPr>
            </w:pPr>
            <w:proofErr w:type="spellStart"/>
            <w:r w:rsidRPr="0023342C">
              <w:rPr>
                <w:rStyle w:val="Fett"/>
                <w:b w:val="0"/>
                <w:i/>
              </w:rPr>
              <w:lastRenderedPageBreak/>
              <w:t>riverReferenceSystem</w:t>
            </w:r>
            <w:proofErr w:type="spellEnd"/>
          </w:p>
        </w:tc>
        <w:tc>
          <w:tcPr>
            <w:tcW w:w="5115" w:type="dxa"/>
          </w:tcPr>
          <w:p w14:paraId="492A1F0A" w14:textId="0793E3A3" w:rsidR="004F45EA" w:rsidRPr="0023342C" w:rsidRDefault="00BF6912" w:rsidP="002E65D6">
            <w:pPr>
              <w:pStyle w:val="StandardWeb"/>
              <w:jc w:val="both"/>
              <w:rPr>
                <w:lang w:val="en-US"/>
              </w:rPr>
            </w:pPr>
            <w:r w:rsidRPr="0023342C">
              <w:rPr>
                <w:lang w:val="en-US"/>
              </w:rPr>
              <w:t xml:space="preserve">catchment-specific </w:t>
            </w:r>
            <w:r w:rsidR="004F45EA" w:rsidRPr="0023342C">
              <w:rPr>
                <w:lang w:val="en-US"/>
              </w:rPr>
              <w:t xml:space="preserve">linear reference system </w:t>
            </w:r>
            <w:r w:rsidRPr="0023342C">
              <w:rPr>
                <w:lang w:val="en-US"/>
              </w:rPr>
              <w:t xml:space="preserve">defining </w:t>
            </w:r>
            <w:r w:rsidR="00F4790B" w:rsidRPr="0023342C">
              <w:rPr>
                <w:lang w:val="en-US"/>
              </w:rPr>
              <w:t xml:space="preserve">the </w:t>
            </w:r>
            <w:r w:rsidR="004F45EA" w:rsidRPr="0023342C">
              <w:rPr>
                <w:lang w:val="en-US"/>
              </w:rPr>
              <w:t xml:space="preserve">outfall </w:t>
            </w:r>
            <w:r w:rsidR="00F4790B" w:rsidRPr="0023342C">
              <w:rPr>
                <w:lang w:val="en-US"/>
              </w:rPr>
              <w:t xml:space="preserve">of catchment </w:t>
            </w:r>
            <w:r w:rsidR="004F45EA" w:rsidRPr="0023342C">
              <w:rPr>
                <w:lang w:val="en-US"/>
              </w:rPr>
              <w:t xml:space="preserve">as origin, and the one-dimensional </w:t>
            </w:r>
            <w:r w:rsidR="00246308" w:rsidRPr="0023342C">
              <w:rPr>
                <w:lang w:val="en-US"/>
              </w:rPr>
              <w:t>flowpath as</w:t>
            </w:r>
            <w:r w:rsidR="004F45EA" w:rsidRPr="0023342C">
              <w:rPr>
                <w:lang w:val="en-US"/>
              </w:rPr>
              <w:t xml:space="preserve"> </w:t>
            </w:r>
            <w:r w:rsidR="00F4790B" w:rsidRPr="0023342C">
              <w:rPr>
                <w:lang w:val="en-US"/>
              </w:rPr>
              <w:t xml:space="preserve">linear element </w:t>
            </w:r>
            <w:r w:rsidR="00246308" w:rsidRPr="0023342C">
              <w:rPr>
                <w:lang w:val="en-US"/>
              </w:rPr>
              <w:t xml:space="preserve">forming the </w:t>
            </w:r>
            <w:r w:rsidR="00F4790B" w:rsidRPr="0023342C">
              <w:rPr>
                <w:lang w:val="en-US"/>
              </w:rPr>
              <w:t>axis.</w:t>
            </w:r>
            <w:r w:rsidR="004F45EA" w:rsidRPr="0023342C">
              <w:rPr>
                <w:lang w:val="en-US"/>
              </w:rPr>
              <w:t xml:space="preserve"> </w:t>
            </w:r>
          </w:p>
        </w:tc>
        <w:tc>
          <w:tcPr>
            <w:tcW w:w="1350" w:type="dxa"/>
          </w:tcPr>
          <w:p w14:paraId="5A2FE540" w14:textId="77777777" w:rsidR="004F45EA" w:rsidRDefault="004F45EA" w:rsidP="004F45EA">
            <w:pPr>
              <w:spacing w:before="100" w:beforeAutospacing="1" w:after="100" w:afterAutospacing="1"/>
            </w:pPr>
            <w:r w:rsidRPr="0023342C">
              <w:t>Association</w:t>
            </w:r>
          </w:p>
          <w:p w14:paraId="6FF59713" w14:textId="77777777" w:rsidR="004F45EA" w:rsidRDefault="004F45EA" w:rsidP="004F45EA">
            <w:pPr>
              <w:spacing w:before="100" w:beforeAutospacing="1" w:after="100" w:afterAutospacing="1"/>
            </w:pPr>
          </w:p>
        </w:tc>
      </w:tr>
    </w:tbl>
    <w:p w14:paraId="0C97687B" w14:textId="3B18558C" w:rsidR="004A53E8" w:rsidRDefault="004A53E8" w:rsidP="00834E29">
      <w:pPr>
        <w:pStyle w:val="berschrift4"/>
      </w:pPr>
      <w:r w:rsidRPr="008E510D">
        <w:t>River</w:t>
      </w:r>
      <w:r>
        <w:t xml:space="preserve"> </w:t>
      </w:r>
      <w:r w:rsidRPr="008E510D">
        <w:t>Reference</w:t>
      </w:r>
      <w:r>
        <w:t xml:space="preserve"> </w:t>
      </w:r>
      <w:r w:rsidRPr="008E510D">
        <w:t>System</w:t>
      </w:r>
    </w:p>
    <w:p w14:paraId="118199F1" w14:textId="4185922A" w:rsidR="00452167" w:rsidRDefault="00544FC6" w:rsidP="00103E47">
      <w:pPr>
        <w:spacing w:after="120"/>
      </w:pPr>
      <w:r w:rsidRPr="00260263">
        <w:t xml:space="preserve">The </w:t>
      </w:r>
      <w:proofErr w:type="spellStart"/>
      <w:r w:rsidRPr="008E510D">
        <w:t>HY_RiverReferenceSystem</w:t>
      </w:r>
      <w:proofErr w:type="spellEnd"/>
      <w:r w:rsidRPr="008E510D">
        <w:t xml:space="preserve"> </w:t>
      </w:r>
      <w:r w:rsidR="001D7C18">
        <w:t xml:space="preserve">feature defines </w:t>
      </w:r>
      <w:r w:rsidR="007E29B6">
        <w:t xml:space="preserve">the catchment-specific linear reference system where </w:t>
      </w:r>
      <w:r w:rsidR="00D61204">
        <w:t xml:space="preserve">the flowpath which realizes the catchment is the linear element forming the axis and </w:t>
      </w:r>
      <w:r w:rsidR="001D7C18">
        <w:t xml:space="preserve">the outfall </w:t>
      </w:r>
      <w:r w:rsidR="0096525B">
        <w:t xml:space="preserve">of a catchment </w:t>
      </w:r>
      <w:r w:rsidR="007E29B6">
        <w:t>forms</w:t>
      </w:r>
      <w:r w:rsidR="001D7C18">
        <w:t xml:space="preserve"> </w:t>
      </w:r>
      <w:r w:rsidR="00F74C86">
        <w:t xml:space="preserve">the </w:t>
      </w:r>
      <w:r w:rsidR="001D7C18">
        <w:t>origin</w:t>
      </w:r>
      <w:r w:rsidR="00CD0D43">
        <w:t xml:space="preserve"> where the flowpath starts</w:t>
      </w:r>
      <w:r w:rsidR="00D61204">
        <w:t>.</w:t>
      </w:r>
      <w:r w:rsidR="00B519AF">
        <w:rPr>
          <w:rFonts w:ascii="Arial" w:hAnsi="Arial" w:cs="Arial"/>
          <w:sz w:val="20"/>
          <w:szCs w:val="20"/>
        </w:rPr>
        <w:br w:type="page"/>
      </w:r>
    </w:p>
    <w:p w14:paraId="00201A45" w14:textId="13E17EB4" w:rsidR="00033C57" w:rsidRDefault="00033C57" w:rsidP="008410C4">
      <w:pPr>
        <w:pStyle w:val="StandardWeb"/>
        <w:jc w:val="both"/>
      </w:pPr>
      <w:proofErr w:type="spellStart"/>
      <w:r w:rsidRPr="008E510D">
        <w:lastRenderedPageBreak/>
        <w:t>HY_RiverReferenceSystem</w:t>
      </w:r>
      <w:proofErr w:type="spellEnd"/>
      <w:r w:rsidRPr="008E510D">
        <w:t xml:space="preserve"> associat</w:t>
      </w:r>
      <w:r w:rsidR="00C1455D">
        <w:t>es the</w:t>
      </w:r>
      <w:r w:rsidRPr="008E510D">
        <w:t xml:space="preserve"> </w:t>
      </w:r>
      <w:proofErr w:type="spellStart"/>
      <w:r w:rsidRPr="008E510D">
        <w:rPr>
          <w:rStyle w:val="Hervorhebung"/>
        </w:rPr>
        <w:t>linearElement</w:t>
      </w:r>
      <w:proofErr w:type="spellEnd"/>
      <w:r w:rsidRPr="008E510D">
        <w:t xml:space="preserve"> and </w:t>
      </w:r>
      <w:r w:rsidR="00C1455D">
        <w:t xml:space="preserve">the </w:t>
      </w:r>
      <w:r w:rsidR="00932868">
        <w:rPr>
          <w:rStyle w:val="Hervorhebung"/>
        </w:rPr>
        <w:t>origin</w:t>
      </w:r>
      <w:r w:rsidR="00CE6D2B">
        <w:t xml:space="preserve">. Constraints </w:t>
      </w:r>
      <w:r w:rsidR="00CE6D2B" w:rsidRPr="008E510D">
        <w:t xml:space="preserve"> </w:t>
      </w:r>
      <w:r w:rsidR="00661D3F" w:rsidRPr="00505D54">
        <w:rPr>
          <w:i/>
        </w:rPr>
        <w:t>start</w:t>
      </w:r>
      <w:r w:rsidR="00661D3F">
        <w:rPr>
          <w:i/>
        </w:rPr>
        <w:t>-at-</w:t>
      </w:r>
      <w:r w:rsidR="00CE6D2B" w:rsidRPr="00661D3F">
        <w:rPr>
          <w:rStyle w:val="Hervorhebung"/>
        </w:rPr>
        <w:t>outflow</w:t>
      </w:r>
      <w:r w:rsidR="00CE6D2B" w:rsidRPr="008E510D">
        <w:t xml:space="preserve"> </w:t>
      </w:r>
      <w:r w:rsidR="00CE6D2B">
        <w:t xml:space="preserve"> and </w:t>
      </w:r>
      <w:r w:rsidR="00661D3F" w:rsidRPr="00505D54">
        <w:rPr>
          <w:i/>
        </w:rPr>
        <w:t>s</w:t>
      </w:r>
      <w:r w:rsidR="00661D3F" w:rsidRPr="00661D3F">
        <w:rPr>
          <w:i/>
        </w:rPr>
        <w:t>tart</w:t>
      </w:r>
      <w:r w:rsidR="00661D3F">
        <w:rPr>
          <w:i/>
        </w:rPr>
        <w:t>-</w:t>
      </w:r>
      <w:r w:rsidR="00CE6D2B" w:rsidRPr="00505D54">
        <w:rPr>
          <w:i/>
        </w:rPr>
        <w:t>at</w:t>
      </w:r>
      <w:r w:rsidR="00661D3F">
        <w:rPr>
          <w:i/>
        </w:rPr>
        <w:t>-</w:t>
      </w:r>
      <w:r w:rsidR="00CE6D2B" w:rsidRPr="00661D3F">
        <w:rPr>
          <w:rStyle w:val="Hervorhebung"/>
        </w:rPr>
        <w:t>inflow</w:t>
      </w:r>
      <w:r w:rsidR="00CE6D2B" w:rsidRPr="008E510D">
        <w:t xml:space="preserve"> </w:t>
      </w:r>
      <w:r w:rsidR="00CE6D2B">
        <w:t>are</w:t>
      </w:r>
      <w:r w:rsidR="00CE6D2B" w:rsidRPr="008E510D">
        <w:t xml:space="preserve"> defined </w:t>
      </w:r>
      <w:r w:rsidR="00351F87">
        <w:t xml:space="preserve">enforcing the </w:t>
      </w:r>
      <w:r w:rsidR="00CE6D2B">
        <w:t xml:space="preserve">start </w:t>
      </w:r>
      <w:r w:rsidR="00351F87">
        <w:t>of the flowpath at the inflow or outflow of the realized catchment</w:t>
      </w:r>
      <w:r w:rsidR="00CE6D2B">
        <w:t>.</w:t>
      </w:r>
    </w:p>
    <w:p w14:paraId="7B3A2530" w14:textId="77777777" w:rsidR="009065F7" w:rsidRDefault="009065F7" w:rsidP="009065F7">
      <w:pPr>
        <w:pStyle w:val="OGCtableheader"/>
      </w:pPr>
      <w:bookmarkStart w:id="177" w:name="_Toc471741760"/>
      <w:r>
        <w:t xml:space="preserve">Table </w:t>
      </w:r>
      <w:r w:rsidR="003F6442">
        <w:fldChar w:fldCharType="begin"/>
      </w:r>
      <w:r w:rsidR="003F6442">
        <w:instrText xml:space="preserve"> SEQ Table \* ARABIC </w:instrText>
      </w:r>
      <w:r w:rsidR="003F6442">
        <w:fldChar w:fldCharType="separate"/>
      </w:r>
      <w:r w:rsidR="00C66441">
        <w:rPr>
          <w:noProof/>
        </w:rPr>
        <w:t>19</w:t>
      </w:r>
      <w:r w:rsidR="003F6442">
        <w:rPr>
          <w:noProof/>
        </w:rPr>
        <w:fldChar w:fldCharType="end"/>
      </w:r>
      <w:r>
        <w:t xml:space="preserve">: </w:t>
      </w:r>
      <w:proofErr w:type="spellStart"/>
      <w:r>
        <w:t>HY_</w:t>
      </w:r>
      <w:r w:rsidRPr="008E510D">
        <w:t>RiverReferenceSystem</w:t>
      </w:r>
      <w:bookmarkEnd w:id="177"/>
      <w:proofErr w:type="spellEnd"/>
    </w:p>
    <w:tbl>
      <w:tblPr>
        <w:tblStyle w:val="Tabellenraster"/>
        <w:tblW w:w="0" w:type="auto"/>
        <w:tblLook w:val="04A0" w:firstRow="1" w:lastRow="0" w:firstColumn="1" w:lastColumn="0" w:noHBand="0" w:noVBand="1"/>
      </w:tblPr>
      <w:tblGrid>
        <w:gridCol w:w="2283"/>
        <w:gridCol w:w="5115"/>
        <w:gridCol w:w="1350"/>
      </w:tblGrid>
      <w:tr w:rsidR="009065F7" w:rsidRPr="008E510D" w14:paraId="220EF160" w14:textId="77777777" w:rsidTr="009065F7">
        <w:tc>
          <w:tcPr>
            <w:tcW w:w="2283" w:type="dxa"/>
            <w:hideMark/>
          </w:tcPr>
          <w:p w14:paraId="00B18FD6" w14:textId="77777777" w:rsidR="009065F7" w:rsidRPr="008E510D" w:rsidRDefault="009065F7" w:rsidP="009065F7">
            <w:pPr>
              <w:spacing w:before="100" w:beforeAutospacing="1" w:after="100" w:afterAutospacing="1"/>
              <w:jc w:val="both"/>
              <w:rPr>
                <w:b/>
                <w:bCs/>
              </w:rPr>
            </w:pPr>
            <w:r>
              <w:rPr>
                <w:b/>
                <w:bCs/>
              </w:rPr>
              <w:t>Property</w:t>
            </w:r>
          </w:p>
        </w:tc>
        <w:tc>
          <w:tcPr>
            <w:tcW w:w="5115" w:type="dxa"/>
            <w:hideMark/>
          </w:tcPr>
          <w:p w14:paraId="36E7BFB6" w14:textId="77777777" w:rsidR="009065F7" w:rsidRPr="008E510D" w:rsidRDefault="009065F7" w:rsidP="009065F7">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73B28115" w14:textId="77777777" w:rsidR="009065F7" w:rsidRPr="008E510D" w:rsidRDefault="009065F7" w:rsidP="009065F7">
            <w:pPr>
              <w:spacing w:before="100" w:beforeAutospacing="1" w:after="100" w:afterAutospacing="1"/>
              <w:jc w:val="both"/>
              <w:rPr>
                <w:b/>
                <w:bCs/>
              </w:rPr>
            </w:pPr>
            <w:r>
              <w:rPr>
                <w:b/>
                <w:bCs/>
              </w:rPr>
              <w:t>Relation</w:t>
            </w:r>
          </w:p>
        </w:tc>
      </w:tr>
      <w:tr w:rsidR="009065F7" w:rsidRPr="008E510D" w14:paraId="08091B00" w14:textId="77777777" w:rsidTr="009065F7">
        <w:tc>
          <w:tcPr>
            <w:tcW w:w="2283" w:type="dxa"/>
            <w:hideMark/>
          </w:tcPr>
          <w:p w14:paraId="324EB52F" w14:textId="77777777" w:rsidR="009065F7" w:rsidRPr="00252EC6" w:rsidRDefault="009065F7" w:rsidP="009065F7">
            <w:pPr>
              <w:rPr>
                <w:b/>
                <w:i/>
              </w:rPr>
            </w:pPr>
            <w:proofErr w:type="spellStart"/>
            <w:r w:rsidRPr="00252EC6">
              <w:rPr>
                <w:rStyle w:val="Fett"/>
                <w:b w:val="0"/>
                <w:i/>
              </w:rPr>
              <w:t>linearElement</w:t>
            </w:r>
            <w:proofErr w:type="spellEnd"/>
            <w:r w:rsidRPr="00252EC6">
              <w:rPr>
                <w:b/>
                <w:i/>
              </w:rPr>
              <w:t xml:space="preserve"> </w:t>
            </w:r>
          </w:p>
        </w:tc>
        <w:tc>
          <w:tcPr>
            <w:tcW w:w="5115" w:type="dxa"/>
            <w:hideMark/>
          </w:tcPr>
          <w:p w14:paraId="1089A697" w14:textId="7921995E" w:rsidR="009065F7" w:rsidRPr="00103E47" w:rsidRDefault="009065F7" w:rsidP="00B85EF4">
            <w:pPr>
              <w:pStyle w:val="StandardWeb"/>
              <w:jc w:val="both"/>
              <w:rPr>
                <w:lang w:val="en-US"/>
              </w:rPr>
            </w:pPr>
            <w:r>
              <w:rPr>
                <w:lang w:val="en-US"/>
              </w:rPr>
              <w:t xml:space="preserve">one-dimensional catchment realization, </w:t>
            </w:r>
            <w:r w:rsidRPr="008E510D">
              <w:rPr>
                <w:lang w:val="en-US"/>
              </w:rPr>
              <w:t>flowpath</w:t>
            </w:r>
            <w:r>
              <w:rPr>
                <w:lang w:val="en-US"/>
              </w:rPr>
              <w:t>,</w:t>
            </w:r>
            <w:r w:rsidRPr="008E510D">
              <w:rPr>
                <w:lang w:val="en-US"/>
              </w:rPr>
              <w:t xml:space="preserve"> </w:t>
            </w:r>
            <w:r>
              <w:rPr>
                <w:lang w:val="en-US"/>
              </w:rPr>
              <w:t>used as</w:t>
            </w:r>
            <w:r w:rsidRPr="008E510D">
              <w:rPr>
                <w:lang w:val="en-US"/>
              </w:rPr>
              <w:t xml:space="preserve"> the linear </w:t>
            </w:r>
            <w:r>
              <w:rPr>
                <w:lang w:val="en-US"/>
              </w:rPr>
              <w:t>element</w:t>
            </w:r>
            <w:r w:rsidRPr="008E510D">
              <w:rPr>
                <w:lang w:val="en-US"/>
              </w:rPr>
              <w:t xml:space="preserve"> </w:t>
            </w:r>
            <w:r w:rsidR="00B85EF4">
              <w:rPr>
                <w:lang w:val="en-US"/>
              </w:rPr>
              <w:t>along which a position is determined.</w:t>
            </w:r>
            <w:r>
              <w:rPr>
                <w:lang w:val="en-US"/>
              </w:rPr>
              <w:t xml:space="preserve"> </w:t>
            </w:r>
            <w:r w:rsidR="00103E47">
              <w:t xml:space="preserve">To describe the linear axis in detail, including the unit of measure, an implementation may use the </w:t>
            </w:r>
            <w:r w:rsidR="00103E47" w:rsidRPr="00B85EF4">
              <w:rPr>
                <w:lang w:val="en-US"/>
              </w:rPr>
              <w:t xml:space="preserve">types described in ISO 19103: </w:t>
            </w:r>
            <w:r w:rsidR="00103E47" w:rsidRPr="00B85EF4">
              <w:t>Conceptual Schema</w:t>
            </w:r>
            <w:r w:rsidR="00103E47">
              <w:t>.</w:t>
            </w:r>
          </w:p>
        </w:tc>
        <w:tc>
          <w:tcPr>
            <w:tcW w:w="1350" w:type="dxa"/>
            <w:hideMark/>
          </w:tcPr>
          <w:p w14:paraId="2D754C9E" w14:textId="2391A18B" w:rsidR="009065F7" w:rsidRPr="008148EC" w:rsidRDefault="009065F7" w:rsidP="009065F7">
            <w:r>
              <w:t>Association</w:t>
            </w:r>
          </w:p>
        </w:tc>
      </w:tr>
      <w:tr w:rsidR="009065F7" w:rsidRPr="008E510D" w14:paraId="5837A0C5" w14:textId="77777777" w:rsidTr="009065F7">
        <w:tc>
          <w:tcPr>
            <w:tcW w:w="2283" w:type="dxa"/>
          </w:tcPr>
          <w:p w14:paraId="605D7B0E" w14:textId="77777777" w:rsidR="009065F7" w:rsidRPr="00252EC6" w:rsidRDefault="009065F7" w:rsidP="009065F7">
            <w:pPr>
              <w:spacing w:before="100" w:beforeAutospacing="1" w:after="100" w:afterAutospacing="1"/>
              <w:rPr>
                <w:b/>
                <w:i/>
              </w:rPr>
            </w:pPr>
            <w:r>
              <w:rPr>
                <w:rStyle w:val="Fett"/>
                <w:b w:val="0"/>
                <w:i/>
              </w:rPr>
              <w:t>origin</w:t>
            </w:r>
          </w:p>
        </w:tc>
        <w:tc>
          <w:tcPr>
            <w:tcW w:w="5115" w:type="dxa"/>
          </w:tcPr>
          <w:p w14:paraId="7D46C0CB" w14:textId="155FB004" w:rsidR="009065F7" w:rsidRPr="00EF6B54" w:rsidRDefault="009065F7" w:rsidP="00B85EF4">
            <w:pPr>
              <w:pStyle w:val="StandardWeb"/>
              <w:jc w:val="both"/>
            </w:pPr>
            <w:r>
              <w:rPr>
                <w:lang w:val="en-US"/>
              </w:rPr>
              <w:t xml:space="preserve">inflow or outflow of the catchment, </w:t>
            </w:r>
            <w:r w:rsidR="00B85EF4">
              <w:rPr>
                <w:lang w:val="en-US"/>
              </w:rPr>
              <w:t>where the flowpath realizing that catchment starts</w:t>
            </w:r>
            <w:r w:rsidR="00246308">
              <w:rPr>
                <w:lang w:val="en-US"/>
              </w:rPr>
              <w:t>.</w:t>
            </w:r>
            <w:r w:rsidR="00B85EF4">
              <w:rPr>
                <w:lang w:val="en-US"/>
              </w:rPr>
              <w:t xml:space="preserve"> </w:t>
            </w:r>
          </w:p>
        </w:tc>
        <w:tc>
          <w:tcPr>
            <w:tcW w:w="1350" w:type="dxa"/>
          </w:tcPr>
          <w:p w14:paraId="41FB13E9" w14:textId="02B63811" w:rsidR="009065F7" w:rsidRPr="002168BF" w:rsidRDefault="009065F7" w:rsidP="009065F7">
            <w:pPr>
              <w:spacing w:before="100" w:beforeAutospacing="1" w:after="100" w:afterAutospacing="1"/>
            </w:pPr>
            <w:r>
              <w:t>Association</w:t>
            </w:r>
          </w:p>
        </w:tc>
      </w:tr>
      <w:tr w:rsidR="009065F7" w:rsidRPr="008E510D" w14:paraId="0400470E" w14:textId="77777777" w:rsidTr="009065F7">
        <w:tc>
          <w:tcPr>
            <w:tcW w:w="2283" w:type="dxa"/>
          </w:tcPr>
          <w:p w14:paraId="691F7836" w14:textId="77777777" w:rsidR="009065F7" w:rsidRPr="00252EC6" w:rsidRDefault="009065F7" w:rsidP="009065F7">
            <w:pPr>
              <w:spacing w:before="100" w:beforeAutospacing="1" w:after="100" w:afterAutospacing="1"/>
              <w:rPr>
                <w:b/>
                <w:i/>
              </w:rPr>
            </w:pPr>
            <w:r w:rsidRPr="00252EC6">
              <w:rPr>
                <w:rStyle w:val="Fett"/>
                <w:b w:val="0"/>
                <w:i/>
              </w:rPr>
              <w:t>start-at-outflow</w:t>
            </w:r>
          </w:p>
        </w:tc>
        <w:tc>
          <w:tcPr>
            <w:tcW w:w="5115" w:type="dxa"/>
          </w:tcPr>
          <w:p w14:paraId="775396DE" w14:textId="5D917F4E" w:rsidR="009065F7" w:rsidRPr="002168BF" w:rsidRDefault="009065F7" w:rsidP="00925BDF">
            <w:pPr>
              <w:pStyle w:val="StandardWeb"/>
              <w:jc w:val="both"/>
              <w:rPr>
                <w:lang w:val="en-US"/>
              </w:rPr>
            </w:pPr>
            <w:r>
              <w:t>defines that whenever</w:t>
            </w:r>
            <w:r w:rsidRPr="008E510D">
              <w:t xml:space="preserve"> the </w:t>
            </w:r>
            <w:r>
              <w:t>flowpath (linear element) realizes a contributing catchment, this flowpath starts at the outflow (origin) of the realized catchment, and is directed towards the upstream inflow.</w:t>
            </w:r>
          </w:p>
        </w:tc>
        <w:tc>
          <w:tcPr>
            <w:tcW w:w="1350" w:type="dxa"/>
          </w:tcPr>
          <w:p w14:paraId="256DE53E" w14:textId="05029A92" w:rsidR="009065F7" w:rsidRDefault="009065F7" w:rsidP="009065F7">
            <w:pPr>
              <w:spacing w:before="100" w:beforeAutospacing="1" w:after="100" w:afterAutospacing="1"/>
            </w:pPr>
            <w:r>
              <w:t>Constraint</w:t>
            </w:r>
          </w:p>
        </w:tc>
      </w:tr>
      <w:tr w:rsidR="009065F7" w:rsidRPr="008E510D" w14:paraId="6E483CEA" w14:textId="77777777" w:rsidTr="009065F7">
        <w:tc>
          <w:tcPr>
            <w:tcW w:w="2283" w:type="dxa"/>
          </w:tcPr>
          <w:p w14:paraId="19B29B29" w14:textId="77777777" w:rsidR="009065F7" w:rsidRPr="00252EC6" w:rsidRDefault="009065F7" w:rsidP="009065F7">
            <w:pPr>
              <w:spacing w:before="100" w:beforeAutospacing="1" w:after="100" w:afterAutospacing="1"/>
              <w:rPr>
                <w:rStyle w:val="Fett"/>
                <w:b w:val="0"/>
                <w:i/>
              </w:rPr>
            </w:pPr>
            <w:r w:rsidRPr="00252EC6">
              <w:rPr>
                <w:rStyle w:val="Fett"/>
                <w:b w:val="0"/>
                <w:i/>
              </w:rPr>
              <w:t>start-at-inflow</w:t>
            </w:r>
          </w:p>
        </w:tc>
        <w:tc>
          <w:tcPr>
            <w:tcW w:w="5115" w:type="dxa"/>
          </w:tcPr>
          <w:p w14:paraId="73F73AC6" w14:textId="77777777" w:rsidR="009065F7" w:rsidRDefault="009065F7" w:rsidP="009065F7">
            <w:pPr>
              <w:pStyle w:val="StandardWeb"/>
              <w:jc w:val="both"/>
              <w:rPr>
                <w:lang w:val="en-US"/>
              </w:rPr>
            </w:pPr>
            <w:r>
              <w:t>defines that whenever</w:t>
            </w:r>
            <w:r w:rsidRPr="008E510D">
              <w:t xml:space="preserve"> the </w:t>
            </w:r>
            <w:r>
              <w:t>flowpath (linear element) realizes a receiving catchment, this flowpath starts at the inflow (origin) of the realized catchment, and is directed towards the downstream outflow.</w:t>
            </w:r>
          </w:p>
        </w:tc>
        <w:tc>
          <w:tcPr>
            <w:tcW w:w="1350" w:type="dxa"/>
          </w:tcPr>
          <w:p w14:paraId="2711BB39" w14:textId="57F5582D" w:rsidR="009065F7" w:rsidRDefault="009065F7" w:rsidP="009065F7">
            <w:pPr>
              <w:spacing w:before="100" w:beforeAutospacing="1" w:after="100" w:afterAutospacing="1"/>
            </w:pPr>
            <w:r>
              <w:t>Constraint</w:t>
            </w:r>
          </w:p>
        </w:tc>
      </w:tr>
    </w:tbl>
    <w:p w14:paraId="5378ABEE" w14:textId="2DCC2150" w:rsidR="009065F7" w:rsidRPr="00B85EF4" w:rsidRDefault="009065F7" w:rsidP="00145B24">
      <w:pPr>
        <w:pStyle w:val="berschrift4"/>
      </w:pPr>
      <w:r w:rsidRPr="00B85EF4">
        <w:t>Distance From Referent</w:t>
      </w:r>
    </w:p>
    <w:p w14:paraId="69A818EC" w14:textId="6900B1E6" w:rsidR="00145B24" w:rsidRDefault="009065F7" w:rsidP="00145B24">
      <w:r w:rsidRPr="00B85EF4">
        <w:t xml:space="preserve">The </w:t>
      </w:r>
      <w:proofErr w:type="spellStart"/>
      <w:r w:rsidRPr="00B85EF4">
        <w:t>HY_DistanceFromReferent</w:t>
      </w:r>
      <w:proofErr w:type="spellEnd"/>
      <w:r w:rsidRPr="00B85EF4">
        <w:t xml:space="preserve"> data type provides the distance from a located referent </w:t>
      </w:r>
      <w:r w:rsidR="00145B24" w:rsidRPr="00B85EF4">
        <w:t>as an absolute or interpolative value, including simple statements on accuracy and precision of the measured position.</w:t>
      </w:r>
    </w:p>
    <w:p w14:paraId="310C42BA" w14:textId="3F76B910" w:rsidR="00C66441" w:rsidRDefault="00C66441" w:rsidP="00C66441">
      <w:pPr>
        <w:pStyle w:val="OGCtableheader"/>
      </w:pPr>
      <w:bookmarkStart w:id="178" w:name="_Toc471741761"/>
      <w:r>
        <w:t xml:space="preserve">Table </w:t>
      </w:r>
      <w:r w:rsidR="003F6442">
        <w:fldChar w:fldCharType="begin"/>
      </w:r>
      <w:r w:rsidR="003F6442">
        <w:instrText xml:space="preserve"> SEQ Table \* ARABIC </w:instrText>
      </w:r>
      <w:r w:rsidR="003F6442">
        <w:fldChar w:fldCharType="separate"/>
      </w:r>
      <w:r>
        <w:t>20</w:t>
      </w:r>
      <w:r w:rsidR="003F6442">
        <w:fldChar w:fldCharType="end"/>
      </w:r>
      <w:r>
        <w:t xml:space="preserve">: </w:t>
      </w:r>
      <w:proofErr w:type="spellStart"/>
      <w:r>
        <w:t>HY_</w:t>
      </w:r>
      <w:r w:rsidR="00816A8D">
        <w:t>DistanceFromReferent</w:t>
      </w:r>
      <w:bookmarkEnd w:id="178"/>
      <w:proofErr w:type="spellEnd"/>
    </w:p>
    <w:tbl>
      <w:tblPr>
        <w:tblStyle w:val="Tabellenraster"/>
        <w:tblW w:w="0" w:type="auto"/>
        <w:tblLook w:val="04A0" w:firstRow="1" w:lastRow="0" w:firstColumn="1" w:lastColumn="0" w:noHBand="0" w:noVBand="1"/>
      </w:tblPr>
      <w:tblGrid>
        <w:gridCol w:w="2283"/>
        <w:gridCol w:w="5115"/>
        <w:gridCol w:w="1350"/>
      </w:tblGrid>
      <w:tr w:rsidR="00145B24" w:rsidRPr="008E510D" w14:paraId="676D93EC" w14:textId="77777777" w:rsidTr="00290A74">
        <w:tc>
          <w:tcPr>
            <w:tcW w:w="2283" w:type="dxa"/>
            <w:hideMark/>
          </w:tcPr>
          <w:p w14:paraId="62F4A5D5" w14:textId="77777777" w:rsidR="00145B24" w:rsidRPr="008E510D" w:rsidRDefault="00145B24" w:rsidP="00290A74">
            <w:pPr>
              <w:spacing w:before="100" w:beforeAutospacing="1" w:after="100" w:afterAutospacing="1"/>
              <w:jc w:val="both"/>
              <w:rPr>
                <w:b/>
                <w:bCs/>
              </w:rPr>
            </w:pPr>
            <w:r>
              <w:rPr>
                <w:b/>
                <w:bCs/>
              </w:rPr>
              <w:t>Property</w:t>
            </w:r>
          </w:p>
        </w:tc>
        <w:tc>
          <w:tcPr>
            <w:tcW w:w="5115" w:type="dxa"/>
            <w:hideMark/>
          </w:tcPr>
          <w:p w14:paraId="5E8AB997" w14:textId="77777777" w:rsidR="00145B24" w:rsidRPr="008E510D" w:rsidRDefault="00145B24" w:rsidP="00290A74">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0AFEAE33" w14:textId="77777777" w:rsidR="00145B24" w:rsidRPr="008E510D" w:rsidRDefault="00145B24" w:rsidP="00290A74">
            <w:pPr>
              <w:spacing w:before="100" w:beforeAutospacing="1" w:after="100" w:afterAutospacing="1"/>
              <w:jc w:val="both"/>
              <w:rPr>
                <w:b/>
                <w:bCs/>
              </w:rPr>
            </w:pPr>
            <w:r>
              <w:rPr>
                <w:b/>
                <w:bCs/>
              </w:rPr>
              <w:t>Relation</w:t>
            </w:r>
          </w:p>
        </w:tc>
      </w:tr>
      <w:tr w:rsidR="00145B24" w:rsidRPr="00B85EF4" w14:paraId="2F50AD69" w14:textId="77777777" w:rsidTr="00290A74">
        <w:tc>
          <w:tcPr>
            <w:tcW w:w="2283" w:type="dxa"/>
            <w:hideMark/>
          </w:tcPr>
          <w:p w14:paraId="71D0A3D1" w14:textId="6D92E5E7" w:rsidR="00145B24" w:rsidRPr="00B85EF4" w:rsidRDefault="00145B24" w:rsidP="00290A74">
            <w:pPr>
              <w:rPr>
                <w:b/>
                <w:i/>
              </w:rPr>
            </w:pPr>
            <w:r w:rsidRPr="00B85EF4">
              <w:rPr>
                <w:rStyle w:val="Fett"/>
                <w:b w:val="0"/>
                <w:i/>
              </w:rPr>
              <w:t>absolute</w:t>
            </w:r>
            <w:r w:rsidRPr="00B85EF4">
              <w:rPr>
                <w:b/>
                <w:i/>
              </w:rPr>
              <w:t xml:space="preserve"> </w:t>
            </w:r>
          </w:p>
        </w:tc>
        <w:tc>
          <w:tcPr>
            <w:tcW w:w="5115" w:type="dxa"/>
            <w:hideMark/>
          </w:tcPr>
          <w:p w14:paraId="6C297605" w14:textId="0072FA2B" w:rsidR="00145B24" w:rsidRPr="00B85EF4" w:rsidRDefault="00145B24" w:rsidP="00145B24">
            <w:pPr>
              <w:pStyle w:val="StandardWeb"/>
              <w:jc w:val="both"/>
              <w:rPr>
                <w:lang w:val="en-US"/>
              </w:rPr>
            </w:pPr>
            <w:r w:rsidRPr="00B85EF4">
              <w:rPr>
                <w:lang w:val="en-US"/>
              </w:rPr>
              <w:t xml:space="preserve">geometric expression of the distance from a located referent. An implementation may use the types described in ISO 19103: </w:t>
            </w:r>
            <w:r w:rsidRPr="00B85EF4">
              <w:t>Conceptual Schema.</w:t>
            </w:r>
          </w:p>
        </w:tc>
        <w:tc>
          <w:tcPr>
            <w:tcW w:w="1350" w:type="dxa"/>
            <w:hideMark/>
          </w:tcPr>
          <w:p w14:paraId="092A1ABE" w14:textId="4623F1A3" w:rsidR="00145B24" w:rsidRPr="00B85EF4" w:rsidRDefault="00145B24" w:rsidP="00B85EF4">
            <w:pPr>
              <w:spacing w:before="100" w:beforeAutospacing="1" w:after="100" w:afterAutospacing="1"/>
            </w:pPr>
            <w:r w:rsidRPr="00B85EF4">
              <w:t>Attribute</w:t>
            </w:r>
          </w:p>
        </w:tc>
      </w:tr>
      <w:tr w:rsidR="00145B24" w:rsidRPr="00B85EF4" w14:paraId="61E593D5" w14:textId="77777777" w:rsidTr="00290A74">
        <w:tc>
          <w:tcPr>
            <w:tcW w:w="2283" w:type="dxa"/>
          </w:tcPr>
          <w:p w14:paraId="45196C70" w14:textId="0DF80B06" w:rsidR="00145B24" w:rsidRPr="00B85EF4" w:rsidRDefault="00145B24" w:rsidP="00290A74">
            <w:pPr>
              <w:spacing w:before="100" w:beforeAutospacing="1" w:after="100" w:afterAutospacing="1"/>
              <w:rPr>
                <w:b/>
                <w:i/>
              </w:rPr>
            </w:pPr>
            <w:r w:rsidRPr="00B85EF4">
              <w:rPr>
                <w:rStyle w:val="Fett"/>
                <w:b w:val="0"/>
                <w:i/>
              </w:rPr>
              <w:t>interpolative</w:t>
            </w:r>
          </w:p>
        </w:tc>
        <w:tc>
          <w:tcPr>
            <w:tcW w:w="5115" w:type="dxa"/>
          </w:tcPr>
          <w:p w14:paraId="7B61CF9D" w14:textId="19B08130" w:rsidR="00145B24" w:rsidRPr="00B85EF4" w:rsidRDefault="00145B24" w:rsidP="00290A74">
            <w:pPr>
              <w:pStyle w:val="StandardWeb"/>
              <w:jc w:val="both"/>
            </w:pPr>
            <w:r w:rsidRPr="00B85EF4">
              <w:t xml:space="preserve">interpolative expression (percentage) of the distance from a located referent. </w:t>
            </w:r>
            <w:r w:rsidRPr="00B85EF4">
              <w:rPr>
                <w:lang w:val="en-US"/>
              </w:rPr>
              <w:t xml:space="preserve">An implementation may use the types described in ISO 19103: </w:t>
            </w:r>
            <w:r w:rsidRPr="00B85EF4">
              <w:t>Conceptual Schema.</w:t>
            </w:r>
          </w:p>
        </w:tc>
        <w:tc>
          <w:tcPr>
            <w:tcW w:w="1350" w:type="dxa"/>
          </w:tcPr>
          <w:p w14:paraId="67F29FB3" w14:textId="379AE23A" w:rsidR="00145B24" w:rsidRPr="00B85EF4" w:rsidRDefault="00145B24" w:rsidP="00290A74">
            <w:pPr>
              <w:spacing w:before="100" w:beforeAutospacing="1" w:after="100" w:afterAutospacing="1"/>
            </w:pPr>
            <w:r w:rsidRPr="00B85EF4">
              <w:t>Attribute</w:t>
            </w:r>
          </w:p>
        </w:tc>
      </w:tr>
      <w:tr w:rsidR="00145B24" w:rsidRPr="00B85EF4" w14:paraId="238D009F" w14:textId="77777777" w:rsidTr="00290A74">
        <w:tc>
          <w:tcPr>
            <w:tcW w:w="2283" w:type="dxa"/>
          </w:tcPr>
          <w:p w14:paraId="3F652B3F" w14:textId="2940AF9F" w:rsidR="00145B24" w:rsidRPr="00B85EF4" w:rsidRDefault="00145B24" w:rsidP="00290A74">
            <w:pPr>
              <w:spacing w:before="100" w:beforeAutospacing="1" w:after="100" w:afterAutospacing="1"/>
              <w:rPr>
                <w:b/>
                <w:i/>
              </w:rPr>
            </w:pPr>
            <w:proofErr w:type="spellStart"/>
            <w:r w:rsidRPr="00B85EF4">
              <w:rPr>
                <w:rStyle w:val="Fett"/>
                <w:b w:val="0"/>
                <w:i/>
              </w:rPr>
              <w:t>accuracyStatement</w:t>
            </w:r>
            <w:proofErr w:type="spellEnd"/>
          </w:p>
        </w:tc>
        <w:tc>
          <w:tcPr>
            <w:tcW w:w="5115" w:type="dxa"/>
          </w:tcPr>
          <w:p w14:paraId="2738D3B3" w14:textId="34FFD210" w:rsidR="00145B24" w:rsidRPr="00B85EF4" w:rsidRDefault="00145B24" w:rsidP="00290A74">
            <w:pPr>
              <w:pStyle w:val="StandardWeb"/>
              <w:jc w:val="both"/>
              <w:rPr>
                <w:lang w:val="en-US"/>
              </w:rPr>
            </w:pPr>
            <w:r w:rsidRPr="00B85EF4">
              <w:t>simple statement whether the distance value agrees with the value accepted as being true.  This statement assumes that all known corrections have been applied.</w:t>
            </w:r>
            <w:r w:rsidR="00B85EF4" w:rsidRPr="00B85EF4">
              <w:t xml:space="preserve"> </w:t>
            </w:r>
            <w:r w:rsidR="00B85EF4" w:rsidRPr="00B85EF4">
              <w:rPr>
                <w:lang w:val="en-US"/>
              </w:rPr>
              <w:t xml:space="preserve">An implementation may use the types described in ISO 19103: </w:t>
            </w:r>
            <w:r w:rsidR="00B85EF4" w:rsidRPr="00B85EF4">
              <w:t>Conceptual Schema.</w:t>
            </w:r>
          </w:p>
        </w:tc>
        <w:tc>
          <w:tcPr>
            <w:tcW w:w="1350" w:type="dxa"/>
          </w:tcPr>
          <w:p w14:paraId="04FAC610" w14:textId="373FD752" w:rsidR="00145B24" w:rsidRPr="00B85EF4" w:rsidRDefault="00145B24" w:rsidP="00290A74">
            <w:pPr>
              <w:spacing w:before="100" w:beforeAutospacing="1" w:after="100" w:afterAutospacing="1"/>
            </w:pPr>
            <w:r w:rsidRPr="00B85EF4">
              <w:t>Attribute</w:t>
            </w:r>
          </w:p>
        </w:tc>
      </w:tr>
      <w:tr w:rsidR="00145B24" w:rsidRPr="008E510D" w14:paraId="6B04C9D6" w14:textId="77777777" w:rsidTr="00290A74">
        <w:tc>
          <w:tcPr>
            <w:tcW w:w="2283" w:type="dxa"/>
          </w:tcPr>
          <w:p w14:paraId="735D9F10" w14:textId="2B37F3CF" w:rsidR="00145B24" w:rsidRPr="00B85EF4" w:rsidRDefault="00145B24" w:rsidP="00290A74">
            <w:pPr>
              <w:spacing w:before="100" w:beforeAutospacing="1" w:after="100" w:afterAutospacing="1"/>
              <w:rPr>
                <w:rStyle w:val="Fett"/>
                <w:b w:val="0"/>
                <w:i/>
              </w:rPr>
            </w:pPr>
            <w:proofErr w:type="spellStart"/>
            <w:r w:rsidRPr="00B85EF4">
              <w:rPr>
                <w:rStyle w:val="Fett"/>
                <w:b w:val="0"/>
                <w:i/>
              </w:rPr>
              <w:lastRenderedPageBreak/>
              <w:t>precisionStatement</w:t>
            </w:r>
            <w:proofErr w:type="spellEnd"/>
          </w:p>
        </w:tc>
        <w:tc>
          <w:tcPr>
            <w:tcW w:w="5115" w:type="dxa"/>
          </w:tcPr>
          <w:p w14:paraId="69AC17B4" w14:textId="259B489B" w:rsidR="00145B24" w:rsidRPr="00B85EF4" w:rsidRDefault="00B85EF4" w:rsidP="00290A74">
            <w:pPr>
              <w:pStyle w:val="StandardWeb"/>
              <w:jc w:val="both"/>
              <w:rPr>
                <w:lang w:val="en-US"/>
              </w:rPr>
            </w:pPr>
            <w:r w:rsidRPr="00B85EF4">
              <w:t xml:space="preserve">simple statement on the smallest unit of division on the scale of measurement. </w:t>
            </w:r>
            <w:r w:rsidRPr="00B85EF4">
              <w:rPr>
                <w:lang w:val="en-US"/>
              </w:rPr>
              <w:t xml:space="preserve">An implementation may use the types described in ISO 19103: </w:t>
            </w:r>
            <w:r w:rsidRPr="00B85EF4">
              <w:t>Conceptual Schema.</w:t>
            </w:r>
          </w:p>
        </w:tc>
        <w:tc>
          <w:tcPr>
            <w:tcW w:w="1350" w:type="dxa"/>
          </w:tcPr>
          <w:p w14:paraId="14BB2846" w14:textId="27342648" w:rsidR="00145B24" w:rsidRDefault="00145B24" w:rsidP="00290A74">
            <w:pPr>
              <w:spacing w:before="100" w:beforeAutospacing="1" w:after="100" w:afterAutospacing="1"/>
            </w:pPr>
            <w:r w:rsidRPr="00B85EF4">
              <w:t>Attribute</w:t>
            </w:r>
          </w:p>
        </w:tc>
      </w:tr>
    </w:tbl>
    <w:p w14:paraId="10B66599" w14:textId="4663D035" w:rsidR="00033C57" w:rsidRPr="008E510D" w:rsidRDefault="00033C57" w:rsidP="00834E29">
      <w:pPr>
        <w:pStyle w:val="berschrift2"/>
        <w:jc w:val="both"/>
      </w:pPr>
      <w:bookmarkStart w:id="179" w:name="_Toc458775752"/>
      <w:bookmarkStart w:id="180" w:name="_Toc471741663"/>
      <w:r w:rsidRPr="008E510D">
        <w:t xml:space="preserve">The Surface Hydro Feature </w:t>
      </w:r>
      <w:bookmarkEnd w:id="179"/>
      <w:r w:rsidR="00BB23DB">
        <w:t>model</w:t>
      </w:r>
      <w:bookmarkEnd w:id="180"/>
    </w:p>
    <w:p w14:paraId="40644FE3" w14:textId="77777777" w:rsidR="00033C57" w:rsidRDefault="00033C57" w:rsidP="00450C77">
      <w:pPr>
        <w:pStyle w:val="StandardWeb"/>
        <w:jc w:val="both"/>
        <w:rPr>
          <w:lang w:val="en-US"/>
        </w:rPr>
      </w:pPr>
      <w:r w:rsidRPr="008E510D">
        <w:rPr>
          <w:lang w:val="en-US"/>
        </w:rPr>
        <w:t xml:space="preserve">The Surface Hydro Feature application schema provides common concepts of hydrologic features occurring on the land surface and specifies the core concepts defined in the abstract Hydro Feature application schema. This will enable contextually linked information models to build relationships between multiple realizations of the same catchments. Typical realizations of the catchment concept and logical outfalls can be described in a consistent way using standard terminology for the relationships between surface water features defined in this application schema. </w:t>
      </w:r>
    </w:p>
    <w:p w14:paraId="2C6A24ED" w14:textId="77777777" w:rsidR="00C20518" w:rsidRDefault="00C20518" w:rsidP="00C20518">
      <w:pPr>
        <w:pStyle w:val="OGCFigure"/>
      </w:pPr>
      <w:r>
        <w:rPr>
          <w:noProof/>
        </w:rPr>
        <w:drawing>
          <wp:inline distT="0" distB="0" distL="0" distR="0" wp14:anchorId="7ABD305F" wp14:editId="7C260FCB">
            <wp:extent cx="5486400" cy="4358967"/>
            <wp:effectExtent l="0" t="0" r="0" b="381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Users\Dornblut\OGC_HYF_SWG\hlphtml\EARoot\EA4.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486400" cy="4358967"/>
                    </a:xfrm>
                    <a:prstGeom prst="rect">
                      <a:avLst/>
                    </a:prstGeom>
                    <a:noFill/>
                    <a:ln>
                      <a:noFill/>
                    </a:ln>
                  </pic:spPr>
                </pic:pic>
              </a:graphicData>
            </a:graphic>
          </wp:inline>
        </w:drawing>
      </w:r>
    </w:p>
    <w:p w14:paraId="5B3A9413" w14:textId="5B38D61B" w:rsidR="00C20518" w:rsidRDefault="00C20518" w:rsidP="00834E29">
      <w:pPr>
        <w:pStyle w:val="OGCFigure"/>
        <w:outlineLvl w:val="0"/>
      </w:pPr>
      <w:bookmarkStart w:id="181" w:name="_Ref462910552"/>
      <w:bookmarkStart w:id="182" w:name="_Toc471741733"/>
      <w:r>
        <w:t xml:space="preserve">Figure </w:t>
      </w:r>
      <w:r w:rsidR="003F6442">
        <w:fldChar w:fldCharType="begin"/>
      </w:r>
      <w:r w:rsidR="003F6442">
        <w:instrText xml:space="preserve"> SEQ Figure \* ARABIC </w:instrText>
      </w:r>
      <w:r w:rsidR="003F6442">
        <w:fldChar w:fldCharType="separate"/>
      </w:r>
      <w:r w:rsidR="00135A1B">
        <w:rPr>
          <w:noProof/>
        </w:rPr>
        <w:t>38</w:t>
      </w:r>
      <w:r w:rsidR="003F6442">
        <w:rPr>
          <w:noProof/>
        </w:rPr>
        <w:fldChar w:fldCharType="end"/>
      </w:r>
      <w:bookmarkEnd w:id="181"/>
      <w:r>
        <w:t>: Surface Hydro Feature - Class Diagram</w:t>
      </w:r>
      <w:bookmarkEnd w:id="182"/>
    </w:p>
    <w:p w14:paraId="68EDDFCF" w14:textId="77777777" w:rsidR="00C20518" w:rsidRPr="008E510D" w:rsidRDefault="00C20518" w:rsidP="00546F87">
      <w:pPr>
        <w:pStyle w:val="OGCFigure"/>
      </w:pPr>
    </w:p>
    <w:p w14:paraId="63597EDF" w14:textId="0F297B14" w:rsidR="00033C57" w:rsidRPr="008E510D" w:rsidRDefault="00033C57" w:rsidP="00450C77">
      <w:pPr>
        <w:pStyle w:val="StandardWeb"/>
        <w:jc w:val="both"/>
        <w:rPr>
          <w:lang w:val="en-US"/>
        </w:rPr>
      </w:pPr>
      <w:r w:rsidRPr="008E510D">
        <w:rPr>
          <w:lang w:val="en-US"/>
        </w:rPr>
        <w:t xml:space="preserve">The Surface Hydro Feature </w:t>
      </w:r>
      <w:r w:rsidR="00BB23DB">
        <w:rPr>
          <w:lang w:val="en-US"/>
        </w:rPr>
        <w:t>model</w:t>
      </w:r>
      <w:r w:rsidR="00BB23DB" w:rsidRPr="008E510D">
        <w:rPr>
          <w:lang w:val="en-US"/>
        </w:rPr>
        <w:t xml:space="preserve"> </w:t>
      </w:r>
      <w:r w:rsidRPr="008E510D">
        <w:rPr>
          <w:lang w:val="en-US"/>
        </w:rPr>
        <w:t>conceptualizes the accumulation of water on the land surface in water bodies</w:t>
      </w:r>
      <w:r w:rsidR="00F855AD">
        <w:rPr>
          <w:lang w:val="en-US"/>
        </w:rPr>
        <w:t xml:space="preserve"> (shown in Blue)</w:t>
      </w:r>
      <w:r w:rsidRPr="008E510D">
        <w:rPr>
          <w:lang w:val="en-US"/>
        </w:rPr>
        <w:t xml:space="preserve">, each made unique by its origin, size, or </w:t>
      </w:r>
      <w:r w:rsidR="00F855AD" w:rsidRPr="008E510D">
        <w:rPr>
          <w:lang w:val="en-US"/>
        </w:rPr>
        <w:t>movement</w:t>
      </w:r>
      <w:r w:rsidR="00F855AD">
        <w:rPr>
          <w:lang w:val="en-US"/>
        </w:rPr>
        <w:t>.</w:t>
      </w:r>
      <w:r w:rsidR="00F855AD" w:rsidRPr="008E510D">
        <w:rPr>
          <w:lang w:val="en-US"/>
        </w:rPr>
        <w:t xml:space="preserve"> With</w:t>
      </w:r>
      <w:r w:rsidRPr="008E510D">
        <w:rPr>
          <w:lang w:val="en-US"/>
        </w:rPr>
        <w:t xml:space="preserve"> respect to the management and storage of water resources, a concept of </w:t>
      </w:r>
      <w:r w:rsidRPr="008E510D">
        <w:rPr>
          <w:lang w:val="en-US"/>
        </w:rPr>
        <w:lastRenderedPageBreak/>
        <w:t>water storage is provided and allows any water body type to be considered a managed reservoir</w:t>
      </w:r>
      <w:r w:rsidR="00F855AD">
        <w:rPr>
          <w:lang w:val="en-US"/>
        </w:rPr>
        <w:t xml:space="preserve"> (shown in Purple)</w:t>
      </w:r>
      <w:r w:rsidRPr="008E510D">
        <w:rPr>
          <w:lang w:val="en-US"/>
        </w:rPr>
        <w:t xml:space="preserve">. </w:t>
      </w:r>
    </w:p>
    <w:p w14:paraId="7B650ED2" w14:textId="27169F5D" w:rsidR="00033C57" w:rsidRPr="008E510D" w:rsidRDefault="00033C57" w:rsidP="00450C77">
      <w:pPr>
        <w:pStyle w:val="StandardWeb"/>
        <w:jc w:val="both"/>
        <w:rPr>
          <w:lang w:val="en-US"/>
        </w:rPr>
      </w:pPr>
      <w:r w:rsidRPr="008E510D">
        <w:rPr>
          <w:lang w:val="en-US"/>
        </w:rPr>
        <w:t>Relying on a conceptual separation of water body and container, the Surface Hydro Feature schema defines a network of potentially connected depressions and channels on the land surface which periodically or continuously contain water</w:t>
      </w:r>
      <w:r w:rsidR="00F855AD">
        <w:rPr>
          <w:lang w:val="en-US"/>
        </w:rPr>
        <w:t xml:space="preserve"> (shown in Orange)</w:t>
      </w:r>
      <w:r w:rsidRPr="008E510D">
        <w:rPr>
          <w:lang w:val="en-US"/>
        </w:rPr>
        <w:t xml:space="preserve">. Separate from the hydrographic network of permanent or temporary water bodies, the channel network can be used as the connecting system. </w:t>
      </w:r>
    </w:p>
    <w:p w14:paraId="6EF67803" w14:textId="7439A5D2" w:rsidR="00033C57" w:rsidRPr="008E510D" w:rsidRDefault="00033C57" w:rsidP="00450C77">
      <w:pPr>
        <w:pStyle w:val="StandardWeb"/>
        <w:jc w:val="both"/>
        <w:rPr>
          <w:lang w:val="en-US"/>
        </w:rPr>
      </w:pPr>
      <w:r w:rsidRPr="008E510D">
        <w:rPr>
          <w:lang w:val="en-US"/>
        </w:rPr>
        <w:t>The definitions in this schema are rooted in the definitions given in the WMO</w:t>
      </w:r>
      <w:r w:rsidR="003602D6">
        <w:rPr>
          <w:lang w:val="en-US"/>
        </w:rPr>
        <w:t>/UNESCO</w:t>
      </w:r>
      <w:r w:rsidRPr="008E510D">
        <w:rPr>
          <w:lang w:val="en-US"/>
        </w:rPr>
        <w:t xml:space="preserve"> Glossary of Hydrology which defines a network of watercourse regardless of the location in respect to the Earth's surface. The conceptual model defined here has been vetted in the context of surface water hydrology. In other words, in this standard, 'channel network' and 'hydrographic network' refer to surface channels or other containers for surface</w:t>
      </w:r>
      <w:r w:rsidR="002C507E">
        <w:rPr>
          <w:lang w:val="en-US"/>
        </w:rPr>
        <w:t>-</w:t>
      </w:r>
      <w:r w:rsidRPr="008E510D">
        <w:rPr>
          <w:lang w:val="en-US"/>
        </w:rPr>
        <w:t>water bodies.</w:t>
      </w:r>
    </w:p>
    <w:p w14:paraId="0066F052" w14:textId="107F22C0" w:rsidR="00033C57" w:rsidRPr="008E510D" w:rsidRDefault="00033C57" w:rsidP="00450C77">
      <w:pPr>
        <w:pStyle w:val="StandardWeb"/>
        <w:jc w:val="both"/>
        <w:rPr>
          <w:lang w:val="en-US"/>
        </w:rPr>
      </w:pPr>
      <w:r w:rsidRPr="008E510D">
        <w:rPr>
          <w:lang w:val="en-US"/>
        </w:rPr>
        <w:t xml:space="preserve">The Surface Hydro Feature application schema contains the leaf packages: Channel Network, Hydrographic Network, Water Body Types and Storage. </w:t>
      </w:r>
      <w:r w:rsidR="00874BCD">
        <w:rPr>
          <w:lang w:val="en-US"/>
        </w:rPr>
        <w:fldChar w:fldCharType="begin"/>
      </w:r>
      <w:r w:rsidR="00874BCD">
        <w:rPr>
          <w:lang w:val="en-US"/>
        </w:rPr>
        <w:instrText xml:space="preserve"> REF _Ref462837235 \h </w:instrText>
      </w:r>
      <w:r w:rsidR="00874BCD">
        <w:rPr>
          <w:lang w:val="en-US"/>
        </w:rPr>
      </w:r>
      <w:r w:rsidR="00874BCD">
        <w:rPr>
          <w:lang w:val="en-US"/>
        </w:rPr>
        <w:fldChar w:fldCharType="separate"/>
      </w:r>
      <w:r w:rsidR="002E65D6" w:rsidRPr="008E510D">
        <w:t xml:space="preserve">Figure </w:t>
      </w:r>
      <w:r w:rsidR="002E65D6">
        <w:rPr>
          <w:noProof/>
        </w:rPr>
        <w:t>39</w:t>
      </w:r>
      <w:r w:rsidR="00874BCD">
        <w:rPr>
          <w:lang w:val="en-US"/>
        </w:rPr>
        <w:fldChar w:fldCharType="end"/>
      </w:r>
      <w:r w:rsidR="00F855AD">
        <w:rPr>
          <w:lang w:val="en-US"/>
        </w:rPr>
        <w:t xml:space="preserve"> </w:t>
      </w:r>
      <w:r w:rsidRPr="008E510D">
        <w:rPr>
          <w:lang w:val="en-US"/>
        </w:rPr>
        <w:t>shows the external and internal dependencies.</w:t>
      </w:r>
    </w:p>
    <w:p w14:paraId="6E063A49" w14:textId="77777777" w:rsidR="00033C57" w:rsidRPr="008E510D" w:rsidRDefault="00033C57" w:rsidP="00D03383">
      <w:pPr>
        <w:keepNext/>
        <w:jc w:val="center"/>
      </w:pPr>
      <w:r w:rsidRPr="008E510D">
        <w:rPr>
          <w:noProof/>
        </w:rPr>
        <w:drawing>
          <wp:inline distT="0" distB="0" distL="0" distR="0" wp14:anchorId="45584D7E" wp14:editId="28C27F92">
            <wp:extent cx="4126095" cy="3027045"/>
            <wp:effectExtent l="0" t="0" r="8255" b="190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raw.githubusercontent.com/opengeospatial/HY_Features/master/figs/fig32.png?token=AQBArzFT2sqPmmeD9ol7jDGDoKw7wHOPks5XtvILwA%3D%3D"/>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4126095" cy="3027045"/>
                    </a:xfrm>
                    <a:prstGeom prst="rect">
                      <a:avLst/>
                    </a:prstGeom>
                    <a:noFill/>
                    <a:ln>
                      <a:noFill/>
                    </a:ln>
                  </pic:spPr>
                </pic:pic>
              </a:graphicData>
            </a:graphic>
          </wp:inline>
        </w:drawing>
      </w:r>
    </w:p>
    <w:p w14:paraId="6A8D5D67" w14:textId="48A4C407" w:rsidR="00A30056" w:rsidRPr="008E510D" w:rsidRDefault="00033C57" w:rsidP="00834E29">
      <w:pPr>
        <w:pStyle w:val="OGCFigure"/>
        <w:outlineLvl w:val="0"/>
      </w:pPr>
      <w:bookmarkStart w:id="183" w:name="_Ref462837235"/>
      <w:bookmarkStart w:id="184" w:name="_Toc471741734"/>
      <w:r w:rsidRPr="008E510D">
        <w:t xml:space="preserve">Figure </w:t>
      </w:r>
      <w:r w:rsidR="003F6442">
        <w:fldChar w:fldCharType="begin"/>
      </w:r>
      <w:r w:rsidR="003F6442">
        <w:instrText xml:space="preserve"> SEQ Figure \* ARABIC </w:instrText>
      </w:r>
      <w:r w:rsidR="003F6442">
        <w:fldChar w:fldCharType="separate"/>
      </w:r>
      <w:r w:rsidR="00135A1B">
        <w:rPr>
          <w:noProof/>
        </w:rPr>
        <w:t>39</w:t>
      </w:r>
      <w:r w:rsidR="003F6442">
        <w:rPr>
          <w:noProof/>
        </w:rPr>
        <w:fldChar w:fldCharType="end"/>
      </w:r>
      <w:bookmarkEnd w:id="183"/>
      <w:r w:rsidRPr="008E510D">
        <w:t>: Surface Hydro Feature - dependencies</w:t>
      </w:r>
      <w:bookmarkEnd w:id="184"/>
    </w:p>
    <w:p w14:paraId="1FCCEC1F" w14:textId="61C248B0" w:rsidR="00033C57" w:rsidRPr="008E510D" w:rsidRDefault="00033C57" w:rsidP="00834E29">
      <w:pPr>
        <w:pStyle w:val="berschrift3"/>
        <w:jc w:val="both"/>
      </w:pPr>
      <w:bookmarkStart w:id="185" w:name="_Toc458775753"/>
      <w:bookmarkStart w:id="186" w:name="_Toc471741664"/>
      <w:r w:rsidRPr="008E510D">
        <w:t>The Channel Network model</w:t>
      </w:r>
      <w:bookmarkEnd w:id="185"/>
      <w:bookmarkEnd w:id="186"/>
    </w:p>
    <w:p w14:paraId="1480CFDA" w14:textId="6A102B41" w:rsidR="009C6627" w:rsidRDefault="00033C57" w:rsidP="00450C77">
      <w:pPr>
        <w:pStyle w:val="StandardWeb"/>
        <w:jc w:val="both"/>
        <w:rPr>
          <w:lang w:val="en-US"/>
        </w:rPr>
      </w:pPr>
      <w:r w:rsidRPr="008E510D">
        <w:rPr>
          <w:lang w:val="en-US"/>
        </w:rPr>
        <w:t>The Channel Network model defines a network of connected depressions and channels which, in its entirety, can realize a logical catchment (</w:t>
      </w:r>
      <w:r w:rsidR="001B5AD0">
        <w:rPr>
          <w:lang w:val="en-US"/>
        </w:rPr>
        <w:fldChar w:fldCharType="begin"/>
      </w:r>
      <w:r w:rsidR="001B5AD0">
        <w:rPr>
          <w:lang w:val="en-US"/>
        </w:rPr>
        <w:instrText xml:space="preserve"> REF _Ref462910572 \h </w:instrText>
      </w:r>
      <w:r w:rsidR="001B5AD0">
        <w:rPr>
          <w:lang w:val="en-US"/>
        </w:rPr>
      </w:r>
      <w:r w:rsidR="001B5AD0">
        <w:rPr>
          <w:lang w:val="en-US"/>
        </w:rPr>
        <w:fldChar w:fldCharType="separate"/>
      </w:r>
      <w:r w:rsidR="00700E20">
        <w:t xml:space="preserve">Figure </w:t>
      </w:r>
      <w:r w:rsidR="00700E20">
        <w:rPr>
          <w:noProof/>
        </w:rPr>
        <w:t>40</w:t>
      </w:r>
      <w:r w:rsidR="001B5AD0">
        <w:rPr>
          <w:lang w:val="en-US"/>
        </w:rPr>
        <w:fldChar w:fldCharType="end"/>
      </w:r>
      <w:r w:rsidR="00874BCD">
        <w:rPr>
          <w:lang w:val="en-US"/>
        </w:rPr>
        <w:t>)</w:t>
      </w:r>
      <w:r w:rsidRPr="008E510D">
        <w:rPr>
          <w:lang w:val="en-US"/>
        </w:rPr>
        <w:t xml:space="preserve">. Usually this is a network of linear flowpaths and/or water edges realizing catchments connected to each other within the containing catchment realized by the entire network. This allows </w:t>
      </w:r>
      <w:r w:rsidRPr="008E510D">
        <w:rPr>
          <w:lang w:val="en-US"/>
        </w:rPr>
        <w:lastRenderedPageBreak/>
        <w:t>representation of the drainage pattern even if logically connected features may or may not be connected in the context of a particular representation.</w:t>
      </w:r>
    </w:p>
    <w:p w14:paraId="4BD052FD" w14:textId="77777777" w:rsidR="00C20518" w:rsidRDefault="00C20518" w:rsidP="00C20518">
      <w:pPr>
        <w:pStyle w:val="OGCFigure"/>
      </w:pPr>
      <w:r>
        <w:rPr>
          <w:noProof/>
        </w:rPr>
        <w:drawing>
          <wp:inline distT="0" distB="0" distL="0" distR="0" wp14:anchorId="0B77D697" wp14:editId="41939365">
            <wp:extent cx="5486400" cy="5985163"/>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Users\Dornblut\OGC_HYF_SWG\hlphtml\EARoot\EA1\EA10.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486400" cy="5985163"/>
                    </a:xfrm>
                    <a:prstGeom prst="rect">
                      <a:avLst/>
                    </a:prstGeom>
                    <a:noFill/>
                    <a:ln>
                      <a:noFill/>
                    </a:ln>
                  </pic:spPr>
                </pic:pic>
              </a:graphicData>
            </a:graphic>
          </wp:inline>
        </w:drawing>
      </w:r>
    </w:p>
    <w:p w14:paraId="62B638E8" w14:textId="558A615B" w:rsidR="00C20518" w:rsidRPr="008E510D" w:rsidRDefault="00C20518" w:rsidP="00834E29">
      <w:pPr>
        <w:pStyle w:val="OGCFigure"/>
        <w:outlineLvl w:val="0"/>
      </w:pPr>
      <w:bookmarkStart w:id="187" w:name="_Ref462910572"/>
      <w:bookmarkStart w:id="188" w:name="_Toc471741735"/>
      <w:r>
        <w:t xml:space="preserve">Figure </w:t>
      </w:r>
      <w:r w:rsidR="003F6442">
        <w:fldChar w:fldCharType="begin"/>
      </w:r>
      <w:r w:rsidR="003F6442">
        <w:instrText xml:space="preserve"> SEQ Figure \* ARABIC </w:instrText>
      </w:r>
      <w:r w:rsidR="003F6442">
        <w:fldChar w:fldCharType="separate"/>
      </w:r>
      <w:r w:rsidR="00135A1B">
        <w:rPr>
          <w:noProof/>
        </w:rPr>
        <w:t>40</w:t>
      </w:r>
      <w:r w:rsidR="003F6442">
        <w:rPr>
          <w:noProof/>
        </w:rPr>
        <w:fldChar w:fldCharType="end"/>
      </w:r>
      <w:bookmarkEnd w:id="187"/>
      <w:r>
        <w:t xml:space="preserve">: </w:t>
      </w:r>
      <w:r w:rsidRPr="009E4992">
        <w:t>Channel Network realizing the catchment (UML class diagram</w:t>
      </w:r>
      <w:r>
        <w:t>)</w:t>
      </w:r>
      <w:bookmarkEnd w:id="188"/>
    </w:p>
    <w:p w14:paraId="23651F35" w14:textId="2657BD0C" w:rsidR="0029760E" w:rsidRPr="0029760E" w:rsidRDefault="0029760E" w:rsidP="0029760E">
      <w:pPr>
        <w:pStyle w:val="Beschriftung"/>
        <w:jc w:val="both"/>
        <w:rPr>
          <w:lang w:val="en-US"/>
        </w:rPr>
      </w:pPr>
    </w:p>
    <w:p w14:paraId="4B5A99F1" w14:textId="77777777" w:rsidR="00033C57" w:rsidRPr="008E510D" w:rsidRDefault="00033C57" w:rsidP="00450C77">
      <w:pPr>
        <w:pStyle w:val="StandardWeb"/>
        <w:jc w:val="both"/>
        <w:rPr>
          <w:lang w:val="en-US"/>
        </w:rPr>
      </w:pPr>
      <w:r w:rsidRPr="008E510D">
        <w:rPr>
          <w:lang w:val="en-US"/>
        </w:rPr>
        <w:t xml:space="preserve">The channel network is defined independent of the hydrographic network. This separates the concerns of hydraulics, focused on the analysis and design of channels and conduits, from the concerns of hydrology, focused on the occurrence and movement of water over land and in water bodies. It allows a logical catchment to be realized as a network of connected channels and depressions, regardless of water is contained therein or not. </w:t>
      </w:r>
    </w:p>
    <w:p w14:paraId="6DD08E09" w14:textId="5922E307" w:rsidR="00033C57" w:rsidRDefault="00033C57" w:rsidP="00450C77">
      <w:pPr>
        <w:pStyle w:val="StandardWeb"/>
        <w:jc w:val="both"/>
        <w:rPr>
          <w:lang w:val="en-US"/>
        </w:rPr>
      </w:pPr>
      <w:r w:rsidRPr="008E510D">
        <w:rPr>
          <w:lang w:val="en-US"/>
        </w:rPr>
        <w:lastRenderedPageBreak/>
        <w:t xml:space="preserve">A single depression or channel may realize the logical catchment, either as part of the network </w:t>
      </w:r>
      <w:r w:rsidR="00B90FE2" w:rsidRPr="008E510D">
        <w:rPr>
          <w:lang w:val="en-US"/>
        </w:rPr>
        <w:t>(</w:t>
      </w:r>
      <w:r w:rsidR="00874BCD">
        <w:rPr>
          <w:lang w:val="en-US"/>
        </w:rPr>
        <w:fldChar w:fldCharType="begin"/>
      </w:r>
      <w:r w:rsidR="00874BCD">
        <w:rPr>
          <w:lang w:val="en-US"/>
        </w:rPr>
        <w:instrText xml:space="preserve"> REF _Ref462910572 \h </w:instrText>
      </w:r>
      <w:r w:rsidR="00874BCD">
        <w:rPr>
          <w:lang w:val="en-US"/>
        </w:rPr>
      </w:r>
      <w:r w:rsidR="00874BCD">
        <w:rPr>
          <w:lang w:val="en-US"/>
        </w:rPr>
        <w:fldChar w:fldCharType="separate"/>
      </w:r>
      <w:r w:rsidR="00700E20">
        <w:t xml:space="preserve">Figure </w:t>
      </w:r>
      <w:r w:rsidR="00700E20">
        <w:rPr>
          <w:noProof/>
        </w:rPr>
        <w:t>40</w:t>
      </w:r>
      <w:r w:rsidR="00874BCD">
        <w:rPr>
          <w:lang w:val="en-US"/>
        </w:rPr>
        <w:fldChar w:fldCharType="end"/>
      </w:r>
      <w:r w:rsidR="00B90FE2">
        <w:rPr>
          <w:lang w:val="en-US"/>
        </w:rPr>
        <w:t>)</w:t>
      </w:r>
      <w:r w:rsidR="00B90FE2" w:rsidRPr="008E510D">
        <w:rPr>
          <w:lang w:val="en-US"/>
        </w:rPr>
        <w:t xml:space="preserve"> </w:t>
      </w:r>
      <w:r w:rsidRPr="008E510D">
        <w:rPr>
          <w:lang w:val="en-US"/>
        </w:rPr>
        <w:t xml:space="preserve">or via a reference feature which realizes the conceptual outfall of the catchment </w:t>
      </w:r>
      <w:r w:rsidR="00B90FE2">
        <w:rPr>
          <w:lang w:val="en-US"/>
        </w:rPr>
        <w:t>(</w:t>
      </w:r>
      <w:r w:rsidR="00874BCD">
        <w:rPr>
          <w:lang w:val="en-US"/>
        </w:rPr>
        <w:fldChar w:fldCharType="begin"/>
      </w:r>
      <w:r w:rsidR="00874BCD">
        <w:rPr>
          <w:lang w:val="en-US"/>
        </w:rPr>
        <w:instrText xml:space="preserve"> REF _Ref462910606 \h </w:instrText>
      </w:r>
      <w:r w:rsidR="00874BCD">
        <w:rPr>
          <w:lang w:val="en-US"/>
        </w:rPr>
      </w:r>
      <w:r w:rsidR="00874BCD">
        <w:rPr>
          <w:lang w:val="en-US"/>
        </w:rPr>
        <w:fldChar w:fldCharType="separate"/>
      </w:r>
      <w:r w:rsidR="00700E20">
        <w:t xml:space="preserve">Figure </w:t>
      </w:r>
      <w:r w:rsidR="00700E20">
        <w:rPr>
          <w:noProof/>
        </w:rPr>
        <w:t>41</w:t>
      </w:r>
      <w:r w:rsidR="00874BCD">
        <w:rPr>
          <w:lang w:val="en-US"/>
        </w:rPr>
        <w:fldChar w:fldCharType="end"/>
      </w:r>
      <w:r w:rsidR="00B90FE2">
        <w:rPr>
          <w:lang w:val="en-US"/>
        </w:rPr>
        <w:t xml:space="preserve">). </w:t>
      </w:r>
      <w:r w:rsidRPr="008E510D">
        <w:rPr>
          <w:lang w:val="en-US"/>
        </w:rPr>
        <w:t xml:space="preserve">For example, a point at an associated cross or longitudinal section may be considered to realize the outflow of the catchment which is realized by the channel expressed as a flowpath. </w:t>
      </w:r>
    </w:p>
    <w:p w14:paraId="5A0301E4" w14:textId="77777777" w:rsidR="00C20518" w:rsidRDefault="00C20518" w:rsidP="00C20518">
      <w:pPr>
        <w:pStyle w:val="OGCFigure"/>
      </w:pPr>
      <w:r>
        <w:rPr>
          <w:noProof/>
        </w:rPr>
        <w:drawing>
          <wp:inline distT="0" distB="0" distL="0" distR="0" wp14:anchorId="402A6000" wp14:editId="1B837C0D">
            <wp:extent cx="5486400" cy="5191774"/>
            <wp:effectExtent l="0" t="0" r="0" b="889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Users\Dornblut\OGC_HYF_SWG\hlphtml\EARoot\EA1\EA12.pn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486400" cy="5191774"/>
                    </a:xfrm>
                    <a:prstGeom prst="rect">
                      <a:avLst/>
                    </a:prstGeom>
                    <a:noFill/>
                    <a:ln>
                      <a:noFill/>
                    </a:ln>
                  </pic:spPr>
                </pic:pic>
              </a:graphicData>
            </a:graphic>
          </wp:inline>
        </w:drawing>
      </w:r>
    </w:p>
    <w:p w14:paraId="529406B8" w14:textId="1E3AB8CB" w:rsidR="00C20518" w:rsidRPr="008E510D" w:rsidRDefault="00C20518" w:rsidP="00834E29">
      <w:pPr>
        <w:pStyle w:val="OGCFigure"/>
        <w:outlineLvl w:val="0"/>
      </w:pPr>
      <w:bookmarkStart w:id="189" w:name="_Ref462910606"/>
      <w:bookmarkStart w:id="190" w:name="_Toc471741736"/>
      <w:r>
        <w:t xml:space="preserve">Figure </w:t>
      </w:r>
      <w:r w:rsidR="003F6442">
        <w:fldChar w:fldCharType="begin"/>
      </w:r>
      <w:r w:rsidR="003F6442">
        <w:instrText xml:space="preserve"> SEQ Figure</w:instrText>
      </w:r>
      <w:r w:rsidR="003F6442">
        <w:instrText xml:space="preserve"> \* ARABIC </w:instrText>
      </w:r>
      <w:r w:rsidR="003F6442">
        <w:fldChar w:fldCharType="separate"/>
      </w:r>
      <w:r w:rsidR="00135A1B">
        <w:rPr>
          <w:noProof/>
        </w:rPr>
        <w:t>41</w:t>
      </w:r>
      <w:r w:rsidR="003F6442">
        <w:rPr>
          <w:noProof/>
        </w:rPr>
        <w:fldChar w:fldCharType="end"/>
      </w:r>
      <w:bookmarkEnd w:id="189"/>
      <w:r>
        <w:t xml:space="preserve">: </w:t>
      </w:r>
      <w:r w:rsidRPr="009E4992">
        <w:t>Depression and Channel realizing the outfall (UML class diagram</w:t>
      </w:r>
      <w:r>
        <w:t>)</w:t>
      </w:r>
      <w:bookmarkEnd w:id="190"/>
    </w:p>
    <w:p w14:paraId="580B87D6" w14:textId="1E3C517D" w:rsidR="006119FB" w:rsidRPr="006119FB" w:rsidRDefault="006119FB" w:rsidP="0006438B">
      <w:pPr>
        <w:pStyle w:val="OGCFigure"/>
      </w:pPr>
    </w:p>
    <w:p w14:paraId="72079C1D" w14:textId="479B3E7F" w:rsidR="00033C57" w:rsidRPr="008E510D" w:rsidRDefault="00033C57" w:rsidP="00834E29">
      <w:pPr>
        <w:pStyle w:val="berschrift4"/>
        <w:jc w:val="both"/>
      </w:pPr>
      <w:r w:rsidRPr="008E510D">
        <w:t>Channel Network</w:t>
      </w:r>
    </w:p>
    <w:p w14:paraId="28FCEDBC" w14:textId="6E154486" w:rsidR="00033C57" w:rsidRPr="008E510D" w:rsidRDefault="00033C57" w:rsidP="00450C77">
      <w:pPr>
        <w:pStyle w:val="StandardWeb"/>
        <w:jc w:val="both"/>
        <w:rPr>
          <w:lang w:val="en-US"/>
        </w:rPr>
      </w:pPr>
      <w:r w:rsidRPr="008E510D">
        <w:rPr>
          <w:lang w:val="en-US"/>
        </w:rPr>
        <w:t xml:space="preserve">The </w:t>
      </w:r>
      <w:proofErr w:type="spellStart"/>
      <w:r w:rsidRPr="008E510D">
        <w:rPr>
          <w:lang w:val="en-US"/>
        </w:rPr>
        <w:t>HY_ChannelNetwork</w:t>
      </w:r>
      <w:proofErr w:type="spellEnd"/>
      <w:r w:rsidRPr="008E510D">
        <w:rPr>
          <w:lang w:val="en-US"/>
        </w:rPr>
        <w:t xml:space="preserve"> feature type specializes the </w:t>
      </w:r>
      <w:proofErr w:type="spellStart"/>
      <w:r w:rsidRPr="008E510D">
        <w:rPr>
          <w:lang w:val="en-US"/>
        </w:rPr>
        <w:t>HY_HydroNetwork</w:t>
      </w:r>
      <w:proofErr w:type="spellEnd"/>
      <w:r w:rsidRPr="008E510D">
        <w:rPr>
          <w:lang w:val="en-US"/>
        </w:rPr>
        <w:t xml:space="preserve"> realization defined in the </w:t>
      </w:r>
      <w:r w:rsidR="002228F1">
        <w:rPr>
          <w:lang w:val="en-US"/>
        </w:rPr>
        <w:t xml:space="preserve">Hydro Feature core </w:t>
      </w:r>
      <w:r w:rsidRPr="008E510D">
        <w:rPr>
          <w:lang w:val="en-US"/>
        </w:rPr>
        <w:t xml:space="preserve">model, specifically as an aggregate of surface depressions and surface channels which continuously or periodically contain water, without imposing a particular drainage pattern. This allows to represent the network, even if logically connected features may or may not be connected at the representation level. If </w:t>
      </w:r>
      <w:r w:rsidRPr="008E510D">
        <w:rPr>
          <w:lang w:val="en-US"/>
        </w:rPr>
        <w:lastRenderedPageBreak/>
        <w:t>the realized catchment is connected with other catchments via outfall, the channel network is considered connected to the channel network realizing these catchments. If required, an application focused on the structures containing a water body may use the defined relationships s to describe the realization of a catchment by the channel network, or network parts associated with the hydrographic network.</w:t>
      </w:r>
    </w:p>
    <w:p w14:paraId="0A39200A" w14:textId="5D891A41" w:rsidR="00033C57" w:rsidRDefault="00033C57" w:rsidP="00450C77">
      <w:pPr>
        <w:pStyle w:val="StandardWeb"/>
        <w:jc w:val="both"/>
        <w:rPr>
          <w:lang w:val="en-US"/>
        </w:rPr>
      </w:pPr>
      <w:proofErr w:type="spellStart"/>
      <w:r w:rsidRPr="008E510D">
        <w:rPr>
          <w:lang w:val="en-US"/>
        </w:rPr>
        <w:t>HY_ChannelNetwork</w:t>
      </w:r>
      <w:proofErr w:type="spellEnd"/>
      <w:r w:rsidRPr="008E510D">
        <w:rPr>
          <w:lang w:val="en-US"/>
        </w:rPr>
        <w:t xml:space="preserve"> associates the </w:t>
      </w:r>
      <w:proofErr w:type="spellStart"/>
      <w:r w:rsidRPr="008E510D">
        <w:rPr>
          <w:rStyle w:val="Hervorhebung"/>
          <w:lang w:val="en-US"/>
        </w:rPr>
        <w:t>surfaceDepression</w:t>
      </w:r>
      <w:proofErr w:type="spellEnd"/>
      <w:r w:rsidRPr="008E510D">
        <w:rPr>
          <w:lang w:val="en-US"/>
        </w:rPr>
        <w:t xml:space="preserve"> and </w:t>
      </w:r>
      <w:proofErr w:type="spellStart"/>
      <w:r w:rsidRPr="008E510D">
        <w:rPr>
          <w:rStyle w:val="Hervorhebung"/>
          <w:lang w:val="en-US"/>
        </w:rPr>
        <w:t>surfaceChannel</w:t>
      </w:r>
      <w:proofErr w:type="spellEnd"/>
      <w:r w:rsidRPr="008E510D">
        <w:rPr>
          <w:lang w:val="en-US"/>
        </w:rPr>
        <w:t xml:space="preserve">, and carries a </w:t>
      </w:r>
      <w:proofErr w:type="spellStart"/>
      <w:r w:rsidRPr="008E510D">
        <w:rPr>
          <w:rStyle w:val="Hervorhebung"/>
          <w:lang w:val="en-US"/>
        </w:rPr>
        <w:t>drainagePattern</w:t>
      </w:r>
      <w:proofErr w:type="spellEnd"/>
      <w:r w:rsidRPr="008E510D">
        <w:rPr>
          <w:lang w:val="en-US"/>
        </w:rPr>
        <w:t xml:space="preserve"> attribute; it inherits </w:t>
      </w:r>
      <w:r w:rsidR="00403615">
        <w:rPr>
          <w:lang w:val="en-US"/>
        </w:rPr>
        <w:t>through</w:t>
      </w:r>
      <w:r w:rsidR="00403615" w:rsidRPr="008E510D">
        <w:rPr>
          <w:lang w:val="en-US"/>
        </w:rPr>
        <w:t xml:space="preserve"> </w:t>
      </w:r>
      <w:r w:rsidRPr="008E510D">
        <w:rPr>
          <w:lang w:val="en-US"/>
        </w:rPr>
        <w:t xml:space="preserve">generalization the </w:t>
      </w:r>
      <w:proofErr w:type="spellStart"/>
      <w:r w:rsidR="002C3C8A">
        <w:rPr>
          <w:rStyle w:val="Hervorhebung"/>
          <w:lang w:val="en-US"/>
        </w:rPr>
        <w:t>realized</w:t>
      </w:r>
      <w:r w:rsidRPr="008E510D">
        <w:rPr>
          <w:rStyle w:val="Hervorhebung"/>
          <w:lang w:val="en-US"/>
        </w:rPr>
        <w:t>Catchment</w:t>
      </w:r>
      <w:proofErr w:type="spellEnd"/>
      <w:r w:rsidRPr="008E510D">
        <w:rPr>
          <w:lang w:val="en-US"/>
        </w:rPr>
        <w:t xml:space="preserve">, </w:t>
      </w:r>
      <w:r w:rsidRPr="008E510D">
        <w:rPr>
          <w:rStyle w:val="Hervorhebung"/>
          <w:lang w:val="en-US"/>
        </w:rPr>
        <w:t>flowpath</w:t>
      </w:r>
      <w:r w:rsidRPr="008E510D">
        <w:rPr>
          <w:lang w:val="en-US"/>
        </w:rPr>
        <w:t xml:space="preserve"> and </w:t>
      </w:r>
      <w:proofErr w:type="spellStart"/>
      <w:r w:rsidRPr="008E510D">
        <w:rPr>
          <w:rStyle w:val="Hervorhebung"/>
          <w:lang w:val="en-US"/>
        </w:rPr>
        <w:t>waterEdge</w:t>
      </w:r>
      <w:proofErr w:type="spellEnd"/>
      <w:r w:rsidR="00403615">
        <w:rPr>
          <w:lang w:val="en-US"/>
        </w:rPr>
        <w:t xml:space="preserve"> associations</w:t>
      </w:r>
      <w:r w:rsidR="00403615" w:rsidRPr="008E510D">
        <w:rPr>
          <w:lang w:val="en-US"/>
        </w:rPr>
        <w:t xml:space="preserve"> as</w:t>
      </w:r>
      <w:r w:rsidRPr="008E510D">
        <w:rPr>
          <w:lang w:val="en-US"/>
        </w:rPr>
        <w:t xml:space="preserve"> well as </w:t>
      </w:r>
      <w:proofErr w:type="spellStart"/>
      <w:r w:rsidRPr="008E510D">
        <w:rPr>
          <w:rStyle w:val="Hervorhebung"/>
          <w:lang w:val="en-US"/>
        </w:rPr>
        <w:t>catchmentBoundary</w:t>
      </w:r>
      <w:proofErr w:type="spellEnd"/>
      <w:r w:rsidRPr="008E510D">
        <w:rPr>
          <w:lang w:val="en-US"/>
        </w:rPr>
        <w:t xml:space="preserve"> and </w:t>
      </w:r>
      <w:proofErr w:type="spellStart"/>
      <w:r w:rsidRPr="008E510D">
        <w:rPr>
          <w:rStyle w:val="Hervorhebung"/>
          <w:lang w:val="en-US"/>
        </w:rPr>
        <w:t>catchmentArea</w:t>
      </w:r>
      <w:proofErr w:type="spellEnd"/>
      <w:r w:rsidRPr="008E510D">
        <w:rPr>
          <w:lang w:val="en-US"/>
        </w:rPr>
        <w:t xml:space="preserve"> associations. Depending on the application, the channel network and the related features may be described by suitable attributes. A </w:t>
      </w:r>
      <w:r w:rsidRPr="008E510D">
        <w:rPr>
          <w:rStyle w:val="Hervorhebung"/>
          <w:lang w:val="en-US"/>
        </w:rPr>
        <w:t>channel</w:t>
      </w:r>
      <w:r w:rsidR="00585BA6">
        <w:rPr>
          <w:rStyle w:val="Hervorhebung"/>
          <w:lang w:val="en-US"/>
        </w:rPr>
        <w:t>-</w:t>
      </w:r>
      <w:r w:rsidRPr="008E510D">
        <w:rPr>
          <w:rStyle w:val="Hervorhebung"/>
          <w:lang w:val="en-US"/>
        </w:rPr>
        <w:t>path</w:t>
      </w:r>
      <w:r w:rsidRPr="008E510D">
        <w:rPr>
          <w:lang w:val="en-US"/>
        </w:rPr>
        <w:t xml:space="preserve"> and a </w:t>
      </w:r>
      <w:r w:rsidRPr="008E510D">
        <w:rPr>
          <w:rStyle w:val="Hervorhebung"/>
          <w:lang w:val="en-US"/>
        </w:rPr>
        <w:t>channel</w:t>
      </w:r>
      <w:r w:rsidR="00585BA6">
        <w:rPr>
          <w:rStyle w:val="Hervorhebung"/>
          <w:lang w:val="en-US"/>
        </w:rPr>
        <w:t>-</w:t>
      </w:r>
      <w:r w:rsidRPr="008E510D">
        <w:rPr>
          <w:rStyle w:val="Hervorhebung"/>
          <w:lang w:val="en-US"/>
        </w:rPr>
        <w:t>edge</w:t>
      </w:r>
      <w:r w:rsidRPr="008E510D">
        <w:rPr>
          <w:lang w:val="en-US"/>
        </w:rPr>
        <w:t xml:space="preserve"> constraint </w:t>
      </w:r>
      <w:r w:rsidR="00371ADB">
        <w:rPr>
          <w:lang w:val="en-US"/>
        </w:rPr>
        <w:t>are defined to support the recognition of channel and depression as flowpath realizing the catchment.</w:t>
      </w:r>
      <w:r w:rsidRPr="008E510D">
        <w:rPr>
          <w:lang w:val="en-US"/>
        </w:rPr>
        <w:t xml:space="preserve"> </w:t>
      </w:r>
    </w:p>
    <w:p w14:paraId="09587F39" w14:textId="0F81DA43" w:rsidR="00FD18CE" w:rsidRDefault="00FD18CE" w:rsidP="00C66441">
      <w:pPr>
        <w:pStyle w:val="OGCtableheader"/>
      </w:pPr>
      <w:bookmarkStart w:id="191" w:name="_Toc471741762"/>
      <w:r>
        <w:t xml:space="preserve">Table </w:t>
      </w:r>
      <w:r w:rsidR="003F6442">
        <w:fldChar w:fldCharType="begin"/>
      </w:r>
      <w:r w:rsidR="003F6442">
        <w:instrText xml:space="preserve"> SEQ Table \* ARABIC </w:instrText>
      </w:r>
      <w:r w:rsidR="003F6442">
        <w:fldChar w:fldCharType="separate"/>
      </w:r>
      <w:r w:rsidR="00C66441">
        <w:rPr>
          <w:noProof/>
        </w:rPr>
        <w:t>21</w:t>
      </w:r>
      <w:r w:rsidR="003F6442">
        <w:rPr>
          <w:noProof/>
        </w:rPr>
        <w:fldChar w:fldCharType="end"/>
      </w:r>
      <w:r>
        <w:t xml:space="preserve">: </w:t>
      </w:r>
      <w:proofErr w:type="spellStart"/>
      <w:r>
        <w:t>HY_</w:t>
      </w:r>
      <w:r w:rsidR="006C5C45" w:rsidRPr="008E510D">
        <w:t>ChannelNetwork</w:t>
      </w:r>
      <w:bookmarkEnd w:id="191"/>
      <w:proofErr w:type="spellEnd"/>
    </w:p>
    <w:tbl>
      <w:tblPr>
        <w:tblStyle w:val="Tabellenraster"/>
        <w:tblW w:w="0" w:type="auto"/>
        <w:tblLook w:val="04A0" w:firstRow="1" w:lastRow="0" w:firstColumn="1" w:lastColumn="0" w:noHBand="0" w:noVBand="1"/>
      </w:tblPr>
      <w:tblGrid>
        <w:gridCol w:w="2283"/>
        <w:gridCol w:w="5115"/>
        <w:gridCol w:w="1350"/>
      </w:tblGrid>
      <w:tr w:rsidR="00FD18CE" w:rsidRPr="008E510D" w14:paraId="212F5BE6" w14:textId="77777777" w:rsidTr="006D0E8F">
        <w:tc>
          <w:tcPr>
            <w:tcW w:w="2283" w:type="dxa"/>
            <w:hideMark/>
          </w:tcPr>
          <w:p w14:paraId="23155053" w14:textId="77777777" w:rsidR="00FD18CE" w:rsidRPr="008E510D" w:rsidRDefault="00FD18CE" w:rsidP="006D0E8F">
            <w:pPr>
              <w:spacing w:before="100" w:beforeAutospacing="1" w:after="100" w:afterAutospacing="1"/>
              <w:jc w:val="both"/>
              <w:rPr>
                <w:b/>
                <w:bCs/>
              </w:rPr>
            </w:pPr>
            <w:r>
              <w:rPr>
                <w:b/>
                <w:bCs/>
              </w:rPr>
              <w:t>Property</w:t>
            </w:r>
          </w:p>
        </w:tc>
        <w:tc>
          <w:tcPr>
            <w:tcW w:w="5115" w:type="dxa"/>
            <w:hideMark/>
          </w:tcPr>
          <w:p w14:paraId="03B756D9" w14:textId="77777777" w:rsidR="00FD18CE" w:rsidRPr="008E510D" w:rsidRDefault="00FD18CE"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2B8B7C61" w14:textId="77777777" w:rsidR="00FD18CE" w:rsidRPr="008E510D" w:rsidRDefault="00FD18CE" w:rsidP="006D0E8F">
            <w:pPr>
              <w:spacing w:before="100" w:beforeAutospacing="1" w:after="100" w:afterAutospacing="1"/>
              <w:jc w:val="both"/>
              <w:rPr>
                <w:b/>
                <w:bCs/>
              </w:rPr>
            </w:pPr>
            <w:r>
              <w:rPr>
                <w:b/>
                <w:bCs/>
              </w:rPr>
              <w:t>Relation</w:t>
            </w:r>
          </w:p>
        </w:tc>
      </w:tr>
      <w:tr w:rsidR="00FD18CE" w:rsidRPr="008E510D" w14:paraId="192D9279" w14:textId="77777777" w:rsidTr="006D0E8F">
        <w:tc>
          <w:tcPr>
            <w:tcW w:w="2283" w:type="dxa"/>
            <w:hideMark/>
          </w:tcPr>
          <w:p w14:paraId="27DFCC14" w14:textId="040039A5" w:rsidR="00FD18CE" w:rsidRPr="006C5C45" w:rsidRDefault="00FD18CE" w:rsidP="00FD18CE">
            <w:pPr>
              <w:spacing w:before="100" w:beforeAutospacing="1" w:after="100" w:afterAutospacing="1"/>
              <w:rPr>
                <w:b/>
                <w:i/>
              </w:rPr>
            </w:pPr>
            <w:proofErr w:type="spellStart"/>
            <w:r w:rsidRPr="006C5C45">
              <w:rPr>
                <w:rStyle w:val="Fett"/>
                <w:b w:val="0"/>
                <w:i/>
              </w:rPr>
              <w:t>drainagePattern</w:t>
            </w:r>
            <w:proofErr w:type="spellEnd"/>
            <w:r w:rsidRPr="006C5C45">
              <w:rPr>
                <w:b/>
                <w:i/>
              </w:rPr>
              <w:t xml:space="preserve"> </w:t>
            </w:r>
          </w:p>
        </w:tc>
        <w:tc>
          <w:tcPr>
            <w:tcW w:w="5115" w:type="dxa"/>
            <w:hideMark/>
          </w:tcPr>
          <w:p w14:paraId="6696A391" w14:textId="2F88ED2D" w:rsidR="00FD18CE" w:rsidRPr="004F45EA" w:rsidRDefault="00FD18CE" w:rsidP="00FD18CE">
            <w:pPr>
              <w:pStyle w:val="StandardWeb"/>
              <w:jc w:val="both"/>
              <w:rPr>
                <w:lang w:val="en-US"/>
              </w:rPr>
            </w:pPr>
            <w:r w:rsidRPr="008E510D">
              <w:rPr>
                <w:lang w:val="en-US"/>
              </w:rPr>
              <w:t xml:space="preserve">drainage pattern. </w:t>
            </w:r>
            <w:r w:rsidRPr="00403615">
              <w:rPr>
                <w:lang w:val="en-US"/>
              </w:rPr>
              <w:t xml:space="preserve">An implementation may use a term from the </w:t>
            </w:r>
            <w:proofErr w:type="spellStart"/>
            <w:r w:rsidRPr="00403615">
              <w:rPr>
                <w:lang w:val="en-US"/>
              </w:rPr>
              <w:t>HY_DrainagePattern</w:t>
            </w:r>
            <w:proofErr w:type="spellEnd"/>
            <w:r w:rsidRPr="00403615">
              <w:rPr>
                <w:lang w:val="en-US"/>
              </w:rPr>
              <w:t xml:space="preserve"> code list. Note that alternative code lists may be used but should be related to the terms in Annex B.3 using an appropriate formalism.</w:t>
            </w:r>
            <w:r w:rsidRPr="008E510D">
              <w:rPr>
                <w:lang w:val="en-US"/>
              </w:rPr>
              <w:t xml:space="preserve"> </w:t>
            </w:r>
          </w:p>
        </w:tc>
        <w:tc>
          <w:tcPr>
            <w:tcW w:w="1350" w:type="dxa"/>
            <w:hideMark/>
          </w:tcPr>
          <w:p w14:paraId="3C0DD315" w14:textId="42E4C5FE" w:rsidR="00FD18CE" w:rsidRDefault="00FD18CE" w:rsidP="00FD18CE">
            <w:pPr>
              <w:spacing w:before="100" w:beforeAutospacing="1" w:after="100" w:afterAutospacing="1"/>
            </w:pPr>
            <w:r>
              <w:t>Attribute</w:t>
            </w:r>
          </w:p>
          <w:p w14:paraId="7967AB8F" w14:textId="77777777" w:rsidR="00FD18CE" w:rsidRPr="008148EC" w:rsidRDefault="00FD18CE" w:rsidP="00FD18CE">
            <w:pPr>
              <w:spacing w:before="100" w:beforeAutospacing="1" w:after="100" w:afterAutospacing="1"/>
            </w:pPr>
          </w:p>
        </w:tc>
      </w:tr>
      <w:tr w:rsidR="00FD18CE" w:rsidRPr="008E510D" w14:paraId="19508335" w14:textId="77777777" w:rsidTr="006D0E8F">
        <w:tc>
          <w:tcPr>
            <w:tcW w:w="2283" w:type="dxa"/>
          </w:tcPr>
          <w:p w14:paraId="0458F9D0" w14:textId="48DD709F" w:rsidR="00FD18CE" w:rsidRPr="006C5C45" w:rsidRDefault="00FD18CE" w:rsidP="00FD18CE">
            <w:pPr>
              <w:spacing w:before="100" w:beforeAutospacing="1" w:after="100" w:afterAutospacing="1"/>
              <w:rPr>
                <w:b/>
                <w:i/>
              </w:rPr>
            </w:pPr>
            <w:proofErr w:type="spellStart"/>
            <w:r w:rsidRPr="006C5C45">
              <w:rPr>
                <w:rStyle w:val="Fett"/>
                <w:b w:val="0"/>
                <w:i/>
              </w:rPr>
              <w:t>surfaceDepression</w:t>
            </w:r>
            <w:proofErr w:type="spellEnd"/>
          </w:p>
        </w:tc>
        <w:tc>
          <w:tcPr>
            <w:tcW w:w="5115" w:type="dxa"/>
          </w:tcPr>
          <w:p w14:paraId="64744979" w14:textId="5E2AEB12" w:rsidR="00FD18CE" w:rsidRPr="006C5C45" w:rsidRDefault="00FD18CE" w:rsidP="00FD18CE">
            <w:pPr>
              <w:pStyle w:val="StandardWeb"/>
              <w:jc w:val="both"/>
              <w:rPr>
                <w:lang w:val="en-US"/>
              </w:rPr>
            </w:pPr>
            <w:r w:rsidRPr="008E510D">
              <w:rPr>
                <w:lang w:val="en-US"/>
              </w:rPr>
              <w:t xml:space="preserve">depression </w:t>
            </w:r>
            <w:r>
              <w:rPr>
                <w:lang w:val="en-US"/>
              </w:rPr>
              <w:t xml:space="preserve">on the land surface </w:t>
            </w:r>
            <w:r w:rsidRPr="008E510D">
              <w:rPr>
                <w:lang w:val="en-US"/>
              </w:rPr>
              <w:t>which realizes the logical catchment either separately, or as part of the channel network.</w:t>
            </w:r>
          </w:p>
        </w:tc>
        <w:tc>
          <w:tcPr>
            <w:tcW w:w="1350" w:type="dxa"/>
          </w:tcPr>
          <w:p w14:paraId="5C33878A" w14:textId="77777777" w:rsidR="00FD18CE" w:rsidRDefault="00FD18CE" w:rsidP="00FD18CE">
            <w:pPr>
              <w:spacing w:before="100" w:beforeAutospacing="1" w:after="100" w:afterAutospacing="1"/>
            </w:pPr>
            <w:r>
              <w:t>Association</w:t>
            </w:r>
          </w:p>
          <w:p w14:paraId="3FE39824" w14:textId="77777777" w:rsidR="00FD18CE" w:rsidRPr="002168BF" w:rsidRDefault="00FD18CE" w:rsidP="00FD18CE">
            <w:pPr>
              <w:spacing w:before="100" w:beforeAutospacing="1" w:after="100" w:afterAutospacing="1"/>
            </w:pPr>
          </w:p>
        </w:tc>
      </w:tr>
      <w:tr w:rsidR="00FD18CE" w:rsidRPr="008E510D" w14:paraId="446B7D38" w14:textId="77777777" w:rsidTr="006D0E8F">
        <w:tc>
          <w:tcPr>
            <w:tcW w:w="2283" w:type="dxa"/>
          </w:tcPr>
          <w:p w14:paraId="40C651D5" w14:textId="3BA26AC7" w:rsidR="00FD18CE" w:rsidRPr="006C5C45" w:rsidRDefault="00FD18CE" w:rsidP="00FD18CE">
            <w:pPr>
              <w:spacing w:before="100" w:beforeAutospacing="1" w:after="100" w:afterAutospacing="1"/>
              <w:rPr>
                <w:b/>
                <w:i/>
              </w:rPr>
            </w:pPr>
            <w:proofErr w:type="spellStart"/>
            <w:r w:rsidRPr="006C5C45">
              <w:rPr>
                <w:rStyle w:val="Fett"/>
                <w:b w:val="0"/>
                <w:i/>
              </w:rPr>
              <w:t>surfaceChannel</w:t>
            </w:r>
            <w:proofErr w:type="spellEnd"/>
          </w:p>
        </w:tc>
        <w:tc>
          <w:tcPr>
            <w:tcW w:w="5115" w:type="dxa"/>
          </w:tcPr>
          <w:p w14:paraId="133E4075" w14:textId="3B4B989F" w:rsidR="00FD18CE" w:rsidRPr="002168BF" w:rsidRDefault="00FD18CE" w:rsidP="00FD18CE">
            <w:pPr>
              <w:pStyle w:val="StandardWeb"/>
              <w:jc w:val="both"/>
              <w:rPr>
                <w:lang w:val="en-US"/>
              </w:rPr>
            </w:pPr>
            <w:r w:rsidRPr="008E510D">
              <w:rPr>
                <w:lang w:val="en-US"/>
              </w:rPr>
              <w:t xml:space="preserve">channel </w:t>
            </w:r>
            <w:r>
              <w:rPr>
                <w:lang w:val="en-US"/>
              </w:rPr>
              <w:t>on the land surface</w:t>
            </w:r>
            <w:r w:rsidRPr="008E510D">
              <w:rPr>
                <w:lang w:val="en-US"/>
              </w:rPr>
              <w:t xml:space="preserve"> which realizes the logical catchment either separately, or as part of the channel network.</w:t>
            </w:r>
          </w:p>
        </w:tc>
        <w:tc>
          <w:tcPr>
            <w:tcW w:w="1350" w:type="dxa"/>
          </w:tcPr>
          <w:p w14:paraId="70816308" w14:textId="77777777" w:rsidR="00FD18CE" w:rsidRDefault="00FD18CE" w:rsidP="00FD18CE">
            <w:pPr>
              <w:spacing w:before="100" w:beforeAutospacing="1" w:after="100" w:afterAutospacing="1"/>
            </w:pPr>
            <w:r>
              <w:t>Association</w:t>
            </w:r>
          </w:p>
          <w:p w14:paraId="44C7EA12" w14:textId="77777777" w:rsidR="00FD18CE" w:rsidRDefault="00FD18CE" w:rsidP="00FD18CE">
            <w:pPr>
              <w:spacing w:before="100" w:beforeAutospacing="1" w:after="100" w:afterAutospacing="1"/>
            </w:pPr>
          </w:p>
        </w:tc>
      </w:tr>
      <w:tr w:rsidR="00FD18CE" w:rsidRPr="008E510D" w14:paraId="54F5071A" w14:textId="77777777" w:rsidTr="006D0E8F">
        <w:tc>
          <w:tcPr>
            <w:tcW w:w="2283" w:type="dxa"/>
          </w:tcPr>
          <w:p w14:paraId="6AAFAE86" w14:textId="124DC8C7" w:rsidR="00FD18CE" w:rsidRPr="006C5C45" w:rsidRDefault="00FD18CE" w:rsidP="00FD18CE">
            <w:pPr>
              <w:spacing w:before="100" w:beforeAutospacing="1" w:after="100" w:afterAutospacing="1"/>
              <w:rPr>
                <w:rStyle w:val="Fett"/>
                <w:b w:val="0"/>
                <w:i/>
              </w:rPr>
            </w:pPr>
            <w:r w:rsidRPr="006C5C45">
              <w:rPr>
                <w:rStyle w:val="Fett"/>
                <w:b w:val="0"/>
                <w:i/>
              </w:rPr>
              <w:t>channel-path</w:t>
            </w:r>
          </w:p>
        </w:tc>
        <w:tc>
          <w:tcPr>
            <w:tcW w:w="5115" w:type="dxa"/>
          </w:tcPr>
          <w:p w14:paraId="70C73B12" w14:textId="0C58874F" w:rsidR="00FD18CE" w:rsidRPr="006C5C45" w:rsidRDefault="00FD18CE" w:rsidP="00FD18CE">
            <w:pPr>
              <w:pStyle w:val="StandardWeb"/>
              <w:jc w:val="both"/>
            </w:pPr>
            <w:r>
              <w:t>defines that whenever</w:t>
            </w:r>
            <w:r w:rsidRPr="008E510D">
              <w:t xml:space="preserve"> </w:t>
            </w:r>
            <w:r>
              <w:t>a flowpath exists as part of a network, the surface depression and surface channel should be recognized as a flowpath. Geometrically represented as a curve, channel-path will support to ‘measure’ a position on, or along, the channel using its centreline as shape.</w:t>
            </w:r>
          </w:p>
        </w:tc>
        <w:tc>
          <w:tcPr>
            <w:tcW w:w="1350" w:type="dxa"/>
          </w:tcPr>
          <w:p w14:paraId="26320D10" w14:textId="77777777" w:rsidR="00FD18CE" w:rsidRDefault="00FD18CE" w:rsidP="00FD18CE">
            <w:pPr>
              <w:spacing w:before="100" w:beforeAutospacing="1" w:after="100" w:afterAutospacing="1"/>
            </w:pPr>
            <w:r>
              <w:t>Constraint</w:t>
            </w:r>
          </w:p>
          <w:p w14:paraId="692BEB76" w14:textId="77777777" w:rsidR="00FD18CE" w:rsidRDefault="00FD18CE" w:rsidP="00FD18CE">
            <w:pPr>
              <w:spacing w:before="100" w:beforeAutospacing="1" w:after="100" w:afterAutospacing="1"/>
            </w:pPr>
          </w:p>
        </w:tc>
      </w:tr>
      <w:tr w:rsidR="00FD18CE" w:rsidRPr="008E510D" w14:paraId="29D130A2" w14:textId="77777777" w:rsidTr="006D0E8F">
        <w:tc>
          <w:tcPr>
            <w:tcW w:w="2283" w:type="dxa"/>
          </w:tcPr>
          <w:p w14:paraId="58019861" w14:textId="2FA3B905" w:rsidR="00FD18CE" w:rsidRPr="006C5C45" w:rsidRDefault="00FD18CE" w:rsidP="00FD18CE">
            <w:pPr>
              <w:spacing w:before="100" w:beforeAutospacing="1" w:after="100" w:afterAutospacing="1"/>
              <w:rPr>
                <w:rStyle w:val="Fett"/>
                <w:b w:val="0"/>
                <w:i/>
              </w:rPr>
            </w:pPr>
            <w:r w:rsidRPr="006C5C45">
              <w:rPr>
                <w:rStyle w:val="Fett"/>
                <w:b w:val="0"/>
                <w:i/>
              </w:rPr>
              <w:t>channel-edge</w:t>
            </w:r>
          </w:p>
        </w:tc>
        <w:tc>
          <w:tcPr>
            <w:tcW w:w="5115" w:type="dxa"/>
          </w:tcPr>
          <w:p w14:paraId="503FA6B1" w14:textId="17289E95" w:rsidR="00FD18CE" w:rsidRDefault="00FD18CE" w:rsidP="006C5C45">
            <w:pPr>
              <w:pStyle w:val="StandardWeb"/>
              <w:jc w:val="both"/>
            </w:pPr>
            <w:r>
              <w:t>defines that whenever</w:t>
            </w:r>
            <w:r w:rsidRPr="008E510D">
              <w:t xml:space="preserve"> </w:t>
            </w:r>
            <w:r>
              <w:t xml:space="preserve">a water edge exists as part of a network, the surface depression and surface channel should be recognized as a water edge. Geometrically represented as a curve, channel-edge will support to ‘measure’ a position on, or along, the channel using the line of intersection with a water body. </w:t>
            </w:r>
          </w:p>
        </w:tc>
        <w:tc>
          <w:tcPr>
            <w:tcW w:w="1350" w:type="dxa"/>
          </w:tcPr>
          <w:p w14:paraId="44597BD5" w14:textId="77777777" w:rsidR="00FD18CE" w:rsidRDefault="00FD18CE" w:rsidP="00FD18CE">
            <w:pPr>
              <w:spacing w:before="100" w:beforeAutospacing="1" w:after="100" w:afterAutospacing="1"/>
            </w:pPr>
            <w:r>
              <w:t>Constraint</w:t>
            </w:r>
          </w:p>
          <w:p w14:paraId="34EAABE5" w14:textId="77777777" w:rsidR="00FD18CE" w:rsidRDefault="00FD18CE" w:rsidP="00FD18CE">
            <w:pPr>
              <w:spacing w:before="100" w:beforeAutospacing="1" w:after="100" w:afterAutospacing="1"/>
            </w:pPr>
          </w:p>
        </w:tc>
      </w:tr>
    </w:tbl>
    <w:p w14:paraId="79E153DE" w14:textId="3CA8B989" w:rsidR="00033C57" w:rsidRPr="008E510D" w:rsidRDefault="00033C57" w:rsidP="00834E29">
      <w:pPr>
        <w:pStyle w:val="berschrift4"/>
        <w:jc w:val="both"/>
      </w:pPr>
      <w:r w:rsidRPr="008E510D">
        <w:t>Depression</w:t>
      </w:r>
    </w:p>
    <w:p w14:paraId="545B5509" w14:textId="52DADEB7" w:rsidR="00033C57" w:rsidRDefault="00033C57" w:rsidP="00450C77">
      <w:pPr>
        <w:pStyle w:val="StandardWeb"/>
        <w:jc w:val="both"/>
        <w:rPr>
          <w:lang w:val="en-US"/>
        </w:rPr>
      </w:pPr>
      <w:r w:rsidRPr="008E510D">
        <w:rPr>
          <w:lang w:val="en-US"/>
        </w:rPr>
        <w:t xml:space="preserve">The </w:t>
      </w:r>
      <w:proofErr w:type="spellStart"/>
      <w:r w:rsidRPr="008E510D">
        <w:rPr>
          <w:lang w:val="en-US"/>
        </w:rPr>
        <w:t>HY_Depression</w:t>
      </w:r>
      <w:proofErr w:type="spellEnd"/>
      <w:r w:rsidRPr="008E510D">
        <w:rPr>
          <w:lang w:val="en-US"/>
        </w:rPr>
        <w:t xml:space="preserve"> feature type specializes the general HY_HydroFeature class. It describes land lower than the surrounding land as container for standing water. A depression is part of the network of channels and depressions forming the connecting </w:t>
      </w:r>
      <w:r w:rsidRPr="008E510D">
        <w:rPr>
          <w:lang w:val="en-US"/>
        </w:rPr>
        <w:lastRenderedPageBreak/>
        <w:t xml:space="preserve">system for the wherein water bodies stand as parts of hydrographic network. </w:t>
      </w:r>
      <w:proofErr w:type="spellStart"/>
      <w:r w:rsidRPr="008E510D">
        <w:rPr>
          <w:lang w:val="en-US"/>
        </w:rPr>
        <w:t>HY_Depression</w:t>
      </w:r>
      <w:proofErr w:type="spellEnd"/>
      <w:r w:rsidRPr="008E510D">
        <w:rPr>
          <w:lang w:val="en-US"/>
        </w:rPr>
        <w:t xml:space="preserve"> inherits from generalization the </w:t>
      </w:r>
      <w:r w:rsidRPr="008E510D">
        <w:rPr>
          <w:rStyle w:val="Hervorhebung"/>
          <w:lang w:val="en-US"/>
        </w:rPr>
        <w:t>name</w:t>
      </w:r>
      <w:r w:rsidRPr="008E510D">
        <w:rPr>
          <w:lang w:val="en-US"/>
        </w:rPr>
        <w:t xml:space="preserve"> property, and the </w:t>
      </w:r>
      <w:r w:rsidRPr="008E510D">
        <w:rPr>
          <w:rStyle w:val="Hervorhebung"/>
          <w:lang w:val="en-US"/>
        </w:rPr>
        <w:t>channel</w:t>
      </w:r>
      <w:r w:rsidR="00585BA6">
        <w:rPr>
          <w:rStyle w:val="Hervorhebung"/>
          <w:lang w:val="en-US"/>
        </w:rPr>
        <w:t>-</w:t>
      </w:r>
      <w:r w:rsidRPr="008E510D">
        <w:rPr>
          <w:rStyle w:val="Hervorhebung"/>
          <w:lang w:val="en-US"/>
        </w:rPr>
        <w:t>path</w:t>
      </w:r>
      <w:r w:rsidRPr="008E510D">
        <w:rPr>
          <w:lang w:val="en-US"/>
        </w:rPr>
        <w:t xml:space="preserve"> and </w:t>
      </w:r>
      <w:r w:rsidRPr="008E510D">
        <w:rPr>
          <w:rStyle w:val="Hervorhebung"/>
          <w:lang w:val="en-US"/>
        </w:rPr>
        <w:t>channel</w:t>
      </w:r>
      <w:r w:rsidR="00585BA6">
        <w:rPr>
          <w:rStyle w:val="Hervorhebung"/>
          <w:lang w:val="en-US"/>
        </w:rPr>
        <w:t>-</w:t>
      </w:r>
      <w:r w:rsidRPr="008E510D">
        <w:rPr>
          <w:rStyle w:val="Hervorhebung"/>
          <w:lang w:val="en-US"/>
        </w:rPr>
        <w:t>edge</w:t>
      </w:r>
      <w:r w:rsidRPr="008E510D">
        <w:rPr>
          <w:lang w:val="en-US"/>
        </w:rPr>
        <w:t xml:space="preserve"> constraints. It associates the </w:t>
      </w:r>
      <w:proofErr w:type="spellStart"/>
      <w:r w:rsidRPr="008E510D">
        <w:rPr>
          <w:rStyle w:val="Hervorhebung"/>
          <w:lang w:val="en-US"/>
        </w:rPr>
        <w:t>surfaceNetwork</w:t>
      </w:r>
      <w:proofErr w:type="spellEnd"/>
      <w:r w:rsidRPr="008E510D">
        <w:rPr>
          <w:lang w:val="en-US"/>
        </w:rPr>
        <w:t xml:space="preserve"> in which it participates, a body of </w:t>
      </w:r>
      <w:proofErr w:type="spellStart"/>
      <w:r w:rsidRPr="008E510D">
        <w:rPr>
          <w:rStyle w:val="Hervorhebung"/>
          <w:lang w:val="en-US"/>
        </w:rPr>
        <w:t>standingWater</w:t>
      </w:r>
      <w:proofErr w:type="spellEnd"/>
      <w:r w:rsidRPr="008E510D">
        <w:rPr>
          <w:lang w:val="en-US"/>
        </w:rPr>
        <w:t xml:space="preserve"> and a </w:t>
      </w:r>
      <w:proofErr w:type="spellStart"/>
      <w:r w:rsidRPr="008E510D">
        <w:rPr>
          <w:rStyle w:val="Hervorhebung"/>
          <w:lang w:val="en-US"/>
        </w:rPr>
        <w:t>confinedWaterBody</w:t>
      </w:r>
      <w:proofErr w:type="spellEnd"/>
      <w:r w:rsidRPr="008E510D">
        <w:rPr>
          <w:lang w:val="en-US"/>
        </w:rPr>
        <w:t xml:space="preserve">. A </w:t>
      </w:r>
      <w:r w:rsidR="002C6563">
        <w:rPr>
          <w:rStyle w:val="Hervorhebung"/>
          <w:lang w:val="en-US"/>
        </w:rPr>
        <w:t>waterbody</w:t>
      </w:r>
      <w:r w:rsidR="00585BA6">
        <w:rPr>
          <w:rStyle w:val="Hervorhebung"/>
          <w:lang w:val="en-US"/>
        </w:rPr>
        <w:t>-</w:t>
      </w:r>
      <w:r w:rsidRPr="008E510D">
        <w:rPr>
          <w:rStyle w:val="Hervorhebung"/>
          <w:lang w:val="en-US"/>
        </w:rPr>
        <w:t>edge</w:t>
      </w:r>
      <w:r w:rsidRPr="008E510D">
        <w:rPr>
          <w:lang w:val="en-US"/>
        </w:rPr>
        <w:t xml:space="preserve"> constraint is defined </w:t>
      </w:r>
      <w:r w:rsidR="00F07AD8">
        <w:rPr>
          <w:lang w:val="en-US"/>
        </w:rPr>
        <w:t xml:space="preserve">to support the recognition of </w:t>
      </w:r>
      <w:r w:rsidR="002C6563">
        <w:rPr>
          <w:lang w:val="en-US"/>
        </w:rPr>
        <w:t xml:space="preserve">the confined </w:t>
      </w:r>
      <w:r w:rsidR="009B61A9">
        <w:rPr>
          <w:lang w:val="en-US"/>
        </w:rPr>
        <w:t>water body</w:t>
      </w:r>
      <w:r w:rsidR="002C6563">
        <w:rPr>
          <w:lang w:val="en-US"/>
        </w:rPr>
        <w:t xml:space="preserve"> </w:t>
      </w:r>
      <w:r w:rsidR="00F07AD8">
        <w:rPr>
          <w:lang w:val="en-US"/>
        </w:rPr>
        <w:t xml:space="preserve">as </w:t>
      </w:r>
      <w:r w:rsidR="002C6563">
        <w:rPr>
          <w:lang w:val="en-US"/>
        </w:rPr>
        <w:t>water edge</w:t>
      </w:r>
      <w:r w:rsidR="00F07AD8">
        <w:rPr>
          <w:lang w:val="en-US"/>
        </w:rPr>
        <w:t xml:space="preserve"> realizing the catchment</w:t>
      </w:r>
      <w:r w:rsidRPr="008E510D">
        <w:rPr>
          <w:lang w:val="en-US"/>
        </w:rPr>
        <w:t xml:space="preserve">.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benchmark</w:t>
      </w:r>
      <w:r w:rsidRPr="008E510D">
        <w:rPr>
          <w:lang w:val="en-US"/>
        </w:rPr>
        <w:t xml:space="preserve"> constraint </w:t>
      </w:r>
      <w:r w:rsidR="006B2388">
        <w:rPr>
          <w:lang w:val="en-US"/>
        </w:rPr>
        <w:t xml:space="preserve">emphasizes the recognition of a benchmark on the confined </w:t>
      </w:r>
      <w:r w:rsidR="009B61A9">
        <w:rPr>
          <w:lang w:val="en-US"/>
        </w:rPr>
        <w:t>water body</w:t>
      </w:r>
      <w:r w:rsidR="006B2388">
        <w:rPr>
          <w:lang w:val="en-US"/>
        </w:rPr>
        <w:t xml:space="preserve"> as </w:t>
      </w:r>
      <w:r w:rsidRPr="008E510D">
        <w:rPr>
          <w:lang w:val="en-US"/>
        </w:rPr>
        <w:t>outflow of the catchment realized by the channel network</w:t>
      </w:r>
      <w:r w:rsidR="006B2388">
        <w:rPr>
          <w:lang w:val="en-US"/>
        </w:rPr>
        <w:t>.</w:t>
      </w:r>
      <w:r w:rsidRPr="008E510D">
        <w:rPr>
          <w:lang w:val="en-US"/>
        </w:rPr>
        <w:t xml:space="preserve"> </w:t>
      </w:r>
    </w:p>
    <w:p w14:paraId="7828C042" w14:textId="039EECD3" w:rsidR="006C5C45" w:rsidRDefault="006C5C45" w:rsidP="006C5C45">
      <w:pPr>
        <w:pStyle w:val="OGCtableheader"/>
      </w:pPr>
      <w:bookmarkStart w:id="192" w:name="_Toc471741763"/>
      <w:r>
        <w:t xml:space="preserve">Table </w:t>
      </w:r>
      <w:r w:rsidR="003F6442">
        <w:fldChar w:fldCharType="begin"/>
      </w:r>
      <w:r w:rsidR="003F6442">
        <w:instrText xml:space="preserve"> SEQ Table \* ARABIC </w:instrText>
      </w:r>
      <w:r w:rsidR="003F6442">
        <w:fldChar w:fldCharType="separate"/>
      </w:r>
      <w:r w:rsidR="00C66441">
        <w:rPr>
          <w:noProof/>
        </w:rPr>
        <w:t>22</w:t>
      </w:r>
      <w:r w:rsidR="003F6442">
        <w:rPr>
          <w:noProof/>
        </w:rPr>
        <w:fldChar w:fldCharType="end"/>
      </w:r>
      <w:r>
        <w:t xml:space="preserve">: </w:t>
      </w:r>
      <w:proofErr w:type="spellStart"/>
      <w:r>
        <w:t>HY_</w:t>
      </w:r>
      <w:r w:rsidR="0097187C" w:rsidRPr="008E510D">
        <w:t>Depression</w:t>
      </w:r>
      <w:bookmarkEnd w:id="192"/>
      <w:proofErr w:type="spellEnd"/>
    </w:p>
    <w:tbl>
      <w:tblPr>
        <w:tblStyle w:val="Tabellenraster"/>
        <w:tblW w:w="0" w:type="auto"/>
        <w:tblLook w:val="04A0" w:firstRow="1" w:lastRow="0" w:firstColumn="1" w:lastColumn="0" w:noHBand="0" w:noVBand="1"/>
      </w:tblPr>
      <w:tblGrid>
        <w:gridCol w:w="2283"/>
        <w:gridCol w:w="5115"/>
        <w:gridCol w:w="1350"/>
      </w:tblGrid>
      <w:tr w:rsidR="006C5C45" w:rsidRPr="008E510D" w14:paraId="5D587C68" w14:textId="77777777" w:rsidTr="006D0E8F">
        <w:tc>
          <w:tcPr>
            <w:tcW w:w="2283" w:type="dxa"/>
            <w:hideMark/>
          </w:tcPr>
          <w:p w14:paraId="4E64AD18" w14:textId="77777777" w:rsidR="006C5C45" w:rsidRPr="008E510D" w:rsidRDefault="006C5C45" w:rsidP="006D0E8F">
            <w:pPr>
              <w:spacing w:before="100" w:beforeAutospacing="1" w:after="100" w:afterAutospacing="1"/>
              <w:jc w:val="both"/>
              <w:rPr>
                <w:b/>
                <w:bCs/>
              </w:rPr>
            </w:pPr>
            <w:r>
              <w:rPr>
                <w:b/>
                <w:bCs/>
              </w:rPr>
              <w:t>Property</w:t>
            </w:r>
          </w:p>
        </w:tc>
        <w:tc>
          <w:tcPr>
            <w:tcW w:w="5115" w:type="dxa"/>
            <w:hideMark/>
          </w:tcPr>
          <w:p w14:paraId="07515B26" w14:textId="77777777" w:rsidR="006C5C45" w:rsidRPr="008E510D" w:rsidRDefault="006C5C45"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572263B8" w14:textId="77777777" w:rsidR="006C5C45" w:rsidRPr="008E510D" w:rsidRDefault="006C5C45" w:rsidP="006D0E8F">
            <w:pPr>
              <w:spacing w:before="100" w:beforeAutospacing="1" w:after="100" w:afterAutospacing="1"/>
              <w:jc w:val="both"/>
              <w:rPr>
                <w:b/>
                <w:bCs/>
              </w:rPr>
            </w:pPr>
            <w:r>
              <w:rPr>
                <w:b/>
                <w:bCs/>
              </w:rPr>
              <w:t>Relation</w:t>
            </w:r>
          </w:p>
        </w:tc>
      </w:tr>
      <w:tr w:rsidR="006C5C45" w:rsidRPr="008E510D" w14:paraId="35290125" w14:textId="77777777" w:rsidTr="006D0E8F">
        <w:tc>
          <w:tcPr>
            <w:tcW w:w="2283" w:type="dxa"/>
            <w:hideMark/>
          </w:tcPr>
          <w:p w14:paraId="26A99792" w14:textId="55E9E477" w:rsidR="006C5C45" w:rsidRPr="006C5C45" w:rsidRDefault="006C5C45" w:rsidP="006D0E8F">
            <w:pPr>
              <w:spacing w:before="100" w:beforeAutospacing="1" w:after="100" w:afterAutospacing="1"/>
              <w:rPr>
                <w:b/>
                <w:i/>
              </w:rPr>
            </w:pPr>
            <w:proofErr w:type="spellStart"/>
            <w:r w:rsidRPr="006C5C45">
              <w:rPr>
                <w:rStyle w:val="Fett"/>
                <w:b w:val="0"/>
                <w:i/>
              </w:rPr>
              <w:t>surfaceNetwork</w:t>
            </w:r>
            <w:proofErr w:type="spellEnd"/>
          </w:p>
        </w:tc>
        <w:tc>
          <w:tcPr>
            <w:tcW w:w="5115" w:type="dxa"/>
            <w:hideMark/>
          </w:tcPr>
          <w:p w14:paraId="53288432" w14:textId="0CC2CBB2" w:rsidR="006C5C45" w:rsidRPr="006C5C45" w:rsidRDefault="006C5C45" w:rsidP="006D0E8F">
            <w:pPr>
              <w:pStyle w:val="StandardWeb"/>
              <w:jc w:val="both"/>
              <w:rPr>
                <w:bCs/>
                <w:lang w:val="en-US"/>
              </w:rPr>
            </w:pPr>
            <w:r w:rsidRPr="006A6A09">
              <w:rPr>
                <w:rStyle w:val="Fett"/>
                <w:b w:val="0"/>
                <w:lang w:val="en-US"/>
              </w:rPr>
              <w:t>network of surface channels and depressions, the depression is part of.</w:t>
            </w:r>
          </w:p>
        </w:tc>
        <w:tc>
          <w:tcPr>
            <w:tcW w:w="1350" w:type="dxa"/>
            <w:hideMark/>
          </w:tcPr>
          <w:p w14:paraId="264EB957" w14:textId="17D305CD" w:rsidR="006C5C45" w:rsidRPr="008148EC" w:rsidRDefault="006C5C45" w:rsidP="006C5C45">
            <w:pPr>
              <w:spacing w:before="100" w:beforeAutospacing="1" w:after="100" w:afterAutospacing="1"/>
            </w:pPr>
            <w:r>
              <w:t>Association</w:t>
            </w:r>
          </w:p>
        </w:tc>
      </w:tr>
      <w:tr w:rsidR="006C5C45" w:rsidRPr="008E510D" w14:paraId="5F53D2ED" w14:textId="77777777" w:rsidTr="006D0E8F">
        <w:tc>
          <w:tcPr>
            <w:tcW w:w="2283" w:type="dxa"/>
          </w:tcPr>
          <w:p w14:paraId="011DA74F" w14:textId="4582040D" w:rsidR="006C5C45" w:rsidRPr="006C5C45" w:rsidRDefault="006C5C45" w:rsidP="006D0E8F">
            <w:pPr>
              <w:spacing w:before="100" w:beforeAutospacing="1" w:after="100" w:afterAutospacing="1"/>
              <w:rPr>
                <w:b/>
                <w:i/>
              </w:rPr>
            </w:pPr>
            <w:proofErr w:type="spellStart"/>
            <w:r w:rsidRPr="006C5C45">
              <w:rPr>
                <w:rStyle w:val="Fett"/>
                <w:b w:val="0"/>
                <w:i/>
              </w:rPr>
              <w:t>standingWater</w:t>
            </w:r>
            <w:proofErr w:type="spellEnd"/>
          </w:p>
        </w:tc>
        <w:tc>
          <w:tcPr>
            <w:tcW w:w="5115" w:type="dxa"/>
          </w:tcPr>
          <w:p w14:paraId="69A84462" w14:textId="280D2E6D" w:rsidR="006C5C45" w:rsidRPr="006C5C45" w:rsidRDefault="006C5C45" w:rsidP="006D0E8F">
            <w:pPr>
              <w:pStyle w:val="StandardWeb"/>
              <w:jc w:val="both"/>
              <w:rPr>
                <w:lang w:val="en-US"/>
              </w:rPr>
            </w:pPr>
            <w:r>
              <w:rPr>
                <w:lang w:val="en-US"/>
              </w:rPr>
              <w:t xml:space="preserve">identifies the </w:t>
            </w:r>
            <w:r w:rsidRPr="008E510D">
              <w:rPr>
                <w:lang w:val="en-US"/>
              </w:rPr>
              <w:t xml:space="preserve">body of stagnant water </w:t>
            </w:r>
            <w:r>
              <w:rPr>
                <w:lang w:val="en-US"/>
              </w:rPr>
              <w:t xml:space="preserve">contained in the </w:t>
            </w:r>
            <w:r w:rsidRPr="008E510D">
              <w:rPr>
                <w:lang w:val="en-US"/>
              </w:rPr>
              <w:t xml:space="preserve">depression. </w:t>
            </w:r>
          </w:p>
        </w:tc>
        <w:tc>
          <w:tcPr>
            <w:tcW w:w="1350" w:type="dxa"/>
          </w:tcPr>
          <w:p w14:paraId="79918979" w14:textId="1592560D" w:rsidR="006C5C45" w:rsidRPr="002168BF" w:rsidRDefault="006C5C45" w:rsidP="006C5C45">
            <w:pPr>
              <w:spacing w:before="100" w:beforeAutospacing="1" w:after="100" w:afterAutospacing="1"/>
            </w:pPr>
            <w:r>
              <w:t>Association</w:t>
            </w:r>
          </w:p>
        </w:tc>
      </w:tr>
      <w:tr w:rsidR="006C5C45" w:rsidRPr="008E510D" w14:paraId="6D6F5897" w14:textId="77777777" w:rsidTr="006D0E8F">
        <w:tc>
          <w:tcPr>
            <w:tcW w:w="2283" w:type="dxa"/>
          </w:tcPr>
          <w:p w14:paraId="04527A20" w14:textId="0BAD70F4" w:rsidR="006C5C45" w:rsidRPr="006C5C45" w:rsidRDefault="006C5C45" w:rsidP="006C5C45">
            <w:pPr>
              <w:rPr>
                <w:b/>
                <w:i/>
              </w:rPr>
            </w:pPr>
            <w:proofErr w:type="spellStart"/>
            <w:r w:rsidRPr="006C5C45">
              <w:rPr>
                <w:rStyle w:val="Fett"/>
                <w:b w:val="0"/>
                <w:i/>
              </w:rPr>
              <w:t>confinedWaterBody</w:t>
            </w:r>
            <w:proofErr w:type="spellEnd"/>
          </w:p>
        </w:tc>
        <w:tc>
          <w:tcPr>
            <w:tcW w:w="5115" w:type="dxa"/>
          </w:tcPr>
          <w:p w14:paraId="16B48276" w14:textId="1CBADF5F" w:rsidR="006C5C45" w:rsidRPr="002168BF" w:rsidRDefault="006C5C45" w:rsidP="006D0E8F">
            <w:pPr>
              <w:pStyle w:val="StandardWeb"/>
              <w:jc w:val="both"/>
              <w:rPr>
                <w:lang w:val="en-US"/>
              </w:rPr>
            </w:pPr>
            <w:r>
              <w:rPr>
                <w:lang w:val="en-US"/>
              </w:rPr>
              <w:t>identifies a</w:t>
            </w:r>
            <w:r w:rsidRPr="008E510D">
              <w:rPr>
                <w:lang w:val="en-US"/>
              </w:rPr>
              <w:t xml:space="preserve"> stratum of water body </w:t>
            </w:r>
            <w:r>
              <w:rPr>
                <w:lang w:val="en-US"/>
              </w:rPr>
              <w:t xml:space="preserve"> contained in the</w:t>
            </w:r>
            <w:r w:rsidRPr="008E510D">
              <w:rPr>
                <w:lang w:val="en-US"/>
              </w:rPr>
              <w:t xml:space="preserve"> depression.</w:t>
            </w:r>
          </w:p>
        </w:tc>
        <w:tc>
          <w:tcPr>
            <w:tcW w:w="1350" w:type="dxa"/>
          </w:tcPr>
          <w:p w14:paraId="0D1EB0BF" w14:textId="29FBFCA0" w:rsidR="006C5C45" w:rsidRDefault="006C5C45" w:rsidP="006C5C45">
            <w:pPr>
              <w:spacing w:before="100" w:beforeAutospacing="1" w:after="100" w:afterAutospacing="1"/>
            </w:pPr>
            <w:r>
              <w:t>Association</w:t>
            </w:r>
          </w:p>
        </w:tc>
      </w:tr>
      <w:tr w:rsidR="006C5C45" w:rsidRPr="008E510D" w14:paraId="7584F278" w14:textId="77777777" w:rsidTr="006D0E8F">
        <w:tc>
          <w:tcPr>
            <w:tcW w:w="2283" w:type="dxa"/>
          </w:tcPr>
          <w:p w14:paraId="63A68473" w14:textId="147BE9BC" w:rsidR="006C5C45" w:rsidRPr="006C5C45" w:rsidRDefault="006C5C45" w:rsidP="006D0E8F">
            <w:pPr>
              <w:spacing w:before="100" w:beforeAutospacing="1" w:after="100" w:afterAutospacing="1"/>
              <w:rPr>
                <w:rStyle w:val="Fett"/>
                <w:b w:val="0"/>
                <w:i/>
              </w:rPr>
            </w:pPr>
            <w:r w:rsidRPr="006C5C45">
              <w:rPr>
                <w:rStyle w:val="Fett"/>
                <w:b w:val="0"/>
                <w:i/>
              </w:rPr>
              <w:t>margin-edge</w:t>
            </w:r>
          </w:p>
        </w:tc>
        <w:tc>
          <w:tcPr>
            <w:tcW w:w="5115" w:type="dxa"/>
          </w:tcPr>
          <w:p w14:paraId="063429B1" w14:textId="4817F5D6" w:rsidR="006C5C45" w:rsidRPr="006C5C45" w:rsidRDefault="006C5C45" w:rsidP="006D0E8F">
            <w:pPr>
              <w:pStyle w:val="StandardWeb"/>
              <w:jc w:val="both"/>
              <w:rPr>
                <w:lang w:val="en-US"/>
              </w:rPr>
            </w:pPr>
            <w:r>
              <w:t>defines that whenever</w:t>
            </w:r>
            <w:r w:rsidRPr="008E510D">
              <w:t xml:space="preserve"> </w:t>
            </w:r>
            <w:r>
              <w:t xml:space="preserve">a water edge exists as part of a network, the water body confined by the depression should be recognized as a water edge. </w:t>
            </w:r>
          </w:p>
        </w:tc>
        <w:tc>
          <w:tcPr>
            <w:tcW w:w="1350" w:type="dxa"/>
          </w:tcPr>
          <w:p w14:paraId="1A300CB9" w14:textId="77777777" w:rsidR="006C5C45" w:rsidRDefault="006C5C45" w:rsidP="006D0E8F">
            <w:pPr>
              <w:spacing w:before="100" w:beforeAutospacing="1" w:after="100" w:afterAutospacing="1"/>
            </w:pPr>
            <w:r>
              <w:t>Constraint</w:t>
            </w:r>
          </w:p>
          <w:p w14:paraId="4064C922" w14:textId="77777777" w:rsidR="006C5C45" w:rsidRDefault="006C5C45" w:rsidP="006D0E8F">
            <w:pPr>
              <w:spacing w:before="100" w:beforeAutospacing="1" w:after="100" w:afterAutospacing="1"/>
            </w:pPr>
          </w:p>
        </w:tc>
      </w:tr>
      <w:tr w:rsidR="006C5C45" w:rsidRPr="008E510D" w14:paraId="756CA276" w14:textId="77777777" w:rsidTr="006D0E8F">
        <w:tc>
          <w:tcPr>
            <w:tcW w:w="2283" w:type="dxa"/>
          </w:tcPr>
          <w:p w14:paraId="0856CCA0" w14:textId="12C884C0" w:rsidR="006C5C45" w:rsidRPr="006C5C45" w:rsidRDefault="006C5C45" w:rsidP="006D0E8F">
            <w:pPr>
              <w:spacing w:before="100" w:beforeAutospacing="1" w:after="100" w:afterAutospacing="1"/>
              <w:rPr>
                <w:rStyle w:val="Fett"/>
                <w:b w:val="0"/>
                <w:i/>
              </w:rPr>
            </w:pPr>
            <w:r w:rsidRPr="006C5C45">
              <w:rPr>
                <w:rStyle w:val="Fett"/>
                <w:b w:val="0"/>
                <w:i/>
              </w:rPr>
              <w:t>outflow-at-benchmark</w:t>
            </w:r>
          </w:p>
        </w:tc>
        <w:tc>
          <w:tcPr>
            <w:tcW w:w="5115" w:type="dxa"/>
          </w:tcPr>
          <w:p w14:paraId="04F4C050" w14:textId="5A3EE0AB" w:rsidR="006C5C45" w:rsidRPr="006C5C45" w:rsidRDefault="006C5C45" w:rsidP="006D0E8F">
            <w:pPr>
              <w:pStyle w:val="StandardWeb"/>
              <w:jc w:val="both"/>
              <w:rPr>
                <w:lang w:val="en-US"/>
              </w:rPr>
            </w:pPr>
            <w:r>
              <w:t>defines that a benchmark which realizes a logical outfall, should be recognized as outflow of the contributing catchment realized by the surface network the depression is part of.</w:t>
            </w:r>
          </w:p>
        </w:tc>
        <w:tc>
          <w:tcPr>
            <w:tcW w:w="1350" w:type="dxa"/>
          </w:tcPr>
          <w:p w14:paraId="3C827AA7" w14:textId="77777777" w:rsidR="006C5C45" w:rsidRDefault="006C5C45" w:rsidP="006D0E8F">
            <w:pPr>
              <w:spacing w:before="100" w:beforeAutospacing="1" w:after="100" w:afterAutospacing="1"/>
            </w:pPr>
            <w:r>
              <w:t>Constraint</w:t>
            </w:r>
          </w:p>
          <w:p w14:paraId="74A83E58" w14:textId="77777777" w:rsidR="006C5C45" w:rsidRDefault="006C5C45" w:rsidP="006D0E8F">
            <w:pPr>
              <w:spacing w:before="100" w:beforeAutospacing="1" w:after="100" w:afterAutospacing="1"/>
            </w:pPr>
          </w:p>
        </w:tc>
      </w:tr>
    </w:tbl>
    <w:p w14:paraId="6B762742" w14:textId="77CF1DC4" w:rsidR="00033C57" w:rsidRPr="008E510D" w:rsidRDefault="00033C57" w:rsidP="00834E29">
      <w:pPr>
        <w:pStyle w:val="berschrift4"/>
        <w:jc w:val="both"/>
      </w:pPr>
      <w:r w:rsidRPr="008E510D">
        <w:t>Channel</w:t>
      </w:r>
    </w:p>
    <w:p w14:paraId="2ECD0630" w14:textId="6954212D" w:rsidR="00033C57" w:rsidRPr="008E510D" w:rsidRDefault="00033C57" w:rsidP="00450C77">
      <w:pPr>
        <w:pStyle w:val="StandardWeb"/>
        <w:jc w:val="both"/>
        <w:rPr>
          <w:lang w:val="en-US"/>
        </w:rPr>
      </w:pPr>
      <w:r w:rsidRPr="008E510D">
        <w:rPr>
          <w:lang w:val="en-US"/>
        </w:rPr>
        <w:t xml:space="preserve">The </w:t>
      </w:r>
      <w:proofErr w:type="spellStart"/>
      <w:r w:rsidRPr="008E510D">
        <w:rPr>
          <w:lang w:val="en-US"/>
        </w:rPr>
        <w:t>HY_Channel</w:t>
      </w:r>
      <w:proofErr w:type="spellEnd"/>
      <w:r w:rsidRPr="008E510D">
        <w:rPr>
          <w:lang w:val="en-US"/>
        </w:rPr>
        <w:t xml:space="preserve"> feature type specializes the </w:t>
      </w:r>
      <w:proofErr w:type="spellStart"/>
      <w:r w:rsidRPr="008E510D">
        <w:rPr>
          <w:lang w:val="en-US"/>
        </w:rPr>
        <w:t>HY_</w:t>
      </w:r>
      <w:r w:rsidR="00915084">
        <w:rPr>
          <w:lang w:val="en-US"/>
        </w:rPr>
        <w:t>Depression</w:t>
      </w:r>
      <w:proofErr w:type="spellEnd"/>
      <w:r w:rsidR="00915084" w:rsidRPr="008E510D">
        <w:rPr>
          <w:lang w:val="en-US"/>
        </w:rPr>
        <w:t xml:space="preserve"> </w:t>
      </w:r>
      <w:r w:rsidRPr="008E510D">
        <w:rPr>
          <w:lang w:val="en-US"/>
        </w:rPr>
        <w:t>class with respect to a natural or man-made, open or closed channel through or along which water may flow, or not. A channel is part of the network of channels and depressions which form</w:t>
      </w:r>
      <w:r w:rsidR="00915084">
        <w:rPr>
          <w:lang w:val="en-US"/>
        </w:rPr>
        <w:t>s</w:t>
      </w:r>
      <w:r w:rsidRPr="008E510D">
        <w:rPr>
          <w:lang w:val="en-US"/>
        </w:rPr>
        <w:t xml:space="preserve"> the connecting system for the hydrographic network; a channel may have vertical sections at right angles to the main (average) direction of flow or along its cent</w:t>
      </w:r>
      <w:r w:rsidR="00915084">
        <w:rPr>
          <w:lang w:val="en-US"/>
        </w:rPr>
        <w:t>er</w:t>
      </w:r>
      <w:r w:rsidRPr="008E510D">
        <w:rPr>
          <w:lang w:val="en-US"/>
        </w:rPr>
        <w:t xml:space="preserve">line. </w:t>
      </w:r>
    </w:p>
    <w:p w14:paraId="7C5C87D7" w14:textId="6027E7C4" w:rsidR="00A70FC0" w:rsidRDefault="00033C57" w:rsidP="00B160EE">
      <w:pPr>
        <w:pStyle w:val="StandardWeb"/>
        <w:jc w:val="both"/>
        <w:rPr>
          <w:rStyle w:val="Fett"/>
        </w:rPr>
      </w:pPr>
      <w:proofErr w:type="spellStart"/>
      <w:r w:rsidRPr="008E510D">
        <w:rPr>
          <w:lang w:val="en-US"/>
        </w:rPr>
        <w:t>HY_Channel</w:t>
      </w:r>
      <w:proofErr w:type="spellEnd"/>
      <w:r w:rsidRPr="008E510D">
        <w:rPr>
          <w:lang w:val="en-US"/>
        </w:rPr>
        <w:t xml:space="preserve"> associates the </w:t>
      </w:r>
      <w:proofErr w:type="spellStart"/>
      <w:r w:rsidRPr="008E510D">
        <w:rPr>
          <w:rStyle w:val="Hervorhebung"/>
          <w:lang w:val="en-US"/>
        </w:rPr>
        <w:t>channelNetwork</w:t>
      </w:r>
      <w:proofErr w:type="spellEnd"/>
      <w:r w:rsidRPr="008E510D">
        <w:rPr>
          <w:lang w:val="en-US"/>
        </w:rPr>
        <w:t xml:space="preserve"> in which it participates. It carries the associations: </w:t>
      </w:r>
      <w:r w:rsidRPr="008E510D">
        <w:rPr>
          <w:rStyle w:val="Hervorhebung"/>
          <w:lang w:val="en-US"/>
        </w:rPr>
        <w:t>stream</w:t>
      </w:r>
      <w:r w:rsidRPr="008E510D">
        <w:rPr>
          <w:lang w:val="en-US"/>
        </w:rPr>
        <w:t xml:space="preserve">, </w:t>
      </w:r>
      <w:proofErr w:type="spellStart"/>
      <w:r w:rsidRPr="008E510D">
        <w:rPr>
          <w:rStyle w:val="Hervorhebung"/>
          <w:lang w:val="en-US"/>
        </w:rPr>
        <w:t>bedProfileTransversal</w:t>
      </w:r>
      <w:proofErr w:type="spellEnd"/>
      <w:r w:rsidRPr="008E510D">
        <w:rPr>
          <w:lang w:val="en-US"/>
        </w:rPr>
        <w:t xml:space="preserve"> and </w:t>
      </w:r>
      <w:proofErr w:type="spellStart"/>
      <w:r w:rsidRPr="008E510D">
        <w:rPr>
          <w:rStyle w:val="Hervorhebung"/>
          <w:lang w:val="en-US"/>
        </w:rPr>
        <w:t>bedProfileLongitudinal</w:t>
      </w:r>
      <w:proofErr w:type="spellEnd"/>
      <w:r w:rsidRPr="008E510D">
        <w:rPr>
          <w:lang w:val="en-US"/>
        </w:rPr>
        <w:t xml:space="preserve">. </w:t>
      </w:r>
      <w:proofErr w:type="spellStart"/>
      <w:r w:rsidRPr="008E510D">
        <w:rPr>
          <w:lang w:val="en-US"/>
        </w:rPr>
        <w:t>HY_Channel</w:t>
      </w:r>
      <w:proofErr w:type="spellEnd"/>
      <w:r w:rsidRPr="008E510D">
        <w:rPr>
          <w:lang w:val="en-US"/>
        </w:rPr>
        <w:t xml:space="preserve"> inherits from generalization the </w:t>
      </w:r>
      <w:proofErr w:type="spellStart"/>
      <w:r w:rsidRPr="008E510D">
        <w:rPr>
          <w:rStyle w:val="Hervorhebung"/>
          <w:lang w:val="en-US"/>
        </w:rPr>
        <w:t>confinedWaterBody</w:t>
      </w:r>
      <w:proofErr w:type="spellEnd"/>
      <w:r w:rsidRPr="008E510D">
        <w:rPr>
          <w:lang w:val="en-US"/>
        </w:rPr>
        <w:t xml:space="preserve"> association and the constraints </w:t>
      </w:r>
      <w:r w:rsidR="00915084">
        <w:rPr>
          <w:rStyle w:val="Hervorhebung"/>
          <w:lang w:val="en-US"/>
        </w:rPr>
        <w:t>waterbody</w:t>
      </w:r>
      <w:r w:rsidR="00585BA6">
        <w:rPr>
          <w:rStyle w:val="Hervorhebung"/>
          <w:lang w:val="en-US"/>
        </w:rPr>
        <w:t>-</w:t>
      </w:r>
      <w:r w:rsidRPr="008E510D">
        <w:rPr>
          <w:rStyle w:val="Hervorhebung"/>
          <w:lang w:val="en-US"/>
        </w:rPr>
        <w:t>edge</w:t>
      </w:r>
      <w:r w:rsidRPr="008E510D">
        <w:rPr>
          <w:lang w:val="en-US"/>
        </w:rPr>
        <w:t xml:space="preserve"> and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benchmark</w:t>
      </w:r>
      <w:r w:rsidRPr="008E510D">
        <w:rPr>
          <w:lang w:val="en-US"/>
        </w:rPr>
        <w:t xml:space="preserve">.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profile</w:t>
      </w:r>
      <w:r w:rsidRPr="008E510D">
        <w:rPr>
          <w:lang w:val="en-US"/>
        </w:rPr>
        <w:t xml:space="preserve"> constraint </w:t>
      </w:r>
      <w:r w:rsidR="00915084">
        <w:rPr>
          <w:lang w:val="en-US"/>
        </w:rPr>
        <w:t xml:space="preserve">emphasizes the recognition of vertical section as </w:t>
      </w:r>
      <w:r w:rsidR="00915084" w:rsidRPr="008E510D">
        <w:rPr>
          <w:lang w:val="en-US"/>
        </w:rPr>
        <w:t xml:space="preserve">outflow of the catchment </w:t>
      </w:r>
      <w:r w:rsidR="00915084">
        <w:t>realized by channel network.</w:t>
      </w:r>
    </w:p>
    <w:p w14:paraId="0DF0D232" w14:textId="02EFFBC6" w:rsidR="00B160EE" w:rsidRDefault="00B160EE" w:rsidP="00B160EE">
      <w:pPr>
        <w:pStyle w:val="OGCtableheader"/>
      </w:pPr>
      <w:bookmarkStart w:id="193" w:name="_Toc471741764"/>
      <w:r>
        <w:t xml:space="preserve">Table </w:t>
      </w:r>
      <w:r w:rsidR="003F6442">
        <w:fldChar w:fldCharType="begin"/>
      </w:r>
      <w:r w:rsidR="003F6442">
        <w:instrText xml:space="preserve"> SEQ Table \* ARABIC </w:instrText>
      </w:r>
      <w:r w:rsidR="003F6442">
        <w:fldChar w:fldCharType="separate"/>
      </w:r>
      <w:r w:rsidR="00C66441">
        <w:rPr>
          <w:noProof/>
        </w:rPr>
        <w:t>23</w:t>
      </w:r>
      <w:r w:rsidR="003F6442">
        <w:rPr>
          <w:noProof/>
        </w:rPr>
        <w:fldChar w:fldCharType="end"/>
      </w:r>
      <w:r>
        <w:t xml:space="preserve">: </w:t>
      </w:r>
      <w:proofErr w:type="spellStart"/>
      <w:r>
        <w:t>HY_Channel</w:t>
      </w:r>
      <w:bookmarkEnd w:id="193"/>
      <w:proofErr w:type="spellEnd"/>
    </w:p>
    <w:tbl>
      <w:tblPr>
        <w:tblStyle w:val="Tabellenraster"/>
        <w:tblW w:w="0" w:type="auto"/>
        <w:tblLook w:val="04A0" w:firstRow="1" w:lastRow="0" w:firstColumn="1" w:lastColumn="0" w:noHBand="0" w:noVBand="1"/>
      </w:tblPr>
      <w:tblGrid>
        <w:gridCol w:w="2617"/>
        <w:gridCol w:w="4889"/>
        <w:gridCol w:w="1350"/>
      </w:tblGrid>
      <w:tr w:rsidR="00B160EE" w:rsidRPr="008E510D" w14:paraId="226433F6" w14:textId="77777777" w:rsidTr="00B160EE">
        <w:tc>
          <w:tcPr>
            <w:tcW w:w="2617" w:type="dxa"/>
            <w:hideMark/>
          </w:tcPr>
          <w:p w14:paraId="6ABC750B" w14:textId="77777777" w:rsidR="00B160EE" w:rsidRPr="008E510D" w:rsidRDefault="00B160EE" w:rsidP="006D0E8F">
            <w:pPr>
              <w:spacing w:before="100" w:beforeAutospacing="1" w:after="100" w:afterAutospacing="1"/>
              <w:jc w:val="both"/>
              <w:rPr>
                <w:b/>
                <w:bCs/>
              </w:rPr>
            </w:pPr>
            <w:r>
              <w:rPr>
                <w:b/>
                <w:bCs/>
              </w:rPr>
              <w:t>Property</w:t>
            </w:r>
          </w:p>
        </w:tc>
        <w:tc>
          <w:tcPr>
            <w:tcW w:w="4889" w:type="dxa"/>
            <w:hideMark/>
          </w:tcPr>
          <w:p w14:paraId="5AE31FA1" w14:textId="77777777" w:rsidR="00B160EE" w:rsidRPr="008E510D" w:rsidRDefault="00B160EE"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56414E43" w14:textId="77777777" w:rsidR="00B160EE" w:rsidRPr="008E510D" w:rsidRDefault="00B160EE" w:rsidP="006D0E8F">
            <w:pPr>
              <w:spacing w:before="100" w:beforeAutospacing="1" w:after="100" w:afterAutospacing="1"/>
              <w:jc w:val="both"/>
              <w:rPr>
                <w:b/>
                <w:bCs/>
              </w:rPr>
            </w:pPr>
            <w:r>
              <w:rPr>
                <w:b/>
                <w:bCs/>
              </w:rPr>
              <w:t>Relation</w:t>
            </w:r>
          </w:p>
        </w:tc>
      </w:tr>
      <w:tr w:rsidR="00B160EE" w:rsidRPr="008E510D" w14:paraId="0E303C5F" w14:textId="77777777" w:rsidTr="00B160EE">
        <w:tc>
          <w:tcPr>
            <w:tcW w:w="2617" w:type="dxa"/>
            <w:hideMark/>
          </w:tcPr>
          <w:p w14:paraId="792A331D" w14:textId="002589BA" w:rsidR="00B160EE" w:rsidRPr="00B160EE" w:rsidRDefault="00B160EE" w:rsidP="006D0E8F">
            <w:pPr>
              <w:spacing w:before="100" w:beforeAutospacing="1" w:after="100" w:afterAutospacing="1"/>
              <w:rPr>
                <w:b/>
                <w:i/>
              </w:rPr>
            </w:pPr>
            <w:proofErr w:type="spellStart"/>
            <w:r w:rsidRPr="00B160EE">
              <w:rPr>
                <w:rStyle w:val="Fett"/>
                <w:b w:val="0"/>
                <w:i/>
              </w:rPr>
              <w:t>channelNetwork</w:t>
            </w:r>
            <w:proofErr w:type="spellEnd"/>
          </w:p>
        </w:tc>
        <w:tc>
          <w:tcPr>
            <w:tcW w:w="4889" w:type="dxa"/>
            <w:hideMark/>
          </w:tcPr>
          <w:p w14:paraId="62F7DC10" w14:textId="6FA6D92A" w:rsidR="00B160EE" w:rsidRPr="00B160EE" w:rsidRDefault="00B160EE" w:rsidP="006D0E8F">
            <w:pPr>
              <w:pStyle w:val="StandardWeb"/>
              <w:jc w:val="both"/>
              <w:rPr>
                <w:b/>
                <w:bCs/>
                <w:lang w:val="en-US"/>
              </w:rPr>
            </w:pPr>
            <w:r w:rsidRPr="006A6A09">
              <w:rPr>
                <w:rStyle w:val="Fett"/>
                <w:b w:val="0"/>
                <w:lang w:val="en-US"/>
              </w:rPr>
              <w:t xml:space="preserve">network of surface channels and depressions, the </w:t>
            </w:r>
            <w:r>
              <w:rPr>
                <w:rStyle w:val="Fett"/>
                <w:b w:val="0"/>
                <w:lang w:val="en-US"/>
              </w:rPr>
              <w:t>channel</w:t>
            </w:r>
            <w:r w:rsidRPr="006A6A09">
              <w:rPr>
                <w:rStyle w:val="Fett"/>
                <w:b w:val="0"/>
                <w:lang w:val="en-US"/>
              </w:rPr>
              <w:t xml:space="preserve"> is part of.</w:t>
            </w:r>
          </w:p>
        </w:tc>
        <w:tc>
          <w:tcPr>
            <w:tcW w:w="1350" w:type="dxa"/>
            <w:hideMark/>
          </w:tcPr>
          <w:p w14:paraId="59C24DD1" w14:textId="77777777" w:rsidR="00B160EE" w:rsidRPr="008148EC" w:rsidRDefault="00B160EE" w:rsidP="006D0E8F">
            <w:pPr>
              <w:spacing w:before="100" w:beforeAutospacing="1" w:after="100" w:afterAutospacing="1"/>
            </w:pPr>
            <w:r>
              <w:t>Association</w:t>
            </w:r>
          </w:p>
        </w:tc>
      </w:tr>
      <w:tr w:rsidR="00B160EE" w:rsidRPr="008E510D" w14:paraId="16D63006" w14:textId="77777777" w:rsidTr="00B160EE">
        <w:tc>
          <w:tcPr>
            <w:tcW w:w="2617" w:type="dxa"/>
          </w:tcPr>
          <w:p w14:paraId="6B88BC23" w14:textId="21A6F95B" w:rsidR="00B160EE" w:rsidRPr="00B160EE" w:rsidRDefault="00B160EE" w:rsidP="006D0E8F">
            <w:pPr>
              <w:spacing w:before="100" w:beforeAutospacing="1" w:after="100" w:afterAutospacing="1"/>
              <w:rPr>
                <w:b/>
                <w:i/>
              </w:rPr>
            </w:pPr>
            <w:r w:rsidRPr="00B160EE">
              <w:rPr>
                <w:rStyle w:val="Fett"/>
                <w:b w:val="0"/>
                <w:i/>
              </w:rPr>
              <w:t>stream</w:t>
            </w:r>
          </w:p>
        </w:tc>
        <w:tc>
          <w:tcPr>
            <w:tcW w:w="4889" w:type="dxa"/>
          </w:tcPr>
          <w:p w14:paraId="77A66A52" w14:textId="6EE61F2F" w:rsidR="00B160EE" w:rsidRPr="006C5C45" w:rsidRDefault="00B160EE" w:rsidP="006D0E8F">
            <w:pPr>
              <w:pStyle w:val="StandardWeb"/>
              <w:jc w:val="both"/>
              <w:rPr>
                <w:lang w:val="en-US"/>
              </w:rPr>
            </w:pPr>
            <w:r>
              <w:rPr>
                <w:lang w:val="en-US"/>
              </w:rPr>
              <w:t xml:space="preserve">identifies the </w:t>
            </w:r>
            <w:r w:rsidRPr="008E510D">
              <w:rPr>
                <w:lang w:val="en-US"/>
              </w:rPr>
              <w:t>water body periodically or continuously flowing in the channel</w:t>
            </w:r>
            <w:r>
              <w:rPr>
                <w:lang w:val="en-US"/>
              </w:rPr>
              <w:t xml:space="preserve">, including </w:t>
            </w:r>
            <w:r w:rsidRPr="002052E5">
              <w:rPr>
                <w:lang w:val="en-US"/>
              </w:rPr>
              <w:t>subterranean</w:t>
            </w:r>
            <w:r>
              <w:rPr>
                <w:lang w:val="en-US"/>
              </w:rPr>
              <w:t xml:space="preserve"> streams.</w:t>
            </w:r>
          </w:p>
        </w:tc>
        <w:tc>
          <w:tcPr>
            <w:tcW w:w="1350" w:type="dxa"/>
          </w:tcPr>
          <w:p w14:paraId="4649C34D" w14:textId="77777777" w:rsidR="00B160EE" w:rsidRPr="002168BF" w:rsidRDefault="00B160EE" w:rsidP="006D0E8F">
            <w:pPr>
              <w:spacing w:before="100" w:beforeAutospacing="1" w:after="100" w:afterAutospacing="1"/>
            </w:pPr>
            <w:r>
              <w:t>Association</w:t>
            </w:r>
          </w:p>
        </w:tc>
      </w:tr>
      <w:tr w:rsidR="00B160EE" w:rsidRPr="008E510D" w14:paraId="7E6ADD5F" w14:textId="77777777" w:rsidTr="00B160EE">
        <w:tc>
          <w:tcPr>
            <w:tcW w:w="2617" w:type="dxa"/>
          </w:tcPr>
          <w:p w14:paraId="31FD21DC" w14:textId="121F0A37" w:rsidR="00B160EE" w:rsidRPr="00B160EE" w:rsidRDefault="00B160EE" w:rsidP="006D0E8F">
            <w:pPr>
              <w:rPr>
                <w:b/>
                <w:i/>
              </w:rPr>
            </w:pPr>
            <w:proofErr w:type="spellStart"/>
            <w:r w:rsidRPr="00B160EE">
              <w:rPr>
                <w:rStyle w:val="Fett"/>
                <w:b w:val="0"/>
                <w:i/>
              </w:rPr>
              <w:lastRenderedPageBreak/>
              <w:t>bedProfileTransversal</w:t>
            </w:r>
            <w:proofErr w:type="spellEnd"/>
            <w:r w:rsidRPr="00B160EE">
              <w:rPr>
                <w:b/>
                <w:i/>
              </w:rPr>
              <w:t xml:space="preserve"> and </w:t>
            </w:r>
            <w:proofErr w:type="spellStart"/>
            <w:r w:rsidRPr="00B160EE">
              <w:rPr>
                <w:rStyle w:val="Fett"/>
                <w:b w:val="0"/>
                <w:i/>
              </w:rPr>
              <w:t>bedProfileLongitudinal</w:t>
            </w:r>
            <w:proofErr w:type="spellEnd"/>
          </w:p>
        </w:tc>
        <w:tc>
          <w:tcPr>
            <w:tcW w:w="4889" w:type="dxa"/>
          </w:tcPr>
          <w:p w14:paraId="5708B9EE" w14:textId="30B37546" w:rsidR="00B160EE" w:rsidRPr="002168BF" w:rsidRDefault="00B160EE" w:rsidP="006D0E8F">
            <w:pPr>
              <w:pStyle w:val="StandardWeb"/>
              <w:jc w:val="both"/>
              <w:rPr>
                <w:lang w:val="en-US"/>
              </w:rPr>
            </w:pPr>
            <w:r>
              <w:rPr>
                <w:lang w:val="en-US"/>
              </w:rPr>
              <w:t xml:space="preserve">identifies a </w:t>
            </w:r>
            <w:r w:rsidRPr="008E510D">
              <w:rPr>
                <w:lang w:val="en-US"/>
              </w:rPr>
              <w:t>transversal or longitudinal vertical shape</w:t>
            </w:r>
            <w:r>
              <w:rPr>
                <w:lang w:val="en-US"/>
              </w:rPr>
              <w:t xml:space="preserve"> of a channel, carrying </w:t>
            </w:r>
            <w:r w:rsidRPr="008E510D">
              <w:rPr>
                <w:lang w:val="en-US"/>
              </w:rPr>
              <w:t xml:space="preserve">a permanent reference location which realizes the outfall of the catchment which is realized by the </w:t>
            </w:r>
            <w:r>
              <w:rPr>
                <w:lang w:val="en-US"/>
              </w:rPr>
              <w:t>channel</w:t>
            </w:r>
            <w:r w:rsidRPr="008E510D">
              <w:rPr>
                <w:lang w:val="en-US"/>
              </w:rPr>
              <w:t>.</w:t>
            </w:r>
          </w:p>
        </w:tc>
        <w:tc>
          <w:tcPr>
            <w:tcW w:w="1350" w:type="dxa"/>
          </w:tcPr>
          <w:p w14:paraId="04D1C478" w14:textId="77777777" w:rsidR="00B160EE" w:rsidRDefault="00B160EE" w:rsidP="006D0E8F">
            <w:pPr>
              <w:spacing w:before="100" w:beforeAutospacing="1" w:after="100" w:afterAutospacing="1"/>
            </w:pPr>
            <w:r>
              <w:t>Association</w:t>
            </w:r>
          </w:p>
        </w:tc>
      </w:tr>
      <w:tr w:rsidR="00B160EE" w:rsidRPr="008E510D" w14:paraId="558A282F" w14:textId="77777777" w:rsidTr="00B160EE">
        <w:tc>
          <w:tcPr>
            <w:tcW w:w="2617" w:type="dxa"/>
          </w:tcPr>
          <w:p w14:paraId="64BB850A" w14:textId="64CBB142" w:rsidR="00B160EE" w:rsidRPr="00B160EE" w:rsidRDefault="00B160EE" w:rsidP="006D0E8F">
            <w:pPr>
              <w:spacing w:before="100" w:beforeAutospacing="1" w:after="100" w:afterAutospacing="1"/>
              <w:rPr>
                <w:rStyle w:val="Fett"/>
                <w:b w:val="0"/>
                <w:i/>
              </w:rPr>
            </w:pPr>
            <w:r w:rsidRPr="00B160EE">
              <w:rPr>
                <w:rStyle w:val="Fett"/>
                <w:b w:val="0"/>
                <w:i/>
              </w:rPr>
              <w:t>outflow-at-profile</w:t>
            </w:r>
          </w:p>
        </w:tc>
        <w:tc>
          <w:tcPr>
            <w:tcW w:w="4889" w:type="dxa"/>
          </w:tcPr>
          <w:p w14:paraId="08EBB078" w14:textId="7EAF9351" w:rsidR="00B160EE" w:rsidRPr="006C5C45" w:rsidRDefault="00B160EE" w:rsidP="006D0E8F">
            <w:pPr>
              <w:pStyle w:val="StandardWeb"/>
              <w:jc w:val="both"/>
              <w:rPr>
                <w:lang w:val="en-US"/>
              </w:rPr>
            </w:pPr>
            <w:r>
              <w:t>defines that a location at a vertical section of a channel which realizes a logical outfall, should be recognized as outflow of the contributing catchment realized by the surface network the channel is part of.</w:t>
            </w:r>
          </w:p>
        </w:tc>
        <w:tc>
          <w:tcPr>
            <w:tcW w:w="1350" w:type="dxa"/>
          </w:tcPr>
          <w:p w14:paraId="54DDAB48" w14:textId="77777777" w:rsidR="00B160EE" w:rsidRDefault="00B160EE" w:rsidP="006D0E8F">
            <w:pPr>
              <w:spacing w:before="100" w:beforeAutospacing="1" w:after="100" w:afterAutospacing="1"/>
            </w:pPr>
            <w:r>
              <w:t>Constraint</w:t>
            </w:r>
          </w:p>
          <w:p w14:paraId="5700D221" w14:textId="77777777" w:rsidR="00B160EE" w:rsidRDefault="00B160EE" w:rsidP="006D0E8F">
            <w:pPr>
              <w:spacing w:before="100" w:beforeAutospacing="1" w:after="100" w:afterAutospacing="1"/>
            </w:pPr>
          </w:p>
        </w:tc>
      </w:tr>
    </w:tbl>
    <w:p w14:paraId="17A79AE9" w14:textId="435758EE" w:rsidR="00033C57" w:rsidRPr="008E510D" w:rsidRDefault="00033C57" w:rsidP="00834E29">
      <w:pPr>
        <w:pStyle w:val="berschrift3"/>
        <w:jc w:val="both"/>
      </w:pPr>
      <w:bookmarkStart w:id="194" w:name="_Toc458775754"/>
      <w:bookmarkStart w:id="195" w:name="_Toc471741665"/>
      <w:r w:rsidRPr="008E510D">
        <w:t>The Hydrographic Network model</w:t>
      </w:r>
      <w:bookmarkEnd w:id="194"/>
      <w:bookmarkEnd w:id="195"/>
    </w:p>
    <w:p w14:paraId="13EEAD0C" w14:textId="4B4FDB68" w:rsidR="00033C57" w:rsidRDefault="00033C57" w:rsidP="00450C77">
      <w:pPr>
        <w:pStyle w:val="StandardWeb"/>
        <w:jc w:val="both"/>
        <w:rPr>
          <w:lang w:val="en-US"/>
        </w:rPr>
      </w:pPr>
      <w:r w:rsidRPr="008E510D">
        <w:rPr>
          <w:lang w:val="en-US"/>
        </w:rPr>
        <w:t>The Hydrographic Network model defines a logical network of water bodies which in its entirety realizes a logical catchment (</w:t>
      </w:r>
      <w:r w:rsidR="00874BCD">
        <w:rPr>
          <w:lang w:val="en-US"/>
        </w:rPr>
        <w:fldChar w:fldCharType="begin"/>
      </w:r>
      <w:r w:rsidR="00874BCD">
        <w:rPr>
          <w:lang w:val="en-US"/>
        </w:rPr>
        <w:instrText xml:space="preserve"> REF _Ref462910622 \h </w:instrText>
      </w:r>
      <w:r w:rsidR="00874BCD">
        <w:rPr>
          <w:lang w:val="en-US"/>
        </w:rPr>
      </w:r>
      <w:r w:rsidR="00874BCD">
        <w:rPr>
          <w:lang w:val="en-US"/>
        </w:rPr>
        <w:fldChar w:fldCharType="separate"/>
      </w:r>
      <w:r w:rsidR="009065F7">
        <w:t xml:space="preserve">Figure </w:t>
      </w:r>
      <w:r w:rsidR="009065F7">
        <w:rPr>
          <w:noProof/>
        </w:rPr>
        <w:t>38</w:t>
      </w:r>
      <w:r w:rsidR="00874BCD">
        <w:rPr>
          <w:lang w:val="en-US"/>
        </w:rPr>
        <w:fldChar w:fldCharType="end"/>
      </w:r>
      <w:r w:rsidRPr="008E510D">
        <w:rPr>
          <w:lang w:val="en-US"/>
        </w:rPr>
        <w:t>), usually as a network of linear flowpaths and/or water edges realizing catchments connected to each other within a containing catchment that is realized by the entire network. This allows to represent the network of ‘blue lines’, even if logically connected features may or may not be connected at the representation level.</w:t>
      </w:r>
    </w:p>
    <w:p w14:paraId="7721917D" w14:textId="77777777" w:rsidR="00C71F34" w:rsidRPr="008E510D" w:rsidRDefault="00C71F34" w:rsidP="00C71F34">
      <w:pPr>
        <w:pStyle w:val="StandardWeb"/>
        <w:jc w:val="both"/>
        <w:rPr>
          <w:lang w:val="en-US"/>
        </w:rPr>
      </w:pPr>
      <w:r w:rsidRPr="008E510D">
        <w:rPr>
          <w:lang w:val="en-US"/>
        </w:rPr>
        <w:t>The hydrographic network is defined independent of the channel network. This conceptual separation references to the specific concerns of hydrology studying the occurrence, accumulation, and circulation of water. It and allows to realize the logical catchment as a network of moving or standing water bodies, regardless of the channel wherein it may move, or not.</w:t>
      </w:r>
    </w:p>
    <w:p w14:paraId="06EBED64" w14:textId="57F8ECD1" w:rsidR="00C71F34" w:rsidRDefault="00C71F34" w:rsidP="00C71F34">
      <w:pPr>
        <w:pStyle w:val="StandardWeb"/>
        <w:jc w:val="both"/>
        <w:rPr>
          <w:lang w:val="en-US"/>
        </w:rPr>
      </w:pPr>
      <w:r w:rsidRPr="008E510D">
        <w:rPr>
          <w:lang w:val="en-US"/>
        </w:rPr>
        <w:t>A single water body realizes the logical catchment either as part of the hydrographic network</w:t>
      </w:r>
      <w:r>
        <w:rPr>
          <w:lang w:val="en-US"/>
        </w:rPr>
        <w:t xml:space="preserve"> (</w:t>
      </w:r>
      <w:r>
        <w:rPr>
          <w:lang w:val="en-US"/>
        </w:rPr>
        <w:fldChar w:fldCharType="begin"/>
      </w:r>
      <w:r>
        <w:rPr>
          <w:lang w:val="en-US"/>
        </w:rPr>
        <w:instrText xml:space="preserve"> REF _Ref462910622 \h </w:instrText>
      </w:r>
      <w:r>
        <w:rPr>
          <w:lang w:val="en-US"/>
        </w:rPr>
      </w:r>
      <w:r>
        <w:rPr>
          <w:lang w:val="en-US"/>
        </w:rPr>
        <w:fldChar w:fldCharType="separate"/>
      </w:r>
      <w:r w:rsidR="002E65D6">
        <w:t xml:space="preserve">Figure </w:t>
      </w:r>
      <w:r w:rsidR="002E65D6">
        <w:rPr>
          <w:noProof/>
        </w:rPr>
        <w:t>42</w:t>
      </w:r>
      <w:r>
        <w:rPr>
          <w:lang w:val="en-US"/>
        </w:rPr>
        <w:fldChar w:fldCharType="end"/>
      </w:r>
      <w:r>
        <w:rPr>
          <w:lang w:val="en-US"/>
        </w:rPr>
        <w:t>)</w:t>
      </w:r>
      <w:r w:rsidRPr="008E510D">
        <w:rPr>
          <w:lang w:val="en-US"/>
        </w:rPr>
        <w:t>, or via a reference location which realizes the conceptual outfall of the catchment realized by the water body (</w:t>
      </w:r>
      <w:r>
        <w:rPr>
          <w:lang w:val="en-US"/>
        </w:rPr>
        <w:fldChar w:fldCharType="begin"/>
      </w:r>
      <w:r>
        <w:rPr>
          <w:lang w:val="en-US"/>
        </w:rPr>
        <w:instrText xml:space="preserve"> REF _Ref462910650 \h </w:instrText>
      </w:r>
      <w:r>
        <w:rPr>
          <w:lang w:val="en-US"/>
        </w:rPr>
      </w:r>
      <w:r>
        <w:rPr>
          <w:lang w:val="en-US"/>
        </w:rPr>
        <w:fldChar w:fldCharType="separate"/>
      </w:r>
      <w:r w:rsidR="002E65D6" w:rsidRPr="00C20518">
        <w:t xml:space="preserve">Figure </w:t>
      </w:r>
      <w:r w:rsidR="002E65D6">
        <w:rPr>
          <w:noProof/>
        </w:rPr>
        <w:t>43</w:t>
      </w:r>
      <w:r>
        <w:rPr>
          <w:lang w:val="en-US"/>
        </w:rPr>
        <w:fldChar w:fldCharType="end"/>
      </w:r>
      <w:r w:rsidRPr="008E510D">
        <w:rPr>
          <w:lang w:val="en-US"/>
        </w:rPr>
        <w:t>). For example, a fixed landmark, or a point at an associated cross or longitudinal section is considered to realize the outflow of the catchment which is realized by the channel expressed as a flowpath.</w:t>
      </w:r>
    </w:p>
    <w:p w14:paraId="5856F45E" w14:textId="77777777" w:rsidR="00C20518" w:rsidRDefault="00C20518" w:rsidP="00C20518">
      <w:pPr>
        <w:pStyle w:val="OGCFigure"/>
      </w:pPr>
      <w:r>
        <w:rPr>
          <w:noProof/>
        </w:rPr>
        <w:lastRenderedPageBreak/>
        <w:drawing>
          <wp:inline distT="0" distB="0" distL="0" distR="0" wp14:anchorId="1549FFA9" wp14:editId="4794E96A">
            <wp:extent cx="5486399" cy="6084775"/>
            <wp:effectExtent l="0" t="0" r="635"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Users\Dornblut\OGC_HYF_SWG\hlphtml\EARoot\EA2\EA18.pn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486399" cy="6084775"/>
                    </a:xfrm>
                    <a:prstGeom prst="rect">
                      <a:avLst/>
                    </a:prstGeom>
                    <a:noFill/>
                    <a:ln>
                      <a:noFill/>
                    </a:ln>
                  </pic:spPr>
                </pic:pic>
              </a:graphicData>
            </a:graphic>
          </wp:inline>
        </w:drawing>
      </w:r>
    </w:p>
    <w:p w14:paraId="1B667D56" w14:textId="36CB634C" w:rsidR="00C20518" w:rsidRPr="008E510D" w:rsidRDefault="00C20518" w:rsidP="00834E29">
      <w:pPr>
        <w:pStyle w:val="OGCFigure"/>
        <w:outlineLvl w:val="0"/>
      </w:pPr>
      <w:bookmarkStart w:id="196" w:name="_Ref462910622"/>
      <w:bookmarkStart w:id="197" w:name="_Toc471741737"/>
      <w:r>
        <w:t xml:space="preserve">Figure </w:t>
      </w:r>
      <w:r w:rsidR="003F6442">
        <w:fldChar w:fldCharType="begin"/>
      </w:r>
      <w:r w:rsidR="003F6442">
        <w:instrText xml:space="preserve"> SEQ Figure \* ARABIC </w:instrText>
      </w:r>
      <w:r w:rsidR="003F6442">
        <w:fldChar w:fldCharType="separate"/>
      </w:r>
      <w:r w:rsidR="00135A1B">
        <w:rPr>
          <w:noProof/>
        </w:rPr>
        <w:t>42</w:t>
      </w:r>
      <w:r w:rsidR="003F6442">
        <w:rPr>
          <w:noProof/>
        </w:rPr>
        <w:fldChar w:fldCharType="end"/>
      </w:r>
      <w:bookmarkEnd w:id="196"/>
      <w:r>
        <w:t xml:space="preserve">: </w:t>
      </w:r>
      <w:r w:rsidRPr="009E4992">
        <w:t>Hydrographic Network realizing the catchment (UML class diagram)</w:t>
      </w:r>
      <w:bookmarkEnd w:id="197"/>
    </w:p>
    <w:p w14:paraId="78218CCA" w14:textId="67225BF8" w:rsidR="007004D7" w:rsidRPr="008E510D" w:rsidRDefault="007004D7" w:rsidP="00834E29">
      <w:pPr>
        <w:pStyle w:val="berschrift4"/>
        <w:jc w:val="both"/>
      </w:pPr>
      <w:r w:rsidRPr="008E510D">
        <w:t>Hydrographic Network</w:t>
      </w:r>
    </w:p>
    <w:p w14:paraId="3A2306C3" w14:textId="775B007B" w:rsidR="007004D7" w:rsidRPr="008E510D" w:rsidRDefault="007004D7" w:rsidP="00450C77">
      <w:pPr>
        <w:pStyle w:val="StandardWeb"/>
        <w:jc w:val="both"/>
        <w:rPr>
          <w:lang w:val="en-US"/>
        </w:rPr>
      </w:pPr>
      <w:r w:rsidRPr="008E510D">
        <w:rPr>
          <w:lang w:val="en-US"/>
        </w:rPr>
        <w:t xml:space="preserve">The HY_HydrographicNetwork feature type specializes the </w:t>
      </w:r>
      <w:proofErr w:type="spellStart"/>
      <w:r w:rsidRPr="008E510D">
        <w:rPr>
          <w:lang w:val="en-US"/>
        </w:rPr>
        <w:t>HY_HydroNetwork</w:t>
      </w:r>
      <w:proofErr w:type="spellEnd"/>
      <w:r w:rsidRPr="008E510D">
        <w:rPr>
          <w:lang w:val="en-US"/>
        </w:rPr>
        <w:t xml:space="preserve"> realization defined in the </w:t>
      </w:r>
      <w:r w:rsidR="002228F1">
        <w:rPr>
          <w:lang w:val="en-US"/>
        </w:rPr>
        <w:t>Hydro Feature</w:t>
      </w:r>
      <w:r w:rsidR="002228F1" w:rsidRPr="008E510D">
        <w:rPr>
          <w:lang w:val="en-US"/>
        </w:rPr>
        <w:t xml:space="preserve"> </w:t>
      </w:r>
      <w:r w:rsidR="002228F1">
        <w:rPr>
          <w:lang w:val="en-US"/>
        </w:rPr>
        <w:t xml:space="preserve">core </w:t>
      </w:r>
      <w:r w:rsidRPr="008E510D">
        <w:rPr>
          <w:lang w:val="en-US"/>
        </w:rPr>
        <w:t>model, specifically as aggregate of permanent or temporary bodies of water standing in depressions or moving in channels. If the realized catchment is connected with other catchments via outfall, the hydrographic network is considered connected to the network realizing these catchments. This allows to represent the network, even if logically connected features may or may not be connected at the representation level. If required, an application focused on surface</w:t>
      </w:r>
      <w:r w:rsidR="002C507E">
        <w:rPr>
          <w:lang w:val="en-US"/>
        </w:rPr>
        <w:t>-</w:t>
      </w:r>
      <w:r w:rsidRPr="008E510D">
        <w:rPr>
          <w:lang w:val="en-US"/>
        </w:rPr>
        <w:t xml:space="preserve">water bodies contained in channels or depressions may use the defined relationships s to </w:t>
      </w:r>
      <w:r w:rsidRPr="008E510D">
        <w:rPr>
          <w:lang w:val="en-US"/>
        </w:rPr>
        <w:lastRenderedPageBreak/>
        <w:t>describe the realization of a catchment by the hydrographic network, or network parts associated with the channel network.</w:t>
      </w:r>
    </w:p>
    <w:p w14:paraId="6CC73789" w14:textId="36BC3305" w:rsidR="007004D7" w:rsidRDefault="007004D7" w:rsidP="00407043">
      <w:pPr>
        <w:pStyle w:val="StandardWeb"/>
        <w:jc w:val="both"/>
        <w:rPr>
          <w:lang w:val="en-US"/>
        </w:rPr>
      </w:pPr>
      <w:r w:rsidRPr="008E510D">
        <w:rPr>
          <w:lang w:val="en-US"/>
        </w:rPr>
        <w:t xml:space="preserve">HY_HydrographicNetwork inherits from generalization the </w:t>
      </w:r>
      <w:proofErr w:type="spellStart"/>
      <w:r w:rsidR="002C3C8A">
        <w:rPr>
          <w:rStyle w:val="Hervorhebung"/>
          <w:lang w:val="en-US"/>
        </w:rPr>
        <w:t>realized</w:t>
      </w:r>
      <w:r w:rsidRPr="008E510D">
        <w:rPr>
          <w:rStyle w:val="Hervorhebung"/>
          <w:lang w:val="en-US"/>
        </w:rPr>
        <w:t>Catchment</w:t>
      </w:r>
      <w:proofErr w:type="spellEnd"/>
      <w:r w:rsidRPr="008E510D">
        <w:rPr>
          <w:lang w:val="en-US"/>
        </w:rPr>
        <w:t xml:space="preserve">, </w:t>
      </w:r>
      <w:r w:rsidRPr="008E510D">
        <w:rPr>
          <w:rStyle w:val="Hervorhebung"/>
          <w:lang w:val="en-US"/>
        </w:rPr>
        <w:t>flowpath</w:t>
      </w:r>
      <w:r w:rsidRPr="008E510D">
        <w:rPr>
          <w:lang w:val="en-US"/>
        </w:rPr>
        <w:t xml:space="preserve"> and </w:t>
      </w:r>
      <w:proofErr w:type="spellStart"/>
      <w:r w:rsidRPr="008E510D">
        <w:rPr>
          <w:rStyle w:val="Hervorhebung"/>
          <w:lang w:val="en-US"/>
        </w:rPr>
        <w:t>waterEdge</w:t>
      </w:r>
      <w:proofErr w:type="spellEnd"/>
      <w:r w:rsidRPr="008E510D">
        <w:rPr>
          <w:lang w:val="en-US"/>
        </w:rPr>
        <w:t xml:space="preserve">, as well as </w:t>
      </w:r>
      <w:proofErr w:type="spellStart"/>
      <w:r w:rsidRPr="008E510D">
        <w:rPr>
          <w:rStyle w:val="Hervorhebung"/>
          <w:lang w:val="en-US"/>
        </w:rPr>
        <w:t>catchmentBoundary</w:t>
      </w:r>
      <w:proofErr w:type="spellEnd"/>
      <w:r w:rsidRPr="008E510D">
        <w:rPr>
          <w:lang w:val="en-US"/>
        </w:rPr>
        <w:t xml:space="preserve"> and </w:t>
      </w:r>
      <w:proofErr w:type="spellStart"/>
      <w:r w:rsidRPr="008E510D">
        <w:rPr>
          <w:rStyle w:val="Hervorhebung"/>
          <w:lang w:val="en-US"/>
        </w:rPr>
        <w:t>catchmentArea</w:t>
      </w:r>
      <w:proofErr w:type="spellEnd"/>
      <w:r w:rsidRPr="008E510D">
        <w:rPr>
          <w:lang w:val="en-US"/>
        </w:rPr>
        <w:t xml:space="preserve"> associations, and associates a </w:t>
      </w:r>
      <w:proofErr w:type="spellStart"/>
      <w:r w:rsidRPr="008E510D">
        <w:rPr>
          <w:rStyle w:val="Hervorhebung"/>
          <w:lang w:val="en-US"/>
        </w:rPr>
        <w:t>networkWaterBody</w:t>
      </w:r>
      <w:proofErr w:type="spellEnd"/>
      <w:r w:rsidRPr="008E510D">
        <w:rPr>
          <w:lang w:val="en-US"/>
        </w:rPr>
        <w:t xml:space="preserve">. A </w:t>
      </w:r>
      <w:r w:rsidRPr="008E510D">
        <w:rPr>
          <w:rStyle w:val="Hervorhebung"/>
          <w:lang w:val="en-US"/>
        </w:rPr>
        <w:t>flowline</w:t>
      </w:r>
      <w:r w:rsidRPr="008E510D">
        <w:rPr>
          <w:lang w:val="en-US"/>
        </w:rPr>
        <w:t xml:space="preserve"> </w:t>
      </w:r>
      <w:r w:rsidR="00407043" w:rsidRPr="008E510D">
        <w:rPr>
          <w:lang w:val="en-US"/>
        </w:rPr>
        <w:t xml:space="preserve">and a </w:t>
      </w:r>
      <w:r w:rsidR="00407043">
        <w:rPr>
          <w:rStyle w:val="Hervorhebung"/>
          <w:lang w:val="en-US"/>
        </w:rPr>
        <w:t>water-</w:t>
      </w:r>
      <w:r w:rsidR="00407043" w:rsidRPr="008E510D">
        <w:rPr>
          <w:rStyle w:val="Hervorhebung"/>
          <w:lang w:val="en-US"/>
        </w:rPr>
        <w:t>edge</w:t>
      </w:r>
      <w:r w:rsidR="00407043" w:rsidRPr="008E510D">
        <w:rPr>
          <w:lang w:val="en-US"/>
        </w:rPr>
        <w:t xml:space="preserve"> constraint </w:t>
      </w:r>
      <w:r w:rsidR="00407043">
        <w:rPr>
          <w:lang w:val="en-US"/>
        </w:rPr>
        <w:t>support the recognition of the water body as flowpath realizing the catchment.</w:t>
      </w:r>
      <w:r w:rsidR="00407043" w:rsidRPr="008E510D">
        <w:rPr>
          <w:lang w:val="en-US"/>
        </w:rPr>
        <w:t xml:space="preserve"> </w:t>
      </w:r>
    </w:p>
    <w:p w14:paraId="7FBAACDC" w14:textId="384921D1" w:rsidR="00C71F34" w:rsidRDefault="00C71F34" w:rsidP="00C71F34">
      <w:pPr>
        <w:pStyle w:val="OGCtableheader"/>
      </w:pPr>
      <w:bookmarkStart w:id="198" w:name="_Toc471741765"/>
      <w:r>
        <w:t xml:space="preserve">Table </w:t>
      </w:r>
      <w:r w:rsidR="003F6442">
        <w:fldChar w:fldCharType="begin"/>
      </w:r>
      <w:r w:rsidR="003F6442">
        <w:instrText xml:space="preserve"> SEQ Table \* ARABIC </w:instrText>
      </w:r>
      <w:r w:rsidR="003F6442">
        <w:fldChar w:fldCharType="separate"/>
      </w:r>
      <w:r w:rsidR="00C66441">
        <w:rPr>
          <w:noProof/>
        </w:rPr>
        <w:t>24</w:t>
      </w:r>
      <w:r w:rsidR="003F6442">
        <w:rPr>
          <w:noProof/>
        </w:rPr>
        <w:fldChar w:fldCharType="end"/>
      </w:r>
      <w:r>
        <w:t>: HY_</w:t>
      </w:r>
      <w:r w:rsidRPr="008E510D">
        <w:t>HydrographicNetwork</w:t>
      </w:r>
      <w:bookmarkEnd w:id="198"/>
    </w:p>
    <w:tbl>
      <w:tblPr>
        <w:tblStyle w:val="Tabellenraster"/>
        <w:tblW w:w="0" w:type="auto"/>
        <w:tblLook w:val="04A0" w:firstRow="1" w:lastRow="0" w:firstColumn="1" w:lastColumn="0" w:noHBand="0" w:noVBand="1"/>
      </w:tblPr>
      <w:tblGrid>
        <w:gridCol w:w="2617"/>
        <w:gridCol w:w="4889"/>
        <w:gridCol w:w="1350"/>
      </w:tblGrid>
      <w:tr w:rsidR="00C71F34" w:rsidRPr="008E510D" w14:paraId="7B7237E7" w14:textId="77777777" w:rsidTr="006D0E8F">
        <w:tc>
          <w:tcPr>
            <w:tcW w:w="2617" w:type="dxa"/>
            <w:hideMark/>
          </w:tcPr>
          <w:p w14:paraId="37867938" w14:textId="77777777" w:rsidR="00C71F34" w:rsidRPr="008E510D" w:rsidRDefault="00C71F34" w:rsidP="006D0E8F">
            <w:pPr>
              <w:spacing w:before="100" w:beforeAutospacing="1" w:after="100" w:afterAutospacing="1"/>
              <w:jc w:val="both"/>
              <w:rPr>
                <w:b/>
                <w:bCs/>
              </w:rPr>
            </w:pPr>
            <w:r>
              <w:rPr>
                <w:b/>
                <w:bCs/>
              </w:rPr>
              <w:t>Property</w:t>
            </w:r>
          </w:p>
        </w:tc>
        <w:tc>
          <w:tcPr>
            <w:tcW w:w="4889" w:type="dxa"/>
            <w:hideMark/>
          </w:tcPr>
          <w:p w14:paraId="3CE53894" w14:textId="77777777" w:rsidR="00C71F34" w:rsidRPr="008E510D" w:rsidRDefault="00C71F34"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40B85A6F" w14:textId="77777777" w:rsidR="00C71F34" w:rsidRPr="008E510D" w:rsidRDefault="00C71F34" w:rsidP="006D0E8F">
            <w:pPr>
              <w:spacing w:before="100" w:beforeAutospacing="1" w:after="100" w:afterAutospacing="1"/>
              <w:jc w:val="both"/>
              <w:rPr>
                <w:b/>
                <w:bCs/>
              </w:rPr>
            </w:pPr>
            <w:r>
              <w:rPr>
                <w:b/>
                <w:bCs/>
              </w:rPr>
              <w:t>Relation</w:t>
            </w:r>
          </w:p>
        </w:tc>
      </w:tr>
      <w:tr w:rsidR="00C71F34" w:rsidRPr="008E510D" w14:paraId="010C42F6" w14:textId="77777777" w:rsidTr="006D0E8F">
        <w:tc>
          <w:tcPr>
            <w:tcW w:w="2617" w:type="dxa"/>
            <w:hideMark/>
          </w:tcPr>
          <w:p w14:paraId="67D7821D" w14:textId="380DCD8D" w:rsidR="00C71F34" w:rsidRPr="00C71F34" w:rsidRDefault="00C71F34" w:rsidP="006D0E8F">
            <w:pPr>
              <w:spacing w:before="100" w:beforeAutospacing="1" w:after="100" w:afterAutospacing="1"/>
              <w:rPr>
                <w:b/>
                <w:i/>
              </w:rPr>
            </w:pPr>
            <w:proofErr w:type="spellStart"/>
            <w:r w:rsidRPr="00C71F34">
              <w:rPr>
                <w:rStyle w:val="Fett"/>
                <w:b w:val="0"/>
                <w:i/>
              </w:rPr>
              <w:t>networkWaterBody</w:t>
            </w:r>
            <w:proofErr w:type="spellEnd"/>
          </w:p>
        </w:tc>
        <w:tc>
          <w:tcPr>
            <w:tcW w:w="4889" w:type="dxa"/>
            <w:hideMark/>
          </w:tcPr>
          <w:p w14:paraId="51A793A3" w14:textId="2A988EDE" w:rsidR="00C71F34" w:rsidRPr="00C71F34" w:rsidRDefault="00C71F34" w:rsidP="006D0E8F">
            <w:pPr>
              <w:pStyle w:val="StandardWeb"/>
              <w:jc w:val="both"/>
              <w:rPr>
                <w:lang w:val="en-US"/>
              </w:rPr>
            </w:pPr>
            <w:r>
              <w:rPr>
                <w:lang w:val="en-US"/>
              </w:rPr>
              <w:t>water body</w:t>
            </w:r>
            <w:r w:rsidRPr="008E510D">
              <w:rPr>
                <w:lang w:val="en-US"/>
              </w:rPr>
              <w:t xml:space="preserve"> which realizes the logical catchment either separately, or as part of the </w:t>
            </w:r>
            <w:r>
              <w:rPr>
                <w:lang w:val="en-US"/>
              </w:rPr>
              <w:t xml:space="preserve">hydrographic </w:t>
            </w:r>
            <w:r w:rsidRPr="008E510D">
              <w:rPr>
                <w:lang w:val="en-US"/>
              </w:rPr>
              <w:t>network.</w:t>
            </w:r>
          </w:p>
        </w:tc>
        <w:tc>
          <w:tcPr>
            <w:tcW w:w="1350" w:type="dxa"/>
            <w:hideMark/>
          </w:tcPr>
          <w:p w14:paraId="24D7ACC8" w14:textId="77777777" w:rsidR="00C71F34" w:rsidRPr="008148EC" w:rsidRDefault="00C71F34" w:rsidP="006D0E8F">
            <w:pPr>
              <w:spacing w:before="100" w:beforeAutospacing="1" w:after="100" w:afterAutospacing="1"/>
            </w:pPr>
            <w:r>
              <w:t>Association</w:t>
            </w:r>
          </w:p>
        </w:tc>
      </w:tr>
      <w:tr w:rsidR="00C71F34" w:rsidRPr="008E510D" w14:paraId="6B4BBAD8" w14:textId="77777777" w:rsidTr="006D0E8F">
        <w:tc>
          <w:tcPr>
            <w:tcW w:w="2617" w:type="dxa"/>
          </w:tcPr>
          <w:p w14:paraId="34854A2D" w14:textId="5C31B226" w:rsidR="00C71F34" w:rsidRPr="00C71F34" w:rsidRDefault="00C71F34" w:rsidP="00C71F34">
            <w:pPr>
              <w:rPr>
                <w:b/>
                <w:i/>
              </w:rPr>
            </w:pPr>
            <w:r w:rsidRPr="00C71F34">
              <w:rPr>
                <w:rStyle w:val="Fett"/>
                <w:b w:val="0"/>
                <w:i/>
              </w:rPr>
              <w:t xml:space="preserve">flowline </w:t>
            </w:r>
          </w:p>
        </w:tc>
        <w:tc>
          <w:tcPr>
            <w:tcW w:w="4889" w:type="dxa"/>
          </w:tcPr>
          <w:p w14:paraId="73D73E6D" w14:textId="39A4F7D8" w:rsidR="00C71F34" w:rsidRPr="00C71F34" w:rsidRDefault="00C71F34" w:rsidP="006D0E8F">
            <w:pPr>
              <w:pStyle w:val="StandardWeb"/>
              <w:jc w:val="both"/>
            </w:pPr>
            <w:r>
              <w:t>defines that whenever</w:t>
            </w:r>
            <w:r w:rsidRPr="008E510D">
              <w:t xml:space="preserve"> </w:t>
            </w:r>
            <w:r>
              <w:t>a flowpath exists as part of a network, the water body should be recognized as a flowpath. Geometrically represented as a curve, flowline will support to ‘measure’ a position on, or along, the water body using a centreline as shape.</w:t>
            </w:r>
          </w:p>
        </w:tc>
        <w:tc>
          <w:tcPr>
            <w:tcW w:w="1350" w:type="dxa"/>
          </w:tcPr>
          <w:p w14:paraId="447E3ADD" w14:textId="77777777" w:rsidR="00C71F34" w:rsidRDefault="00C71F34" w:rsidP="00C71F34">
            <w:pPr>
              <w:spacing w:before="100" w:beforeAutospacing="1" w:after="100" w:afterAutospacing="1"/>
            </w:pPr>
            <w:r>
              <w:t>Constraint</w:t>
            </w:r>
          </w:p>
          <w:p w14:paraId="711818D9" w14:textId="77777777" w:rsidR="00C71F34" w:rsidRPr="00C71F34" w:rsidRDefault="00C71F34" w:rsidP="00C71F34"/>
        </w:tc>
      </w:tr>
      <w:tr w:rsidR="00C71F34" w:rsidRPr="008E510D" w14:paraId="2493B544" w14:textId="77777777" w:rsidTr="006D0E8F">
        <w:tc>
          <w:tcPr>
            <w:tcW w:w="2617" w:type="dxa"/>
          </w:tcPr>
          <w:p w14:paraId="534BCE21" w14:textId="31A4831F" w:rsidR="00C71F34" w:rsidRPr="00C71F34" w:rsidRDefault="00C71F34" w:rsidP="006D0E8F">
            <w:pPr>
              <w:rPr>
                <w:b/>
                <w:i/>
              </w:rPr>
            </w:pPr>
            <w:r w:rsidRPr="00C71F34">
              <w:rPr>
                <w:rStyle w:val="Fett"/>
                <w:b w:val="0"/>
                <w:i/>
              </w:rPr>
              <w:t>water-edge</w:t>
            </w:r>
          </w:p>
        </w:tc>
        <w:tc>
          <w:tcPr>
            <w:tcW w:w="4889" w:type="dxa"/>
          </w:tcPr>
          <w:p w14:paraId="1E2FA3ED" w14:textId="08C4DEDB" w:rsidR="00C71F34" w:rsidRPr="002168BF" w:rsidRDefault="00C71F34" w:rsidP="006D0E8F">
            <w:pPr>
              <w:pStyle w:val="StandardWeb"/>
              <w:jc w:val="both"/>
              <w:rPr>
                <w:lang w:val="en-US"/>
              </w:rPr>
            </w:pPr>
            <w:r>
              <w:t>defines that whenever</w:t>
            </w:r>
            <w:r w:rsidRPr="008E510D">
              <w:t xml:space="preserve"> </w:t>
            </w:r>
            <w:r>
              <w:t xml:space="preserve">a water edge exists as part of a network, the water body should be recognized as a water edge. Geometrically represented as a curve, water-edge will support to ‘measure’ a position on, or along, the channel using the line of intersection with a water body. </w:t>
            </w:r>
          </w:p>
        </w:tc>
        <w:tc>
          <w:tcPr>
            <w:tcW w:w="1350" w:type="dxa"/>
          </w:tcPr>
          <w:p w14:paraId="70075F7D" w14:textId="77777777" w:rsidR="00C71F34" w:rsidRDefault="00C71F34" w:rsidP="00C71F34">
            <w:pPr>
              <w:spacing w:before="100" w:beforeAutospacing="1" w:after="100" w:afterAutospacing="1"/>
            </w:pPr>
            <w:r>
              <w:t>Constraint</w:t>
            </w:r>
          </w:p>
          <w:p w14:paraId="24B09011" w14:textId="12D77DF2" w:rsidR="00C71F34" w:rsidRDefault="00C71F34" w:rsidP="006D0E8F">
            <w:pPr>
              <w:spacing w:before="100" w:beforeAutospacing="1" w:after="100" w:afterAutospacing="1"/>
            </w:pPr>
          </w:p>
        </w:tc>
      </w:tr>
    </w:tbl>
    <w:p w14:paraId="70F8B487" w14:textId="71E656B5" w:rsidR="007004D7" w:rsidRPr="008E510D" w:rsidRDefault="002C507E" w:rsidP="00834E29">
      <w:pPr>
        <w:pStyle w:val="berschrift4"/>
        <w:jc w:val="both"/>
      </w:pPr>
      <w:r>
        <w:t>Water Body</w:t>
      </w:r>
    </w:p>
    <w:p w14:paraId="10328ED7" w14:textId="7139B17C" w:rsidR="007004D7" w:rsidRDefault="007004D7" w:rsidP="00450C77">
      <w:pPr>
        <w:pStyle w:val="StandardWeb"/>
        <w:jc w:val="both"/>
        <w:rPr>
          <w:lang w:val="en-US"/>
        </w:rPr>
      </w:pPr>
      <w:r w:rsidRPr="008E510D">
        <w:rPr>
          <w:lang w:val="en-US"/>
        </w:rPr>
        <w:t xml:space="preserve">The </w:t>
      </w:r>
      <w:proofErr w:type="spellStart"/>
      <w:r w:rsidRPr="008E510D">
        <w:rPr>
          <w:lang w:val="en-US"/>
        </w:rPr>
        <w:t>HY_WaterBody</w:t>
      </w:r>
      <w:proofErr w:type="spellEnd"/>
      <w:r w:rsidRPr="008E510D">
        <w:rPr>
          <w:lang w:val="en-US"/>
        </w:rPr>
        <w:t xml:space="preserve"> feature type specializes the general HY_HydroFeature class. The water body as part of the hydrographic network, either standing in a water pool, or flowing as stream in a watercourse, which are parts of the channel network. A water body may be segmented in vertical sections at right angles to the main (average) direction of flow or along its cent</w:t>
      </w:r>
      <w:r w:rsidR="00F42599">
        <w:rPr>
          <w:lang w:val="en-US"/>
        </w:rPr>
        <w:t>er</w:t>
      </w:r>
      <w:r w:rsidRPr="008E510D">
        <w:rPr>
          <w:lang w:val="en-US"/>
        </w:rPr>
        <w:t xml:space="preserve">line, and horizontal strata. Conceptually, each water body, or a stratum, is understood as a reservoir used for storage, regulation or control of water recourses. </w:t>
      </w:r>
    </w:p>
    <w:p w14:paraId="5CA83FCD" w14:textId="77777777" w:rsidR="00C71F34" w:rsidRPr="00C20518" w:rsidRDefault="00C71F34" w:rsidP="00C71F34">
      <w:pPr>
        <w:pStyle w:val="OGCFigure"/>
      </w:pPr>
      <w:r w:rsidRPr="00C20518">
        <w:rPr>
          <w:noProof/>
        </w:rPr>
        <w:lastRenderedPageBreak/>
        <w:drawing>
          <wp:inline distT="0" distB="0" distL="0" distR="0" wp14:anchorId="6B8B34D5" wp14:editId="13F071EA">
            <wp:extent cx="5486400" cy="4197698"/>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Users\Dornblut\OGC_HYF_SWG\hlphtml\EARoot\EA2\EA20.pn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5486400" cy="4197698"/>
                    </a:xfrm>
                    <a:prstGeom prst="rect">
                      <a:avLst/>
                    </a:prstGeom>
                    <a:noFill/>
                    <a:ln>
                      <a:noFill/>
                    </a:ln>
                  </pic:spPr>
                </pic:pic>
              </a:graphicData>
            </a:graphic>
          </wp:inline>
        </w:drawing>
      </w:r>
    </w:p>
    <w:p w14:paraId="18CB850B" w14:textId="0A4ECF9D" w:rsidR="00C71F34" w:rsidRPr="008E510D" w:rsidRDefault="00C71F34" w:rsidP="00C71F34">
      <w:pPr>
        <w:pStyle w:val="OGCFigure"/>
        <w:outlineLvl w:val="0"/>
      </w:pPr>
      <w:bookmarkStart w:id="199" w:name="_Ref462910650"/>
      <w:bookmarkStart w:id="200" w:name="_Toc471741738"/>
      <w:r w:rsidRPr="00C20518">
        <w:t xml:space="preserve">Figure </w:t>
      </w:r>
      <w:r w:rsidR="003F6442">
        <w:fldChar w:fldCharType="begin"/>
      </w:r>
      <w:r w:rsidR="003F6442">
        <w:instrText xml:space="preserve"> SEQ Figure \* ARABIC </w:instrText>
      </w:r>
      <w:r w:rsidR="003F6442">
        <w:fldChar w:fldCharType="separate"/>
      </w:r>
      <w:r w:rsidR="00135A1B">
        <w:rPr>
          <w:noProof/>
        </w:rPr>
        <w:t>43</w:t>
      </w:r>
      <w:r w:rsidR="003F6442">
        <w:rPr>
          <w:noProof/>
        </w:rPr>
        <w:fldChar w:fldCharType="end"/>
      </w:r>
      <w:bookmarkEnd w:id="199"/>
      <w:r w:rsidRPr="00C20518">
        <w:t>: Water Body realizing the outfall (UML class diagram)</w:t>
      </w:r>
      <w:bookmarkEnd w:id="200"/>
    </w:p>
    <w:p w14:paraId="00F23FB2" w14:textId="14A7C4DA" w:rsidR="004438CC" w:rsidRDefault="007004D7" w:rsidP="004438CC">
      <w:pPr>
        <w:pStyle w:val="StandardWeb"/>
        <w:jc w:val="both"/>
      </w:pPr>
      <w:proofErr w:type="spellStart"/>
      <w:r w:rsidRPr="008E510D">
        <w:rPr>
          <w:lang w:val="en-US"/>
        </w:rPr>
        <w:t>HY_WaterBody</w:t>
      </w:r>
      <w:proofErr w:type="spellEnd"/>
      <w:r w:rsidRPr="008E510D">
        <w:rPr>
          <w:lang w:val="en-US"/>
        </w:rPr>
        <w:t xml:space="preserve"> inherits from generalization the </w:t>
      </w:r>
      <w:r w:rsidRPr="008E510D">
        <w:rPr>
          <w:rStyle w:val="Hervorhebung"/>
          <w:lang w:val="en-US"/>
        </w:rPr>
        <w:t>name</w:t>
      </w:r>
      <w:r w:rsidRPr="008E510D">
        <w:rPr>
          <w:lang w:val="en-US"/>
        </w:rPr>
        <w:t xml:space="preserve"> property, and the </w:t>
      </w:r>
      <w:r w:rsidRPr="008E510D">
        <w:rPr>
          <w:rStyle w:val="Hervorhebung"/>
          <w:lang w:val="en-US"/>
        </w:rPr>
        <w:t>flow line</w:t>
      </w:r>
      <w:r w:rsidRPr="008E510D">
        <w:rPr>
          <w:lang w:val="en-US"/>
        </w:rPr>
        <w:t xml:space="preserve"> and </w:t>
      </w:r>
      <w:r w:rsidRPr="008E510D">
        <w:rPr>
          <w:rStyle w:val="Hervorhebung"/>
          <w:lang w:val="en-US"/>
        </w:rPr>
        <w:t>water edge</w:t>
      </w:r>
      <w:r w:rsidRPr="008E510D">
        <w:rPr>
          <w:lang w:val="en-US"/>
        </w:rPr>
        <w:t xml:space="preserve"> constraints. It associates the </w:t>
      </w:r>
      <w:proofErr w:type="spellStart"/>
      <w:r w:rsidRPr="008E510D">
        <w:rPr>
          <w:rStyle w:val="Hervorhebung"/>
          <w:lang w:val="en-US"/>
        </w:rPr>
        <w:t>hydrographicNetwork</w:t>
      </w:r>
      <w:proofErr w:type="spellEnd"/>
      <w:r w:rsidRPr="008E510D">
        <w:rPr>
          <w:lang w:val="en-US"/>
        </w:rPr>
        <w:t xml:space="preserve"> in which it participates, the containing </w:t>
      </w:r>
      <w:proofErr w:type="spellStart"/>
      <w:r w:rsidRPr="008E510D">
        <w:rPr>
          <w:rStyle w:val="Hervorhebung"/>
          <w:lang w:val="en-US"/>
        </w:rPr>
        <w:t>waterpool</w:t>
      </w:r>
      <w:proofErr w:type="spellEnd"/>
      <w:r w:rsidRPr="008E510D">
        <w:rPr>
          <w:lang w:val="en-US"/>
        </w:rPr>
        <w:t xml:space="preserve"> and </w:t>
      </w:r>
      <w:r w:rsidRPr="008E510D">
        <w:rPr>
          <w:rStyle w:val="Hervorhebung"/>
          <w:lang w:val="en-US"/>
        </w:rPr>
        <w:t>watercourse</w:t>
      </w:r>
      <w:r w:rsidRPr="008E510D">
        <w:rPr>
          <w:lang w:val="en-US"/>
        </w:rPr>
        <w:t xml:space="preserve">, the vertical </w:t>
      </w:r>
      <w:proofErr w:type="spellStart"/>
      <w:r w:rsidRPr="008E510D">
        <w:rPr>
          <w:rStyle w:val="Hervorhebung"/>
          <w:lang w:val="en-US"/>
        </w:rPr>
        <w:t>streamCrossSection</w:t>
      </w:r>
      <w:proofErr w:type="spellEnd"/>
      <w:r w:rsidRPr="008E510D">
        <w:rPr>
          <w:lang w:val="en-US"/>
        </w:rPr>
        <w:t xml:space="preserve">, </w:t>
      </w:r>
      <w:proofErr w:type="spellStart"/>
      <w:r w:rsidRPr="008E510D">
        <w:rPr>
          <w:rStyle w:val="Hervorhebung"/>
          <w:lang w:val="en-US"/>
        </w:rPr>
        <w:t>streamLongitudinalSection</w:t>
      </w:r>
      <w:proofErr w:type="spellEnd"/>
      <w:r w:rsidRPr="008E510D">
        <w:rPr>
          <w:lang w:val="en-US"/>
        </w:rPr>
        <w:t xml:space="preserve">, a horizontal </w:t>
      </w:r>
      <w:r w:rsidRPr="008E510D">
        <w:rPr>
          <w:rStyle w:val="Hervorhebung"/>
          <w:lang w:val="en-US"/>
        </w:rPr>
        <w:t>stratum</w:t>
      </w:r>
      <w:r w:rsidRPr="008E510D">
        <w:rPr>
          <w:lang w:val="en-US"/>
        </w:rPr>
        <w:t xml:space="preserve">, and a reservoir for </w:t>
      </w:r>
      <w:r w:rsidRPr="008E510D">
        <w:rPr>
          <w:rStyle w:val="Hervorhebung"/>
          <w:lang w:val="en-US"/>
        </w:rPr>
        <w:t>storage</w:t>
      </w:r>
      <w:r w:rsidRPr="008E510D">
        <w:rPr>
          <w:lang w:val="en-US"/>
        </w:rPr>
        <w:t xml:space="preserve"> of water. A </w:t>
      </w:r>
      <w:r w:rsidRPr="008E510D">
        <w:rPr>
          <w:rStyle w:val="Hervorhebung"/>
          <w:lang w:val="en-US"/>
        </w:rPr>
        <w:t>stratum</w:t>
      </w:r>
      <w:r w:rsidR="00585BA6">
        <w:rPr>
          <w:rStyle w:val="Hervorhebung"/>
          <w:lang w:val="en-US"/>
        </w:rPr>
        <w:t>-</w:t>
      </w:r>
      <w:r w:rsidRPr="008E510D">
        <w:rPr>
          <w:rStyle w:val="Hervorhebung"/>
          <w:lang w:val="en-US"/>
        </w:rPr>
        <w:t>edge</w:t>
      </w:r>
      <w:r w:rsidRPr="008E510D">
        <w:rPr>
          <w:lang w:val="en-US"/>
        </w:rPr>
        <w:t xml:space="preserve"> constraint is defined such that whenever the water body is part of the hydrographic network, the confined stratum is of type </w:t>
      </w:r>
      <w:proofErr w:type="spellStart"/>
      <w:r w:rsidRPr="008E510D">
        <w:rPr>
          <w:lang w:val="en-US"/>
        </w:rPr>
        <w:t>HY_WaterEdge</w:t>
      </w:r>
      <w:proofErr w:type="spellEnd"/>
      <w:r w:rsidRPr="008E510D">
        <w:rPr>
          <w:lang w:val="en-US"/>
        </w:rPr>
        <w:t xml:space="preserve">. </w:t>
      </w:r>
      <w:r w:rsidR="003E23E5" w:rsidRPr="003E23E5">
        <w:rPr>
          <w:i/>
          <w:lang w:val="en-US"/>
        </w:rPr>
        <w:t>Outflow-at-section</w:t>
      </w:r>
      <w:r w:rsidR="003E23E5">
        <w:rPr>
          <w:lang w:val="en-US"/>
        </w:rPr>
        <w:t xml:space="preserve"> and </w:t>
      </w:r>
      <w:r w:rsidR="004438CC" w:rsidRPr="008E510D">
        <w:rPr>
          <w:rStyle w:val="Hervorhebung"/>
          <w:lang w:val="en-US"/>
        </w:rPr>
        <w:t>outflow</w:t>
      </w:r>
      <w:r w:rsidR="004438CC">
        <w:rPr>
          <w:rStyle w:val="Hervorhebung"/>
          <w:lang w:val="en-US"/>
        </w:rPr>
        <w:t>-</w:t>
      </w:r>
      <w:r w:rsidR="004438CC" w:rsidRPr="008E510D">
        <w:rPr>
          <w:rStyle w:val="Hervorhebung"/>
          <w:lang w:val="en-US"/>
        </w:rPr>
        <w:t>at</w:t>
      </w:r>
      <w:r w:rsidR="004438CC">
        <w:rPr>
          <w:rStyle w:val="Hervorhebung"/>
          <w:lang w:val="en-US"/>
        </w:rPr>
        <w:t>-</w:t>
      </w:r>
      <w:r w:rsidR="003E23E5">
        <w:rPr>
          <w:rStyle w:val="Hervorhebung"/>
          <w:lang w:val="en-US"/>
        </w:rPr>
        <w:t>landmark</w:t>
      </w:r>
      <w:r w:rsidR="003E23E5" w:rsidRPr="008E510D">
        <w:rPr>
          <w:lang w:val="en-US"/>
        </w:rPr>
        <w:t xml:space="preserve"> </w:t>
      </w:r>
      <w:r w:rsidR="004438CC" w:rsidRPr="008E510D">
        <w:rPr>
          <w:lang w:val="en-US"/>
        </w:rPr>
        <w:t xml:space="preserve">constraint </w:t>
      </w:r>
      <w:r w:rsidR="004438CC">
        <w:rPr>
          <w:lang w:val="en-US"/>
        </w:rPr>
        <w:t xml:space="preserve">emphasizes the recognition of a fixed landmark as </w:t>
      </w:r>
      <w:r w:rsidR="004438CC" w:rsidRPr="008E510D">
        <w:rPr>
          <w:lang w:val="en-US"/>
        </w:rPr>
        <w:t xml:space="preserve">outflow of the </w:t>
      </w:r>
      <w:r w:rsidR="004438CC" w:rsidRPr="004438CC">
        <w:rPr>
          <w:lang w:val="en-US"/>
        </w:rPr>
        <w:t xml:space="preserve">catchment </w:t>
      </w:r>
      <w:r w:rsidR="004438CC" w:rsidRPr="004438CC">
        <w:t>realized by hydrographic network.</w:t>
      </w:r>
    </w:p>
    <w:p w14:paraId="570D330F" w14:textId="68A324CB" w:rsidR="00D66EDD" w:rsidRDefault="00D66EDD" w:rsidP="00D66EDD">
      <w:pPr>
        <w:pStyle w:val="OGCtableheader"/>
      </w:pPr>
      <w:bookmarkStart w:id="201" w:name="_Toc471741766"/>
      <w:r>
        <w:t xml:space="preserve">Table </w:t>
      </w:r>
      <w:r w:rsidR="003F6442">
        <w:fldChar w:fldCharType="begin"/>
      </w:r>
      <w:r w:rsidR="003F6442">
        <w:instrText xml:space="preserve"> SEQ Table \* ARABIC </w:instrText>
      </w:r>
      <w:r w:rsidR="003F6442">
        <w:fldChar w:fldCharType="separate"/>
      </w:r>
      <w:r w:rsidR="00C66441">
        <w:rPr>
          <w:noProof/>
        </w:rPr>
        <w:t>25</w:t>
      </w:r>
      <w:r w:rsidR="003F6442">
        <w:rPr>
          <w:noProof/>
        </w:rPr>
        <w:fldChar w:fldCharType="end"/>
      </w:r>
      <w:r>
        <w:t xml:space="preserve">: </w:t>
      </w:r>
      <w:proofErr w:type="spellStart"/>
      <w:r>
        <w:t>HY_WaterBody</w:t>
      </w:r>
      <w:bookmarkEnd w:id="201"/>
      <w:proofErr w:type="spellEnd"/>
    </w:p>
    <w:tbl>
      <w:tblPr>
        <w:tblStyle w:val="Tabellenraster"/>
        <w:tblW w:w="0" w:type="auto"/>
        <w:tblLook w:val="04A0" w:firstRow="1" w:lastRow="0" w:firstColumn="1" w:lastColumn="0" w:noHBand="0" w:noVBand="1"/>
      </w:tblPr>
      <w:tblGrid>
        <w:gridCol w:w="2816"/>
        <w:gridCol w:w="4690"/>
        <w:gridCol w:w="1350"/>
      </w:tblGrid>
      <w:tr w:rsidR="00D66EDD" w:rsidRPr="008E510D" w14:paraId="56271E7B" w14:textId="77777777" w:rsidTr="00D66EDD">
        <w:tc>
          <w:tcPr>
            <w:tcW w:w="2816" w:type="dxa"/>
            <w:hideMark/>
          </w:tcPr>
          <w:p w14:paraId="306CA6BC" w14:textId="77777777" w:rsidR="00D66EDD" w:rsidRPr="008E510D" w:rsidRDefault="00D66EDD" w:rsidP="006D0E8F">
            <w:pPr>
              <w:spacing w:before="100" w:beforeAutospacing="1" w:after="100" w:afterAutospacing="1"/>
              <w:jc w:val="both"/>
              <w:rPr>
                <w:b/>
                <w:bCs/>
              </w:rPr>
            </w:pPr>
            <w:r>
              <w:rPr>
                <w:b/>
                <w:bCs/>
              </w:rPr>
              <w:t>Property</w:t>
            </w:r>
          </w:p>
        </w:tc>
        <w:tc>
          <w:tcPr>
            <w:tcW w:w="4690" w:type="dxa"/>
            <w:hideMark/>
          </w:tcPr>
          <w:p w14:paraId="53453D6F" w14:textId="77777777" w:rsidR="00D66EDD" w:rsidRPr="008E510D" w:rsidRDefault="00D66EDD"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22529B93" w14:textId="77777777" w:rsidR="00D66EDD" w:rsidRPr="008E510D" w:rsidRDefault="00D66EDD" w:rsidP="006D0E8F">
            <w:pPr>
              <w:spacing w:before="100" w:beforeAutospacing="1" w:after="100" w:afterAutospacing="1"/>
              <w:jc w:val="both"/>
              <w:rPr>
                <w:b/>
                <w:bCs/>
              </w:rPr>
            </w:pPr>
            <w:r>
              <w:rPr>
                <w:b/>
                <w:bCs/>
              </w:rPr>
              <w:t>Relation</w:t>
            </w:r>
          </w:p>
        </w:tc>
      </w:tr>
      <w:tr w:rsidR="00D66EDD" w:rsidRPr="008E510D" w14:paraId="0E9440DE" w14:textId="77777777" w:rsidTr="00D66EDD">
        <w:tc>
          <w:tcPr>
            <w:tcW w:w="2816" w:type="dxa"/>
            <w:hideMark/>
          </w:tcPr>
          <w:p w14:paraId="35C94AD9" w14:textId="6ACE2093" w:rsidR="00D66EDD" w:rsidRPr="00D66EDD" w:rsidRDefault="00D66EDD" w:rsidP="006D0E8F">
            <w:pPr>
              <w:spacing w:before="100" w:beforeAutospacing="1" w:after="100" w:afterAutospacing="1"/>
              <w:rPr>
                <w:b/>
                <w:i/>
              </w:rPr>
            </w:pPr>
            <w:proofErr w:type="spellStart"/>
            <w:r w:rsidRPr="00D66EDD">
              <w:rPr>
                <w:rStyle w:val="Fett"/>
                <w:b w:val="0"/>
                <w:i/>
              </w:rPr>
              <w:t>waterpool</w:t>
            </w:r>
            <w:proofErr w:type="spellEnd"/>
          </w:p>
        </w:tc>
        <w:tc>
          <w:tcPr>
            <w:tcW w:w="4690" w:type="dxa"/>
            <w:hideMark/>
          </w:tcPr>
          <w:p w14:paraId="06492B78" w14:textId="0798EA41" w:rsidR="00D66EDD" w:rsidRPr="00C71F34" w:rsidRDefault="00D66EDD" w:rsidP="006D0E8F">
            <w:pPr>
              <w:pStyle w:val="StandardWeb"/>
              <w:jc w:val="both"/>
              <w:rPr>
                <w:lang w:val="en-US"/>
              </w:rPr>
            </w:pPr>
            <w:r w:rsidRPr="004438CC">
              <w:rPr>
                <w:lang w:val="en-US"/>
              </w:rPr>
              <w:t>identifies the natural or artificial depression which contains standing water, including large interstices in the ground, such as cave, cavern or a group of these.</w:t>
            </w:r>
            <w:r w:rsidRPr="008E510D">
              <w:rPr>
                <w:lang w:val="en-US"/>
              </w:rPr>
              <w:t xml:space="preserve"> </w:t>
            </w:r>
          </w:p>
        </w:tc>
        <w:tc>
          <w:tcPr>
            <w:tcW w:w="1350" w:type="dxa"/>
            <w:hideMark/>
          </w:tcPr>
          <w:p w14:paraId="40155CC1" w14:textId="77777777" w:rsidR="00D66EDD" w:rsidRPr="008148EC" w:rsidRDefault="00D66EDD" w:rsidP="006D0E8F">
            <w:pPr>
              <w:spacing w:before="100" w:beforeAutospacing="1" w:after="100" w:afterAutospacing="1"/>
            </w:pPr>
            <w:r>
              <w:t>Association</w:t>
            </w:r>
          </w:p>
        </w:tc>
      </w:tr>
      <w:tr w:rsidR="00D66EDD" w:rsidRPr="008E510D" w14:paraId="60964625" w14:textId="77777777" w:rsidTr="00D66EDD">
        <w:tc>
          <w:tcPr>
            <w:tcW w:w="2816" w:type="dxa"/>
          </w:tcPr>
          <w:p w14:paraId="68893593" w14:textId="124A37F6" w:rsidR="00D66EDD" w:rsidRPr="00D66EDD" w:rsidRDefault="00D66EDD" w:rsidP="006D0E8F">
            <w:pPr>
              <w:rPr>
                <w:b/>
                <w:i/>
              </w:rPr>
            </w:pPr>
            <w:r w:rsidRPr="00D66EDD">
              <w:rPr>
                <w:rStyle w:val="Fett"/>
                <w:b w:val="0"/>
                <w:i/>
              </w:rPr>
              <w:t>watercourse</w:t>
            </w:r>
          </w:p>
        </w:tc>
        <w:tc>
          <w:tcPr>
            <w:tcW w:w="4690" w:type="dxa"/>
          </w:tcPr>
          <w:p w14:paraId="72D939B1" w14:textId="54EA2BF8" w:rsidR="00D66EDD" w:rsidRPr="00D66EDD" w:rsidRDefault="00D66EDD" w:rsidP="006D0E8F">
            <w:pPr>
              <w:pStyle w:val="StandardWeb"/>
              <w:jc w:val="both"/>
              <w:rPr>
                <w:lang w:val="en-US"/>
              </w:rPr>
            </w:pPr>
            <w:r>
              <w:rPr>
                <w:lang w:val="en-US"/>
              </w:rPr>
              <w:t xml:space="preserve">identifies </w:t>
            </w:r>
            <w:r w:rsidRPr="008E510D">
              <w:rPr>
                <w:lang w:val="en-US"/>
              </w:rPr>
              <w:t>the natural or man-made channel which continuously or periodically contains moving water, incl</w:t>
            </w:r>
            <w:r>
              <w:rPr>
                <w:lang w:val="en-US"/>
              </w:rPr>
              <w:t>uding</w:t>
            </w:r>
            <w:r w:rsidRPr="008E510D">
              <w:rPr>
                <w:lang w:val="en-US"/>
              </w:rPr>
              <w:t xml:space="preserve"> large interstices in the ground, such as cave, cavern or a group of these</w:t>
            </w:r>
          </w:p>
        </w:tc>
        <w:tc>
          <w:tcPr>
            <w:tcW w:w="1350" w:type="dxa"/>
          </w:tcPr>
          <w:p w14:paraId="66F1AD67" w14:textId="60C9E954" w:rsidR="00D66EDD" w:rsidRPr="00C71F34" w:rsidRDefault="00D66EDD" w:rsidP="006D0E8F">
            <w:r>
              <w:t>Association</w:t>
            </w:r>
            <w:r w:rsidRPr="00C71F34">
              <w:t xml:space="preserve"> </w:t>
            </w:r>
          </w:p>
        </w:tc>
      </w:tr>
      <w:tr w:rsidR="00D66EDD" w:rsidRPr="008E510D" w14:paraId="0DC07CC2" w14:textId="77777777" w:rsidTr="00D66EDD">
        <w:tc>
          <w:tcPr>
            <w:tcW w:w="2816" w:type="dxa"/>
          </w:tcPr>
          <w:p w14:paraId="000DF1B5" w14:textId="39865DCE" w:rsidR="00D66EDD" w:rsidRPr="00D66EDD" w:rsidRDefault="00D66EDD" w:rsidP="006D0E8F">
            <w:pPr>
              <w:rPr>
                <w:b/>
                <w:i/>
              </w:rPr>
            </w:pPr>
            <w:r w:rsidRPr="00D66EDD">
              <w:rPr>
                <w:rStyle w:val="Fett"/>
                <w:b w:val="0"/>
                <w:i/>
              </w:rPr>
              <w:lastRenderedPageBreak/>
              <w:t>stratum</w:t>
            </w:r>
          </w:p>
        </w:tc>
        <w:tc>
          <w:tcPr>
            <w:tcW w:w="4690" w:type="dxa"/>
          </w:tcPr>
          <w:p w14:paraId="31FE4E53" w14:textId="105F61EF" w:rsidR="00D66EDD" w:rsidRPr="002168BF" w:rsidRDefault="00D66EDD" w:rsidP="006D0E8F">
            <w:pPr>
              <w:pStyle w:val="StandardWeb"/>
              <w:jc w:val="both"/>
              <w:rPr>
                <w:lang w:val="en-US"/>
              </w:rPr>
            </w:pPr>
            <w:r>
              <w:rPr>
                <w:lang w:val="en-US"/>
              </w:rPr>
              <w:t xml:space="preserve">identifies </w:t>
            </w:r>
            <w:r w:rsidRPr="008E510D">
              <w:rPr>
                <w:lang w:val="en-US"/>
              </w:rPr>
              <w:t xml:space="preserve">a </w:t>
            </w:r>
            <w:r>
              <w:rPr>
                <w:lang w:val="en-US"/>
              </w:rPr>
              <w:t xml:space="preserve">horizontal </w:t>
            </w:r>
            <w:r w:rsidRPr="008E510D">
              <w:rPr>
                <w:lang w:val="en-US"/>
              </w:rPr>
              <w:t>layer of consistent characteristics, or a storage zone of a reservoir, carrying a permanent reference location which realizes the outfall of the catchment which is realized by the water body.</w:t>
            </w:r>
          </w:p>
        </w:tc>
        <w:tc>
          <w:tcPr>
            <w:tcW w:w="1350" w:type="dxa"/>
          </w:tcPr>
          <w:p w14:paraId="62E1DBF7" w14:textId="241A0C7A" w:rsidR="00D66EDD" w:rsidRDefault="00D66EDD" w:rsidP="006D0E8F">
            <w:pPr>
              <w:spacing w:before="100" w:beforeAutospacing="1" w:after="100" w:afterAutospacing="1"/>
            </w:pPr>
            <w:r>
              <w:t xml:space="preserve">Association </w:t>
            </w:r>
          </w:p>
        </w:tc>
      </w:tr>
      <w:tr w:rsidR="00D66EDD" w:rsidRPr="008E510D" w14:paraId="30A36EFB" w14:textId="77777777" w:rsidTr="00D66EDD">
        <w:tc>
          <w:tcPr>
            <w:tcW w:w="2816" w:type="dxa"/>
          </w:tcPr>
          <w:p w14:paraId="49755809" w14:textId="7A8E3C20" w:rsidR="00D66EDD" w:rsidRPr="00D66EDD" w:rsidRDefault="00D66EDD" w:rsidP="006D0E8F">
            <w:pPr>
              <w:rPr>
                <w:rStyle w:val="Fett"/>
                <w:b w:val="0"/>
                <w:i/>
              </w:rPr>
            </w:pPr>
            <w:proofErr w:type="spellStart"/>
            <w:r w:rsidRPr="00D66EDD">
              <w:rPr>
                <w:rStyle w:val="Fett"/>
                <w:b w:val="0"/>
                <w:i/>
              </w:rPr>
              <w:t>upstreamWaterBody</w:t>
            </w:r>
            <w:proofErr w:type="spellEnd"/>
            <w:r w:rsidRPr="00D66EDD">
              <w:rPr>
                <w:b/>
                <w:i/>
              </w:rPr>
              <w:t xml:space="preserve"> </w:t>
            </w:r>
            <w:r w:rsidRPr="00816A8D">
              <w:t>and</w:t>
            </w:r>
            <w:r w:rsidRPr="00D66EDD">
              <w:rPr>
                <w:b/>
                <w:i/>
              </w:rPr>
              <w:t xml:space="preserve"> </w:t>
            </w:r>
            <w:proofErr w:type="spellStart"/>
            <w:r w:rsidRPr="00D66EDD">
              <w:rPr>
                <w:rStyle w:val="Fett"/>
                <w:b w:val="0"/>
                <w:i/>
              </w:rPr>
              <w:t>downstreamWaterBody</w:t>
            </w:r>
            <w:proofErr w:type="spellEnd"/>
          </w:p>
        </w:tc>
        <w:tc>
          <w:tcPr>
            <w:tcW w:w="4690" w:type="dxa"/>
          </w:tcPr>
          <w:p w14:paraId="35BF221E" w14:textId="363CC8A5" w:rsidR="00D66EDD" w:rsidRPr="00D66EDD" w:rsidRDefault="00D66EDD" w:rsidP="00D66EDD">
            <w:pPr>
              <w:pStyle w:val="StandardWeb"/>
              <w:jc w:val="both"/>
              <w:rPr>
                <w:lang w:val="en-US"/>
              </w:rPr>
            </w:pPr>
            <w:r>
              <w:rPr>
                <w:lang w:val="en-US"/>
              </w:rPr>
              <w:t>identifies</w:t>
            </w:r>
            <w:r w:rsidRPr="008E510D">
              <w:rPr>
                <w:lang w:val="en-US"/>
              </w:rPr>
              <w:t xml:space="preserve"> another water body immediately up</w:t>
            </w:r>
            <w:r>
              <w:rPr>
                <w:lang w:val="en-US"/>
              </w:rPr>
              <w:t>stream</w:t>
            </w:r>
            <w:r w:rsidRPr="008E510D">
              <w:rPr>
                <w:lang w:val="en-US"/>
              </w:rPr>
              <w:t xml:space="preserve"> or downstream</w:t>
            </w:r>
            <w:r>
              <w:rPr>
                <w:lang w:val="en-US"/>
              </w:rPr>
              <w:t xml:space="preserve">, allowing to trace the </w:t>
            </w:r>
            <w:r w:rsidRPr="008E510D">
              <w:rPr>
                <w:lang w:val="en-US"/>
              </w:rPr>
              <w:t>hydrographic network without knowing the inflow or outflow of the catchment realized by the water body.</w:t>
            </w:r>
          </w:p>
        </w:tc>
        <w:tc>
          <w:tcPr>
            <w:tcW w:w="1350" w:type="dxa"/>
          </w:tcPr>
          <w:p w14:paraId="008CB25E" w14:textId="165D7373" w:rsidR="00D66EDD" w:rsidRDefault="00D66EDD" w:rsidP="006D0E8F">
            <w:pPr>
              <w:spacing w:before="100" w:beforeAutospacing="1" w:after="100" w:afterAutospacing="1"/>
            </w:pPr>
            <w:r>
              <w:t>Association</w:t>
            </w:r>
          </w:p>
        </w:tc>
      </w:tr>
      <w:tr w:rsidR="00D66EDD" w:rsidRPr="008E510D" w14:paraId="0E72F21F" w14:textId="77777777" w:rsidTr="00D66EDD">
        <w:tc>
          <w:tcPr>
            <w:tcW w:w="2816" w:type="dxa"/>
          </w:tcPr>
          <w:p w14:paraId="618F699F" w14:textId="3F8D5CCF" w:rsidR="00D66EDD" w:rsidRPr="00D66EDD" w:rsidRDefault="00D66EDD" w:rsidP="006D0E8F">
            <w:pPr>
              <w:rPr>
                <w:rStyle w:val="Fett"/>
                <w:b w:val="0"/>
                <w:i/>
              </w:rPr>
            </w:pPr>
            <w:proofErr w:type="spellStart"/>
            <w:r w:rsidRPr="00D66EDD">
              <w:rPr>
                <w:rStyle w:val="Fett"/>
                <w:b w:val="0"/>
                <w:i/>
              </w:rPr>
              <w:t>fixedLandmark</w:t>
            </w:r>
            <w:proofErr w:type="spellEnd"/>
          </w:p>
        </w:tc>
        <w:tc>
          <w:tcPr>
            <w:tcW w:w="4690" w:type="dxa"/>
          </w:tcPr>
          <w:p w14:paraId="55D3F345" w14:textId="36A5B49E" w:rsidR="00D66EDD" w:rsidRPr="00D66EDD" w:rsidRDefault="00D66EDD" w:rsidP="006D0E8F">
            <w:pPr>
              <w:pStyle w:val="StandardWeb"/>
              <w:jc w:val="both"/>
              <w:rPr>
                <w:lang w:val="en-US"/>
              </w:rPr>
            </w:pPr>
            <w:r>
              <w:rPr>
                <w:lang w:val="en-US"/>
              </w:rPr>
              <w:t xml:space="preserve">identifies </w:t>
            </w:r>
            <w:r w:rsidRPr="008E510D">
              <w:rPr>
                <w:lang w:val="en-US"/>
              </w:rPr>
              <w:t xml:space="preserve">a fixed landmark </w:t>
            </w:r>
            <w:r>
              <w:rPr>
                <w:lang w:val="en-US"/>
              </w:rPr>
              <w:t xml:space="preserve">as permanent reference location </w:t>
            </w:r>
            <w:r w:rsidRPr="008E510D">
              <w:rPr>
                <w:lang w:val="en-US"/>
              </w:rPr>
              <w:t>which realizes the conceptual outfall of the catchment realized by the water body</w:t>
            </w:r>
            <w:r>
              <w:rPr>
                <w:lang w:val="en-US"/>
              </w:rPr>
              <w:t xml:space="preserve">. </w:t>
            </w:r>
          </w:p>
        </w:tc>
        <w:tc>
          <w:tcPr>
            <w:tcW w:w="1350" w:type="dxa"/>
          </w:tcPr>
          <w:p w14:paraId="3F28773B" w14:textId="1A22AF10" w:rsidR="00D66EDD" w:rsidRDefault="00D66EDD" w:rsidP="006D0E8F">
            <w:pPr>
              <w:spacing w:before="100" w:beforeAutospacing="1" w:after="100" w:afterAutospacing="1"/>
            </w:pPr>
            <w:r>
              <w:t>Association</w:t>
            </w:r>
          </w:p>
        </w:tc>
      </w:tr>
      <w:tr w:rsidR="00D66EDD" w:rsidRPr="008E510D" w14:paraId="2654430B" w14:textId="77777777" w:rsidTr="00D66EDD">
        <w:tc>
          <w:tcPr>
            <w:tcW w:w="2816" w:type="dxa"/>
          </w:tcPr>
          <w:p w14:paraId="69F8FCA0" w14:textId="6D6F7EB8" w:rsidR="00D66EDD" w:rsidRPr="00D66EDD" w:rsidRDefault="00D66EDD" w:rsidP="006D0E8F">
            <w:pPr>
              <w:rPr>
                <w:rStyle w:val="Fett"/>
                <w:b w:val="0"/>
                <w:i/>
              </w:rPr>
            </w:pPr>
            <w:proofErr w:type="spellStart"/>
            <w:r w:rsidRPr="00D66EDD">
              <w:rPr>
                <w:rStyle w:val="Fett"/>
                <w:b w:val="0"/>
                <w:i/>
              </w:rPr>
              <w:t>streamCrossSection</w:t>
            </w:r>
            <w:proofErr w:type="spellEnd"/>
            <w:r w:rsidRPr="00D66EDD">
              <w:rPr>
                <w:b/>
                <w:i/>
              </w:rPr>
              <w:t xml:space="preserve"> </w:t>
            </w:r>
            <w:r w:rsidRPr="00D66EDD">
              <w:rPr>
                <w:i/>
              </w:rPr>
              <w:t>and</w:t>
            </w:r>
            <w:r w:rsidRPr="00D66EDD">
              <w:rPr>
                <w:b/>
                <w:i/>
              </w:rPr>
              <w:t xml:space="preserve"> </w:t>
            </w:r>
            <w:proofErr w:type="spellStart"/>
            <w:r w:rsidRPr="00D66EDD">
              <w:rPr>
                <w:i/>
              </w:rPr>
              <w:t>streamL</w:t>
            </w:r>
            <w:r w:rsidRPr="00D66EDD">
              <w:rPr>
                <w:rStyle w:val="Fett"/>
                <w:b w:val="0"/>
                <w:i/>
              </w:rPr>
              <w:t>ongitudinalSection</w:t>
            </w:r>
            <w:proofErr w:type="spellEnd"/>
          </w:p>
        </w:tc>
        <w:tc>
          <w:tcPr>
            <w:tcW w:w="4690" w:type="dxa"/>
          </w:tcPr>
          <w:p w14:paraId="10007C97" w14:textId="0E0EDDFB" w:rsidR="00D66EDD" w:rsidRPr="00D66EDD" w:rsidRDefault="00D66EDD" w:rsidP="006D0E8F">
            <w:pPr>
              <w:pStyle w:val="StandardWeb"/>
              <w:jc w:val="both"/>
              <w:rPr>
                <w:lang w:val="en-US"/>
              </w:rPr>
            </w:pPr>
            <w:r>
              <w:rPr>
                <w:lang w:val="en-US"/>
              </w:rPr>
              <w:t>identifies a</w:t>
            </w:r>
            <w:r w:rsidRPr="008E510D">
              <w:rPr>
                <w:lang w:val="en-US"/>
              </w:rPr>
              <w:t xml:space="preserve"> vertical section either at right angles to the main (average) direction of flow, or along a cent</w:t>
            </w:r>
            <w:r>
              <w:rPr>
                <w:lang w:val="en-US"/>
              </w:rPr>
              <w:t>er</w:t>
            </w:r>
            <w:r w:rsidRPr="008E510D">
              <w:rPr>
                <w:lang w:val="en-US"/>
              </w:rPr>
              <w:t>line</w:t>
            </w:r>
            <w:r>
              <w:rPr>
                <w:lang w:val="en-US"/>
              </w:rPr>
              <w:t xml:space="preserve">, </w:t>
            </w:r>
            <w:r w:rsidRPr="008E510D">
              <w:rPr>
                <w:lang w:val="en-US"/>
              </w:rPr>
              <w:t>carrying a permanent reference location which realizes the outfall of the catchment which is realized by the water body.</w:t>
            </w:r>
          </w:p>
        </w:tc>
        <w:tc>
          <w:tcPr>
            <w:tcW w:w="1350" w:type="dxa"/>
          </w:tcPr>
          <w:p w14:paraId="7DB866FF" w14:textId="3E387259" w:rsidR="00D66EDD" w:rsidRDefault="00D66EDD" w:rsidP="006D0E8F">
            <w:pPr>
              <w:spacing w:before="100" w:beforeAutospacing="1" w:after="100" w:afterAutospacing="1"/>
            </w:pPr>
            <w:r>
              <w:t>Association</w:t>
            </w:r>
          </w:p>
        </w:tc>
      </w:tr>
      <w:tr w:rsidR="00D66EDD" w:rsidRPr="008E510D" w14:paraId="4C34B60B" w14:textId="77777777" w:rsidTr="00D66EDD">
        <w:tc>
          <w:tcPr>
            <w:tcW w:w="2816" w:type="dxa"/>
          </w:tcPr>
          <w:p w14:paraId="656B2292" w14:textId="6FD48BD6" w:rsidR="00D66EDD" w:rsidRPr="00D66EDD" w:rsidRDefault="00D66EDD" w:rsidP="006D0E8F">
            <w:pPr>
              <w:rPr>
                <w:rStyle w:val="Fett"/>
                <w:b w:val="0"/>
                <w:i/>
              </w:rPr>
            </w:pPr>
            <w:r w:rsidRPr="00D66EDD">
              <w:rPr>
                <w:rStyle w:val="Fett"/>
                <w:b w:val="0"/>
                <w:i/>
              </w:rPr>
              <w:t>storage</w:t>
            </w:r>
          </w:p>
        </w:tc>
        <w:tc>
          <w:tcPr>
            <w:tcW w:w="4690" w:type="dxa"/>
          </w:tcPr>
          <w:p w14:paraId="5A1A25A9" w14:textId="6B668BB8" w:rsidR="00D66EDD" w:rsidRPr="00D66EDD" w:rsidRDefault="00D66EDD" w:rsidP="006D0E8F">
            <w:pPr>
              <w:pStyle w:val="StandardWeb"/>
              <w:jc w:val="both"/>
              <w:rPr>
                <w:lang w:val="en-US"/>
              </w:rPr>
            </w:pPr>
            <w:r>
              <w:rPr>
                <w:lang w:val="en-US"/>
              </w:rPr>
              <w:t>identifies a</w:t>
            </w:r>
            <w:r w:rsidRPr="008E510D">
              <w:rPr>
                <w:lang w:val="en-US"/>
              </w:rPr>
              <w:t xml:space="preserve"> reservoir storing water as a resource for future use. </w:t>
            </w:r>
            <w:r>
              <w:rPr>
                <w:lang w:val="en-US"/>
              </w:rPr>
              <w:t xml:space="preserve">This may </w:t>
            </w:r>
            <w:r w:rsidRPr="008E510D">
              <w:rPr>
                <w:lang w:val="en-US"/>
              </w:rPr>
              <w:t xml:space="preserve">be used to describe storage characteristics of the water body participating in the hydrographic network. </w:t>
            </w:r>
          </w:p>
        </w:tc>
        <w:tc>
          <w:tcPr>
            <w:tcW w:w="1350" w:type="dxa"/>
          </w:tcPr>
          <w:p w14:paraId="3823B071" w14:textId="641F77B3" w:rsidR="00D66EDD" w:rsidRDefault="00D66EDD" w:rsidP="006D0E8F">
            <w:pPr>
              <w:spacing w:before="100" w:beforeAutospacing="1" w:after="100" w:afterAutospacing="1"/>
            </w:pPr>
            <w:r>
              <w:t>Association</w:t>
            </w:r>
          </w:p>
        </w:tc>
      </w:tr>
      <w:tr w:rsidR="00D66EDD" w:rsidRPr="008E510D" w14:paraId="30FE177E" w14:textId="77777777" w:rsidTr="00D66EDD">
        <w:tc>
          <w:tcPr>
            <w:tcW w:w="2816" w:type="dxa"/>
          </w:tcPr>
          <w:p w14:paraId="006304D2" w14:textId="51519763" w:rsidR="00D66EDD" w:rsidRPr="00D66EDD" w:rsidRDefault="00D66EDD" w:rsidP="006D0E8F">
            <w:pPr>
              <w:rPr>
                <w:rStyle w:val="Fett"/>
                <w:b w:val="0"/>
                <w:i/>
              </w:rPr>
            </w:pPr>
            <w:r w:rsidRPr="00D66EDD">
              <w:rPr>
                <w:rStyle w:val="Fett"/>
                <w:b w:val="0"/>
                <w:i/>
              </w:rPr>
              <w:t>stratum-edge</w:t>
            </w:r>
          </w:p>
        </w:tc>
        <w:tc>
          <w:tcPr>
            <w:tcW w:w="4690" w:type="dxa"/>
          </w:tcPr>
          <w:p w14:paraId="71BCA1A3" w14:textId="580B121F" w:rsidR="00D66EDD" w:rsidRPr="00D66EDD" w:rsidRDefault="00D66EDD" w:rsidP="006D0E8F">
            <w:pPr>
              <w:pStyle w:val="StandardWeb"/>
              <w:jc w:val="both"/>
              <w:rPr>
                <w:lang w:val="en-US"/>
              </w:rPr>
            </w:pPr>
            <w:r>
              <w:t>defines that whenever</w:t>
            </w:r>
            <w:r w:rsidRPr="008E510D">
              <w:t xml:space="preserve"> </w:t>
            </w:r>
            <w:r>
              <w:t xml:space="preserve">a water edge exists as part of a network, the stratum should be recognized as a water edge. Geometrically represented as a curve, stratum-edge will support to ‘measure’ a position on, or along, the stratum using the line of intersection with a depression. </w:t>
            </w:r>
          </w:p>
        </w:tc>
        <w:tc>
          <w:tcPr>
            <w:tcW w:w="1350" w:type="dxa"/>
          </w:tcPr>
          <w:p w14:paraId="6C91D0A4" w14:textId="2C1EC14B" w:rsidR="00D66EDD" w:rsidRDefault="00D66EDD" w:rsidP="006D0E8F">
            <w:pPr>
              <w:spacing w:before="100" w:beforeAutospacing="1" w:after="100" w:afterAutospacing="1"/>
            </w:pPr>
            <w:r>
              <w:t>Constraint</w:t>
            </w:r>
          </w:p>
        </w:tc>
      </w:tr>
      <w:tr w:rsidR="00D66EDD" w:rsidRPr="008E510D" w14:paraId="1CDDCD94" w14:textId="77777777" w:rsidTr="00D66EDD">
        <w:tc>
          <w:tcPr>
            <w:tcW w:w="2816" w:type="dxa"/>
          </w:tcPr>
          <w:p w14:paraId="417754AB" w14:textId="2497A9B8" w:rsidR="00D66EDD" w:rsidRPr="00D66EDD" w:rsidRDefault="00D66EDD" w:rsidP="006D0E8F">
            <w:pPr>
              <w:rPr>
                <w:rStyle w:val="Fett"/>
                <w:b w:val="0"/>
                <w:i/>
              </w:rPr>
            </w:pPr>
            <w:r w:rsidRPr="00D66EDD">
              <w:rPr>
                <w:rStyle w:val="Fett"/>
                <w:b w:val="0"/>
                <w:i/>
              </w:rPr>
              <w:t>outflow-at-landmark</w:t>
            </w:r>
          </w:p>
        </w:tc>
        <w:tc>
          <w:tcPr>
            <w:tcW w:w="4690" w:type="dxa"/>
          </w:tcPr>
          <w:p w14:paraId="19F7EFE0" w14:textId="3BC307E7" w:rsidR="00D66EDD" w:rsidRPr="00D66EDD" w:rsidRDefault="00D66EDD" w:rsidP="006D0E8F">
            <w:pPr>
              <w:pStyle w:val="StandardWeb"/>
              <w:jc w:val="both"/>
              <w:rPr>
                <w:lang w:val="en-US"/>
              </w:rPr>
            </w:pPr>
            <w:r>
              <w:t>defines that a fixed landmark on a water body which realizes a logical outfall, should be recognized as outflow of the contributing catchment realized by the hydrographic network the water body is part of.</w:t>
            </w:r>
          </w:p>
        </w:tc>
        <w:tc>
          <w:tcPr>
            <w:tcW w:w="1350" w:type="dxa"/>
          </w:tcPr>
          <w:p w14:paraId="57BA305A" w14:textId="59F4AEAB" w:rsidR="00D66EDD" w:rsidRDefault="00D66EDD" w:rsidP="006D0E8F">
            <w:pPr>
              <w:spacing w:before="100" w:beforeAutospacing="1" w:after="100" w:afterAutospacing="1"/>
            </w:pPr>
            <w:r>
              <w:t>Constraint</w:t>
            </w:r>
          </w:p>
        </w:tc>
      </w:tr>
      <w:tr w:rsidR="00D66EDD" w:rsidRPr="008E510D" w14:paraId="5BEDA64E" w14:textId="77777777" w:rsidTr="00D66EDD">
        <w:tc>
          <w:tcPr>
            <w:tcW w:w="2816" w:type="dxa"/>
          </w:tcPr>
          <w:p w14:paraId="48F3983B" w14:textId="0ECACA4E" w:rsidR="00D66EDD" w:rsidRPr="00D66EDD" w:rsidRDefault="00D66EDD" w:rsidP="006D0E8F">
            <w:pPr>
              <w:rPr>
                <w:rStyle w:val="Fett"/>
                <w:b w:val="0"/>
                <w:i/>
              </w:rPr>
            </w:pPr>
            <w:r w:rsidRPr="00D66EDD">
              <w:rPr>
                <w:rStyle w:val="Fett"/>
                <w:b w:val="0"/>
                <w:i/>
              </w:rPr>
              <w:t>outflow-at-section</w:t>
            </w:r>
          </w:p>
        </w:tc>
        <w:tc>
          <w:tcPr>
            <w:tcW w:w="4690" w:type="dxa"/>
          </w:tcPr>
          <w:p w14:paraId="4423EF1E" w14:textId="4412FE30" w:rsidR="00D66EDD" w:rsidRPr="00D66EDD" w:rsidRDefault="00D66EDD" w:rsidP="006D0E8F">
            <w:pPr>
              <w:pStyle w:val="StandardWeb"/>
              <w:jc w:val="both"/>
              <w:rPr>
                <w:lang w:val="en-US"/>
              </w:rPr>
            </w:pPr>
            <w:r>
              <w:t>defines that a location at a vertical section of a water body which realizes a logical outfall, should be recognized as outflow of the contributing catchment realized by the hydrographic  network the water body is part of.</w:t>
            </w:r>
          </w:p>
        </w:tc>
        <w:tc>
          <w:tcPr>
            <w:tcW w:w="1350" w:type="dxa"/>
          </w:tcPr>
          <w:p w14:paraId="31992A04" w14:textId="1ADDBE33" w:rsidR="00D66EDD" w:rsidRDefault="00D66EDD" w:rsidP="006D0E8F">
            <w:pPr>
              <w:spacing w:before="100" w:beforeAutospacing="1" w:after="100" w:afterAutospacing="1"/>
            </w:pPr>
            <w:r>
              <w:t>Constraint</w:t>
            </w:r>
          </w:p>
        </w:tc>
      </w:tr>
    </w:tbl>
    <w:p w14:paraId="4DC33EDB" w14:textId="2B36D717" w:rsidR="007004D7" w:rsidRPr="008E510D" w:rsidRDefault="007004D7" w:rsidP="00834E29">
      <w:pPr>
        <w:pStyle w:val="berschrift4"/>
        <w:jc w:val="both"/>
      </w:pPr>
      <w:r w:rsidRPr="008E510D">
        <w:lastRenderedPageBreak/>
        <w:t>Water</w:t>
      </w:r>
      <w:r w:rsidR="002C507E">
        <w:t>-</w:t>
      </w:r>
      <w:r w:rsidRPr="008E510D">
        <w:t>Body Stratum</w:t>
      </w:r>
    </w:p>
    <w:p w14:paraId="564F3059" w14:textId="77777777" w:rsidR="007004D7" w:rsidRDefault="007004D7" w:rsidP="00450C77">
      <w:pPr>
        <w:pStyle w:val="StandardWeb"/>
        <w:jc w:val="both"/>
        <w:rPr>
          <w:lang w:val="en-US"/>
        </w:rPr>
      </w:pPr>
      <w:r w:rsidRPr="008E510D">
        <w:rPr>
          <w:lang w:val="en-US"/>
        </w:rPr>
        <w:t xml:space="preserve">The </w:t>
      </w:r>
      <w:proofErr w:type="spellStart"/>
      <w:r w:rsidRPr="008E510D">
        <w:rPr>
          <w:lang w:val="en-US"/>
        </w:rPr>
        <w:t>HY_WaterBodyStratum</w:t>
      </w:r>
      <w:proofErr w:type="spellEnd"/>
      <w:r w:rsidRPr="008E510D">
        <w:rPr>
          <w:lang w:val="en-US"/>
        </w:rPr>
        <w:t xml:space="preserve"> feature type describes a horizontal layer in a stratified water body determined by differences in thermal or salinity characteristics or by oxygen or nutrient content, or by virtual storage zones of a reservoir. </w:t>
      </w:r>
      <w:proofErr w:type="spellStart"/>
      <w:r w:rsidRPr="008E510D">
        <w:rPr>
          <w:lang w:val="en-US"/>
        </w:rPr>
        <w:t>HY_WaterBodyStratum</w:t>
      </w:r>
      <w:proofErr w:type="spellEnd"/>
      <w:r w:rsidRPr="008E510D">
        <w:rPr>
          <w:lang w:val="en-US"/>
        </w:rPr>
        <w:t xml:space="preserve"> carries the properties: </w:t>
      </w:r>
      <w:proofErr w:type="spellStart"/>
      <w:r w:rsidRPr="008E510D">
        <w:rPr>
          <w:rStyle w:val="Hervorhebung"/>
          <w:lang w:val="en-US"/>
        </w:rPr>
        <w:t>stratumType</w:t>
      </w:r>
      <w:proofErr w:type="spellEnd"/>
      <w:r w:rsidRPr="008E510D">
        <w:rPr>
          <w:lang w:val="en-US"/>
        </w:rPr>
        <w:t xml:space="preserve"> and </w:t>
      </w:r>
      <w:r w:rsidRPr="008E510D">
        <w:rPr>
          <w:rStyle w:val="Hervorhebung"/>
          <w:lang w:val="en-US"/>
        </w:rPr>
        <w:t>benchmark</w:t>
      </w:r>
      <w:r w:rsidRPr="008E510D">
        <w:rPr>
          <w:lang w:val="en-US"/>
        </w:rPr>
        <w:t>.</w:t>
      </w:r>
    </w:p>
    <w:p w14:paraId="5249B3BE" w14:textId="55C75FBA" w:rsidR="00D66EDD" w:rsidRDefault="00D66EDD" w:rsidP="00D66EDD">
      <w:pPr>
        <w:pStyle w:val="OGCtableheader"/>
      </w:pPr>
      <w:bookmarkStart w:id="202" w:name="_Toc471741767"/>
      <w:r>
        <w:t xml:space="preserve">Table </w:t>
      </w:r>
      <w:r w:rsidR="003F6442">
        <w:fldChar w:fldCharType="begin"/>
      </w:r>
      <w:r w:rsidR="003F6442">
        <w:instrText xml:space="preserve"> SEQ Table \* ARABIC </w:instrText>
      </w:r>
      <w:r w:rsidR="003F6442">
        <w:fldChar w:fldCharType="separate"/>
      </w:r>
      <w:r w:rsidR="00C66441">
        <w:rPr>
          <w:noProof/>
        </w:rPr>
        <w:t>26</w:t>
      </w:r>
      <w:r w:rsidR="003F6442">
        <w:rPr>
          <w:noProof/>
        </w:rPr>
        <w:fldChar w:fldCharType="end"/>
      </w:r>
      <w:r>
        <w:t xml:space="preserve">: </w:t>
      </w:r>
      <w:proofErr w:type="spellStart"/>
      <w:r>
        <w:t>HY_WaterBody</w:t>
      </w:r>
      <w:r w:rsidR="00001192">
        <w:t>Stratum</w:t>
      </w:r>
      <w:bookmarkEnd w:id="202"/>
      <w:proofErr w:type="spellEnd"/>
    </w:p>
    <w:tbl>
      <w:tblPr>
        <w:tblStyle w:val="Tabellenraster"/>
        <w:tblW w:w="0" w:type="auto"/>
        <w:tblLook w:val="04A0" w:firstRow="1" w:lastRow="0" w:firstColumn="1" w:lastColumn="0" w:noHBand="0" w:noVBand="1"/>
      </w:tblPr>
      <w:tblGrid>
        <w:gridCol w:w="2816"/>
        <w:gridCol w:w="4690"/>
        <w:gridCol w:w="1350"/>
      </w:tblGrid>
      <w:tr w:rsidR="00D66EDD" w:rsidRPr="008E510D" w14:paraId="7F5A8C1A" w14:textId="77777777" w:rsidTr="006D0E8F">
        <w:tc>
          <w:tcPr>
            <w:tcW w:w="2816" w:type="dxa"/>
            <w:hideMark/>
          </w:tcPr>
          <w:p w14:paraId="7081627A" w14:textId="77777777" w:rsidR="00D66EDD" w:rsidRPr="008E510D" w:rsidRDefault="00D66EDD" w:rsidP="006D0E8F">
            <w:pPr>
              <w:spacing w:before="100" w:beforeAutospacing="1" w:after="100" w:afterAutospacing="1"/>
              <w:jc w:val="both"/>
              <w:rPr>
                <w:b/>
                <w:bCs/>
              </w:rPr>
            </w:pPr>
            <w:r>
              <w:rPr>
                <w:b/>
                <w:bCs/>
              </w:rPr>
              <w:t>Property</w:t>
            </w:r>
          </w:p>
        </w:tc>
        <w:tc>
          <w:tcPr>
            <w:tcW w:w="4690" w:type="dxa"/>
            <w:hideMark/>
          </w:tcPr>
          <w:p w14:paraId="2EABD616" w14:textId="77777777" w:rsidR="00D66EDD" w:rsidRPr="008E510D" w:rsidRDefault="00D66EDD"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1140D5E6" w14:textId="77777777" w:rsidR="00D66EDD" w:rsidRPr="008E510D" w:rsidRDefault="00D66EDD" w:rsidP="006D0E8F">
            <w:pPr>
              <w:spacing w:before="100" w:beforeAutospacing="1" w:after="100" w:afterAutospacing="1"/>
              <w:jc w:val="both"/>
              <w:rPr>
                <w:b/>
                <w:bCs/>
              </w:rPr>
            </w:pPr>
            <w:r>
              <w:rPr>
                <w:b/>
                <w:bCs/>
              </w:rPr>
              <w:t>Relation</w:t>
            </w:r>
          </w:p>
        </w:tc>
      </w:tr>
      <w:tr w:rsidR="00D66EDD" w:rsidRPr="008E510D" w14:paraId="417F1A7D" w14:textId="77777777" w:rsidTr="006D0E8F">
        <w:tc>
          <w:tcPr>
            <w:tcW w:w="2816" w:type="dxa"/>
            <w:hideMark/>
          </w:tcPr>
          <w:p w14:paraId="61F30645" w14:textId="43447E27" w:rsidR="00D66EDD" w:rsidRPr="00D66EDD" w:rsidRDefault="00D66EDD" w:rsidP="00D66EDD">
            <w:pPr>
              <w:rPr>
                <w:b/>
                <w:i/>
              </w:rPr>
            </w:pPr>
            <w:proofErr w:type="spellStart"/>
            <w:r w:rsidRPr="00D66EDD">
              <w:rPr>
                <w:rStyle w:val="Fett"/>
                <w:b w:val="0"/>
                <w:i/>
              </w:rPr>
              <w:t>stratumType</w:t>
            </w:r>
            <w:proofErr w:type="spellEnd"/>
            <w:r w:rsidRPr="00D66EDD">
              <w:rPr>
                <w:b/>
                <w:i/>
              </w:rPr>
              <w:t xml:space="preserve"> </w:t>
            </w:r>
          </w:p>
        </w:tc>
        <w:tc>
          <w:tcPr>
            <w:tcW w:w="4690" w:type="dxa"/>
            <w:hideMark/>
          </w:tcPr>
          <w:p w14:paraId="3D8CD11F" w14:textId="4E6EFFDB" w:rsidR="00D66EDD" w:rsidRPr="00C71F34" w:rsidRDefault="00D66EDD" w:rsidP="006D0E8F">
            <w:pPr>
              <w:pStyle w:val="StandardWeb"/>
              <w:jc w:val="both"/>
              <w:rPr>
                <w:lang w:val="en-US"/>
              </w:rPr>
            </w:pPr>
            <w:r w:rsidRPr="008E510D">
              <w:rPr>
                <w:lang w:val="en-US"/>
              </w:rPr>
              <w:t xml:space="preserve">characterizes the stratum using a term from a controlled vocabulary. </w:t>
            </w:r>
            <w:r>
              <w:rPr>
                <w:lang w:val="en-US"/>
              </w:rPr>
              <w:t xml:space="preserve">An implementation may use the </w:t>
            </w:r>
            <w:proofErr w:type="spellStart"/>
            <w:r>
              <w:rPr>
                <w:lang w:val="en-US"/>
              </w:rPr>
              <w:t>ScopedName</w:t>
            </w:r>
            <w:proofErr w:type="spellEnd"/>
            <w:r>
              <w:rPr>
                <w:lang w:val="en-US"/>
              </w:rPr>
              <w:t xml:space="preserve"> type described in ISO 19103: </w:t>
            </w:r>
            <w:r w:rsidRPr="00B74E4E">
              <w:t>Conceptual Schema</w:t>
            </w:r>
            <w:r>
              <w:t xml:space="preserve">. </w:t>
            </w:r>
          </w:p>
        </w:tc>
        <w:tc>
          <w:tcPr>
            <w:tcW w:w="1350" w:type="dxa"/>
            <w:hideMark/>
          </w:tcPr>
          <w:p w14:paraId="5E3F67D4" w14:textId="0C9518AD" w:rsidR="00D66EDD" w:rsidRPr="008148EC" w:rsidRDefault="00D66EDD" w:rsidP="006D0E8F">
            <w:pPr>
              <w:spacing w:before="100" w:beforeAutospacing="1" w:after="100" w:afterAutospacing="1"/>
            </w:pPr>
            <w:r>
              <w:t>Attribute</w:t>
            </w:r>
          </w:p>
        </w:tc>
      </w:tr>
      <w:tr w:rsidR="00D66EDD" w:rsidRPr="008E510D" w14:paraId="265D3B69" w14:textId="77777777" w:rsidTr="006D0E8F">
        <w:tc>
          <w:tcPr>
            <w:tcW w:w="2816" w:type="dxa"/>
          </w:tcPr>
          <w:p w14:paraId="44280B85" w14:textId="2E57BCE9" w:rsidR="00D66EDD" w:rsidRPr="00D66EDD" w:rsidRDefault="006860EC" w:rsidP="006D0E8F">
            <w:pPr>
              <w:rPr>
                <w:b/>
                <w:i/>
              </w:rPr>
            </w:pPr>
            <w:r>
              <w:rPr>
                <w:rStyle w:val="Fett"/>
                <w:b w:val="0"/>
                <w:i/>
              </w:rPr>
              <w:t>b</w:t>
            </w:r>
            <w:r w:rsidR="00D66EDD" w:rsidRPr="00D66EDD">
              <w:rPr>
                <w:rStyle w:val="Fett"/>
                <w:b w:val="0"/>
                <w:i/>
              </w:rPr>
              <w:t>enchmark</w:t>
            </w:r>
          </w:p>
        </w:tc>
        <w:tc>
          <w:tcPr>
            <w:tcW w:w="4690" w:type="dxa"/>
          </w:tcPr>
          <w:p w14:paraId="4F4ECC8D" w14:textId="7F6E8847" w:rsidR="00D66EDD" w:rsidRPr="00D66EDD" w:rsidRDefault="00D66EDD" w:rsidP="006D0E8F">
            <w:pPr>
              <w:pStyle w:val="StandardWeb"/>
              <w:jc w:val="both"/>
              <w:rPr>
                <w:lang w:val="en-US"/>
              </w:rPr>
            </w:pPr>
            <w:r w:rsidRPr="008E510D">
              <w:rPr>
                <w:lang w:val="en-US"/>
              </w:rPr>
              <w:t>identif</w:t>
            </w:r>
            <w:r>
              <w:rPr>
                <w:lang w:val="en-US"/>
              </w:rPr>
              <w:t>ies</w:t>
            </w:r>
            <w:r w:rsidRPr="008E510D">
              <w:rPr>
                <w:lang w:val="en-US"/>
              </w:rPr>
              <w:t xml:space="preserve"> a benchmark which realizes the conceptual outfall of the catchment realized by the water body</w:t>
            </w:r>
            <w:r>
              <w:rPr>
                <w:lang w:val="en-US"/>
              </w:rPr>
              <w:t xml:space="preserve"> as permanent reference location</w:t>
            </w:r>
            <w:r w:rsidRPr="008E510D">
              <w:rPr>
                <w:lang w:val="en-US"/>
              </w:rPr>
              <w:t>.</w:t>
            </w:r>
          </w:p>
        </w:tc>
        <w:tc>
          <w:tcPr>
            <w:tcW w:w="1350" w:type="dxa"/>
          </w:tcPr>
          <w:p w14:paraId="1D0A11E5" w14:textId="77777777" w:rsidR="00D66EDD" w:rsidRPr="00C71F34" w:rsidRDefault="00D66EDD" w:rsidP="006D0E8F">
            <w:r>
              <w:t>Association</w:t>
            </w:r>
            <w:r w:rsidRPr="00C71F34">
              <w:t xml:space="preserve"> </w:t>
            </w:r>
          </w:p>
        </w:tc>
      </w:tr>
    </w:tbl>
    <w:p w14:paraId="770B45A7" w14:textId="50F7BDD9" w:rsidR="007004D7" w:rsidRPr="008E510D" w:rsidRDefault="007004D7" w:rsidP="00834E29">
      <w:pPr>
        <w:pStyle w:val="berschrift4"/>
        <w:jc w:val="both"/>
      </w:pPr>
      <w:r w:rsidRPr="008E510D">
        <w:t>Cross-Section and Longitudinal Section</w:t>
      </w:r>
    </w:p>
    <w:p w14:paraId="067C0AE9" w14:textId="29334A5F" w:rsidR="007004D7" w:rsidRPr="008E510D" w:rsidRDefault="007004D7" w:rsidP="00972EC5">
      <w:pPr>
        <w:pStyle w:val="StandardWeb"/>
        <w:jc w:val="both"/>
        <w:rPr>
          <w:lang w:val="en-US"/>
        </w:rPr>
      </w:pPr>
      <w:r w:rsidRPr="008E510D">
        <w:rPr>
          <w:lang w:val="en-US"/>
        </w:rPr>
        <w:t xml:space="preserve">The </w:t>
      </w:r>
      <w:proofErr w:type="spellStart"/>
      <w:r w:rsidRPr="008E510D">
        <w:rPr>
          <w:lang w:val="en-US"/>
        </w:rPr>
        <w:t>HY_CrossSection</w:t>
      </w:r>
      <w:proofErr w:type="spellEnd"/>
      <w:r w:rsidRPr="008E510D">
        <w:rPr>
          <w:lang w:val="en-US"/>
        </w:rPr>
        <w:t xml:space="preserve"> and </w:t>
      </w:r>
      <w:proofErr w:type="spellStart"/>
      <w:r w:rsidRPr="008E510D">
        <w:rPr>
          <w:lang w:val="en-US"/>
        </w:rPr>
        <w:t>HY_LongitudinalSection</w:t>
      </w:r>
      <w:proofErr w:type="spellEnd"/>
      <w:r w:rsidRPr="008E510D">
        <w:rPr>
          <w:lang w:val="en-US"/>
        </w:rPr>
        <w:t xml:space="preserve"> feature types conceptualize the segmentation of a water body or a containing channel through vertical sections. Taking into account the conceptual separation of a watercourse, the cross section concept refers to both the cross section of a water body orthogonal to the direction of flow, and to the transversal bed profile of a channel</w:t>
      </w:r>
      <w:r w:rsidR="00972EC5">
        <w:rPr>
          <w:lang w:val="en-US"/>
        </w:rPr>
        <w:t xml:space="preserve">, </w:t>
      </w:r>
      <w:r w:rsidR="00972EC5" w:rsidRPr="00972EC5">
        <w:rPr>
          <w:lang w:val="en-US"/>
        </w:rPr>
        <w:t>The longitudinal section concept refers to both the vertical section of a water body along its centerline, and to the longitudinal bed profile of a channel.</w:t>
      </w:r>
      <w:r w:rsidR="00972EC5" w:rsidRPr="00972EC5">
        <w:rPr>
          <w:rFonts w:ascii="Segoe UI" w:hAnsi="Segoe UI" w:cs="Segoe UI"/>
          <w:sz w:val="18"/>
          <w:szCs w:val="18"/>
        </w:rPr>
        <w:t xml:space="preserve"> </w:t>
      </w:r>
    </w:p>
    <w:p w14:paraId="62DCFE2F" w14:textId="742561D5" w:rsidR="007004D7" w:rsidRDefault="007004D7" w:rsidP="00972EC5">
      <w:pPr>
        <w:pStyle w:val="StandardWeb"/>
        <w:jc w:val="both"/>
        <w:rPr>
          <w:lang w:val="en-US"/>
        </w:rPr>
      </w:pPr>
      <w:r w:rsidRPr="008E510D">
        <w:rPr>
          <w:lang w:val="en-US"/>
        </w:rPr>
        <w:t xml:space="preserve">Both types of vertical section associate </w:t>
      </w:r>
      <w:proofErr w:type="spellStart"/>
      <w:r w:rsidRPr="008E510D">
        <w:rPr>
          <w:rStyle w:val="Hervorhebung"/>
          <w:lang w:val="en-US"/>
        </w:rPr>
        <w:t>crossSectionPoint</w:t>
      </w:r>
      <w:proofErr w:type="spellEnd"/>
      <w:r w:rsidRPr="008E510D">
        <w:rPr>
          <w:lang w:val="en-US"/>
        </w:rPr>
        <w:t xml:space="preserve"> and </w:t>
      </w:r>
      <w:proofErr w:type="spellStart"/>
      <w:r w:rsidRPr="008E510D">
        <w:rPr>
          <w:rStyle w:val="Hervorhebung"/>
          <w:lang w:val="en-US"/>
        </w:rPr>
        <w:t>longitudalinalSectionPoint</w:t>
      </w:r>
      <w:proofErr w:type="spellEnd"/>
      <w:r w:rsidR="00972EC5">
        <w:rPr>
          <w:lang w:val="en-US"/>
        </w:rPr>
        <w:t xml:space="preserve"> which should be used </w:t>
      </w:r>
      <w:r w:rsidR="007526FB">
        <w:rPr>
          <w:lang w:val="en-US"/>
        </w:rPr>
        <w:t xml:space="preserve">to </w:t>
      </w:r>
      <w:r w:rsidRPr="008E510D">
        <w:rPr>
          <w:lang w:val="en-US"/>
        </w:rPr>
        <w:t xml:space="preserve">identify a </w:t>
      </w:r>
      <w:r w:rsidR="00972EC5">
        <w:rPr>
          <w:lang w:val="en-US"/>
        </w:rPr>
        <w:t xml:space="preserve">permanent </w:t>
      </w:r>
      <w:r w:rsidRPr="008E510D">
        <w:rPr>
          <w:lang w:val="en-US"/>
        </w:rPr>
        <w:t xml:space="preserve">reference location at a vertical section which realizes the conceptual outfall of the catchment realized by the associated channel or water body. </w:t>
      </w:r>
    </w:p>
    <w:p w14:paraId="07977980" w14:textId="5D9F3E74" w:rsidR="00530F0D" w:rsidRPr="008E510D" w:rsidRDefault="00530F0D" w:rsidP="00834E29">
      <w:pPr>
        <w:pStyle w:val="berschrift4"/>
        <w:jc w:val="both"/>
      </w:pPr>
      <w:r w:rsidRPr="008E510D">
        <w:t>Water-</w:t>
      </w:r>
      <w:proofErr w:type="spellStart"/>
      <w:r w:rsidRPr="008E510D">
        <w:t>LiquidPhase</w:t>
      </w:r>
      <w:proofErr w:type="spellEnd"/>
      <w:r w:rsidRPr="008E510D">
        <w:t xml:space="preserve"> and Water-</w:t>
      </w:r>
      <w:proofErr w:type="spellStart"/>
      <w:r w:rsidRPr="008E510D">
        <w:t>SolidPhase</w:t>
      </w:r>
      <w:proofErr w:type="spellEnd"/>
    </w:p>
    <w:p w14:paraId="110C275F" w14:textId="77777777" w:rsidR="00972EC5" w:rsidRDefault="007004D7" w:rsidP="00450C77">
      <w:pPr>
        <w:pStyle w:val="StandardWeb"/>
        <w:jc w:val="both"/>
        <w:rPr>
          <w:lang w:val="en-US"/>
        </w:rPr>
      </w:pPr>
      <w:r w:rsidRPr="008E510D">
        <w:rPr>
          <w:lang w:val="en-US"/>
        </w:rPr>
        <w:t xml:space="preserve">The </w:t>
      </w:r>
      <w:proofErr w:type="spellStart"/>
      <w:r w:rsidRPr="008E510D">
        <w:rPr>
          <w:lang w:val="en-US"/>
        </w:rPr>
        <w:t>HY_Water_LiquidPhase</w:t>
      </w:r>
      <w:proofErr w:type="spellEnd"/>
      <w:r w:rsidRPr="008E510D">
        <w:rPr>
          <w:lang w:val="en-US"/>
        </w:rPr>
        <w:t xml:space="preserve"> and </w:t>
      </w:r>
      <w:proofErr w:type="spellStart"/>
      <w:r w:rsidRPr="008E510D">
        <w:rPr>
          <w:lang w:val="en-US"/>
        </w:rPr>
        <w:t>HY_Water_SolidPhase</w:t>
      </w:r>
      <w:proofErr w:type="spellEnd"/>
      <w:r w:rsidRPr="008E510D">
        <w:rPr>
          <w:lang w:val="en-US"/>
        </w:rPr>
        <w:t xml:space="preserve"> feature types provide simple concepts of the accumulation of water in water bodies. This definition refers to the matter accumulated to a mass of water. In its liquid form water is considered accumulated in water bodies; in its solid phase water may be accumulated after melting, or as a layer of ice or snow on an open water body. The accumulation of water in the atmosphere or below the land surface, e.g. rain, soil moisture or groundwater, is not in scope of this standard, as well as the accumulation of snow and ice in glaciers which is subject of glaciology science. </w:t>
      </w:r>
    </w:p>
    <w:p w14:paraId="58CAEA41" w14:textId="1A4F23D5" w:rsidR="007004D7" w:rsidRPr="008E510D" w:rsidRDefault="007004D7" w:rsidP="00450C77">
      <w:pPr>
        <w:pStyle w:val="StandardWeb"/>
        <w:jc w:val="both"/>
        <w:rPr>
          <w:lang w:val="en-US"/>
        </w:rPr>
      </w:pPr>
      <w:r w:rsidRPr="008E510D">
        <w:rPr>
          <w:lang w:val="en-US"/>
        </w:rPr>
        <w:t xml:space="preserve">Contextually related information models may use the </w:t>
      </w:r>
      <w:proofErr w:type="spellStart"/>
      <w:r w:rsidRPr="008E510D">
        <w:rPr>
          <w:lang w:val="en-US"/>
        </w:rPr>
        <w:t>HY_Water_LiquidPhase</w:t>
      </w:r>
      <w:proofErr w:type="spellEnd"/>
      <w:r w:rsidRPr="008E510D">
        <w:rPr>
          <w:lang w:val="en-US"/>
        </w:rPr>
        <w:t xml:space="preserve"> and </w:t>
      </w:r>
      <w:proofErr w:type="spellStart"/>
      <w:r w:rsidRPr="008E510D">
        <w:rPr>
          <w:lang w:val="en-US"/>
        </w:rPr>
        <w:t>HY_Water_SolidPhase</w:t>
      </w:r>
      <w:proofErr w:type="spellEnd"/>
      <w:r w:rsidRPr="008E510D">
        <w:rPr>
          <w:lang w:val="en-US"/>
        </w:rPr>
        <w:t xml:space="preserve"> feature types to build relationships to an accumulating water </w:t>
      </w:r>
      <w:r w:rsidRPr="008E510D">
        <w:rPr>
          <w:lang w:val="en-US"/>
        </w:rPr>
        <w:lastRenderedPageBreak/>
        <w:t xml:space="preserve">body, and ultimately to the catchment realized either by the water body or by the network of which the water body is part. </w:t>
      </w:r>
    </w:p>
    <w:p w14:paraId="6B978644" w14:textId="12C152A6" w:rsidR="00487DE4" w:rsidRDefault="007004D7" w:rsidP="006C7508">
      <w:pPr>
        <w:jc w:val="both"/>
      </w:pPr>
      <w:proofErr w:type="spellStart"/>
      <w:r w:rsidRPr="008E510D">
        <w:t>HY_Water_LiquidPhase</w:t>
      </w:r>
      <w:proofErr w:type="spellEnd"/>
      <w:r w:rsidRPr="008E510D">
        <w:t xml:space="preserve"> </w:t>
      </w:r>
      <w:r w:rsidR="00972EC5">
        <w:t>associates the</w:t>
      </w:r>
      <w:r w:rsidRPr="008E510D">
        <w:t xml:space="preserve"> </w:t>
      </w:r>
      <w:proofErr w:type="spellStart"/>
      <w:r w:rsidRPr="00452B33">
        <w:rPr>
          <w:i/>
        </w:rPr>
        <w:t>accumulatingWaterBody</w:t>
      </w:r>
      <w:proofErr w:type="spellEnd"/>
      <w:r w:rsidRPr="008E510D">
        <w:t xml:space="preserve">; </w:t>
      </w:r>
      <w:proofErr w:type="spellStart"/>
      <w:r w:rsidRPr="008E510D">
        <w:t>HY_Water_SolidPhase</w:t>
      </w:r>
      <w:proofErr w:type="spellEnd"/>
      <w:r w:rsidRPr="008E510D">
        <w:t xml:space="preserve"> associates </w:t>
      </w:r>
      <w:r w:rsidR="00972EC5">
        <w:t xml:space="preserve">water from </w:t>
      </w:r>
      <w:r w:rsidRPr="008E510D">
        <w:rPr>
          <w:rStyle w:val="Hervorhebung"/>
        </w:rPr>
        <w:t>snowmelt</w:t>
      </w:r>
      <w:r w:rsidRPr="008E510D">
        <w:t xml:space="preserve"> and </w:t>
      </w:r>
      <w:proofErr w:type="spellStart"/>
      <w:r w:rsidRPr="008E510D">
        <w:rPr>
          <w:rStyle w:val="Hervorhebung"/>
        </w:rPr>
        <w:t>coveredWaterBody</w:t>
      </w:r>
      <w:proofErr w:type="spellEnd"/>
      <w:r w:rsidRPr="008E510D">
        <w:t xml:space="preserve">. </w:t>
      </w:r>
      <w:r w:rsidR="006C7508" w:rsidRPr="006C7508">
        <w:t>T</w:t>
      </w:r>
      <w:r w:rsidRPr="006C7508">
        <w:t>hese associations</w:t>
      </w:r>
      <w:r w:rsidRPr="008E510D">
        <w:t xml:space="preserve"> </w:t>
      </w:r>
      <w:r w:rsidR="006C7508">
        <w:t xml:space="preserve">may </w:t>
      </w:r>
      <w:r w:rsidRPr="008E510D">
        <w:t>be used to identify the water body (</w:t>
      </w:r>
      <w:r w:rsidR="00DE0459">
        <w:t xml:space="preserve">as </w:t>
      </w:r>
      <w:r w:rsidRPr="008E510D">
        <w:t xml:space="preserve">part of the </w:t>
      </w:r>
      <w:r w:rsidR="00972EC5">
        <w:t xml:space="preserve">hydrographic </w:t>
      </w:r>
      <w:r w:rsidRPr="008E510D">
        <w:t xml:space="preserve">network) where liquid water is accumulated. </w:t>
      </w:r>
    </w:p>
    <w:p w14:paraId="5A3D8DB4" w14:textId="77777777" w:rsidR="00972EC5" w:rsidRPr="008E510D" w:rsidRDefault="00972EC5" w:rsidP="006C7508">
      <w:pPr>
        <w:jc w:val="both"/>
        <w:rPr>
          <w:vanish/>
        </w:rPr>
      </w:pPr>
    </w:p>
    <w:p w14:paraId="6AD1D815" w14:textId="4DE026A1" w:rsidR="00450A24" w:rsidRPr="008E510D" w:rsidRDefault="00450A24" w:rsidP="00834E29">
      <w:pPr>
        <w:pStyle w:val="berschrift3"/>
        <w:jc w:val="both"/>
      </w:pPr>
      <w:bookmarkStart w:id="203" w:name="_Toc458775755"/>
      <w:bookmarkStart w:id="204" w:name="_Toc471741666"/>
      <w:r w:rsidRPr="008E510D">
        <w:t>The Surface</w:t>
      </w:r>
      <w:r w:rsidR="002C507E">
        <w:t>-</w:t>
      </w:r>
      <w:r w:rsidRPr="008E510D">
        <w:t>Water Body types</w:t>
      </w:r>
      <w:bookmarkEnd w:id="203"/>
      <w:bookmarkEnd w:id="204"/>
    </w:p>
    <w:p w14:paraId="5543643E" w14:textId="3F41C682" w:rsidR="007004D7" w:rsidRPr="008E510D" w:rsidRDefault="00450A24" w:rsidP="00450C77">
      <w:pPr>
        <w:pStyle w:val="StandardWeb"/>
        <w:jc w:val="both"/>
        <w:rPr>
          <w:lang w:val="en-US"/>
        </w:rPr>
      </w:pPr>
      <w:r w:rsidRPr="008E510D">
        <w:rPr>
          <w:lang w:val="en-US"/>
        </w:rPr>
        <w:t xml:space="preserve">The Surface Water model defines typical specializations of a water body on the land </w:t>
      </w:r>
      <w:r w:rsidR="007004D7" w:rsidRPr="008E510D">
        <w:rPr>
          <w:lang w:val="en-US"/>
        </w:rPr>
        <w:t xml:space="preserve">surface. Being a specialization of the </w:t>
      </w:r>
      <w:proofErr w:type="spellStart"/>
      <w:r w:rsidR="007004D7" w:rsidRPr="008E510D">
        <w:rPr>
          <w:lang w:val="en-US"/>
        </w:rPr>
        <w:t>HY_WaterBody</w:t>
      </w:r>
      <w:proofErr w:type="spellEnd"/>
      <w:r w:rsidR="007004D7" w:rsidRPr="008E510D">
        <w:rPr>
          <w:lang w:val="en-US"/>
        </w:rPr>
        <w:t xml:space="preserve"> class each subtypes inherits the </w:t>
      </w:r>
      <w:r w:rsidR="007004D7" w:rsidRPr="008E510D">
        <w:rPr>
          <w:rStyle w:val="Hervorhebung"/>
          <w:lang w:val="en-US"/>
        </w:rPr>
        <w:t>stratum</w:t>
      </w:r>
      <w:r w:rsidR="007004D7" w:rsidRPr="008E510D">
        <w:rPr>
          <w:lang w:val="en-US"/>
        </w:rPr>
        <w:t xml:space="preserve">, </w:t>
      </w:r>
      <w:proofErr w:type="spellStart"/>
      <w:r w:rsidR="007004D7" w:rsidRPr="008E510D">
        <w:rPr>
          <w:rStyle w:val="Hervorhebung"/>
          <w:lang w:val="en-US"/>
        </w:rPr>
        <w:t>waterpool</w:t>
      </w:r>
      <w:proofErr w:type="spellEnd"/>
      <w:r w:rsidR="007004D7" w:rsidRPr="008E510D">
        <w:rPr>
          <w:lang w:val="en-US"/>
        </w:rPr>
        <w:t xml:space="preserve">, </w:t>
      </w:r>
      <w:r w:rsidR="007004D7" w:rsidRPr="008E510D">
        <w:rPr>
          <w:rStyle w:val="Hervorhebung"/>
          <w:lang w:val="en-US"/>
        </w:rPr>
        <w:t>watercourse</w:t>
      </w:r>
      <w:r w:rsidR="007004D7" w:rsidRPr="008E510D">
        <w:rPr>
          <w:lang w:val="en-US"/>
        </w:rPr>
        <w:t xml:space="preserve">, </w:t>
      </w:r>
      <w:proofErr w:type="spellStart"/>
      <w:r w:rsidR="007004D7" w:rsidRPr="008E510D">
        <w:rPr>
          <w:rStyle w:val="Hervorhebung"/>
          <w:lang w:val="en-US"/>
        </w:rPr>
        <w:t>upstreamWaterBody</w:t>
      </w:r>
      <w:proofErr w:type="spellEnd"/>
      <w:r w:rsidR="00452B33">
        <w:rPr>
          <w:lang w:val="en-US"/>
        </w:rPr>
        <w:t>,</w:t>
      </w:r>
      <w:r w:rsidR="007004D7" w:rsidRPr="008E510D">
        <w:rPr>
          <w:lang w:val="en-US"/>
        </w:rPr>
        <w:t xml:space="preserve"> </w:t>
      </w:r>
      <w:proofErr w:type="spellStart"/>
      <w:r w:rsidR="007004D7" w:rsidRPr="00452B33">
        <w:rPr>
          <w:i/>
          <w:lang w:val="en-US"/>
        </w:rPr>
        <w:t>downstreamWaterBody</w:t>
      </w:r>
      <w:proofErr w:type="spellEnd"/>
      <w:r w:rsidR="00452B33">
        <w:rPr>
          <w:rStyle w:val="Hervorhebung"/>
          <w:lang w:val="en-US"/>
        </w:rPr>
        <w:t xml:space="preserve">, </w:t>
      </w:r>
      <w:proofErr w:type="spellStart"/>
      <w:r w:rsidR="007004D7" w:rsidRPr="008E510D">
        <w:rPr>
          <w:rStyle w:val="Hervorhebung"/>
          <w:lang w:val="en-US"/>
        </w:rPr>
        <w:t>fixedLandmark</w:t>
      </w:r>
      <w:proofErr w:type="spellEnd"/>
      <w:r w:rsidR="007004D7" w:rsidRPr="008E510D">
        <w:rPr>
          <w:lang w:val="en-US"/>
        </w:rPr>
        <w:t xml:space="preserve">, </w:t>
      </w:r>
      <w:proofErr w:type="spellStart"/>
      <w:r w:rsidR="007004D7" w:rsidRPr="00452B33">
        <w:rPr>
          <w:i/>
          <w:lang w:val="en-US"/>
        </w:rPr>
        <w:t>streamCrossSection</w:t>
      </w:r>
      <w:proofErr w:type="spellEnd"/>
      <w:r w:rsidR="007004D7" w:rsidRPr="008E510D">
        <w:rPr>
          <w:lang w:val="en-US"/>
        </w:rPr>
        <w:t xml:space="preserve"> and </w:t>
      </w:r>
      <w:proofErr w:type="spellStart"/>
      <w:r w:rsidR="007004D7" w:rsidRPr="008E510D">
        <w:rPr>
          <w:rStyle w:val="Hervorhebung"/>
          <w:lang w:val="en-US"/>
        </w:rPr>
        <w:t>streamLongitudinalSection</w:t>
      </w:r>
      <w:proofErr w:type="spellEnd"/>
      <w:r w:rsidR="007004D7" w:rsidRPr="008E510D">
        <w:rPr>
          <w:lang w:val="en-US"/>
        </w:rPr>
        <w:t xml:space="preserve"> properties. From the general HY_HydroFeature class the special water bodies inherit the </w:t>
      </w:r>
      <w:r w:rsidR="007004D7" w:rsidRPr="008E510D">
        <w:rPr>
          <w:rStyle w:val="Hervorhebung"/>
          <w:lang w:val="en-US"/>
        </w:rPr>
        <w:t>name</w:t>
      </w:r>
      <w:r w:rsidR="007004D7" w:rsidRPr="008E510D">
        <w:rPr>
          <w:lang w:val="en-US"/>
        </w:rPr>
        <w:t xml:space="preserve"> property, which allows to handle names given to them in cross-jurisdiction and multi-lingual contexts. Each speciali</w:t>
      </w:r>
      <w:r w:rsidR="00F42599">
        <w:rPr>
          <w:lang w:val="en-US"/>
        </w:rPr>
        <w:t>z</w:t>
      </w:r>
      <w:r w:rsidR="007004D7" w:rsidRPr="008E510D">
        <w:rPr>
          <w:lang w:val="en-US"/>
        </w:rPr>
        <w:t xml:space="preserve">ation is understood to be part of the hydrographic network. In other contexts other specializations, or a typical segmentation may exist, that not conforms to the types defined in this standard. </w:t>
      </w:r>
    </w:p>
    <w:p w14:paraId="15697DD6" w14:textId="77777777" w:rsidR="007004D7" w:rsidRPr="008E510D" w:rsidRDefault="007004D7" w:rsidP="00450C77">
      <w:pPr>
        <w:pStyle w:val="StandardWeb"/>
        <w:jc w:val="both"/>
        <w:rPr>
          <w:lang w:val="en-US"/>
        </w:rPr>
      </w:pPr>
      <w:r w:rsidRPr="008E510D">
        <w:rPr>
          <w:lang w:val="en-US"/>
        </w:rPr>
        <w:t xml:space="preserve">The </w:t>
      </w:r>
      <w:proofErr w:type="spellStart"/>
      <w:r w:rsidRPr="008E510D">
        <w:rPr>
          <w:lang w:val="en-US"/>
        </w:rPr>
        <w:t>HY_River</w:t>
      </w:r>
      <w:proofErr w:type="spellEnd"/>
      <w:r w:rsidRPr="008E510D">
        <w:rPr>
          <w:lang w:val="en-US"/>
        </w:rPr>
        <w:t xml:space="preserve"> feature type defines the existence of body of surface water, participating in a hydrographic network, special due to its property to permanently or temporarily flow. </w:t>
      </w:r>
    </w:p>
    <w:p w14:paraId="0B0D3005" w14:textId="77777777" w:rsidR="007004D7" w:rsidRPr="008E510D" w:rsidRDefault="007004D7" w:rsidP="00450C77">
      <w:pPr>
        <w:pStyle w:val="StandardWeb"/>
        <w:jc w:val="both"/>
        <w:rPr>
          <w:lang w:val="en-US"/>
        </w:rPr>
      </w:pPr>
      <w:r w:rsidRPr="008E510D">
        <w:rPr>
          <w:lang w:val="en-US"/>
        </w:rPr>
        <w:t xml:space="preserve">The </w:t>
      </w:r>
      <w:proofErr w:type="spellStart"/>
      <w:r w:rsidRPr="008E510D">
        <w:rPr>
          <w:lang w:val="en-US"/>
        </w:rPr>
        <w:t>HY_Canal</w:t>
      </w:r>
      <w:proofErr w:type="spellEnd"/>
      <w:r w:rsidRPr="008E510D">
        <w:rPr>
          <w:lang w:val="en-US"/>
        </w:rPr>
        <w:t xml:space="preserve"> feature type defines the existence of body of surface water, participating in a hydrographic network, special due to its artificial origin (man-made).</w:t>
      </w:r>
    </w:p>
    <w:p w14:paraId="13F7E8EA" w14:textId="77777777" w:rsidR="007004D7" w:rsidRPr="008E510D" w:rsidRDefault="007004D7" w:rsidP="00450C77">
      <w:pPr>
        <w:pStyle w:val="StandardWeb"/>
        <w:jc w:val="both"/>
        <w:rPr>
          <w:lang w:val="en-US"/>
        </w:rPr>
      </w:pPr>
      <w:r w:rsidRPr="008E510D">
        <w:rPr>
          <w:lang w:val="en-US"/>
        </w:rPr>
        <w:t xml:space="preserve">The </w:t>
      </w:r>
      <w:proofErr w:type="spellStart"/>
      <w:r w:rsidRPr="008E510D">
        <w:rPr>
          <w:lang w:val="en-US"/>
        </w:rPr>
        <w:t>HY_Lake</w:t>
      </w:r>
      <w:proofErr w:type="spellEnd"/>
      <w:r w:rsidRPr="008E510D">
        <w:rPr>
          <w:lang w:val="en-US"/>
        </w:rPr>
        <w:t xml:space="preserve"> feature type defines the existence of body of surface water, participating in a hydrographic network, special due to its considerable size. </w:t>
      </w:r>
    </w:p>
    <w:p w14:paraId="28AF1C38" w14:textId="77777777" w:rsidR="007004D7" w:rsidRPr="008E510D" w:rsidRDefault="007004D7" w:rsidP="00450C77">
      <w:pPr>
        <w:pStyle w:val="StandardWeb"/>
        <w:jc w:val="both"/>
        <w:rPr>
          <w:lang w:val="en-US"/>
        </w:rPr>
      </w:pPr>
      <w:r w:rsidRPr="008E510D">
        <w:rPr>
          <w:lang w:val="en-US"/>
        </w:rPr>
        <w:t xml:space="preserve">The </w:t>
      </w:r>
      <w:proofErr w:type="spellStart"/>
      <w:r w:rsidRPr="008E510D">
        <w:rPr>
          <w:lang w:val="en-US"/>
        </w:rPr>
        <w:t>HY_Impoundment</w:t>
      </w:r>
      <w:proofErr w:type="spellEnd"/>
      <w:r w:rsidRPr="008E510D">
        <w:rPr>
          <w:lang w:val="en-US"/>
        </w:rPr>
        <w:t xml:space="preserve"> feature type defines the existence of body of surface water, participating in a hydrographic network, special due to be formed by collecting water, as by a dam. </w:t>
      </w:r>
    </w:p>
    <w:p w14:paraId="60DA678F" w14:textId="77777777" w:rsidR="007004D7" w:rsidRPr="008E510D" w:rsidRDefault="007004D7" w:rsidP="00450C77">
      <w:pPr>
        <w:pStyle w:val="StandardWeb"/>
        <w:jc w:val="both"/>
        <w:rPr>
          <w:lang w:val="en-US"/>
        </w:rPr>
      </w:pPr>
      <w:r w:rsidRPr="008E510D">
        <w:rPr>
          <w:lang w:val="en-US"/>
        </w:rPr>
        <w:t xml:space="preserve">The </w:t>
      </w:r>
      <w:proofErr w:type="spellStart"/>
      <w:r w:rsidRPr="008E510D">
        <w:rPr>
          <w:lang w:val="en-US"/>
        </w:rPr>
        <w:t>HY_Lagoon</w:t>
      </w:r>
      <w:proofErr w:type="spellEnd"/>
      <w:r w:rsidRPr="008E510D">
        <w:rPr>
          <w:lang w:val="en-US"/>
        </w:rPr>
        <w:t xml:space="preserve"> feature type defines the existence of body of surface water, participating in a hydrographic network, special due to its shallow depth and interaction with the open sea.</w:t>
      </w:r>
    </w:p>
    <w:p w14:paraId="35C3C346" w14:textId="77777777" w:rsidR="007004D7" w:rsidRPr="008E510D" w:rsidRDefault="007004D7" w:rsidP="00450C77">
      <w:pPr>
        <w:pStyle w:val="StandardWeb"/>
        <w:jc w:val="both"/>
        <w:rPr>
          <w:lang w:val="en-US"/>
        </w:rPr>
      </w:pPr>
      <w:r w:rsidRPr="008E510D">
        <w:rPr>
          <w:lang w:val="en-US"/>
        </w:rPr>
        <w:t xml:space="preserve">The </w:t>
      </w:r>
      <w:proofErr w:type="spellStart"/>
      <w:r w:rsidRPr="008E510D">
        <w:rPr>
          <w:lang w:val="en-US"/>
        </w:rPr>
        <w:t>HY_Estuary</w:t>
      </w:r>
      <w:proofErr w:type="spellEnd"/>
      <w:r w:rsidRPr="008E510D">
        <w:rPr>
          <w:lang w:val="en-US"/>
        </w:rPr>
        <w:t xml:space="preserve"> feature type defines the existence of body of surface water, participating in a hydrographic network, special due to branching and its interaction with the open sea.</w:t>
      </w:r>
    </w:p>
    <w:p w14:paraId="3227249B" w14:textId="44C8BBF1" w:rsidR="007004D7" w:rsidRPr="008E510D" w:rsidRDefault="007004D7" w:rsidP="00834E29">
      <w:pPr>
        <w:pStyle w:val="berschrift3"/>
        <w:jc w:val="both"/>
      </w:pPr>
      <w:bookmarkStart w:id="205" w:name="_Toc458775756"/>
      <w:bookmarkStart w:id="206" w:name="_Toc471741667"/>
      <w:r w:rsidRPr="008E510D">
        <w:t>The Storage model</w:t>
      </w:r>
      <w:bookmarkEnd w:id="205"/>
      <w:bookmarkEnd w:id="206"/>
    </w:p>
    <w:p w14:paraId="22B40F6C" w14:textId="376D85F8" w:rsidR="007004D7" w:rsidRDefault="007004D7" w:rsidP="00450C77">
      <w:pPr>
        <w:pStyle w:val="StandardWeb"/>
        <w:jc w:val="both"/>
        <w:rPr>
          <w:lang w:val="en-US"/>
        </w:rPr>
      </w:pPr>
      <w:r w:rsidRPr="008E510D">
        <w:rPr>
          <w:lang w:val="en-US"/>
        </w:rPr>
        <w:t>The Storage model (</w:t>
      </w:r>
      <w:r w:rsidR="00874BCD">
        <w:rPr>
          <w:lang w:val="en-US"/>
        </w:rPr>
        <w:fldChar w:fldCharType="begin"/>
      </w:r>
      <w:r w:rsidR="00874BCD">
        <w:rPr>
          <w:lang w:val="en-US"/>
        </w:rPr>
        <w:instrText xml:space="preserve"> REF _Ref462910672 \h </w:instrText>
      </w:r>
      <w:r w:rsidR="00874BCD">
        <w:rPr>
          <w:lang w:val="en-US"/>
        </w:rPr>
      </w:r>
      <w:r w:rsidR="00874BCD">
        <w:rPr>
          <w:lang w:val="en-US"/>
        </w:rPr>
        <w:fldChar w:fldCharType="separate"/>
      </w:r>
      <w:r w:rsidR="009065F7">
        <w:t xml:space="preserve">Figure </w:t>
      </w:r>
      <w:r w:rsidR="009065F7">
        <w:rPr>
          <w:noProof/>
        </w:rPr>
        <w:t>40</w:t>
      </w:r>
      <w:r w:rsidR="00874BCD">
        <w:rPr>
          <w:lang w:val="en-US"/>
        </w:rPr>
        <w:fldChar w:fldCharType="end"/>
      </w:r>
      <w:r w:rsidRPr="008E510D">
        <w:rPr>
          <w:lang w:val="en-US"/>
        </w:rPr>
        <w:t xml:space="preserve">) provides a concept to describe any water body, in terms of a reservoir storing water for future use. The separate storage model allows to describe the </w:t>
      </w:r>
      <w:r w:rsidRPr="008E510D">
        <w:rPr>
          <w:lang w:val="en-US"/>
        </w:rPr>
        <w:lastRenderedPageBreak/>
        <w:t xml:space="preserve">hydrographic network without the details of storage capacities that a water body may have, and vice versa storage reservoirs to be referenced independent of their role within the hydrographic network. </w:t>
      </w:r>
    </w:p>
    <w:p w14:paraId="33EF2757" w14:textId="77777777" w:rsidR="00C20518" w:rsidRDefault="00C20518" w:rsidP="00C20518">
      <w:pPr>
        <w:pStyle w:val="OGCFigure"/>
      </w:pPr>
      <w:r>
        <w:rPr>
          <w:noProof/>
        </w:rPr>
        <w:drawing>
          <wp:inline distT="0" distB="0" distL="0" distR="0" wp14:anchorId="6F553A90" wp14:editId="44205DF4">
            <wp:extent cx="5486399" cy="3901440"/>
            <wp:effectExtent l="0" t="0" r="635" b="381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Users\Dornblut\OGC_HYF_SWG\hlphtml\EARoot\EA4\EA41.pn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5486399" cy="3901440"/>
                    </a:xfrm>
                    <a:prstGeom prst="rect">
                      <a:avLst/>
                    </a:prstGeom>
                    <a:noFill/>
                    <a:ln>
                      <a:noFill/>
                    </a:ln>
                  </pic:spPr>
                </pic:pic>
              </a:graphicData>
            </a:graphic>
          </wp:inline>
        </w:drawing>
      </w:r>
    </w:p>
    <w:p w14:paraId="67684A36" w14:textId="28C130B6" w:rsidR="00C20518" w:rsidRPr="008E510D" w:rsidRDefault="00C20518" w:rsidP="00834E29">
      <w:pPr>
        <w:pStyle w:val="OGCFigure"/>
        <w:outlineLvl w:val="0"/>
      </w:pPr>
      <w:bookmarkStart w:id="207" w:name="_Ref462910672"/>
      <w:bookmarkStart w:id="208" w:name="_Toc471741739"/>
      <w:r>
        <w:t xml:space="preserve">Figure </w:t>
      </w:r>
      <w:r w:rsidR="003F6442">
        <w:fldChar w:fldCharType="begin"/>
      </w:r>
      <w:r w:rsidR="003F6442">
        <w:instrText xml:space="preserve"> SEQ Figure \* ARABIC </w:instrText>
      </w:r>
      <w:r w:rsidR="003F6442">
        <w:fldChar w:fldCharType="separate"/>
      </w:r>
      <w:r w:rsidR="00135A1B">
        <w:rPr>
          <w:noProof/>
        </w:rPr>
        <w:t>44</w:t>
      </w:r>
      <w:r w:rsidR="003F6442">
        <w:rPr>
          <w:noProof/>
        </w:rPr>
        <w:fldChar w:fldCharType="end"/>
      </w:r>
      <w:bookmarkEnd w:id="207"/>
      <w:r>
        <w:t xml:space="preserve">: </w:t>
      </w:r>
      <w:r w:rsidRPr="006119FB">
        <w:t xml:space="preserve">Reservoir realizing </w:t>
      </w:r>
      <w:r>
        <w:t>the</w:t>
      </w:r>
      <w:r w:rsidRPr="006119FB">
        <w:t xml:space="preserve"> outfall (UML class diagram</w:t>
      </w:r>
      <w:r>
        <w:t>)</w:t>
      </w:r>
      <w:bookmarkEnd w:id="208"/>
    </w:p>
    <w:p w14:paraId="6164EF85" w14:textId="7C2FE424" w:rsidR="00C20518" w:rsidRDefault="00C20518" w:rsidP="009E4992">
      <w:pPr>
        <w:pStyle w:val="OGCFigure"/>
      </w:pPr>
    </w:p>
    <w:p w14:paraId="2670A341" w14:textId="25EFB8BB" w:rsidR="007004D7" w:rsidRDefault="007004D7" w:rsidP="00450C77">
      <w:pPr>
        <w:pStyle w:val="StandardWeb"/>
        <w:jc w:val="both"/>
        <w:rPr>
          <w:lang w:val="en-US"/>
        </w:rPr>
      </w:pPr>
      <w:r w:rsidRPr="008E510D">
        <w:rPr>
          <w:lang w:val="en-US"/>
        </w:rPr>
        <w:t xml:space="preserve">The </w:t>
      </w:r>
      <w:proofErr w:type="spellStart"/>
      <w:r w:rsidRPr="008E510D">
        <w:rPr>
          <w:lang w:val="en-US"/>
        </w:rPr>
        <w:t>HY_Reservoir</w:t>
      </w:r>
      <w:proofErr w:type="spellEnd"/>
      <w:r w:rsidRPr="008E510D">
        <w:rPr>
          <w:lang w:val="en-US"/>
        </w:rPr>
        <w:t xml:space="preserve"> feature type describes the water body, either natural or man-made, used for storage, regulation and control of water resources. The reservoir concept refers to a volume of water managed in zones between operating levels. </w:t>
      </w:r>
      <w:proofErr w:type="spellStart"/>
      <w:r w:rsidRPr="008E510D">
        <w:rPr>
          <w:lang w:val="en-US"/>
        </w:rPr>
        <w:t>HY_Reservoir</w:t>
      </w:r>
      <w:proofErr w:type="spellEnd"/>
      <w:r w:rsidRPr="008E510D">
        <w:rPr>
          <w:lang w:val="en-US"/>
        </w:rPr>
        <w:t xml:space="preserve"> associates to a reservoir the </w:t>
      </w:r>
      <w:proofErr w:type="spellStart"/>
      <w:r w:rsidRPr="008E510D">
        <w:rPr>
          <w:rStyle w:val="Hervorhebung"/>
          <w:lang w:val="en-US"/>
        </w:rPr>
        <w:t>storedWaterBody</w:t>
      </w:r>
      <w:proofErr w:type="spellEnd"/>
      <w:r w:rsidRPr="008E510D">
        <w:rPr>
          <w:lang w:val="en-US"/>
        </w:rPr>
        <w:t xml:space="preserve"> and a </w:t>
      </w:r>
      <w:proofErr w:type="spellStart"/>
      <w:r w:rsidRPr="008E510D">
        <w:rPr>
          <w:rStyle w:val="Hervorhebung"/>
          <w:lang w:val="en-US"/>
        </w:rPr>
        <w:t>reservoirZone</w:t>
      </w:r>
      <w:proofErr w:type="spellEnd"/>
      <w:r w:rsidRPr="008E510D">
        <w:rPr>
          <w:lang w:val="en-US"/>
        </w:rPr>
        <w:t xml:space="preserve">. </w:t>
      </w:r>
    </w:p>
    <w:p w14:paraId="45855C2B" w14:textId="5CB0568F" w:rsidR="00001192" w:rsidRDefault="00001192" w:rsidP="00001192">
      <w:pPr>
        <w:pStyle w:val="OGCtableheader"/>
      </w:pPr>
      <w:bookmarkStart w:id="209" w:name="_Toc471741768"/>
      <w:r>
        <w:t xml:space="preserve">Table </w:t>
      </w:r>
      <w:r w:rsidR="003F6442">
        <w:fldChar w:fldCharType="begin"/>
      </w:r>
      <w:r w:rsidR="003F6442">
        <w:instrText xml:space="preserve"> SEQ Table \* ARABIC </w:instrText>
      </w:r>
      <w:r w:rsidR="003F6442">
        <w:fldChar w:fldCharType="separate"/>
      </w:r>
      <w:r w:rsidR="00C66441">
        <w:rPr>
          <w:noProof/>
        </w:rPr>
        <w:t>27</w:t>
      </w:r>
      <w:r w:rsidR="003F6442">
        <w:rPr>
          <w:noProof/>
        </w:rPr>
        <w:fldChar w:fldCharType="end"/>
      </w:r>
      <w:r>
        <w:t xml:space="preserve">: </w:t>
      </w:r>
      <w:proofErr w:type="spellStart"/>
      <w:r>
        <w:t>HY_Reservoir</w:t>
      </w:r>
      <w:bookmarkEnd w:id="209"/>
      <w:proofErr w:type="spellEnd"/>
    </w:p>
    <w:tbl>
      <w:tblPr>
        <w:tblStyle w:val="Tabellenraster"/>
        <w:tblW w:w="0" w:type="auto"/>
        <w:tblLook w:val="04A0" w:firstRow="1" w:lastRow="0" w:firstColumn="1" w:lastColumn="0" w:noHBand="0" w:noVBand="1"/>
      </w:tblPr>
      <w:tblGrid>
        <w:gridCol w:w="2816"/>
        <w:gridCol w:w="4690"/>
        <w:gridCol w:w="1350"/>
      </w:tblGrid>
      <w:tr w:rsidR="00001192" w:rsidRPr="008E510D" w14:paraId="1C0C11E2" w14:textId="77777777" w:rsidTr="006D0E8F">
        <w:tc>
          <w:tcPr>
            <w:tcW w:w="2816" w:type="dxa"/>
            <w:hideMark/>
          </w:tcPr>
          <w:p w14:paraId="282DABFF" w14:textId="77777777" w:rsidR="00001192" w:rsidRPr="008E510D" w:rsidRDefault="00001192" w:rsidP="006D0E8F">
            <w:pPr>
              <w:spacing w:before="100" w:beforeAutospacing="1" w:after="100" w:afterAutospacing="1"/>
              <w:jc w:val="both"/>
              <w:rPr>
                <w:b/>
                <w:bCs/>
              </w:rPr>
            </w:pPr>
            <w:r>
              <w:rPr>
                <w:b/>
                <w:bCs/>
              </w:rPr>
              <w:t>Property</w:t>
            </w:r>
          </w:p>
        </w:tc>
        <w:tc>
          <w:tcPr>
            <w:tcW w:w="4690" w:type="dxa"/>
            <w:hideMark/>
          </w:tcPr>
          <w:p w14:paraId="7B2C2F53" w14:textId="77777777" w:rsidR="00001192" w:rsidRPr="008E510D" w:rsidRDefault="00001192"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69206D40" w14:textId="77777777" w:rsidR="00001192" w:rsidRPr="008E510D" w:rsidRDefault="00001192" w:rsidP="006D0E8F">
            <w:pPr>
              <w:spacing w:before="100" w:beforeAutospacing="1" w:after="100" w:afterAutospacing="1"/>
              <w:jc w:val="both"/>
              <w:rPr>
                <w:b/>
                <w:bCs/>
              </w:rPr>
            </w:pPr>
            <w:r>
              <w:rPr>
                <w:b/>
                <w:bCs/>
              </w:rPr>
              <w:t>Relation</w:t>
            </w:r>
          </w:p>
        </w:tc>
      </w:tr>
      <w:tr w:rsidR="00001192" w:rsidRPr="008E510D" w14:paraId="05EF4ADB" w14:textId="77777777" w:rsidTr="006D0E8F">
        <w:tc>
          <w:tcPr>
            <w:tcW w:w="2816" w:type="dxa"/>
            <w:hideMark/>
          </w:tcPr>
          <w:p w14:paraId="1616D895" w14:textId="35186917" w:rsidR="00001192" w:rsidRPr="00001192" w:rsidRDefault="00001192" w:rsidP="006D0E8F">
            <w:pPr>
              <w:rPr>
                <w:b/>
                <w:i/>
              </w:rPr>
            </w:pPr>
            <w:proofErr w:type="spellStart"/>
            <w:r w:rsidRPr="00001192">
              <w:rPr>
                <w:rStyle w:val="Fett"/>
                <w:b w:val="0"/>
                <w:i/>
              </w:rPr>
              <w:t>storedWaterBody</w:t>
            </w:r>
            <w:proofErr w:type="spellEnd"/>
          </w:p>
        </w:tc>
        <w:tc>
          <w:tcPr>
            <w:tcW w:w="4690" w:type="dxa"/>
            <w:hideMark/>
          </w:tcPr>
          <w:p w14:paraId="057F7891" w14:textId="66D9F9CD" w:rsidR="00001192" w:rsidRPr="00C71F34" w:rsidRDefault="00001192" w:rsidP="006D0E8F">
            <w:pPr>
              <w:pStyle w:val="StandardWeb"/>
              <w:jc w:val="both"/>
              <w:rPr>
                <w:lang w:val="en-US"/>
              </w:rPr>
            </w:pPr>
            <w:r>
              <w:rPr>
                <w:lang w:val="en-US"/>
              </w:rPr>
              <w:t>identifies</w:t>
            </w:r>
            <w:r w:rsidRPr="008E510D">
              <w:rPr>
                <w:lang w:val="en-US"/>
              </w:rPr>
              <w:t xml:space="preserve"> </w:t>
            </w:r>
            <w:r>
              <w:rPr>
                <w:lang w:val="en-US"/>
              </w:rPr>
              <w:t>the</w:t>
            </w:r>
            <w:r w:rsidRPr="008E510D">
              <w:rPr>
                <w:lang w:val="en-US"/>
              </w:rPr>
              <w:t xml:space="preserve"> </w:t>
            </w:r>
            <w:r w:rsidRPr="00A771F5">
              <w:rPr>
                <w:lang w:val="en-US"/>
              </w:rPr>
              <w:t>network water body that specifies the connectivity of the storage reservoir in the hydrographic network.</w:t>
            </w:r>
          </w:p>
        </w:tc>
        <w:tc>
          <w:tcPr>
            <w:tcW w:w="1350" w:type="dxa"/>
            <w:hideMark/>
          </w:tcPr>
          <w:p w14:paraId="0104510B" w14:textId="269BC485" w:rsidR="00001192" w:rsidRPr="00001192" w:rsidRDefault="00001192" w:rsidP="00001192">
            <w:r>
              <w:t>Association</w:t>
            </w:r>
            <w:r w:rsidRPr="00C71F34">
              <w:t xml:space="preserve"> </w:t>
            </w:r>
          </w:p>
        </w:tc>
      </w:tr>
      <w:tr w:rsidR="00001192" w:rsidRPr="008E510D" w14:paraId="6ADCDFDC" w14:textId="77777777" w:rsidTr="006D0E8F">
        <w:tc>
          <w:tcPr>
            <w:tcW w:w="2816" w:type="dxa"/>
          </w:tcPr>
          <w:p w14:paraId="48175E91" w14:textId="2BDF4F02" w:rsidR="00001192" w:rsidRPr="00001192" w:rsidRDefault="00001192" w:rsidP="006D0E8F">
            <w:pPr>
              <w:rPr>
                <w:b/>
                <w:i/>
              </w:rPr>
            </w:pPr>
            <w:proofErr w:type="spellStart"/>
            <w:r w:rsidRPr="00001192">
              <w:rPr>
                <w:rStyle w:val="Fett"/>
                <w:b w:val="0"/>
                <w:i/>
              </w:rPr>
              <w:t>reservoirZone</w:t>
            </w:r>
            <w:proofErr w:type="spellEnd"/>
          </w:p>
        </w:tc>
        <w:tc>
          <w:tcPr>
            <w:tcW w:w="4690" w:type="dxa"/>
          </w:tcPr>
          <w:p w14:paraId="4393C48E" w14:textId="0AA3EFAC" w:rsidR="00001192" w:rsidRPr="00D66EDD" w:rsidRDefault="00001192" w:rsidP="006D0E8F">
            <w:pPr>
              <w:pStyle w:val="StandardWeb"/>
              <w:jc w:val="both"/>
              <w:rPr>
                <w:lang w:val="en-US"/>
              </w:rPr>
            </w:pPr>
            <w:r>
              <w:rPr>
                <w:lang w:val="en-US"/>
              </w:rPr>
              <w:t>identifies the</w:t>
            </w:r>
            <w:r w:rsidRPr="008E510D">
              <w:rPr>
                <w:lang w:val="en-US"/>
              </w:rPr>
              <w:t xml:space="preserve"> </w:t>
            </w:r>
            <w:r>
              <w:rPr>
                <w:lang w:val="en-US"/>
              </w:rPr>
              <w:t>water body stratum</w:t>
            </w:r>
            <w:r w:rsidRPr="00A771F5">
              <w:rPr>
                <w:lang w:val="en-US"/>
              </w:rPr>
              <w:t xml:space="preserve"> </w:t>
            </w:r>
            <w:r>
              <w:rPr>
                <w:lang w:val="en-US"/>
              </w:rPr>
              <w:t>used for storage, for example</w:t>
            </w:r>
            <w:r w:rsidRPr="00A771F5">
              <w:rPr>
                <w:lang w:val="en-US"/>
              </w:rPr>
              <w:t xml:space="preserve"> </w:t>
            </w:r>
            <w:r>
              <w:rPr>
                <w:lang w:val="en-US"/>
              </w:rPr>
              <w:t xml:space="preserve">a </w:t>
            </w:r>
            <w:r w:rsidRPr="00A771F5">
              <w:rPr>
                <w:lang w:val="en-US"/>
              </w:rPr>
              <w:t xml:space="preserve">management zone, </w:t>
            </w:r>
            <w:r>
              <w:rPr>
                <w:lang w:val="en-US"/>
              </w:rPr>
              <w:t xml:space="preserve">or </w:t>
            </w:r>
            <w:r w:rsidRPr="00A771F5">
              <w:rPr>
                <w:lang w:val="en-US"/>
              </w:rPr>
              <w:t>flood control zone</w:t>
            </w:r>
            <w:r w:rsidRPr="008E510D">
              <w:rPr>
                <w:lang w:val="en-US"/>
              </w:rPr>
              <w:t>.</w:t>
            </w:r>
          </w:p>
        </w:tc>
        <w:tc>
          <w:tcPr>
            <w:tcW w:w="1350" w:type="dxa"/>
          </w:tcPr>
          <w:p w14:paraId="16E85A4C" w14:textId="77777777" w:rsidR="00001192" w:rsidRPr="00C71F34" w:rsidRDefault="00001192" w:rsidP="006D0E8F">
            <w:r>
              <w:t>Association</w:t>
            </w:r>
            <w:r w:rsidRPr="00C71F34">
              <w:t xml:space="preserve"> </w:t>
            </w:r>
          </w:p>
        </w:tc>
      </w:tr>
    </w:tbl>
    <w:p w14:paraId="4FB08BB5" w14:textId="6089A65C" w:rsidR="007004D7" w:rsidRPr="008E510D" w:rsidRDefault="007004D7" w:rsidP="00834E29">
      <w:pPr>
        <w:pStyle w:val="berschrift2"/>
        <w:jc w:val="both"/>
      </w:pPr>
      <w:bookmarkStart w:id="210" w:name="_Toc458775757"/>
      <w:bookmarkStart w:id="211" w:name="_Toc471741668"/>
      <w:r w:rsidRPr="008E510D">
        <w:lastRenderedPageBreak/>
        <w:t>The Hydrometric Network application schema</w:t>
      </w:r>
      <w:bookmarkEnd w:id="210"/>
      <w:bookmarkEnd w:id="211"/>
    </w:p>
    <w:p w14:paraId="5781CF3B" w14:textId="6166B276" w:rsidR="002228F1" w:rsidRDefault="007004D7" w:rsidP="00450C77">
      <w:pPr>
        <w:pStyle w:val="StandardWeb"/>
        <w:jc w:val="both"/>
        <w:rPr>
          <w:lang w:val="en-US"/>
        </w:rPr>
      </w:pPr>
      <w:r w:rsidRPr="008E510D">
        <w:rPr>
          <w:lang w:val="en-US"/>
        </w:rPr>
        <w:t xml:space="preserve">The Hydrometric Network </w:t>
      </w:r>
      <w:r w:rsidR="00750451">
        <w:rPr>
          <w:lang w:val="en-US"/>
        </w:rPr>
        <w:t xml:space="preserve">application </w:t>
      </w:r>
      <w:r w:rsidRPr="008E510D">
        <w:rPr>
          <w:lang w:val="en-US"/>
        </w:rPr>
        <w:t>schema (</w:t>
      </w:r>
      <w:r w:rsidR="00874BCD">
        <w:rPr>
          <w:lang w:val="en-US"/>
        </w:rPr>
        <w:fldChar w:fldCharType="begin"/>
      </w:r>
      <w:r w:rsidR="00874BCD">
        <w:rPr>
          <w:lang w:val="en-US"/>
        </w:rPr>
        <w:instrText xml:space="preserve"> REF _Ref458785979 \h </w:instrText>
      </w:r>
      <w:r w:rsidR="00874BCD">
        <w:rPr>
          <w:lang w:val="en-US"/>
        </w:rPr>
      </w:r>
      <w:r w:rsidR="00874BCD">
        <w:rPr>
          <w:lang w:val="en-US"/>
        </w:rPr>
        <w:fldChar w:fldCharType="separate"/>
      </w:r>
      <w:r w:rsidR="002E65D6" w:rsidRPr="008E510D">
        <w:t xml:space="preserve">Figure </w:t>
      </w:r>
      <w:r w:rsidR="002E65D6">
        <w:rPr>
          <w:noProof/>
        </w:rPr>
        <w:t>45</w:t>
      </w:r>
      <w:r w:rsidR="00874BCD">
        <w:rPr>
          <w:lang w:val="en-US"/>
        </w:rPr>
        <w:fldChar w:fldCharType="end"/>
      </w:r>
      <w:r w:rsidRPr="008E510D">
        <w:rPr>
          <w:lang w:val="en-US"/>
        </w:rPr>
        <w:t xml:space="preserve">) defines a logical model to take into account a network of hydrometric stations as a specific realization of the catchment in the perspective of hydrologic observation, without the detail of an observation strategy. </w:t>
      </w:r>
    </w:p>
    <w:p w14:paraId="42EC8615" w14:textId="77836509" w:rsidR="007004D7" w:rsidRPr="008E510D" w:rsidRDefault="007004D7" w:rsidP="00450C77">
      <w:pPr>
        <w:pStyle w:val="StandardWeb"/>
        <w:jc w:val="both"/>
        <w:rPr>
          <w:lang w:val="en-US"/>
        </w:rPr>
      </w:pPr>
      <w:r w:rsidRPr="008E510D">
        <w:rPr>
          <w:lang w:val="en-US"/>
        </w:rPr>
        <w:t xml:space="preserve">The Hydrometric Network </w:t>
      </w:r>
      <w:r w:rsidR="007526FB">
        <w:rPr>
          <w:lang w:val="en-US"/>
        </w:rPr>
        <w:t xml:space="preserve">model </w:t>
      </w:r>
      <w:r w:rsidRPr="008E510D">
        <w:rPr>
          <w:lang w:val="en-US"/>
        </w:rPr>
        <w:t xml:space="preserve">specifies the concepts defined in the Hydro Feature </w:t>
      </w:r>
      <w:r w:rsidR="002228F1">
        <w:rPr>
          <w:lang w:val="en-US"/>
        </w:rPr>
        <w:t>core model</w:t>
      </w:r>
      <w:r w:rsidRPr="008E510D">
        <w:rPr>
          <w:lang w:val="en-US"/>
        </w:rPr>
        <w:t xml:space="preserve"> (</w:t>
      </w:r>
      <w:r w:rsidR="00874BCD">
        <w:rPr>
          <w:lang w:val="en-US"/>
        </w:rPr>
        <w:fldChar w:fldCharType="begin"/>
      </w:r>
      <w:r w:rsidR="00874BCD">
        <w:rPr>
          <w:lang w:val="en-US"/>
        </w:rPr>
        <w:instrText xml:space="preserve"> REF _Ref458785979 \h </w:instrText>
      </w:r>
      <w:r w:rsidR="00874BCD">
        <w:rPr>
          <w:lang w:val="en-US"/>
        </w:rPr>
      </w:r>
      <w:r w:rsidR="00874BCD">
        <w:rPr>
          <w:lang w:val="en-US"/>
        </w:rPr>
        <w:fldChar w:fldCharType="separate"/>
      </w:r>
      <w:r w:rsidR="002E65D6" w:rsidRPr="008E510D">
        <w:t xml:space="preserve">Figure </w:t>
      </w:r>
      <w:r w:rsidR="002E65D6">
        <w:rPr>
          <w:noProof/>
        </w:rPr>
        <w:t>45</w:t>
      </w:r>
      <w:r w:rsidR="00874BCD">
        <w:rPr>
          <w:lang w:val="en-US"/>
        </w:rPr>
        <w:fldChar w:fldCharType="end"/>
      </w:r>
      <w:r w:rsidRPr="008E510D">
        <w:rPr>
          <w:lang w:val="en-US"/>
        </w:rPr>
        <w:t xml:space="preserve">). The general concept is that of a network of logically connected hydrometric stations realizing as a whole the catchment. This enables contextually related information models to relate monitoring stations and observing posts to hydrologic features, finally to the realized catchment, as usually required in the context of environmental reporting or when interpreting, comprising and processing observation results. </w:t>
      </w:r>
    </w:p>
    <w:p w14:paraId="2207F608" w14:textId="77777777" w:rsidR="007004D7" w:rsidRPr="008E510D" w:rsidRDefault="007004D7" w:rsidP="00D03383">
      <w:pPr>
        <w:pStyle w:val="StandardWeb"/>
        <w:keepNext/>
        <w:jc w:val="both"/>
        <w:rPr>
          <w:lang w:val="en-US"/>
        </w:rPr>
      </w:pPr>
      <w:r w:rsidRPr="008E510D">
        <w:rPr>
          <w:noProof/>
          <w:lang w:val="en-US" w:eastAsia="en-US"/>
        </w:rPr>
        <w:drawing>
          <wp:inline distT="0" distB="0" distL="0" distR="0" wp14:anchorId="6EC57E61" wp14:editId="6E43550B">
            <wp:extent cx="1623695" cy="2916555"/>
            <wp:effectExtent l="0" t="0" r="0" b="0"/>
            <wp:docPr id="76" name="Grafik 76" descr="https://raw.githubusercontent.com/opengeospatial/HY_Features/master/figs/fig38.png?token=AQBAr44x26KySSTZof9DLP329owtq6lBks5XtvQ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raw.githubusercontent.com/opengeospatial/HY_Features/master/figs/fig38.png?token=AQBAr44x26KySSTZof9DLP329owtq6lBks5XtvQJwA%3D%3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23695" cy="2916555"/>
                    </a:xfrm>
                    <a:prstGeom prst="rect">
                      <a:avLst/>
                    </a:prstGeom>
                    <a:noFill/>
                    <a:ln>
                      <a:noFill/>
                    </a:ln>
                  </pic:spPr>
                </pic:pic>
              </a:graphicData>
            </a:graphic>
          </wp:inline>
        </w:drawing>
      </w:r>
    </w:p>
    <w:p w14:paraId="1BBFEE7E" w14:textId="67E85D57" w:rsidR="007004D7" w:rsidRPr="008E510D" w:rsidRDefault="007004D7" w:rsidP="00834E29">
      <w:pPr>
        <w:pStyle w:val="OGCFigure"/>
        <w:outlineLvl w:val="0"/>
      </w:pPr>
      <w:bookmarkStart w:id="212" w:name="_Ref458785979"/>
      <w:bookmarkStart w:id="213" w:name="_Toc471741740"/>
      <w:r w:rsidRPr="008E510D">
        <w:t xml:space="preserve">Figure </w:t>
      </w:r>
      <w:r w:rsidR="003F6442">
        <w:fldChar w:fldCharType="begin"/>
      </w:r>
      <w:r w:rsidR="003F6442">
        <w:instrText xml:space="preserve"> SEQ Figure \* ARABIC </w:instrText>
      </w:r>
      <w:r w:rsidR="003F6442">
        <w:fldChar w:fldCharType="separate"/>
      </w:r>
      <w:r w:rsidR="00135A1B">
        <w:rPr>
          <w:noProof/>
        </w:rPr>
        <w:t>45</w:t>
      </w:r>
      <w:r w:rsidR="003F6442">
        <w:rPr>
          <w:noProof/>
        </w:rPr>
        <w:fldChar w:fldCharType="end"/>
      </w:r>
      <w:bookmarkEnd w:id="212"/>
      <w:r w:rsidRPr="008E510D">
        <w:t>: Hydrometric Network – dependencies</w:t>
      </w:r>
      <w:bookmarkEnd w:id="213"/>
    </w:p>
    <w:p w14:paraId="57C4667D" w14:textId="099AD897" w:rsidR="007004D7" w:rsidRDefault="007004D7" w:rsidP="00450C77">
      <w:pPr>
        <w:jc w:val="both"/>
      </w:pPr>
      <w:r w:rsidRPr="008E510D">
        <w:t>The hydrometric network model introduces the concept of a 'position on river' which allows an hydrologic station, even free from position, to be the realization of the logical outfall. This supports to establish upstream-downstream relationships between hydrometric features, to assign a position relative to a 'fixed' outfall, or to place a feature of interest relative to the hydrometric station.</w:t>
      </w:r>
    </w:p>
    <w:p w14:paraId="50297359" w14:textId="77777777" w:rsidR="00711659" w:rsidRDefault="00711659" w:rsidP="00711659">
      <w:pPr>
        <w:pStyle w:val="OGCFigure"/>
      </w:pPr>
      <w:r>
        <w:rPr>
          <w:noProof/>
        </w:rPr>
        <w:lastRenderedPageBreak/>
        <w:drawing>
          <wp:inline distT="0" distB="0" distL="0" distR="0" wp14:anchorId="2B22E5E6" wp14:editId="51C9F225">
            <wp:extent cx="5486400" cy="5046078"/>
            <wp:effectExtent l="0" t="0" r="0" b="254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Users\Dornblut\OGC_HYF_SWG\hlphtml\EARoot\EA4.pn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5486400" cy="5046078"/>
                    </a:xfrm>
                    <a:prstGeom prst="rect">
                      <a:avLst/>
                    </a:prstGeom>
                    <a:noFill/>
                    <a:ln>
                      <a:noFill/>
                    </a:ln>
                  </pic:spPr>
                </pic:pic>
              </a:graphicData>
            </a:graphic>
          </wp:inline>
        </w:drawing>
      </w:r>
    </w:p>
    <w:p w14:paraId="161A26F9" w14:textId="4B5B4C0F" w:rsidR="00711659" w:rsidRPr="008E510D" w:rsidRDefault="00711659" w:rsidP="00711659">
      <w:pPr>
        <w:pStyle w:val="OGCFigure"/>
      </w:pPr>
      <w:bookmarkStart w:id="214" w:name="_Ref462910763"/>
      <w:bookmarkStart w:id="215" w:name="_Toc471741741"/>
      <w:r>
        <w:t xml:space="preserve">Figure </w:t>
      </w:r>
      <w:r w:rsidR="003F6442">
        <w:fldChar w:fldCharType="begin"/>
      </w:r>
      <w:r w:rsidR="003F6442">
        <w:instrText xml:space="preserve"> SEQ Figure \* ARABIC </w:instrText>
      </w:r>
      <w:r w:rsidR="003F6442">
        <w:fldChar w:fldCharType="separate"/>
      </w:r>
      <w:r w:rsidR="00135A1B">
        <w:rPr>
          <w:noProof/>
        </w:rPr>
        <w:t>46</w:t>
      </w:r>
      <w:r w:rsidR="003F6442">
        <w:rPr>
          <w:noProof/>
        </w:rPr>
        <w:fldChar w:fldCharType="end"/>
      </w:r>
      <w:bookmarkEnd w:id="214"/>
      <w:r>
        <w:t xml:space="preserve">: </w:t>
      </w:r>
      <w:r w:rsidRPr="008E510D">
        <w:t xml:space="preserve">Hydrometric network </w:t>
      </w:r>
      <w:r>
        <w:t>and hydrometric feature realizing catchment</w:t>
      </w:r>
      <w:r w:rsidRPr="008E510D">
        <w:t xml:space="preserve"> </w:t>
      </w:r>
      <w:r>
        <w:t xml:space="preserve">and outfall </w:t>
      </w:r>
      <w:r w:rsidRPr="008E510D">
        <w:t>(UML class diagram)</w:t>
      </w:r>
      <w:bookmarkEnd w:id="215"/>
    </w:p>
    <w:p w14:paraId="52E9804A" w14:textId="22C266EE" w:rsidR="00711659" w:rsidRDefault="00711659" w:rsidP="009E4992">
      <w:pPr>
        <w:pStyle w:val="OGCFigure"/>
      </w:pPr>
    </w:p>
    <w:p w14:paraId="467A00B3" w14:textId="5179B243" w:rsidR="007526FB" w:rsidRDefault="007526FB" w:rsidP="00834E29">
      <w:pPr>
        <w:pStyle w:val="berschrift3"/>
      </w:pPr>
      <w:bookmarkStart w:id="216" w:name="_Toc471741669"/>
      <w:r>
        <w:t>Hydrometric Network</w:t>
      </w:r>
      <w:bookmarkEnd w:id="216"/>
    </w:p>
    <w:p w14:paraId="4ABAF4C9" w14:textId="57E6F2FA" w:rsidR="00DE0459" w:rsidRDefault="007004D7" w:rsidP="00911946">
      <w:pPr>
        <w:pStyle w:val="StandardWeb"/>
        <w:jc w:val="both"/>
      </w:pPr>
      <w:r w:rsidRPr="008E510D">
        <w:rPr>
          <w:lang w:val="en-US"/>
        </w:rPr>
        <w:t xml:space="preserve">The HY_HydrometricNetwork feature type specializes the </w:t>
      </w:r>
      <w:proofErr w:type="spellStart"/>
      <w:r w:rsidRPr="008E510D">
        <w:rPr>
          <w:lang w:val="en-US"/>
        </w:rPr>
        <w:t>HY_HydroNetwork</w:t>
      </w:r>
      <w:proofErr w:type="spellEnd"/>
      <w:r w:rsidRPr="008E510D">
        <w:rPr>
          <w:lang w:val="en-US"/>
        </w:rPr>
        <w:t xml:space="preserve"> realization specif</w:t>
      </w:r>
      <w:r w:rsidR="00750451">
        <w:rPr>
          <w:lang w:val="en-US"/>
        </w:rPr>
        <w:t>ic</w:t>
      </w:r>
      <w:r w:rsidRPr="008E510D">
        <w:rPr>
          <w:lang w:val="en-US"/>
        </w:rPr>
        <w:t>ally as an aggregate of hydrometric features. HY_</w:t>
      </w:r>
      <w:r w:rsidR="00750451" w:rsidRPr="008E510D">
        <w:rPr>
          <w:lang w:val="en-US"/>
        </w:rPr>
        <w:t>Hydro</w:t>
      </w:r>
      <w:r w:rsidR="00750451">
        <w:rPr>
          <w:lang w:val="en-US"/>
        </w:rPr>
        <w:t>metric</w:t>
      </w:r>
      <w:r w:rsidR="00750451" w:rsidRPr="008E510D">
        <w:rPr>
          <w:lang w:val="en-US"/>
        </w:rPr>
        <w:t xml:space="preserve">Network </w:t>
      </w:r>
      <w:r w:rsidRPr="008E510D">
        <w:rPr>
          <w:lang w:val="en-US"/>
        </w:rPr>
        <w:t xml:space="preserve">inherits </w:t>
      </w:r>
      <w:r w:rsidR="002228F1">
        <w:rPr>
          <w:lang w:val="en-US"/>
        </w:rPr>
        <w:t>through</w:t>
      </w:r>
      <w:r w:rsidR="002228F1" w:rsidRPr="008E510D">
        <w:rPr>
          <w:lang w:val="en-US"/>
        </w:rPr>
        <w:t xml:space="preserve"> </w:t>
      </w:r>
      <w:r w:rsidRPr="008E510D">
        <w:rPr>
          <w:lang w:val="en-US"/>
        </w:rPr>
        <w:t xml:space="preserve">generalization the </w:t>
      </w:r>
      <w:proofErr w:type="spellStart"/>
      <w:r w:rsidR="002C3C8A">
        <w:rPr>
          <w:rStyle w:val="Hervorhebung"/>
          <w:lang w:val="en-US"/>
        </w:rPr>
        <w:t>realized</w:t>
      </w:r>
      <w:r w:rsidRPr="008E510D">
        <w:rPr>
          <w:rStyle w:val="Hervorhebung"/>
          <w:lang w:val="en-US"/>
        </w:rPr>
        <w:t>Catchment</w:t>
      </w:r>
      <w:proofErr w:type="spellEnd"/>
      <w:r w:rsidRPr="008E510D">
        <w:rPr>
          <w:lang w:val="en-US"/>
        </w:rPr>
        <w:t xml:space="preserve">, </w:t>
      </w:r>
      <w:r w:rsidRPr="008E510D">
        <w:rPr>
          <w:rStyle w:val="Hervorhebung"/>
          <w:lang w:val="en-US"/>
        </w:rPr>
        <w:t>flowpath</w:t>
      </w:r>
      <w:r w:rsidR="002228F1">
        <w:rPr>
          <w:rStyle w:val="Hervorhebung"/>
          <w:lang w:val="en-US"/>
        </w:rPr>
        <w:t>,</w:t>
      </w:r>
      <w:r w:rsidRPr="008E510D">
        <w:rPr>
          <w:lang w:val="en-US"/>
        </w:rPr>
        <w:t xml:space="preserve"> </w:t>
      </w:r>
      <w:proofErr w:type="spellStart"/>
      <w:r w:rsidRPr="008E510D">
        <w:rPr>
          <w:rStyle w:val="Hervorhebung"/>
          <w:lang w:val="en-US"/>
        </w:rPr>
        <w:t>waterEdge</w:t>
      </w:r>
      <w:proofErr w:type="spellEnd"/>
      <w:r w:rsidRPr="008E510D">
        <w:rPr>
          <w:lang w:val="en-US"/>
        </w:rPr>
        <w:t xml:space="preserve">, </w:t>
      </w:r>
      <w:proofErr w:type="spellStart"/>
      <w:r w:rsidRPr="008E510D">
        <w:rPr>
          <w:rStyle w:val="Hervorhebung"/>
          <w:lang w:val="en-US"/>
        </w:rPr>
        <w:t>catchmentBoundary</w:t>
      </w:r>
      <w:proofErr w:type="spellEnd"/>
      <w:r w:rsidRPr="008E510D">
        <w:rPr>
          <w:lang w:val="en-US"/>
        </w:rPr>
        <w:t xml:space="preserve"> and </w:t>
      </w:r>
      <w:proofErr w:type="spellStart"/>
      <w:r w:rsidRPr="008E510D">
        <w:rPr>
          <w:rStyle w:val="Hervorhebung"/>
          <w:lang w:val="en-US"/>
        </w:rPr>
        <w:t>catchmentArea</w:t>
      </w:r>
      <w:proofErr w:type="spellEnd"/>
      <w:r w:rsidRPr="008E510D">
        <w:rPr>
          <w:lang w:val="en-US"/>
        </w:rPr>
        <w:t xml:space="preserve"> associations</w:t>
      </w:r>
      <w:r w:rsidR="00DE0459">
        <w:rPr>
          <w:lang w:val="en-US"/>
        </w:rPr>
        <w:t xml:space="preserve">, and associates a </w:t>
      </w:r>
      <w:proofErr w:type="spellStart"/>
      <w:r w:rsidR="00DE0459" w:rsidRPr="00DE0459">
        <w:rPr>
          <w:i/>
          <w:lang w:val="en-US"/>
        </w:rPr>
        <w:t>networkStation</w:t>
      </w:r>
      <w:proofErr w:type="spellEnd"/>
      <w:r w:rsidRPr="008E510D">
        <w:rPr>
          <w:lang w:val="en-US"/>
        </w:rPr>
        <w:t xml:space="preserve">. </w:t>
      </w:r>
      <w:r w:rsidR="00DE0459" w:rsidRPr="008E510D">
        <w:rPr>
          <w:lang w:val="en-US"/>
        </w:rPr>
        <w:t xml:space="preserve">An </w:t>
      </w:r>
      <w:r w:rsidR="00DE0459" w:rsidRPr="008E510D">
        <w:rPr>
          <w:rStyle w:val="Hervorhebung"/>
          <w:lang w:val="en-US"/>
        </w:rPr>
        <w:t>outflow</w:t>
      </w:r>
      <w:r w:rsidR="00DE0459">
        <w:rPr>
          <w:rStyle w:val="Hervorhebung"/>
          <w:lang w:val="en-US"/>
        </w:rPr>
        <w:t>-</w:t>
      </w:r>
      <w:r w:rsidR="00DE0459" w:rsidRPr="008E510D">
        <w:rPr>
          <w:rStyle w:val="Hervorhebung"/>
          <w:lang w:val="en-US"/>
        </w:rPr>
        <w:t>at</w:t>
      </w:r>
      <w:r w:rsidR="00DE0459">
        <w:rPr>
          <w:rStyle w:val="Hervorhebung"/>
          <w:lang w:val="en-US"/>
        </w:rPr>
        <w:t>-station</w:t>
      </w:r>
      <w:r w:rsidR="00DE0459" w:rsidRPr="008E510D">
        <w:rPr>
          <w:lang w:val="en-US"/>
        </w:rPr>
        <w:t xml:space="preserve"> constraint</w:t>
      </w:r>
      <w:r w:rsidR="00DE0459">
        <w:rPr>
          <w:lang w:val="en-US"/>
        </w:rPr>
        <w:t xml:space="preserve"> emphasizes the recognition of a monitoring station as </w:t>
      </w:r>
      <w:r w:rsidR="00DE0459" w:rsidRPr="008E510D">
        <w:rPr>
          <w:lang w:val="en-US"/>
        </w:rPr>
        <w:t xml:space="preserve">outflow of the </w:t>
      </w:r>
      <w:r w:rsidR="00DE0459" w:rsidRPr="004438CC">
        <w:rPr>
          <w:lang w:val="en-US"/>
        </w:rPr>
        <w:t xml:space="preserve">catchment </w:t>
      </w:r>
      <w:r w:rsidR="00DE0459" w:rsidRPr="004438CC">
        <w:t>realized by hydro</w:t>
      </w:r>
      <w:r w:rsidR="00DE0459">
        <w:t>metric</w:t>
      </w:r>
      <w:r w:rsidR="00DE0459" w:rsidRPr="004438CC">
        <w:t xml:space="preserve"> network</w:t>
      </w:r>
    </w:p>
    <w:p w14:paraId="45661CBF" w14:textId="73F58CAE" w:rsidR="00001192" w:rsidRDefault="00001192" w:rsidP="00001192">
      <w:pPr>
        <w:pStyle w:val="OGCtableheader"/>
      </w:pPr>
      <w:bookmarkStart w:id="217" w:name="_Toc471741769"/>
      <w:r>
        <w:t xml:space="preserve">Table </w:t>
      </w:r>
      <w:r w:rsidR="003F6442">
        <w:fldChar w:fldCharType="begin"/>
      </w:r>
      <w:r w:rsidR="003F6442">
        <w:instrText xml:space="preserve"> SEQ Table \* ARABIC </w:instrText>
      </w:r>
      <w:r w:rsidR="003F6442">
        <w:fldChar w:fldCharType="separate"/>
      </w:r>
      <w:r w:rsidR="00C66441">
        <w:rPr>
          <w:noProof/>
        </w:rPr>
        <w:t>28</w:t>
      </w:r>
      <w:r w:rsidR="003F6442">
        <w:rPr>
          <w:noProof/>
        </w:rPr>
        <w:fldChar w:fldCharType="end"/>
      </w:r>
      <w:r>
        <w:t>: HY_</w:t>
      </w:r>
      <w:r w:rsidRPr="008E510D">
        <w:t>HydrometricNetwork</w:t>
      </w:r>
      <w:bookmarkEnd w:id="217"/>
    </w:p>
    <w:tbl>
      <w:tblPr>
        <w:tblStyle w:val="Tabellenraster"/>
        <w:tblW w:w="0" w:type="auto"/>
        <w:tblLook w:val="04A0" w:firstRow="1" w:lastRow="0" w:firstColumn="1" w:lastColumn="0" w:noHBand="0" w:noVBand="1"/>
      </w:tblPr>
      <w:tblGrid>
        <w:gridCol w:w="2816"/>
        <w:gridCol w:w="4690"/>
        <w:gridCol w:w="1350"/>
      </w:tblGrid>
      <w:tr w:rsidR="00001192" w:rsidRPr="008E510D" w14:paraId="6A3B0132" w14:textId="77777777" w:rsidTr="006D0E8F">
        <w:tc>
          <w:tcPr>
            <w:tcW w:w="2816" w:type="dxa"/>
            <w:hideMark/>
          </w:tcPr>
          <w:p w14:paraId="7969B555" w14:textId="77777777" w:rsidR="00001192" w:rsidRPr="008E510D" w:rsidRDefault="00001192" w:rsidP="006D0E8F">
            <w:pPr>
              <w:spacing w:before="100" w:beforeAutospacing="1" w:after="100" w:afterAutospacing="1"/>
              <w:jc w:val="both"/>
              <w:rPr>
                <w:b/>
                <w:bCs/>
              </w:rPr>
            </w:pPr>
            <w:r>
              <w:rPr>
                <w:b/>
                <w:bCs/>
              </w:rPr>
              <w:t>Property</w:t>
            </w:r>
          </w:p>
        </w:tc>
        <w:tc>
          <w:tcPr>
            <w:tcW w:w="4690" w:type="dxa"/>
            <w:hideMark/>
          </w:tcPr>
          <w:p w14:paraId="675E77EF" w14:textId="77777777" w:rsidR="00001192" w:rsidRPr="008E510D" w:rsidRDefault="00001192"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2E2C07FB" w14:textId="77777777" w:rsidR="00001192" w:rsidRPr="008E510D" w:rsidRDefault="00001192" w:rsidP="006D0E8F">
            <w:pPr>
              <w:spacing w:before="100" w:beforeAutospacing="1" w:after="100" w:afterAutospacing="1"/>
              <w:jc w:val="both"/>
              <w:rPr>
                <w:b/>
                <w:bCs/>
              </w:rPr>
            </w:pPr>
            <w:r>
              <w:rPr>
                <w:b/>
                <w:bCs/>
              </w:rPr>
              <w:t>Relation</w:t>
            </w:r>
          </w:p>
        </w:tc>
      </w:tr>
      <w:tr w:rsidR="00001192" w:rsidRPr="008E510D" w14:paraId="232DDE48" w14:textId="77777777" w:rsidTr="006D0E8F">
        <w:tc>
          <w:tcPr>
            <w:tcW w:w="2816" w:type="dxa"/>
            <w:hideMark/>
          </w:tcPr>
          <w:p w14:paraId="74A9D345" w14:textId="68D2E8A4" w:rsidR="00001192" w:rsidRPr="00001192" w:rsidRDefault="00001192" w:rsidP="00001192">
            <w:pPr>
              <w:spacing w:before="100" w:beforeAutospacing="1" w:after="100" w:afterAutospacing="1"/>
              <w:rPr>
                <w:b/>
                <w:i/>
              </w:rPr>
            </w:pPr>
            <w:proofErr w:type="spellStart"/>
            <w:r w:rsidRPr="00001192">
              <w:rPr>
                <w:rStyle w:val="Fett"/>
                <w:b w:val="0"/>
                <w:i/>
              </w:rPr>
              <w:t>networkStation</w:t>
            </w:r>
            <w:proofErr w:type="spellEnd"/>
          </w:p>
        </w:tc>
        <w:tc>
          <w:tcPr>
            <w:tcW w:w="4690" w:type="dxa"/>
            <w:hideMark/>
          </w:tcPr>
          <w:p w14:paraId="321B04CA" w14:textId="23C8D4FF" w:rsidR="00001192" w:rsidRPr="00C71F34" w:rsidRDefault="00001192" w:rsidP="00001192">
            <w:pPr>
              <w:pStyle w:val="StandardWeb"/>
              <w:jc w:val="both"/>
              <w:rPr>
                <w:lang w:val="en-US"/>
              </w:rPr>
            </w:pPr>
            <w:r>
              <w:rPr>
                <w:lang w:val="en-US"/>
              </w:rPr>
              <w:t>hydrometric feature</w:t>
            </w:r>
            <w:r w:rsidRPr="008E510D">
              <w:rPr>
                <w:lang w:val="en-US"/>
              </w:rPr>
              <w:t xml:space="preserve"> which realizes the logical catchment either separately, or as part of the </w:t>
            </w:r>
            <w:r>
              <w:rPr>
                <w:lang w:val="en-US"/>
              </w:rPr>
              <w:lastRenderedPageBreak/>
              <w:t xml:space="preserve">hydrometric </w:t>
            </w:r>
            <w:r w:rsidRPr="008E510D">
              <w:rPr>
                <w:lang w:val="en-US"/>
              </w:rPr>
              <w:t>network.</w:t>
            </w:r>
          </w:p>
        </w:tc>
        <w:tc>
          <w:tcPr>
            <w:tcW w:w="1350" w:type="dxa"/>
            <w:hideMark/>
          </w:tcPr>
          <w:p w14:paraId="519383A3" w14:textId="77777777" w:rsidR="00001192" w:rsidRPr="00001192" w:rsidRDefault="00001192" w:rsidP="00001192">
            <w:pPr>
              <w:spacing w:before="100" w:beforeAutospacing="1" w:after="100" w:afterAutospacing="1"/>
            </w:pPr>
            <w:r>
              <w:lastRenderedPageBreak/>
              <w:t>Association</w:t>
            </w:r>
            <w:r w:rsidRPr="00C71F34">
              <w:t xml:space="preserve"> </w:t>
            </w:r>
          </w:p>
        </w:tc>
      </w:tr>
      <w:tr w:rsidR="00001192" w:rsidRPr="008E510D" w14:paraId="79C0C03B" w14:textId="77777777" w:rsidTr="006D0E8F">
        <w:tc>
          <w:tcPr>
            <w:tcW w:w="2816" w:type="dxa"/>
          </w:tcPr>
          <w:p w14:paraId="31B5305F" w14:textId="1A49EBB5" w:rsidR="00001192" w:rsidRPr="00001192" w:rsidRDefault="00001192" w:rsidP="00001192">
            <w:pPr>
              <w:spacing w:before="100" w:beforeAutospacing="1" w:after="100" w:afterAutospacing="1"/>
              <w:rPr>
                <w:b/>
                <w:i/>
              </w:rPr>
            </w:pPr>
            <w:r w:rsidRPr="00001192">
              <w:rPr>
                <w:rStyle w:val="Fett"/>
                <w:b w:val="0"/>
                <w:i/>
              </w:rPr>
              <w:lastRenderedPageBreak/>
              <w:t>outflow-at-station</w:t>
            </w:r>
          </w:p>
        </w:tc>
        <w:tc>
          <w:tcPr>
            <w:tcW w:w="4690" w:type="dxa"/>
          </w:tcPr>
          <w:p w14:paraId="0F0D798B" w14:textId="63DC5950" w:rsidR="00001192" w:rsidRPr="00D66EDD" w:rsidRDefault="00001192" w:rsidP="00001192">
            <w:pPr>
              <w:pStyle w:val="StandardWeb"/>
              <w:jc w:val="both"/>
              <w:rPr>
                <w:lang w:val="en-US"/>
              </w:rPr>
            </w:pPr>
            <w:r>
              <w:t>defines that a monitoring station which realizes a logical outfall, should be recognized as outflow of the contributing catchment realized by the hydrometric network the station is part of.</w:t>
            </w:r>
          </w:p>
        </w:tc>
        <w:tc>
          <w:tcPr>
            <w:tcW w:w="1350" w:type="dxa"/>
          </w:tcPr>
          <w:p w14:paraId="12FC727C" w14:textId="6B06183A" w:rsidR="00001192" w:rsidRPr="00C71F34" w:rsidRDefault="00001192" w:rsidP="00001192">
            <w:pPr>
              <w:spacing w:before="100" w:beforeAutospacing="1" w:after="100" w:afterAutospacing="1"/>
            </w:pPr>
            <w:r>
              <w:t>Constraint</w:t>
            </w:r>
            <w:r w:rsidRPr="00C71F34">
              <w:t xml:space="preserve"> </w:t>
            </w:r>
          </w:p>
        </w:tc>
      </w:tr>
    </w:tbl>
    <w:p w14:paraId="44B88902" w14:textId="766CF54E" w:rsidR="007526FB" w:rsidRDefault="007526FB" w:rsidP="00834E29">
      <w:pPr>
        <w:pStyle w:val="berschrift3"/>
      </w:pPr>
      <w:bookmarkStart w:id="218" w:name="_Toc471741670"/>
      <w:r>
        <w:t>Hydrometric Feature</w:t>
      </w:r>
      <w:bookmarkEnd w:id="218"/>
    </w:p>
    <w:p w14:paraId="53D6EB41" w14:textId="40F67058" w:rsidR="007526FB" w:rsidRDefault="007004D7" w:rsidP="00450C77">
      <w:pPr>
        <w:pStyle w:val="StandardWeb"/>
        <w:jc w:val="both"/>
        <w:rPr>
          <w:lang w:val="en-US"/>
        </w:rPr>
      </w:pPr>
      <w:r w:rsidRPr="007526FB">
        <w:t xml:space="preserve">The </w:t>
      </w:r>
      <w:proofErr w:type="spellStart"/>
      <w:r w:rsidRPr="007526FB">
        <w:t>HY_HydrometricFeature</w:t>
      </w:r>
      <w:proofErr w:type="spellEnd"/>
      <w:r w:rsidRPr="007526FB">
        <w:t xml:space="preserve"> </w:t>
      </w:r>
      <w:r w:rsidR="007526FB" w:rsidRPr="007526FB">
        <w:t xml:space="preserve">feature type provides a concept </w:t>
      </w:r>
      <w:r w:rsidR="007526FB">
        <w:t>of a</w:t>
      </w:r>
      <w:r w:rsidR="007526FB" w:rsidRPr="007526FB">
        <w:t xml:space="preserve"> </w:t>
      </w:r>
      <w:r w:rsidR="007526FB" w:rsidRPr="00485264">
        <w:t>monitoring station at which data on water are obtained, which realizes the logical catchment either separately, or as part of the hydrometric network</w:t>
      </w:r>
      <w:r w:rsidR="001B5AD0">
        <w:t xml:space="preserve"> (</w:t>
      </w:r>
      <w:r w:rsidR="00874BCD">
        <w:fldChar w:fldCharType="begin"/>
      </w:r>
      <w:r w:rsidR="00874BCD">
        <w:instrText xml:space="preserve"> REF _Ref462910763 \h </w:instrText>
      </w:r>
      <w:r w:rsidR="00874BCD">
        <w:fldChar w:fldCharType="separate"/>
      </w:r>
      <w:r w:rsidR="002E65D6">
        <w:t xml:space="preserve">Figure </w:t>
      </w:r>
      <w:r w:rsidR="002E65D6">
        <w:rPr>
          <w:noProof/>
        </w:rPr>
        <w:t>46</w:t>
      </w:r>
      <w:r w:rsidR="00874BCD">
        <w:fldChar w:fldCharType="end"/>
      </w:r>
      <w:r w:rsidR="001B5AD0">
        <w:t>)</w:t>
      </w:r>
      <w:r w:rsidR="007526FB" w:rsidRPr="00485264">
        <w:t>.</w:t>
      </w:r>
      <w:r w:rsidR="007526FB">
        <w:t xml:space="preserve"> </w:t>
      </w:r>
      <w:proofErr w:type="spellStart"/>
      <w:r w:rsidR="007526FB">
        <w:t>HY_HydrometricFeature</w:t>
      </w:r>
      <w:proofErr w:type="spellEnd"/>
      <w:r w:rsidR="007526FB">
        <w:t xml:space="preserve"> </w:t>
      </w:r>
      <w:r w:rsidRPr="008E510D">
        <w:rPr>
          <w:lang w:val="en-US"/>
        </w:rPr>
        <w:t xml:space="preserve">associates the </w:t>
      </w:r>
      <w:proofErr w:type="spellStart"/>
      <w:r w:rsidRPr="008E510D">
        <w:rPr>
          <w:rStyle w:val="Hervorhebung"/>
          <w:lang w:val="en-US"/>
        </w:rPr>
        <w:t>hydrometricNetwork</w:t>
      </w:r>
      <w:proofErr w:type="spellEnd"/>
      <w:r w:rsidRPr="008E510D">
        <w:rPr>
          <w:lang w:val="en-US"/>
        </w:rPr>
        <w:t xml:space="preserve"> in which it participates</w:t>
      </w:r>
      <w:r w:rsidR="007526FB">
        <w:rPr>
          <w:lang w:val="en-US"/>
        </w:rPr>
        <w:t>,</w:t>
      </w:r>
      <w:r w:rsidRPr="008E510D">
        <w:rPr>
          <w:lang w:val="en-US"/>
        </w:rPr>
        <w:t xml:space="preserve"> and a </w:t>
      </w:r>
      <w:proofErr w:type="spellStart"/>
      <w:r w:rsidRPr="008E510D">
        <w:rPr>
          <w:rStyle w:val="Hervorhebung"/>
          <w:lang w:val="en-US"/>
        </w:rPr>
        <w:t>positionOnRiver</w:t>
      </w:r>
      <w:proofErr w:type="spellEnd"/>
      <w:r w:rsidRPr="008E510D">
        <w:rPr>
          <w:lang w:val="en-US"/>
        </w:rPr>
        <w:t xml:space="preserve">. </w:t>
      </w:r>
    </w:p>
    <w:p w14:paraId="6C1F210E" w14:textId="2E22DC28" w:rsidR="00001192" w:rsidRDefault="00001192" w:rsidP="00001192">
      <w:pPr>
        <w:pStyle w:val="OGCtableheader"/>
      </w:pPr>
      <w:bookmarkStart w:id="219" w:name="_Toc471741770"/>
      <w:r>
        <w:t xml:space="preserve">Table </w:t>
      </w:r>
      <w:r w:rsidR="003F6442">
        <w:fldChar w:fldCharType="begin"/>
      </w:r>
      <w:r w:rsidR="003F6442">
        <w:instrText xml:space="preserve"> SEQ Table \* ARABIC </w:instrText>
      </w:r>
      <w:r w:rsidR="003F6442">
        <w:fldChar w:fldCharType="separate"/>
      </w:r>
      <w:r w:rsidR="00C66441">
        <w:rPr>
          <w:noProof/>
        </w:rPr>
        <w:t>29</w:t>
      </w:r>
      <w:r w:rsidR="003F6442">
        <w:rPr>
          <w:noProof/>
        </w:rPr>
        <w:fldChar w:fldCharType="end"/>
      </w:r>
      <w:r>
        <w:t xml:space="preserve">: </w:t>
      </w:r>
      <w:proofErr w:type="spellStart"/>
      <w:r>
        <w:t>HY_</w:t>
      </w:r>
      <w:r w:rsidRPr="008E510D">
        <w:t>Hydrometric</w:t>
      </w:r>
      <w:r w:rsidR="00486908">
        <w:t>Feature</w:t>
      </w:r>
      <w:bookmarkEnd w:id="219"/>
      <w:proofErr w:type="spellEnd"/>
    </w:p>
    <w:tbl>
      <w:tblPr>
        <w:tblStyle w:val="Tabellenraster"/>
        <w:tblW w:w="0" w:type="auto"/>
        <w:tblLook w:val="04A0" w:firstRow="1" w:lastRow="0" w:firstColumn="1" w:lastColumn="0" w:noHBand="0" w:noVBand="1"/>
      </w:tblPr>
      <w:tblGrid>
        <w:gridCol w:w="2816"/>
        <w:gridCol w:w="4690"/>
        <w:gridCol w:w="1350"/>
      </w:tblGrid>
      <w:tr w:rsidR="00001192" w:rsidRPr="008E510D" w14:paraId="5DE4BC56" w14:textId="77777777" w:rsidTr="006D0E8F">
        <w:tc>
          <w:tcPr>
            <w:tcW w:w="2816" w:type="dxa"/>
            <w:hideMark/>
          </w:tcPr>
          <w:p w14:paraId="0144111F" w14:textId="77777777" w:rsidR="00001192" w:rsidRPr="008E510D" w:rsidRDefault="00001192" w:rsidP="006D0E8F">
            <w:pPr>
              <w:spacing w:before="100" w:beforeAutospacing="1" w:after="100" w:afterAutospacing="1"/>
              <w:jc w:val="both"/>
              <w:rPr>
                <w:b/>
                <w:bCs/>
              </w:rPr>
            </w:pPr>
            <w:r>
              <w:rPr>
                <w:b/>
                <w:bCs/>
              </w:rPr>
              <w:t>Property</w:t>
            </w:r>
          </w:p>
        </w:tc>
        <w:tc>
          <w:tcPr>
            <w:tcW w:w="4690" w:type="dxa"/>
            <w:hideMark/>
          </w:tcPr>
          <w:p w14:paraId="2B518FA1" w14:textId="77777777" w:rsidR="00001192" w:rsidRPr="008E510D" w:rsidRDefault="00001192" w:rsidP="006D0E8F">
            <w:pPr>
              <w:spacing w:before="100" w:beforeAutospacing="1" w:after="100" w:afterAutospacing="1"/>
              <w:jc w:val="both"/>
              <w:rPr>
                <w:b/>
                <w:bCs/>
              </w:rPr>
            </w:pPr>
            <w:r>
              <w:rPr>
                <w:b/>
                <w:bCs/>
              </w:rPr>
              <w:t>Concept</w:t>
            </w:r>
            <w:r w:rsidRPr="008E510D">
              <w:rPr>
                <w:b/>
                <w:bCs/>
              </w:rPr>
              <w:t xml:space="preserve"> </w:t>
            </w:r>
            <w:r>
              <w:rPr>
                <w:b/>
                <w:bCs/>
              </w:rPr>
              <w:t>or definition</w:t>
            </w:r>
          </w:p>
        </w:tc>
        <w:tc>
          <w:tcPr>
            <w:tcW w:w="1350" w:type="dxa"/>
            <w:hideMark/>
          </w:tcPr>
          <w:p w14:paraId="72FFE442" w14:textId="77777777" w:rsidR="00001192" w:rsidRPr="008E510D" w:rsidRDefault="00001192" w:rsidP="006D0E8F">
            <w:pPr>
              <w:spacing w:before="100" w:beforeAutospacing="1" w:after="100" w:afterAutospacing="1"/>
              <w:jc w:val="both"/>
              <w:rPr>
                <w:b/>
                <w:bCs/>
              </w:rPr>
            </w:pPr>
            <w:r>
              <w:rPr>
                <w:b/>
                <w:bCs/>
              </w:rPr>
              <w:t>Relation</w:t>
            </w:r>
          </w:p>
        </w:tc>
      </w:tr>
      <w:tr w:rsidR="00001192" w:rsidRPr="008E510D" w14:paraId="6FBA5789" w14:textId="77777777" w:rsidTr="006D0E8F">
        <w:tc>
          <w:tcPr>
            <w:tcW w:w="2816" w:type="dxa"/>
            <w:hideMark/>
          </w:tcPr>
          <w:p w14:paraId="349956AB" w14:textId="799EB350" w:rsidR="00001192" w:rsidRPr="00001192" w:rsidRDefault="00001192" w:rsidP="00001192">
            <w:proofErr w:type="spellStart"/>
            <w:r w:rsidRPr="00001192">
              <w:rPr>
                <w:rStyle w:val="Fett"/>
                <w:b w:val="0"/>
                <w:i/>
              </w:rPr>
              <w:t>positionOnRiver</w:t>
            </w:r>
            <w:proofErr w:type="spellEnd"/>
            <w:r w:rsidRPr="008E510D">
              <w:t xml:space="preserve"> </w:t>
            </w:r>
          </w:p>
        </w:tc>
        <w:tc>
          <w:tcPr>
            <w:tcW w:w="4690" w:type="dxa"/>
            <w:hideMark/>
          </w:tcPr>
          <w:p w14:paraId="7AD4B78B" w14:textId="77777777" w:rsidR="00001192" w:rsidRDefault="00001192" w:rsidP="00001192">
            <w:pPr>
              <w:pStyle w:val="StandardWeb"/>
              <w:jc w:val="both"/>
              <w:rPr>
                <w:lang w:val="en-US"/>
              </w:rPr>
            </w:pPr>
            <w:r>
              <w:rPr>
                <w:lang w:val="en-US"/>
              </w:rPr>
              <w:t>identifies the</w:t>
            </w:r>
            <w:r w:rsidRPr="008E510D">
              <w:rPr>
                <w:lang w:val="en-US"/>
              </w:rPr>
              <w:t xml:space="preserve"> </w:t>
            </w:r>
            <w:r>
              <w:rPr>
                <w:lang w:val="en-US"/>
              </w:rPr>
              <w:t>position</w:t>
            </w:r>
            <w:r w:rsidRPr="008E510D">
              <w:rPr>
                <w:lang w:val="en-US"/>
              </w:rPr>
              <w:t xml:space="preserve"> </w:t>
            </w:r>
            <w:r w:rsidRPr="0099570A">
              <w:rPr>
                <w:lang w:val="en-US"/>
              </w:rPr>
              <w:t xml:space="preserve">of the hydrometric feature </w:t>
            </w:r>
            <w:r>
              <w:rPr>
                <w:lang w:val="en-US"/>
              </w:rPr>
              <w:t>in the</w:t>
            </w:r>
            <w:r w:rsidRPr="0099570A">
              <w:rPr>
                <w:lang w:val="en-US"/>
              </w:rPr>
              <w:t xml:space="preserve"> hydrographic network </w:t>
            </w:r>
            <w:r>
              <w:rPr>
                <w:lang w:val="en-US"/>
              </w:rPr>
              <w:t>as</w:t>
            </w:r>
            <w:r w:rsidRPr="008E510D">
              <w:rPr>
                <w:lang w:val="en-US"/>
              </w:rPr>
              <w:t xml:space="preserve"> permanent reference location</w:t>
            </w:r>
            <w:r w:rsidRPr="0099570A">
              <w:rPr>
                <w:lang w:val="en-US"/>
              </w:rPr>
              <w:t xml:space="preserve"> </w:t>
            </w:r>
            <w:r w:rsidRPr="008E510D">
              <w:rPr>
                <w:lang w:val="en-US"/>
              </w:rPr>
              <w:t xml:space="preserve">which realizes the conceptual outfall of the catchment </w:t>
            </w:r>
            <w:r>
              <w:rPr>
                <w:lang w:val="en-US"/>
              </w:rPr>
              <w:t>corresponding to</w:t>
            </w:r>
            <w:r w:rsidRPr="008E510D">
              <w:rPr>
                <w:lang w:val="en-US"/>
              </w:rPr>
              <w:t xml:space="preserve"> the </w:t>
            </w:r>
            <w:r>
              <w:rPr>
                <w:lang w:val="en-US"/>
              </w:rPr>
              <w:t>hydrometric feature.</w:t>
            </w:r>
          </w:p>
          <w:p w14:paraId="22FD63BB" w14:textId="01EE4D6F" w:rsidR="00001192" w:rsidRPr="00C71F34" w:rsidRDefault="00001192" w:rsidP="006D0E8F">
            <w:pPr>
              <w:pStyle w:val="StandardWeb"/>
              <w:jc w:val="both"/>
              <w:rPr>
                <w:lang w:val="en-US"/>
              </w:rPr>
            </w:pPr>
            <w:r>
              <w:rPr>
                <w:lang w:val="en-US"/>
              </w:rPr>
              <w:t xml:space="preserve">identifies </w:t>
            </w:r>
            <w:r w:rsidRPr="008E510D">
              <w:rPr>
                <w:lang w:val="en-US"/>
              </w:rPr>
              <w:t>a fixed landmark which realizes the conceptual outfall of the catchment realized by the water body</w:t>
            </w:r>
            <w:r>
              <w:rPr>
                <w:lang w:val="en-US"/>
              </w:rPr>
              <w:t xml:space="preserve"> as</w:t>
            </w:r>
            <w:r w:rsidRPr="008E510D">
              <w:rPr>
                <w:lang w:val="en-US"/>
              </w:rPr>
              <w:t xml:space="preserve"> permanent reference location.</w:t>
            </w:r>
          </w:p>
        </w:tc>
        <w:tc>
          <w:tcPr>
            <w:tcW w:w="1350" w:type="dxa"/>
            <w:hideMark/>
          </w:tcPr>
          <w:p w14:paraId="6DE7C696" w14:textId="77777777" w:rsidR="00001192" w:rsidRPr="00001192" w:rsidRDefault="00001192" w:rsidP="006D0E8F">
            <w:pPr>
              <w:spacing w:before="100" w:beforeAutospacing="1" w:after="100" w:afterAutospacing="1"/>
            </w:pPr>
            <w:r>
              <w:t>Association</w:t>
            </w:r>
            <w:r w:rsidRPr="00C71F34">
              <w:t xml:space="preserve"> </w:t>
            </w:r>
          </w:p>
        </w:tc>
      </w:tr>
    </w:tbl>
    <w:p w14:paraId="250D7FF6" w14:textId="116C396E" w:rsidR="007004D7" w:rsidRPr="008E510D" w:rsidRDefault="007004D7" w:rsidP="00450C77">
      <w:pPr>
        <w:jc w:val="both"/>
        <w:rPr>
          <w:vanish/>
        </w:rPr>
      </w:pPr>
    </w:p>
    <w:p w14:paraId="0C127AC7" w14:textId="7FE3DA8B" w:rsidR="008F68A0" w:rsidRDefault="008F68A0" w:rsidP="00450C77">
      <w:pPr>
        <w:jc w:val="both"/>
        <w:sectPr w:rsidR="008F68A0" w:rsidSect="00446195">
          <w:headerReference w:type="default" r:id="rId63"/>
          <w:footerReference w:type="even" r:id="rId64"/>
          <w:footerReference w:type="default" r:id="rId65"/>
          <w:pgSz w:w="12240" w:h="15840"/>
          <w:pgMar w:top="1440" w:right="1800" w:bottom="1440" w:left="1800" w:header="720" w:footer="720" w:gutter="0"/>
          <w:pgNumType w:start="1"/>
          <w:cols w:space="720"/>
          <w:docGrid w:linePitch="360"/>
        </w:sectPr>
      </w:pPr>
    </w:p>
    <w:p w14:paraId="1C001BB8" w14:textId="24874632" w:rsidR="00604B6C" w:rsidRDefault="00604B6C" w:rsidP="00604B6C">
      <w:pPr>
        <w:pStyle w:val="berschrift2"/>
        <w:numPr>
          <w:ilvl w:val="0"/>
          <w:numId w:val="0"/>
        </w:numPr>
      </w:pPr>
    </w:p>
    <w:p w14:paraId="2CAE88BA" w14:textId="2C70205F" w:rsidR="00604B6C" w:rsidRDefault="00604B6C" w:rsidP="00834E29">
      <w:pPr>
        <w:pStyle w:val="berschrift1"/>
        <w:numPr>
          <w:ilvl w:val="0"/>
          <w:numId w:val="0"/>
        </w:numPr>
      </w:pPr>
      <w:bookmarkStart w:id="220" w:name="_Toc471741671"/>
      <w:r>
        <w:t xml:space="preserve">ANNEX A </w:t>
      </w:r>
      <w:r w:rsidR="00807D2F">
        <w:t>Conformance Class Abstract Test Suite (Normative)</w:t>
      </w:r>
      <w:bookmarkEnd w:id="220"/>
    </w:p>
    <w:p w14:paraId="3EC0005E" w14:textId="77777777" w:rsidR="00604B6C" w:rsidRDefault="00604B6C" w:rsidP="00834E29">
      <w:pPr>
        <w:pStyle w:val="berschrift2"/>
        <w:numPr>
          <w:ilvl w:val="0"/>
          <w:numId w:val="0"/>
        </w:numPr>
      </w:pPr>
      <w:bookmarkStart w:id="221" w:name="_Toc471741672"/>
      <w:r>
        <w:t>A.1 Introduction</w:t>
      </w:r>
      <w:bookmarkEnd w:id="221"/>
    </w:p>
    <w:p w14:paraId="7663E388" w14:textId="1F938D48" w:rsidR="00604B6C" w:rsidRDefault="00604B6C" w:rsidP="00604B6C">
      <w:pPr>
        <w:pStyle w:val="StandardWeb"/>
      </w:pPr>
      <w:r>
        <w:t xml:space="preserve">These test suites </w:t>
      </w:r>
      <w:r w:rsidR="00FC65DA">
        <w:t xml:space="preserve">verify </w:t>
      </w:r>
      <w:r>
        <w:t xml:space="preserve">the compliance of the conformance targets for the HY_Features </w:t>
      </w:r>
      <w:r w:rsidR="00FC65DA">
        <w:t xml:space="preserve">conceptual module </w:t>
      </w:r>
      <w:r>
        <w:t xml:space="preserve">with the </w:t>
      </w:r>
      <w:r w:rsidR="00FC65DA">
        <w:t xml:space="preserve">HY_Features </w:t>
      </w:r>
      <w:r>
        <w:t xml:space="preserve">specification. Each instance of hydrologic feature data is encoded according to a specific </w:t>
      </w:r>
      <w:r w:rsidR="00FC65DA">
        <w:t xml:space="preserve">implementation </w:t>
      </w:r>
      <w:r>
        <w:t>schema, so</w:t>
      </w:r>
      <w:r w:rsidR="00FC65DA">
        <w:t xml:space="preserve"> </w:t>
      </w:r>
      <w:r>
        <w:t>conformance</w:t>
      </w:r>
      <w:r w:rsidR="00FC65DA">
        <w:t xml:space="preserve"> of a schema or a mapping to/from such a schema</w:t>
      </w:r>
      <w:r>
        <w:t xml:space="preserve"> with the abstract specification </w:t>
      </w:r>
      <w:r w:rsidR="00FC65DA">
        <w:t>is defined as a clear derivation of schema or mapping entities from</w:t>
      </w:r>
      <w:r>
        <w:t xml:space="preserve"> </w:t>
      </w:r>
      <w:r w:rsidR="00FC65DA">
        <w:t xml:space="preserve">the concepts, </w:t>
      </w:r>
      <w:r>
        <w:t>definitions</w:t>
      </w:r>
      <w:r w:rsidR="00FC65DA">
        <w:t>, and constraints</w:t>
      </w:r>
      <w:r>
        <w:t xml:space="preserve"> of HY_Features.</w:t>
      </w:r>
    </w:p>
    <w:p w14:paraId="75366E1C" w14:textId="2CFC55AE" w:rsidR="000324CC" w:rsidRDefault="000324CC">
      <w:pPr>
        <w:spacing w:after="0"/>
        <w:rPr>
          <w:lang w:val="en-GB" w:eastAsia="en-GB"/>
        </w:rPr>
      </w:pPr>
      <w:r>
        <w:br w:type="page"/>
      </w:r>
    </w:p>
    <w:p w14:paraId="676FBC71" w14:textId="77777777" w:rsidR="000324CC" w:rsidRDefault="000324CC" w:rsidP="00604B6C">
      <w:pPr>
        <w:pStyle w:val="StandardWeb"/>
      </w:pPr>
    </w:p>
    <w:p w14:paraId="772DD2C4" w14:textId="27EDD13E" w:rsidR="00604B6C" w:rsidRDefault="00604B6C" w:rsidP="00834E29">
      <w:pPr>
        <w:pStyle w:val="berschrift2"/>
        <w:numPr>
          <w:ilvl w:val="0"/>
          <w:numId w:val="0"/>
        </w:numPr>
      </w:pPr>
      <w:bookmarkStart w:id="222" w:name="_Toc471741673"/>
      <w:r>
        <w:t>A.2 Conformance class: HY_Feature</w:t>
      </w:r>
      <w:r w:rsidR="00435D60">
        <w:t>s</w:t>
      </w:r>
      <w:r>
        <w:t xml:space="preserve"> </w:t>
      </w:r>
      <w:r w:rsidR="000324CC">
        <w:t xml:space="preserve">implementation </w:t>
      </w:r>
      <w:r>
        <w:t>schema equivalence</w:t>
      </w:r>
      <w:bookmarkEnd w:id="222"/>
    </w:p>
    <w:tbl>
      <w:tblPr>
        <w:tblStyle w:val="Tabellenraster"/>
        <w:tblW w:w="8475" w:type="dxa"/>
        <w:tblLayout w:type="fixed"/>
        <w:tblLook w:val="04A0" w:firstRow="1" w:lastRow="0" w:firstColumn="1" w:lastColumn="0" w:noHBand="0" w:noVBand="1"/>
      </w:tblPr>
      <w:tblGrid>
        <w:gridCol w:w="720"/>
        <w:gridCol w:w="1545"/>
        <w:gridCol w:w="6210"/>
      </w:tblGrid>
      <w:tr w:rsidR="000324CC" w14:paraId="731708E4" w14:textId="77777777" w:rsidTr="0038732F">
        <w:tc>
          <w:tcPr>
            <w:tcW w:w="2265" w:type="dxa"/>
            <w:gridSpan w:val="2"/>
            <w:shd w:val="clear" w:color="auto" w:fill="F2F2F2" w:themeFill="background1" w:themeFillShade="F2"/>
            <w:hideMark/>
          </w:tcPr>
          <w:p w14:paraId="33FB9D6B" w14:textId="77777777" w:rsidR="00604B6C" w:rsidRDefault="00604B6C" w:rsidP="00882601">
            <w:pPr>
              <w:rPr>
                <w:b/>
                <w:bCs/>
              </w:rPr>
            </w:pPr>
            <w:r>
              <w:rPr>
                <w:rStyle w:val="Fett"/>
              </w:rPr>
              <w:t>Conformance Class</w:t>
            </w:r>
          </w:p>
        </w:tc>
        <w:tc>
          <w:tcPr>
            <w:tcW w:w="6210" w:type="dxa"/>
            <w:hideMark/>
          </w:tcPr>
          <w:p w14:paraId="56D2E138" w14:textId="69811017" w:rsidR="00604B6C" w:rsidRPr="00FC65DA" w:rsidRDefault="00FC65DA">
            <w:pPr>
              <w:rPr>
                <w:b/>
                <w:bCs/>
              </w:rPr>
            </w:pPr>
            <w:r w:rsidRPr="0038732F">
              <w:rPr>
                <w:b/>
                <w:color w:val="0F2EFF"/>
              </w:rPr>
              <w:t>/</w:t>
            </w:r>
            <w:proofErr w:type="spellStart"/>
            <w:r w:rsidRPr="0038732F">
              <w:rPr>
                <w:b/>
                <w:color w:val="0F2EFF"/>
              </w:rPr>
              <w:t>conf</w:t>
            </w:r>
            <w:proofErr w:type="spellEnd"/>
            <w:r w:rsidRPr="0038732F">
              <w:rPr>
                <w:b/>
                <w:color w:val="0F2EFF"/>
              </w:rPr>
              <w:t>/</w:t>
            </w:r>
            <w:proofErr w:type="spellStart"/>
            <w:r w:rsidRPr="0038732F">
              <w:rPr>
                <w:b/>
                <w:color w:val="0F2EFF"/>
              </w:rPr>
              <w:t>hy_features_conceptual_model</w:t>
            </w:r>
            <w:proofErr w:type="spellEnd"/>
          </w:p>
        </w:tc>
      </w:tr>
      <w:tr w:rsidR="000324CC" w14:paraId="58848327" w14:textId="77777777" w:rsidTr="0038732F">
        <w:tc>
          <w:tcPr>
            <w:tcW w:w="2265" w:type="dxa"/>
            <w:gridSpan w:val="2"/>
            <w:shd w:val="clear" w:color="auto" w:fill="F2F2F2" w:themeFill="background1" w:themeFillShade="F2"/>
          </w:tcPr>
          <w:p w14:paraId="20949B46" w14:textId="6EA8548B" w:rsidR="00287AF7" w:rsidRDefault="00287AF7" w:rsidP="00882601">
            <w:pPr>
              <w:rPr>
                <w:rStyle w:val="Fett"/>
              </w:rPr>
            </w:pPr>
            <w:r>
              <w:rPr>
                <w:rStyle w:val="Fett"/>
              </w:rPr>
              <w:t>Requirements Class</w:t>
            </w:r>
          </w:p>
        </w:tc>
        <w:tc>
          <w:tcPr>
            <w:tcW w:w="6210" w:type="dxa"/>
          </w:tcPr>
          <w:p w14:paraId="00159F14" w14:textId="33AD6CCC" w:rsidR="00287AF7" w:rsidRPr="00FC65DA" w:rsidRDefault="003F6442" w:rsidP="00FC65DA">
            <w:pPr>
              <w:rPr>
                <w:b/>
                <w:color w:val="0F2EFF"/>
              </w:rPr>
            </w:pPr>
            <w:hyperlink w:anchor="_The_HY_Features_conceptual" w:history="1">
              <w:r w:rsidR="00287AF7" w:rsidRPr="000324CC">
                <w:rPr>
                  <w:rStyle w:val="Hyperlink"/>
                </w:rPr>
                <w:t>/</w:t>
              </w:r>
              <w:proofErr w:type="spellStart"/>
              <w:r w:rsidR="00287AF7" w:rsidRPr="000324CC">
                <w:rPr>
                  <w:rStyle w:val="Hyperlink"/>
                </w:rPr>
                <w:t>req</w:t>
              </w:r>
              <w:proofErr w:type="spellEnd"/>
              <w:r w:rsidR="00287AF7" w:rsidRPr="000324CC">
                <w:rPr>
                  <w:rStyle w:val="Hyperlink"/>
                </w:rPr>
                <w:t>/</w:t>
              </w:r>
              <w:proofErr w:type="spellStart"/>
              <w:r w:rsidR="00287AF7" w:rsidRPr="000324CC">
                <w:rPr>
                  <w:rStyle w:val="Hyperlink"/>
                </w:rPr>
                <w:t>hy_features_conceptual_model</w:t>
              </w:r>
              <w:proofErr w:type="spellEnd"/>
            </w:hyperlink>
          </w:p>
        </w:tc>
      </w:tr>
      <w:tr w:rsidR="000324CC" w14:paraId="212A107F" w14:textId="77777777" w:rsidTr="0038732F">
        <w:tc>
          <w:tcPr>
            <w:tcW w:w="2265" w:type="dxa"/>
            <w:gridSpan w:val="2"/>
            <w:shd w:val="clear" w:color="auto" w:fill="F2F2F2" w:themeFill="background1" w:themeFillShade="F2"/>
            <w:hideMark/>
          </w:tcPr>
          <w:p w14:paraId="55BD1414" w14:textId="77777777" w:rsidR="00604B6C" w:rsidRPr="0038732F" w:rsidRDefault="00604B6C" w:rsidP="00882601">
            <w:pPr>
              <w:tabs>
                <w:tab w:val="left" w:pos="560"/>
              </w:tabs>
              <w:rPr>
                <w:b/>
              </w:rPr>
            </w:pPr>
            <w:r w:rsidRPr="0038732F">
              <w:rPr>
                <w:b/>
              </w:rPr>
              <w:t>Test</w:t>
            </w:r>
          </w:p>
        </w:tc>
        <w:tc>
          <w:tcPr>
            <w:tcW w:w="6210" w:type="dxa"/>
            <w:hideMark/>
          </w:tcPr>
          <w:p w14:paraId="51B829D7" w14:textId="175327A9" w:rsidR="00604B6C" w:rsidRPr="0038732F" w:rsidRDefault="00B8370D" w:rsidP="0038732F">
            <w:pPr>
              <w:jc w:val="both"/>
              <w:rPr>
                <w:color w:val="0000FF"/>
                <w:u w:val="single"/>
              </w:rPr>
            </w:pPr>
            <w:r w:rsidRPr="000C42F5">
              <w:rPr>
                <w:color w:val="0000FF"/>
                <w:u w:val="single"/>
              </w:rPr>
              <w:t>/</w:t>
            </w:r>
            <w:proofErr w:type="spellStart"/>
            <w:r w:rsidR="00435D60">
              <w:rPr>
                <w:color w:val="0000FF"/>
                <w:u w:val="single"/>
              </w:rPr>
              <w:t>conf</w:t>
            </w:r>
            <w:proofErr w:type="spellEnd"/>
            <w:r w:rsidRPr="000C42F5">
              <w:rPr>
                <w:color w:val="0000FF"/>
                <w:u w:val="single"/>
              </w:rPr>
              <w:t>/</w:t>
            </w:r>
            <w:proofErr w:type="spellStart"/>
            <w:r w:rsidRPr="000C42F5">
              <w:rPr>
                <w:color w:val="0000FF"/>
                <w:u w:val="single"/>
              </w:rPr>
              <w:t>hy_features_conceptual_model</w:t>
            </w:r>
            <w:proofErr w:type="spellEnd"/>
            <w:r w:rsidRPr="000C42F5">
              <w:rPr>
                <w:color w:val="0000FF"/>
                <w:u w:val="single"/>
              </w:rPr>
              <w:t>/mapping</w:t>
            </w:r>
          </w:p>
        </w:tc>
      </w:tr>
      <w:tr w:rsidR="000324CC" w14:paraId="45354728" w14:textId="77777777" w:rsidTr="0038732F">
        <w:trPr>
          <w:gridBefore w:val="1"/>
          <w:wBefore w:w="720" w:type="dxa"/>
        </w:trPr>
        <w:tc>
          <w:tcPr>
            <w:tcW w:w="1545" w:type="dxa"/>
            <w:shd w:val="clear" w:color="auto" w:fill="F2F2F2" w:themeFill="background1" w:themeFillShade="F2"/>
            <w:hideMark/>
          </w:tcPr>
          <w:p w14:paraId="3C7A53E8" w14:textId="77777777" w:rsidR="00604B6C" w:rsidRDefault="00604B6C" w:rsidP="00882601">
            <w:r>
              <w:t>Requirement</w:t>
            </w:r>
          </w:p>
        </w:tc>
        <w:tc>
          <w:tcPr>
            <w:tcW w:w="6210" w:type="dxa"/>
            <w:hideMark/>
          </w:tcPr>
          <w:p w14:paraId="60DE12C0" w14:textId="77777777" w:rsidR="000324CC" w:rsidRDefault="000324CC" w:rsidP="000324CC">
            <w:pPr>
              <w:jc w:val="both"/>
            </w:pPr>
            <w:r w:rsidRPr="00B149B7">
              <w:t xml:space="preserve">An implementation schema conforming to HY_Features SHALL </w:t>
            </w:r>
            <w:r>
              <w:t xml:space="preserve">implement </w:t>
            </w:r>
            <w:r w:rsidRPr="00B149B7">
              <w:t xml:space="preserve">one or more </w:t>
            </w:r>
            <w:r>
              <w:t>f</w:t>
            </w:r>
            <w:r w:rsidRPr="00B149B7">
              <w:t xml:space="preserve">eature </w:t>
            </w:r>
            <w:r>
              <w:t>t</w:t>
            </w:r>
            <w:r w:rsidRPr="00B149B7">
              <w:t xml:space="preserve">ypes defined </w:t>
            </w:r>
            <w:r>
              <w:t>by the HY_Features UML model in</w:t>
            </w:r>
            <w:r w:rsidRPr="00B149B7">
              <w:t xml:space="preserve"> this standard, including all mandatory properties</w:t>
            </w:r>
            <w:r>
              <w:t>, associations, and default values.</w:t>
            </w:r>
          </w:p>
          <w:p w14:paraId="3BF1C592" w14:textId="5F6D4FE9" w:rsidR="00604B6C" w:rsidRDefault="000324CC">
            <w:r>
              <w:t xml:space="preserve">A mapping implementation </w:t>
            </w:r>
            <w:r w:rsidRPr="00B149B7">
              <w:t xml:space="preserve">conforming to HY_Features SHALL </w:t>
            </w:r>
            <w:r>
              <w:t xml:space="preserve">implement mappings between existing feature types and one or more HY_Features feature types as defined in the HY_Features UML model in this standard, </w:t>
            </w:r>
            <w:r w:rsidRPr="00B149B7">
              <w:t>including all mandatory properties</w:t>
            </w:r>
            <w:r>
              <w:t>, associations, and default values.</w:t>
            </w:r>
          </w:p>
        </w:tc>
      </w:tr>
      <w:tr w:rsidR="000324CC" w14:paraId="1A2AC239" w14:textId="77777777" w:rsidTr="0038732F">
        <w:trPr>
          <w:gridBefore w:val="1"/>
          <w:wBefore w:w="720" w:type="dxa"/>
        </w:trPr>
        <w:tc>
          <w:tcPr>
            <w:tcW w:w="1545" w:type="dxa"/>
            <w:shd w:val="clear" w:color="auto" w:fill="F2F2F2" w:themeFill="background1" w:themeFillShade="F2"/>
            <w:hideMark/>
          </w:tcPr>
          <w:p w14:paraId="27F7B08F" w14:textId="77777777" w:rsidR="00604B6C" w:rsidRDefault="00604B6C" w:rsidP="00882601">
            <w:r>
              <w:t>Test purpose</w:t>
            </w:r>
          </w:p>
        </w:tc>
        <w:tc>
          <w:tcPr>
            <w:tcW w:w="6210" w:type="dxa"/>
            <w:hideMark/>
          </w:tcPr>
          <w:p w14:paraId="643D2E6C" w14:textId="43F1CD88" w:rsidR="00604B6C" w:rsidRDefault="00604B6C">
            <w:r>
              <w:t>All relevant elements of a</w:t>
            </w:r>
            <w:r w:rsidR="00813AA2">
              <w:t xml:space="preserve">n implementation </w:t>
            </w:r>
            <w:r>
              <w:t xml:space="preserve">schema </w:t>
            </w:r>
            <w:r w:rsidR="00813AA2">
              <w:t xml:space="preserve">or data exchange mapping </w:t>
            </w:r>
            <w:r>
              <w:t xml:space="preserve">including hydrologic features are </w:t>
            </w:r>
            <w:r w:rsidR="00813AA2">
              <w:t>valid implementations of</w:t>
            </w:r>
            <w:r>
              <w:t xml:space="preserve"> HY_Features </w:t>
            </w:r>
            <w:r w:rsidR="00813AA2">
              <w:t>concepts, associations, and constraints</w:t>
            </w:r>
            <w:r>
              <w:t>.</w:t>
            </w:r>
          </w:p>
        </w:tc>
      </w:tr>
      <w:tr w:rsidR="000324CC" w14:paraId="2977F790" w14:textId="77777777" w:rsidTr="0038732F">
        <w:trPr>
          <w:gridBefore w:val="1"/>
          <w:wBefore w:w="720" w:type="dxa"/>
        </w:trPr>
        <w:tc>
          <w:tcPr>
            <w:tcW w:w="1545" w:type="dxa"/>
            <w:shd w:val="clear" w:color="auto" w:fill="F2F2F2" w:themeFill="background1" w:themeFillShade="F2"/>
            <w:hideMark/>
          </w:tcPr>
          <w:p w14:paraId="7569C824" w14:textId="77777777" w:rsidR="00604B6C" w:rsidRDefault="00604B6C" w:rsidP="00882601">
            <w:r>
              <w:t>Test method</w:t>
            </w:r>
          </w:p>
        </w:tc>
        <w:tc>
          <w:tcPr>
            <w:tcW w:w="6210" w:type="dxa"/>
            <w:hideMark/>
          </w:tcPr>
          <w:p w14:paraId="762FF932" w14:textId="7F6DFF37" w:rsidR="00604B6C" w:rsidRDefault="00604B6C">
            <w:r>
              <w:t xml:space="preserve">Inspect the </w:t>
            </w:r>
            <w:r w:rsidR="00813AA2">
              <w:t xml:space="preserve">correspondence </w:t>
            </w:r>
            <w:r>
              <w:t xml:space="preserve">between </w:t>
            </w:r>
            <w:r w:rsidR="00813AA2">
              <w:t xml:space="preserve">implementation schema or </w:t>
            </w:r>
            <w:r>
              <w:t>data exchange</w:t>
            </w:r>
            <w:r w:rsidR="00813AA2">
              <w:t xml:space="preserve"> mapping elements </w:t>
            </w:r>
            <w:r>
              <w:t xml:space="preserve">and the HY_Features model to determine that all relevant elements are mapped to HY_Features </w:t>
            </w:r>
            <w:r w:rsidR="00813AA2">
              <w:t>concepts, associations, and constraints</w:t>
            </w:r>
            <w:r>
              <w:t>.</w:t>
            </w:r>
          </w:p>
        </w:tc>
      </w:tr>
      <w:tr w:rsidR="000324CC" w14:paraId="011861B0" w14:textId="77777777" w:rsidTr="0038732F">
        <w:trPr>
          <w:gridBefore w:val="1"/>
          <w:wBefore w:w="720" w:type="dxa"/>
        </w:trPr>
        <w:tc>
          <w:tcPr>
            <w:tcW w:w="1545" w:type="dxa"/>
            <w:shd w:val="clear" w:color="auto" w:fill="F2F2F2" w:themeFill="background1" w:themeFillShade="F2"/>
            <w:hideMark/>
          </w:tcPr>
          <w:p w14:paraId="7A6127A6" w14:textId="77777777" w:rsidR="00604B6C" w:rsidRDefault="00604B6C" w:rsidP="00882601">
            <w:r>
              <w:t>Test type</w:t>
            </w:r>
          </w:p>
        </w:tc>
        <w:tc>
          <w:tcPr>
            <w:tcW w:w="6210" w:type="dxa"/>
            <w:hideMark/>
          </w:tcPr>
          <w:p w14:paraId="7C3B116C" w14:textId="0B39D17C" w:rsidR="00604B6C" w:rsidRDefault="00813AA2" w:rsidP="00882601">
            <w:r>
              <w:t>Inspection</w:t>
            </w:r>
          </w:p>
        </w:tc>
      </w:tr>
      <w:tr w:rsidR="000324CC" w14:paraId="1FA68DDE" w14:textId="77777777" w:rsidTr="0038732F">
        <w:tc>
          <w:tcPr>
            <w:tcW w:w="2265" w:type="dxa"/>
            <w:gridSpan w:val="2"/>
            <w:shd w:val="clear" w:color="auto" w:fill="F2F2F2" w:themeFill="background1" w:themeFillShade="F2"/>
            <w:hideMark/>
          </w:tcPr>
          <w:p w14:paraId="7DDE477F" w14:textId="77777777" w:rsidR="00435D60" w:rsidRPr="0038732F" w:rsidRDefault="00435D60" w:rsidP="00F02312">
            <w:pPr>
              <w:rPr>
                <w:b/>
              </w:rPr>
            </w:pPr>
            <w:r w:rsidRPr="0038732F">
              <w:rPr>
                <w:b/>
              </w:rPr>
              <w:t>Test</w:t>
            </w:r>
          </w:p>
        </w:tc>
        <w:tc>
          <w:tcPr>
            <w:tcW w:w="6210" w:type="dxa"/>
            <w:hideMark/>
          </w:tcPr>
          <w:p w14:paraId="5369DF40" w14:textId="77777777" w:rsidR="00435D60" w:rsidRPr="009533F5" w:rsidRDefault="00435D60" w:rsidP="00F02312">
            <w:pPr>
              <w:jc w:val="both"/>
              <w:rPr>
                <w:color w:val="0000FF"/>
                <w:u w:val="single"/>
              </w:rPr>
            </w:pPr>
            <w:r w:rsidRPr="000C42F5">
              <w:rPr>
                <w:color w:val="0000FF"/>
                <w:u w:val="single"/>
              </w:rPr>
              <w:t>/</w:t>
            </w:r>
            <w:proofErr w:type="spellStart"/>
            <w:r w:rsidRPr="000C42F5">
              <w:rPr>
                <w:color w:val="0000FF"/>
                <w:u w:val="single"/>
              </w:rPr>
              <w:t>req</w:t>
            </w:r>
            <w:proofErr w:type="spellEnd"/>
            <w:r w:rsidRPr="000C42F5">
              <w:rPr>
                <w:color w:val="0000FF"/>
                <w:u w:val="single"/>
              </w:rPr>
              <w:t>/</w:t>
            </w:r>
            <w:proofErr w:type="spellStart"/>
            <w:r w:rsidRPr="000C42F5">
              <w:rPr>
                <w:color w:val="0000FF"/>
                <w:u w:val="single"/>
              </w:rPr>
              <w:t>hy_features_conceptual_model</w:t>
            </w:r>
            <w:proofErr w:type="spellEnd"/>
            <w:r w:rsidRPr="000C42F5">
              <w:rPr>
                <w:color w:val="0000FF"/>
                <w:u w:val="single"/>
              </w:rPr>
              <w:t>/</w:t>
            </w:r>
            <w:proofErr w:type="spellStart"/>
            <w:r>
              <w:rPr>
                <w:color w:val="0000FF"/>
                <w:u w:val="single"/>
              </w:rPr>
              <w:t>GF_Feature</w:t>
            </w:r>
            <w:proofErr w:type="spellEnd"/>
          </w:p>
        </w:tc>
      </w:tr>
      <w:tr w:rsidR="000324CC" w14:paraId="537177BE" w14:textId="77777777" w:rsidTr="0038732F">
        <w:trPr>
          <w:gridBefore w:val="1"/>
          <w:wBefore w:w="720" w:type="dxa"/>
        </w:trPr>
        <w:tc>
          <w:tcPr>
            <w:tcW w:w="1545" w:type="dxa"/>
            <w:shd w:val="clear" w:color="auto" w:fill="F2F2F2" w:themeFill="background1" w:themeFillShade="F2"/>
            <w:hideMark/>
          </w:tcPr>
          <w:p w14:paraId="09BA76FC" w14:textId="77777777" w:rsidR="00435D60" w:rsidRDefault="00435D60" w:rsidP="00F02312">
            <w:r>
              <w:t>Requirement</w:t>
            </w:r>
          </w:p>
        </w:tc>
        <w:tc>
          <w:tcPr>
            <w:tcW w:w="6210" w:type="dxa"/>
            <w:hideMark/>
          </w:tcPr>
          <w:p w14:paraId="51736834" w14:textId="4D3C107C" w:rsidR="00435D60" w:rsidRDefault="000324CC" w:rsidP="00F02312">
            <w:r>
              <w:t>E</w:t>
            </w:r>
            <w:r w:rsidRPr="00EB5A8C">
              <w:t xml:space="preserve">ach </w:t>
            </w:r>
            <w:r>
              <w:t xml:space="preserve">implemented HY_Features </w:t>
            </w:r>
            <w:r w:rsidRPr="00EB5A8C">
              <w:t>feature</w:t>
            </w:r>
            <w:r>
              <w:t xml:space="preserve"> type </w:t>
            </w:r>
            <w:r w:rsidRPr="00EB5A8C">
              <w:t xml:space="preserve"> </w:t>
            </w:r>
            <w:r w:rsidRPr="00B149B7">
              <w:t xml:space="preserve">SHALL be an instance of the </w:t>
            </w:r>
            <w:proofErr w:type="spellStart"/>
            <w:r w:rsidRPr="00B149B7">
              <w:t>GF_FeatureType</w:t>
            </w:r>
            <w:proofErr w:type="spellEnd"/>
            <w:r w:rsidRPr="00B149B7">
              <w:t xml:space="preserve"> (aka </w:t>
            </w:r>
            <w:proofErr w:type="spellStart"/>
            <w:r w:rsidRPr="00B149B7">
              <w:t>FeatureType</w:t>
            </w:r>
            <w:proofErr w:type="spellEnd"/>
            <w:r w:rsidRPr="00B149B7">
              <w:t>) «</w:t>
            </w:r>
            <w:proofErr w:type="spellStart"/>
            <w:r w:rsidRPr="00B149B7">
              <w:t>metaclass</w:t>
            </w:r>
            <w:proofErr w:type="spellEnd"/>
            <w:r w:rsidRPr="00B149B7">
              <w:t>»</w:t>
            </w:r>
          </w:p>
        </w:tc>
      </w:tr>
      <w:tr w:rsidR="000324CC" w14:paraId="5B49810F" w14:textId="77777777" w:rsidTr="0038732F">
        <w:trPr>
          <w:gridBefore w:val="1"/>
          <w:wBefore w:w="720" w:type="dxa"/>
        </w:trPr>
        <w:tc>
          <w:tcPr>
            <w:tcW w:w="1545" w:type="dxa"/>
            <w:shd w:val="clear" w:color="auto" w:fill="F2F2F2" w:themeFill="background1" w:themeFillShade="F2"/>
            <w:hideMark/>
          </w:tcPr>
          <w:p w14:paraId="430BA098" w14:textId="77777777" w:rsidR="00435D60" w:rsidRDefault="00435D60" w:rsidP="00F02312">
            <w:r>
              <w:t>Test purpose</w:t>
            </w:r>
          </w:p>
        </w:tc>
        <w:tc>
          <w:tcPr>
            <w:tcW w:w="6210" w:type="dxa"/>
            <w:hideMark/>
          </w:tcPr>
          <w:p w14:paraId="301CC8A0" w14:textId="0B026BE2" w:rsidR="00435D60" w:rsidRDefault="00435D60">
            <w:r>
              <w:t>All relevant elements of a</w:t>
            </w:r>
            <w:r w:rsidR="000324CC">
              <w:t>n implementation schema or</w:t>
            </w:r>
            <w:r>
              <w:t xml:space="preserve"> data exchange </w:t>
            </w:r>
            <w:r w:rsidR="000324CC">
              <w:t>mapping</w:t>
            </w:r>
            <w:r>
              <w:t xml:space="preserve"> including hydrologic features are </w:t>
            </w:r>
            <w:r w:rsidR="000324CC">
              <w:t>also</w:t>
            </w:r>
            <w:r w:rsidR="000324CC" w:rsidRPr="00B149B7">
              <w:t xml:space="preserve"> </w:t>
            </w:r>
            <w:r w:rsidR="000324CC">
              <w:t xml:space="preserve">valid </w:t>
            </w:r>
            <w:r w:rsidR="000324CC" w:rsidRPr="00B149B7">
              <w:t>instance</w:t>
            </w:r>
            <w:r w:rsidR="000324CC">
              <w:t>s</w:t>
            </w:r>
            <w:r w:rsidR="000324CC" w:rsidRPr="00B149B7">
              <w:t xml:space="preserve"> of the </w:t>
            </w:r>
            <w:proofErr w:type="spellStart"/>
            <w:r w:rsidR="000324CC" w:rsidRPr="00B149B7">
              <w:t>GF_FeatureType</w:t>
            </w:r>
            <w:proofErr w:type="spellEnd"/>
            <w:r w:rsidR="000324CC">
              <w:t xml:space="preserve"> </w:t>
            </w:r>
            <w:r w:rsidR="000324CC" w:rsidRPr="00B149B7">
              <w:t>«</w:t>
            </w:r>
            <w:proofErr w:type="spellStart"/>
            <w:r w:rsidR="000324CC" w:rsidRPr="00B149B7">
              <w:t>metaclass</w:t>
            </w:r>
            <w:proofErr w:type="spellEnd"/>
            <w:r w:rsidR="000324CC" w:rsidRPr="00B149B7">
              <w:t>»</w:t>
            </w:r>
            <w:r>
              <w:t>.</w:t>
            </w:r>
          </w:p>
        </w:tc>
      </w:tr>
      <w:tr w:rsidR="000324CC" w14:paraId="284FED37" w14:textId="77777777" w:rsidTr="0038732F">
        <w:trPr>
          <w:gridBefore w:val="1"/>
          <w:wBefore w:w="720" w:type="dxa"/>
        </w:trPr>
        <w:tc>
          <w:tcPr>
            <w:tcW w:w="1545" w:type="dxa"/>
            <w:shd w:val="clear" w:color="auto" w:fill="F2F2F2" w:themeFill="background1" w:themeFillShade="F2"/>
            <w:hideMark/>
          </w:tcPr>
          <w:p w14:paraId="2DE8FB9C" w14:textId="77777777" w:rsidR="00435D60" w:rsidRDefault="00435D60" w:rsidP="00F02312">
            <w:r>
              <w:t>Test method</w:t>
            </w:r>
          </w:p>
        </w:tc>
        <w:tc>
          <w:tcPr>
            <w:tcW w:w="6210" w:type="dxa"/>
            <w:hideMark/>
          </w:tcPr>
          <w:p w14:paraId="5E095D5F" w14:textId="7671B20C" w:rsidR="00435D60" w:rsidRDefault="00435D60">
            <w:r>
              <w:t xml:space="preserve">Inspect the </w:t>
            </w:r>
            <w:r w:rsidR="000324CC">
              <w:t xml:space="preserve">definitions of relevant </w:t>
            </w:r>
            <w:r>
              <w:t xml:space="preserve">schema </w:t>
            </w:r>
            <w:r w:rsidR="000324CC">
              <w:t>or mapping elements</w:t>
            </w:r>
            <w:r>
              <w:t xml:space="preserve"> to determine that </w:t>
            </w:r>
            <w:r w:rsidR="00813AA2">
              <w:t xml:space="preserve">defined features are valid </w:t>
            </w:r>
            <w:r w:rsidR="00813AA2" w:rsidRPr="00B149B7">
              <w:t>instance</w:t>
            </w:r>
            <w:r w:rsidR="00813AA2">
              <w:t>s</w:t>
            </w:r>
            <w:r w:rsidR="00813AA2" w:rsidRPr="00B149B7">
              <w:t xml:space="preserve"> of the </w:t>
            </w:r>
            <w:proofErr w:type="spellStart"/>
            <w:r w:rsidR="00813AA2" w:rsidRPr="00B149B7">
              <w:t>GF_FeatureType</w:t>
            </w:r>
            <w:proofErr w:type="spellEnd"/>
            <w:r w:rsidR="00813AA2">
              <w:t xml:space="preserve"> </w:t>
            </w:r>
            <w:r w:rsidR="00813AA2" w:rsidRPr="00B149B7">
              <w:t>«</w:t>
            </w:r>
            <w:proofErr w:type="spellStart"/>
            <w:r w:rsidR="00813AA2" w:rsidRPr="00B149B7">
              <w:t>metaclass</w:t>
            </w:r>
            <w:proofErr w:type="spellEnd"/>
            <w:r w:rsidR="00813AA2" w:rsidRPr="00B149B7">
              <w:t>»</w:t>
            </w:r>
            <w:r w:rsidR="00813AA2">
              <w:t>.</w:t>
            </w:r>
            <w:r>
              <w:t>.</w:t>
            </w:r>
          </w:p>
        </w:tc>
      </w:tr>
      <w:tr w:rsidR="000324CC" w14:paraId="4FBC6FF5" w14:textId="77777777" w:rsidTr="0038732F">
        <w:trPr>
          <w:gridBefore w:val="1"/>
          <w:wBefore w:w="720" w:type="dxa"/>
        </w:trPr>
        <w:tc>
          <w:tcPr>
            <w:tcW w:w="1545" w:type="dxa"/>
            <w:shd w:val="clear" w:color="auto" w:fill="F2F2F2" w:themeFill="background1" w:themeFillShade="F2"/>
            <w:hideMark/>
          </w:tcPr>
          <w:p w14:paraId="5D3CE7C6" w14:textId="77777777" w:rsidR="00435D60" w:rsidRDefault="00435D60" w:rsidP="00F02312">
            <w:r>
              <w:lastRenderedPageBreak/>
              <w:t>Test type</w:t>
            </w:r>
          </w:p>
        </w:tc>
        <w:tc>
          <w:tcPr>
            <w:tcW w:w="6210" w:type="dxa"/>
            <w:hideMark/>
          </w:tcPr>
          <w:p w14:paraId="04947E42" w14:textId="604DFA7D" w:rsidR="00435D60" w:rsidRDefault="00813AA2" w:rsidP="00F02312">
            <w:r>
              <w:t>Inspection</w:t>
            </w:r>
          </w:p>
        </w:tc>
      </w:tr>
    </w:tbl>
    <w:p w14:paraId="7D07A507" w14:textId="77777777" w:rsidR="00604B6C" w:rsidRDefault="00604B6C" w:rsidP="00604B6C">
      <w:pPr>
        <w:spacing w:after="0"/>
        <w:rPr>
          <w:rFonts w:cs="Arial"/>
          <w:b/>
          <w:bCs/>
          <w:szCs w:val="26"/>
        </w:rPr>
      </w:pPr>
      <w:r>
        <w:br w:type="page"/>
      </w:r>
    </w:p>
    <w:p w14:paraId="7C2E3009" w14:textId="77777777" w:rsidR="00436079" w:rsidRDefault="00436079" w:rsidP="00834E29">
      <w:pPr>
        <w:pStyle w:val="berschrift1"/>
        <w:numPr>
          <w:ilvl w:val="0"/>
          <w:numId w:val="0"/>
        </w:numPr>
      </w:pPr>
      <w:bookmarkStart w:id="223" w:name="_Toc471741674"/>
      <w:r>
        <w:lastRenderedPageBreak/>
        <w:t>ANNEX B - Code lists for the HY_Features model</w:t>
      </w:r>
      <w:bookmarkEnd w:id="223"/>
    </w:p>
    <w:p w14:paraId="12F5BE76" w14:textId="77777777" w:rsidR="00436079" w:rsidRDefault="00436079" w:rsidP="00834E29">
      <w:pPr>
        <w:pStyle w:val="berschrift2"/>
        <w:numPr>
          <w:ilvl w:val="0"/>
          <w:numId w:val="0"/>
        </w:numPr>
      </w:pPr>
      <w:bookmarkStart w:id="224" w:name="_Toc471741675"/>
      <w:r>
        <w:t>B.1 Terms identifying a fixed landmark determined to realize the conceptual outfall</w:t>
      </w:r>
      <w:bookmarkEnd w:id="224"/>
    </w:p>
    <w:tbl>
      <w:tblPr>
        <w:tblStyle w:val="Tabellenraster"/>
        <w:tblW w:w="0" w:type="auto"/>
        <w:tblLook w:val="04A0" w:firstRow="1" w:lastRow="0" w:firstColumn="1" w:lastColumn="0" w:noHBand="0" w:noVBand="1"/>
      </w:tblPr>
      <w:tblGrid>
        <w:gridCol w:w="1884"/>
        <w:gridCol w:w="6972"/>
      </w:tblGrid>
      <w:tr w:rsidR="00436079" w14:paraId="1049A529" w14:textId="77777777" w:rsidTr="00882601">
        <w:tc>
          <w:tcPr>
            <w:tcW w:w="0" w:type="auto"/>
            <w:shd w:val="clear" w:color="auto" w:fill="F2F2F2" w:themeFill="background1" w:themeFillShade="F2"/>
            <w:hideMark/>
          </w:tcPr>
          <w:p w14:paraId="78986BA3" w14:textId="77777777" w:rsidR="00436079" w:rsidRDefault="00436079" w:rsidP="00882601">
            <w:pPr>
              <w:rPr>
                <w:b/>
                <w:bCs/>
              </w:rPr>
            </w:pPr>
            <w:r>
              <w:rPr>
                <w:b/>
                <w:bCs/>
              </w:rPr>
              <w:t>Code list</w:t>
            </w:r>
          </w:p>
        </w:tc>
        <w:tc>
          <w:tcPr>
            <w:tcW w:w="0" w:type="auto"/>
            <w:hideMark/>
          </w:tcPr>
          <w:p w14:paraId="0A6643F4" w14:textId="77777777" w:rsidR="00436079" w:rsidRDefault="00436079" w:rsidP="00882601">
            <w:pPr>
              <w:jc w:val="center"/>
              <w:rPr>
                <w:b/>
                <w:bCs/>
              </w:rPr>
            </w:pPr>
            <w:r>
              <w:rPr>
                <w:rStyle w:val="Fett"/>
              </w:rPr>
              <w:t>Realized Outfall Type</w:t>
            </w:r>
          </w:p>
        </w:tc>
      </w:tr>
      <w:tr w:rsidR="00436079" w14:paraId="2478AE6F" w14:textId="77777777" w:rsidTr="00882601">
        <w:tc>
          <w:tcPr>
            <w:tcW w:w="0" w:type="auto"/>
            <w:shd w:val="clear" w:color="auto" w:fill="F2F2F2" w:themeFill="background1" w:themeFillShade="F2"/>
            <w:hideMark/>
          </w:tcPr>
          <w:p w14:paraId="7451CE3D" w14:textId="77777777" w:rsidR="00436079" w:rsidRDefault="00436079" w:rsidP="00882601">
            <w:r>
              <w:t>barrage</w:t>
            </w:r>
          </w:p>
        </w:tc>
        <w:tc>
          <w:tcPr>
            <w:tcW w:w="0" w:type="auto"/>
            <w:hideMark/>
          </w:tcPr>
          <w:p w14:paraId="0161EAC8" w14:textId="77777777" w:rsidR="00436079" w:rsidRDefault="00436079" w:rsidP="00882601">
            <w:r>
              <w:t>barrier across a stream provided with a series of gates or other control mechanisms to control the water-surface level upstream, to regulate the flow or to divert water supplies into a canal.</w:t>
            </w:r>
          </w:p>
        </w:tc>
      </w:tr>
      <w:tr w:rsidR="00436079" w14:paraId="0183AF44" w14:textId="77777777" w:rsidTr="00882601">
        <w:tc>
          <w:tcPr>
            <w:tcW w:w="0" w:type="auto"/>
            <w:shd w:val="clear" w:color="auto" w:fill="F2F2F2" w:themeFill="background1" w:themeFillShade="F2"/>
            <w:hideMark/>
          </w:tcPr>
          <w:p w14:paraId="44C89F82" w14:textId="77777777" w:rsidR="00436079" w:rsidRDefault="00436079" w:rsidP="00882601">
            <w:r>
              <w:t>bifurcation</w:t>
            </w:r>
          </w:p>
        </w:tc>
        <w:tc>
          <w:tcPr>
            <w:tcW w:w="0" w:type="auto"/>
            <w:hideMark/>
          </w:tcPr>
          <w:p w14:paraId="5F9C12A2" w14:textId="77777777" w:rsidR="00436079" w:rsidRDefault="00436079" w:rsidP="00882601">
            <w:r>
              <w:t>division of a stream into two branches.</w:t>
            </w:r>
          </w:p>
        </w:tc>
      </w:tr>
      <w:tr w:rsidR="00436079" w14:paraId="002C00EE" w14:textId="77777777" w:rsidTr="00882601">
        <w:tc>
          <w:tcPr>
            <w:tcW w:w="0" w:type="auto"/>
            <w:shd w:val="clear" w:color="auto" w:fill="F2F2F2" w:themeFill="background1" w:themeFillShade="F2"/>
            <w:hideMark/>
          </w:tcPr>
          <w:p w14:paraId="33E77216" w14:textId="77777777" w:rsidR="00436079" w:rsidRDefault="00436079" w:rsidP="00882601">
            <w:r>
              <w:t>confluence</w:t>
            </w:r>
          </w:p>
        </w:tc>
        <w:tc>
          <w:tcPr>
            <w:tcW w:w="0" w:type="auto"/>
            <w:hideMark/>
          </w:tcPr>
          <w:p w14:paraId="51107A2D" w14:textId="77777777" w:rsidR="00436079" w:rsidRDefault="00436079" w:rsidP="00882601">
            <w:r>
              <w:t>joining, or the place of junction, of two or more streams.</w:t>
            </w:r>
          </w:p>
        </w:tc>
      </w:tr>
      <w:tr w:rsidR="00436079" w14:paraId="4BAAA769" w14:textId="77777777" w:rsidTr="00882601">
        <w:tc>
          <w:tcPr>
            <w:tcW w:w="0" w:type="auto"/>
            <w:shd w:val="clear" w:color="auto" w:fill="F2F2F2" w:themeFill="background1" w:themeFillShade="F2"/>
            <w:hideMark/>
          </w:tcPr>
          <w:p w14:paraId="332C6DE6" w14:textId="77777777" w:rsidR="00436079" w:rsidRDefault="00436079" w:rsidP="00882601">
            <w:r>
              <w:t>dam</w:t>
            </w:r>
          </w:p>
        </w:tc>
        <w:tc>
          <w:tcPr>
            <w:tcW w:w="0" w:type="auto"/>
            <w:hideMark/>
          </w:tcPr>
          <w:p w14:paraId="4A80D650" w14:textId="77777777" w:rsidR="00436079" w:rsidRDefault="00436079" w:rsidP="00882601">
            <w:r>
              <w:t>barrier constructed across a valley for impounding water or creating a reservoir.</w:t>
            </w:r>
          </w:p>
        </w:tc>
      </w:tr>
      <w:tr w:rsidR="00436079" w14:paraId="51DCFE32" w14:textId="77777777" w:rsidTr="00882601">
        <w:tc>
          <w:tcPr>
            <w:tcW w:w="0" w:type="auto"/>
            <w:shd w:val="clear" w:color="auto" w:fill="F2F2F2" w:themeFill="background1" w:themeFillShade="F2"/>
            <w:hideMark/>
          </w:tcPr>
          <w:p w14:paraId="6CE533A5" w14:textId="77777777" w:rsidR="00436079" w:rsidRDefault="00436079" w:rsidP="00882601">
            <w:r>
              <w:t>diversion of water</w:t>
            </w:r>
          </w:p>
        </w:tc>
        <w:tc>
          <w:tcPr>
            <w:tcW w:w="0" w:type="auto"/>
            <w:hideMark/>
          </w:tcPr>
          <w:p w14:paraId="2FFB2C3D" w14:textId="77777777" w:rsidR="00436079" w:rsidRDefault="00436079" w:rsidP="00882601">
            <w:r>
              <w:t>transfer of water from one watercourse to another, such watercourses being either natural or man-made.</w:t>
            </w:r>
          </w:p>
        </w:tc>
      </w:tr>
      <w:tr w:rsidR="00436079" w14:paraId="597FA8F4" w14:textId="77777777" w:rsidTr="00882601">
        <w:tc>
          <w:tcPr>
            <w:tcW w:w="0" w:type="auto"/>
            <w:shd w:val="clear" w:color="auto" w:fill="F2F2F2" w:themeFill="background1" w:themeFillShade="F2"/>
            <w:hideMark/>
          </w:tcPr>
          <w:p w14:paraId="26109C6E" w14:textId="77777777" w:rsidR="00436079" w:rsidRDefault="00436079" w:rsidP="00882601">
            <w:r>
              <w:t>fork</w:t>
            </w:r>
          </w:p>
        </w:tc>
        <w:tc>
          <w:tcPr>
            <w:tcW w:w="0" w:type="auto"/>
            <w:hideMark/>
          </w:tcPr>
          <w:p w14:paraId="664E00C0" w14:textId="77777777" w:rsidR="00436079" w:rsidRDefault="00436079" w:rsidP="00882601">
            <w:r>
              <w:t>(1) place where two or more streams flow together to form a larger stream. (2) place where a stream divides into two or more streams.</w:t>
            </w:r>
          </w:p>
        </w:tc>
      </w:tr>
      <w:tr w:rsidR="00436079" w14:paraId="04117AE6" w14:textId="77777777" w:rsidTr="00882601">
        <w:tc>
          <w:tcPr>
            <w:tcW w:w="0" w:type="auto"/>
            <w:shd w:val="clear" w:color="auto" w:fill="F2F2F2" w:themeFill="background1" w:themeFillShade="F2"/>
            <w:hideMark/>
          </w:tcPr>
          <w:p w14:paraId="1181855D" w14:textId="77777777" w:rsidR="00436079" w:rsidRDefault="00436079" w:rsidP="00882601">
            <w:r>
              <w:t>hydrometric station</w:t>
            </w:r>
          </w:p>
        </w:tc>
        <w:tc>
          <w:tcPr>
            <w:tcW w:w="0" w:type="auto"/>
            <w:hideMark/>
          </w:tcPr>
          <w:p w14:paraId="30E609C4" w14:textId="77777777" w:rsidR="00436079" w:rsidRDefault="00436079" w:rsidP="00882601">
            <w:r>
              <w:t>station at which data on water in rivers, lakes or reservoirs are obtained on one or more of the following elements: stage, streamflow, sediment transport and deposition, water temperature and other physical properties of water, characteristics of ice cover and chemical properties of water.</w:t>
            </w:r>
          </w:p>
        </w:tc>
      </w:tr>
      <w:tr w:rsidR="00436079" w14:paraId="7189214C" w14:textId="77777777" w:rsidTr="00882601">
        <w:tc>
          <w:tcPr>
            <w:tcW w:w="0" w:type="auto"/>
            <w:shd w:val="clear" w:color="auto" w:fill="F2F2F2" w:themeFill="background1" w:themeFillShade="F2"/>
            <w:hideMark/>
          </w:tcPr>
          <w:p w14:paraId="2DA4831A" w14:textId="77777777" w:rsidR="00436079" w:rsidRDefault="00436079" w:rsidP="00882601">
            <w:r>
              <w:t>inlet</w:t>
            </w:r>
          </w:p>
        </w:tc>
        <w:tc>
          <w:tcPr>
            <w:tcW w:w="0" w:type="auto"/>
            <w:hideMark/>
          </w:tcPr>
          <w:p w14:paraId="1B46431B" w14:textId="77777777" w:rsidR="00436079" w:rsidRDefault="00436079" w:rsidP="00882601">
            <w:r>
              <w:t>structure admitting water supplies from the source or through an intake structure built upstream.</w:t>
            </w:r>
          </w:p>
        </w:tc>
      </w:tr>
      <w:tr w:rsidR="00436079" w14:paraId="5643A0B4" w14:textId="77777777" w:rsidTr="00882601">
        <w:tc>
          <w:tcPr>
            <w:tcW w:w="0" w:type="auto"/>
            <w:shd w:val="clear" w:color="auto" w:fill="F2F2F2" w:themeFill="background1" w:themeFillShade="F2"/>
            <w:hideMark/>
          </w:tcPr>
          <w:p w14:paraId="34CF4D2E" w14:textId="77777777" w:rsidR="00436079" w:rsidRDefault="00436079" w:rsidP="00882601">
            <w:r>
              <w:t>intake</w:t>
            </w:r>
          </w:p>
        </w:tc>
        <w:tc>
          <w:tcPr>
            <w:tcW w:w="0" w:type="auto"/>
            <w:hideMark/>
          </w:tcPr>
          <w:p w14:paraId="0FD0BF32" w14:textId="77777777" w:rsidR="00436079" w:rsidRDefault="00436079" w:rsidP="00882601">
            <w:r>
              <w:t>structure or site, the purpose of which is to control, regulate, divert, and admit water directly from the source, through an inlet built upstream.</w:t>
            </w:r>
          </w:p>
        </w:tc>
      </w:tr>
      <w:tr w:rsidR="00436079" w14:paraId="17C9B374" w14:textId="77777777" w:rsidTr="00882601">
        <w:tc>
          <w:tcPr>
            <w:tcW w:w="0" w:type="auto"/>
            <w:shd w:val="clear" w:color="auto" w:fill="F2F2F2" w:themeFill="background1" w:themeFillShade="F2"/>
            <w:hideMark/>
          </w:tcPr>
          <w:p w14:paraId="7B78F46D" w14:textId="77777777" w:rsidR="00436079" w:rsidRDefault="00436079" w:rsidP="00882601">
            <w:r>
              <w:t>outlet</w:t>
            </w:r>
          </w:p>
        </w:tc>
        <w:tc>
          <w:tcPr>
            <w:tcW w:w="0" w:type="auto"/>
            <w:hideMark/>
          </w:tcPr>
          <w:p w14:paraId="6A45EE09" w14:textId="77777777" w:rsidR="00436079" w:rsidRDefault="00436079" w:rsidP="00882601">
            <w:r>
              <w:t>opening through which water flows out or is extracted from a reservoir or stream.</w:t>
            </w:r>
          </w:p>
        </w:tc>
      </w:tr>
      <w:tr w:rsidR="00436079" w14:paraId="5272A521" w14:textId="77777777" w:rsidTr="00882601">
        <w:tc>
          <w:tcPr>
            <w:tcW w:w="0" w:type="auto"/>
            <w:shd w:val="clear" w:color="auto" w:fill="F2F2F2" w:themeFill="background1" w:themeFillShade="F2"/>
            <w:hideMark/>
          </w:tcPr>
          <w:p w14:paraId="2FF61700" w14:textId="77777777" w:rsidR="00436079" w:rsidRDefault="00436079" w:rsidP="00882601">
            <w:r>
              <w:t>ponor</w:t>
            </w:r>
          </w:p>
        </w:tc>
        <w:tc>
          <w:tcPr>
            <w:tcW w:w="0" w:type="auto"/>
            <w:hideMark/>
          </w:tcPr>
          <w:p w14:paraId="0EDD14C6" w14:textId="77777777" w:rsidR="00436079" w:rsidRDefault="00436079" w:rsidP="00882601">
            <w:r>
              <w:t>hole or opening in the bottom or side of a depression where a surface stream or lake flows either partially or completely underground into a karst groundwater system</w:t>
            </w:r>
          </w:p>
        </w:tc>
      </w:tr>
      <w:tr w:rsidR="00436079" w14:paraId="5CA6E14B" w14:textId="77777777" w:rsidTr="00882601">
        <w:tc>
          <w:tcPr>
            <w:tcW w:w="0" w:type="auto"/>
            <w:shd w:val="clear" w:color="auto" w:fill="F2F2F2" w:themeFill="background1" w:themeFillShade="F2"/>
            <w:hideMark/>
          </w:tcPr>
          <w:p w14:paraId="1335BB7B" w14:textId="77777777" w:rsidR="00436079" w:rsidRDefault="00436079" w:rsidP="00882601">
            <w:r>
              <w:t>rapids</w:t>
            </w:r>
          </w:p>
        </w:tc>
        <w:tc>
          <w:tcPr>
            <w:tcW w:w="0" w:type="auto"/>
            <w:hideMark/>
          </w:tcPr>
          <w:p w14:paraId="0F662505" w14:textId="77777777" w:rsidR="00436079" w:rsidRDefault="00436079" w:rsidP="00882601">
            <w:r>
              <w:t>reach of a stream where the flow is very swift and shooting, and where the surface is usually broken by obstructions, but has no actual waterfall or cascade.</w:t>
            </w:r>
          </w:p>
        </w:tc>
      </w:tr>
      <w:tr w:rsidR="00436079" w14:paraId="31AEC0F5" w14:textId="77777777" w:rsidTr="00882601">
        <w:tc>
          <w:tcPr>
            <w:tcW w:w="0" w:type="auto"/>
            <w:shd w:val="clear" w:color="auto" w:fill="F2F2F2" w:themeFill="background1" w:themeFillShade="F2"/>
            <w:hideMark/>
          </w:tcPr>
          <w:p w14:paraId="091DE818" w14:textId="77777777" w:rsidR="00436079" w:rsidRDefault="00436079" w:rsidP="00882601">
            <w:r>
              <w:t xml:space="preserve">reference </w:t>
            </w:r>
            <w:r>
              <w:lastRenderedPageBreak/>
              <w:t>climatological station</w:t>
            </w:r>
          </w:p>
        </w:tc>
        <w:tc>
          <w:tcPr>
            <w:tcW w:w="0" w:type="auto"/>
            <w:hideMark/>
          </w:tcPr>
          <w:p w14:paraId="5B5D9F22" w14:textId="77777777" w:rsidR="00436079" w:rsidRDefault="00436079" w:rsidP="00882601">
            <w:r>
              <w:lastRenderedPageBreak/>
              <w:t xml:space="preserve">climatological station the data of which are intended for the purpose </w:t>
            </w:r>
            <w:r>
              <w:lastRenderedPageBreak/>
              <w:t>of determining climatic trends. This requires long periods (not less than thirty years) of homogeneous records, where man-made environmental changes have been and/or are expected to remain at a minimum. Ideally the records should be of sufficient length to enable the identification of secular changes of climate.</w:t>
            </w:r>
          </w:p>
        </w:tc>
      </w:tr>
      <w:tr w:rsidR="00436079" w14:paraId="75553D63" w14:textId="77777777" w:rsidTr="00882601">
        <w:tc>
          <w:tcPr>
            <w:tcW w:w="0" w:type="auto"/>
            <w:shd w:val="clear" w:color="auto" w:fill="F2F2F2" w:themeFill="background1" w:themeFillShade="F2"/>
            <w:hideMark/>
          </w:tcPr>
          <w:p w14:paraId="182D362C" w14:textId="77777777" w:rsidR="00436079" w:rsidRDefault="00436079" w:rsidP="00882601">
            <w:r>
              <w:lastRenderedPageBreak/>
              <w:t>river mouth</w:t>
            </w:r>
          </w:p>
        </w:tc>
        <w:tc>
          <w:tcPr>
            <w:tcW w:w="0" w:type="auto"/>
            <w:hideMark/>
          </w:tcPr>
          <w:p w14:paraId="1983EE2F" w14:textId="77777777" w:rsidR="00436079" w:rsidRDefault="00436079" w:rsidP="00882601">
            <w:r>
              <w:t>place of discharge of a river into a sea or a lake.</w:t>
            </w:r>
          </w:p>
        </w:tc>
      </w:tr>
      <w:tr w:rsidR="00436079" w14:paraId="23496248" w14:textId="77777777" w:rsidTr="00882601">
        <w:tc>
          <w:tcPr>
            <w:tcW w:w="0" w:type="auto"/>
            <w:shd w:val="clear" w:color="auto" w:fill="F2F2F2" w:themeFill="background1" w:themeFillShade="F2"/>
            <w:hideMark/>
          </w:tcPr>
          <w:p w14:paraId="622107A2" w14:textId="77777777" w:rsidR="00436079" w:rsidRDefault="00436079" w:rsidP="00882601">
            <w:r>
              <w:t>sinkhole</w:t>
            </w:r>
          </w:p>
        </w:tc>
        <w:tc>
          <w:tcPr>
            <w:tcW w:w="0" w:type="auto"/>
            <w:hideMark/>
          </w:tcPr>
          <w:p w14:paraId="282EB7AE" w14:textId="77777777" w:rsidR="00436079" w:rsidRDefault="00436079" w:rsidP="00882601">
            <w:r>
              <w:t>place where water disappears underground in a limestone region. It generally implies water loss in a closed depression or blind valley.</w:t>
            </w:r>
          </w:p>
        </w:tc>
      </w:tr>
      <w:tr w:rsidR="00436079" w14:paraId="40A94C3E" w14:textId="77777777" w:rsidTr="00882601">
        <w:tc>
          <w:tcPr>
            <w:tcW w:w="0" w:type="auto"/>
            <w:shd w:val="clear" w:color="auto" w:fill="F2F2F2" w:themeFill="background1" w:themeFillShade="F2"/>
            <w:hideMark/>
          </w:tcPr>
          <w:p w14:paraId="514C365A" w14:textId="77777777" w:rsidR="00436079" w:rsidRDefault="00436079" w:rsidP="00882601">
            <w:r>
              <w:t>source</w:t>
            </w:r>
          </w:p>
        </w:tc>
        <w:tc>
          <w:tcPr>
            <w:tcW w:w="0" w:type="auto"/>
            <w:hideMark/>
          </w:tcPr>
          <w:p w14:paraId="73CDFE7F" w14:textId="77777777" w:rsidR="00436079" w:rsidRDefault="00436079" w:rsidP="00882601">
            <w:r>
              <w:t>origin of river.</w:t>
            </w:r>
          </w:p>
        </w:tc>
      </w:tr>
      <w:tr w:rsidR="00436079" w14:paraId="16525F84" w14:textId="77777777" w:rsidTr="00882601">
        <w:tc>
          <w:tcPr>
            <w:tcW w:w="0" w:type="auto"/>
            <w:shd w:val="clear" w:color="auto" w:fill="F2F2F2" w:themeFill="background1" w:themeFillShade="F2"/>
            <w:hideMark/>
          </w:tcPr>
          <w:p w14:paraId="39DEB4F9" w14:textId="77777777" w:rsidR="00436079" w:rsidRDefault="00436079" w:rsidP="00882601">
            <w:r>
              <w:t>spring</w:t>
            </w:r>
          </w:p>
        </w:tc>
        <w:tc>
          <w:tcPr>
            <w:tcW w:w="0" w:type="auto"/>
            <w:hideMark/>
          </w:tcPr>
          <w:p w14:paraId="2FD1951E" w14:textId="77777777" w:rsidR="00436079" w:rsidRDefault="00436079" w:rsidP="00882601">
            <w:r>
              <w:t>place where water flows naturally from a rock or soil onto land or into a body of surface water.</w:t>
            </w:r>
          </w:p>
        </w:tc>
      </w:tr>
      <w:tr w:rsidR="00436079" w14:paraId="65569D65" w14:textId="77777777" w:rsidTr="00882601">
        <w:tc>
          <w:tcPr>
            <w:tcW w:w="0" w:type="auto"/>
            <w:shd w:val="clear" w:color="auto" w:fill="F2F2F2" w:themeFill="background1" w:themeFillShade="F2"/>
            <w:hideMark/>
          </w:tcPr>
          <w:p w14:paraId="71270698" w14:textId="77777777" w:rsidR="00436079" w:rsidRDefault="00436079" w:rsidP="00882601">
            <w:r>
              <w:t>waterfall</w:t>
            </w:r>
          </w:p>
        </w:tc>
        <w:tc>
          <w:tcPr>
            <w:tcW w:w="0" w:type="auto"/>
            <w:hideMark/>
          </w:tcPr>
          <w:p w14:paraId="0134E58A" w14:textId="77777777" w:rsidR="00436079" w:rsidRDefault="00436079" w:rsidP="00882601">
            <w:r>
              <w:t>vertical fall or the very steep descent of a stream of water.</w:t>
            </w:r>
          </w:p>
        </w:tc>
      </w:tr>
      <w:tr w:rsidR="00436079" w14:paraId="76A0E20E" w14:textId="77777777" w:rsidTr="00882601">
        <w:tc>
          <w:tcPr>
            <w:tcW w:w="0" w:type="auto"/>
            <w:shd w:val="clear" w:color="auto" w:fill="F2F2F2" w:themeFill="background1" w:themeFillShade="F2"/>
            <w:hideMark/>
          </w:tcPr>
          <w:p w14:paraId="46E129B9" w14:textId="77777777" w:rsidR="00436079" w:rsidRDefault="00436079" w:rsidP="00882601">
            <w:r>
              <w:t>weir</w:t>
            </w:r>
          </w:p>
        </w:tc>
        <w:tc>
          <w:tcPr>
            <w:tcW w:w="0" w:type="auto"/>
            <w:hideMark/>
          </w:tcPr>
          <w:p w14:paraId="470A7114" w14:textId="77777777" w:rsidR="00436079" w:rsidRDefault="00436079" w:rsidP="00882601">
            <w:r>
              <w:t>overflow structure which may be used for controlling upstream water level or for measuring discharge or for both.</w:t>
            </w:r>
          </w:p>
        </w:tc>
      </w:tr>
    </w:tbl>
    <w:p w14:paraId="3655D0FA" w14:textId="0881B465" w:rsidR="00436079" w:rsidRDefault="00436079" w:rsidP="00834E29">
      <w:pPr>
        <w:pStyle w:val="berschrift2"/>
        <w:numPr>
          <w:ilvl w:val="0"/>
          <w:numId w:val="0"/>
        </w:numPr>
      </w:pPr>
      <w:bookmarkStart w:id="225" w:name="_Toc471741676"/>
      <w:r>
        <w:t xml:space="preserve">B.2 Terms commonly used in hydrology to describe a spatial relation between two </w:t>
      </w:r>
      <w:r w:rsidR="00715AD2">
        <w:t>locations</w:t>
      </w:r>
      <w:bookmarkEnd w:id="225"/>
    </w:p>
    <w:tbl>
      <w:tblPr>
        <w:tblStyle w:val="Tabellenraster"/>
        <w:tblW w:w="0" w:type="auto"/>
        <w:tblLook w:val="04A0" w:firstRow="1" w:lastRow="0" w:firstColumn="1" w:lastColumn="0" w:noHBand="0" w:noVBand="1"/>
      </w:tblPr>
      <w:tblGrid>
        <w:gridCol w:w="1390"/>
        <w:gridCol w:w="7466"/>
      </w:tblGrid>
      <w:tr w:rsidR="00436079" w14:paraId="5514B30D" w14:textId="77777777" w:rsidTr="00882601">
        <w:tc>
          <w:tcPr>
            <w:tcW w:w="0" w:type="auto"/>
            <w:shd w:val="clear" w:color="auto" w:fill="F2F2F2" w:themeFill="background1" w:themeFillShade="F2"/>
            <w:hideMark/>
          </w:tcPr>
          <w:p w14:paraId="153EE72E" w14:textId="77777777" w:rsidR="00436079" w:rsidRDefault="00436079" w:rsidP="00882601">
            <w:pPr>
              <w:rPr>
                <w:b/>
                <w:bCs/>
              </w:rPr>
            </w:pPr>
            <w:r>
              <w:rPr>
                <w:b/>
                <w:bCs/>
              </w:rPr>
              <w:t>Code list</w:t>
            </w:r>
          </w:p>
        </w:tc>
        <w:tc>
          <w:tcPr>
            <w:tcW w:w="0" w:type="auto"/>
            <w:hideMark/>
          </w:tcPr>
          <w:p w14:paraId="293799D1" w14:textId="72F22B1B" w:rsidR="00436079" w:rsidRDefault="00715AD2" w:rsidP="00882601">
            <w:pPr>
              <w:jc w:val="center"/>
              <w:rPr>
                <w:b/>
                <w:bCs/>
              </w:rPr>
            </w:pPr>
            <w:r>
              <w:rPr>
                <w:rStyle w:val="Fett"/>
              </w:rPr>
              <w:t>Distance Description</w:t>
            </w:r>
          </w:p>
        </w:tc>
      </w:tr>
      <w:tr w:rsidR="00436079" w14:paraId="6C2CCA52" w14:textId="77777777" w:rsidTr="00882601">
        <w:tc>
          <w:tcPr>
            <w:tcW w:w="0" w:type="auto"/>
            <w:shd w:val="clear" w:color="auto" w:fill="F2F2F2" w:themeFill="background1" w:themeFillShade="F2"/>
            <w:hideMark/>
          </w:tcPr>
          <w:p w14:paraId="1625E88B" w14:textId="77777777" w:rsidR="00436079" w:rsidRDefault="00436079" w:rsidP="00882601">
            <w:r>
              <w:t>at</w:t>
            </w:r>
          </w:p>
        </w:tc>
        <w:tc>
          <w:tcPr>
            <w:tcW w:w="0" w:type="auto"/>
            <w:hideMark/>
          </w:tcPr>
          <w:p w14:paraId="4756E8C6" w14:textId="4F6C8F49" w:rsidR="00436079" w:rsidRDefault="00436079" w:rsidP="00715AD2">
            <w:r>
              <w:t xml:space="preserve">located at the (reference) </w:t>
            </w:r>
            <w:r w:rsidR="00715AD2">
              <w:t>location</w:t>
            </w:r>
          </w:p>
        </w:tc>
      </w:tr>
      <w:tr w:rsidR="00436079" w14:paraId="3177BF1F" w14:textId="77777777" w:rsidTr="00882601">
        <w:tc>
          <w:tcPr>
            <w:tcW w:w="0" w:type="auto"/>
            <w:shd w:val="clear" w:color="auto" w:fill="F2F2F2" w:themeFill="background1" w:themeFillShade="F2"/>
            <w:hideMark/>
          </w:tcPr>
          <w:p w14:paraId="0D5A9631" w14:textId="77777777" w:rsidR="00436079" w:rsidRDefault="00436079" w:rsidP="00882601">
            <w:r>
              <w:t>between</w:t>
            </w:r>
          </w:p>
        </w:tc>
        <w:tc>
          <w:tcPr>
            <w:tcW w:w="0" w:type="auto"/>
            <w:hideMark/>
          </w:tcPr>
          <w:p w14:paraId="67408694" w14:textId="12C1D3B1" w:rsidR="00436079" w:rsidRDefault="00436079" w:rsidP="00715AD2">
            <w:r>
              <w:t xml:space="preserve">located between two (reference) </w:t>
            </w:r>
            <w:r w:rsidR="00715AD2">
              <w:t>locations</w:t>
            </w:r>
          </w:p>
        </w:tc>
      </w:tr>
      <w:tr w:rsidR="00436079" w14:paraId="6901A960" w14:textId="77777777" w:rsidTr="00882601">
        <w:tc>
          <w:tcPr>
            <w:tcW w:w="0" w:type="auto"/>
            <w:shd w:val="clear" w:color="auto" w:fill="F2F2F2" w:themeFill="background1" w:themeFillShade="F2"/>
            <w:hideMark/>
          </w:tcPr>
          <w:p w14:paraId="59EBDC8E" w14:textId="77777777" w:rsidR="00436079" w:rsidRDefault="00436079" w:rsidP="00882601">
            <w:r>
              <w:t>downstream</w:t>
            </w:r>
          </w:p>
        </w:tc>
        <w:tc>
          <w:tcPr>
            <w:tcW w:w="0" w:type="auto"/>
            <w:hideMark/>
          </w:tcPr>
          <w:p w14:paraId="48791AB0" w14:textId="30E2DD8E" w:rsidR="00436079" w:rsidRDefault="00436079" w:rsidP="00715AD2">
            <w:r>
              <w:t xml:space="preserve">located downstream of the (reference) </w:t>
            </w:r>
            <w:r w:rsidR="00715AD2">
              <w:t>location</w:t>
            </w:r>
            <w:r>
              <w:t>, e.g. in the direction of the current in a river or stream.</w:t>
            </w:r>
          </w:p>
        </w:tc>
      </w:tr>
      <w:tr w:rsidR="00436079" w14:paraId="30E40813" w14:textId="77777777" w:rsidTr="00882601">
        <w:tc>
          <w:tcPr>
            <w:tcW w:w="0" w:type="auto"/>
            <w:shd w:val="clear" w:color="auto" w:fill="F2F2F2" w:themeFill="background1" w:themeFillShade="F2"/>
            <w:hideMark/>
          </w:tcPr>
          <w:p w14:paraId="7FCBC71A" w14:textId="77777777" w:rsidR="00436079" w:rsidRDefault="00436079" w:rsidP="00882601">
            <w:r>
              <w:t>left</w:t>
            </w:r>
          </w:p>
        </w:tc>
        <w:tc>
          <w:tcPr>
            <w:tcW w:w="0" w:type="auto"/>
            <w:hideMark/>
          </w:tcPr>
          <w:p w14:paraId="47A21A9E" w14:textId="0A5A6988" w:rsidR="00436079" w:rsidRDefault="00436079" w:rsidP="00715AD2">
            <w:r>
              <w:t xml:space="preserve">located left-hand of the (reference) </w:t>
            </w:r>
            <w:r w:rsidR="00715AD2">
              <w:t xml:space="preserve">location </w:t>
            </w:r>
            <w:r>
              <w:t>when facing downstream.</w:t>
            </w:r>
          </w:p>
        </w:tc>
      </w:tr>
      <w:tr w:rsidR="00436079" w14:paraId="3BA5C9F1" w14:textId="77777777" w:rsidTr="00882601">
        <w:tc>
          <w:tcPr>
            <w:tcW w:w="0" w:type="auto"/>
            <w:shd w:val="clear" w:color="auto" w:fill="F2F2F2" w:themeFill="background1" w:themeFillShade="F2"/>
            <w:hideMark/>
          </w:tcPr>
          <w:p w14:paraId="3716913A" w14:textId="77777777" w:rsidR="00436079" w:rsidRDefault="00436079" w:rsidP="00882601">
            <w:r>
              <w:t>nearby</w:t>
            </w:r>
          </w:p>
        </w:tc>
        <w:tc>
          <w:tcPr>
            <w:tcW w:w="0" w:type="auto"/>
            <w:hideMark/>
          </w:tcPr>
          <w:p w14:paraId="77CE2D1E" w14:textId="498F2AD2" w:rsidR="00436079" w:rsidRDefault="00436079" w:rsidP="00715AD2">
            <w:r>
              <w:t xml:space="preserve">located in a short distance to the (reference) </w:t>
            </w:r>
            <w:r w:rsidR="00715AD2">
              <w:t>location</w:t>
            </w:r>
            <w:r>
              <w:t>.</w:t>
            </w:r>
          </w:p>
        </w:tc>
      </w:tr>
      <w:tr w:rsidR="00436079" w14:paraId="77558DC8" w14:textId="77777777" w:rsidTr="00882601">
        <w:tc>
          <w:tcPr>
            <w:tcW w:w="0" w:type="auto"/>
            <w:shd w:val="clear" w:color="auto" w:fill="F2F2F2" w:themeFill="background1" w:themeFillShade="F2"/>
            <w:hideMark/>
          </w:tcPr>
          <w:p w14:paraId="6240E78F" w14:textId="77777777" w:rsidR="00436079" w:rsidRDefault="00436079" w:rsidP="00882601">
            <w:r>
              <w:t>right</w:t>
            </w:r>
          </w:p>
        </w:tc>
        <w:tc>
          <w:tcPr>
            <w:tcW w:w="0" w:type="auto"/>
            <w:hideMark/>
          </w:tcPr>
          <w:p w14:paraId="6F003DF3" w14:textId="146A9EC5" w:rsidR="00436079" w:rsidRDefault="00436079" w:rsidP="00715AD2">
            <w:r>
              <w:t xml:space="preserve">located right-hand of the (reference) </w:t>
            </w:r>
            <w:r w:rsidR="00715AD2">
              <w:t xml:space="preserve">location </w:t>
            </w:r>
            <w:r>
              <w:t>when facing downstream.</w:t>
            </w:r>
          </w:p>
        </w:tc>
      </w:tr>
      <w:tr w:rsidR="00436079" w14:paraId="4C13AF5A" w14:textId="77777777" w:rsidTr="00882601">
        <w:tc>
          <w:tcPr>
            <w:tcW w:w="0" w:type="auto"/>
            <w:shd w:val="clear" w:color="auto" w:fill="F2F2F2" w:themeFill="background1" w:themeFillShade="F2"/>
            <w:hideMark/>
          </w:tcPr>
          <w:p w14:paraId="282D3143" w14:textId="77777777" w:rsidR="00436079" w:rsidRDefault="00436079" w:rsidP="00882601">
            <w:r>
              <w:t>upstream</w:t>
            </w:r>
          </w:p>
        </w:tc>
        <w:tc>
          <w:tcPr>
            <w:tcW w:w="0" w:type="auto"/>
            <w:hideMark/>
          </w:tcPr>
          <w:p w14:paraId="68C797B3" w14:textId="5959B54B" w:rsidR="00436079" w:rsidRDefault="00436079" w:rsidP="00715AD2">
            <w:r>
              <w:t xml:space="preserve">located upstream of the (reference) </w:t>
            </w:r>
            <w:r w:rsidR="00715AD2">
              <w:t>location</w:t>
            </w:r>
            <w:r>
              <w:t>, e.g. in the direction towards the source of a stream.</w:t>
            </w:r>
          </w:p>
        </w:tc>
      </w:tr>
    </w:tbl>
    <w:p w14:paraId="340F1C8F" w14:textId="77777777" w:rsidR="00436079" w:rsidRDefault="00436079" w:rsidP="00B44DA2">
      <w:pPr>
        <w:pStyle w:val="berschrift2"/>
        <w:numPr>
          <w:ilvl w:val="0"/>
          <w:numId w:val="0"/>
        </w:numPr>
      </w:pPr>
      <w:bookmarkStart w:id="226" w:name="_Toc471741677"/>
      <w:r>
        <w:t>B.3 Terms commonly used in hydrology to describe a drainage pattern</w:t>
      </w:r>
      <w:bookmarkEnd w:id="226"/>
    </w:p>
    <w:tbl>
      <w:tblPr>
        <w:tblStyle w:val="Tabellenraster"/>
        <w:tblW w:w="0" w:type="auto"/>
        <w:tblLook w:val="04A0" w:firstRow="1" w:lastRow="0" w:firstColumn="1" w:lastColumn="0" w:noHBand="0" w:noVBand="1"/>
      </w:tblPr>
      <w:tblGrid>
        <w:gridCol w:w="1323"/>
        <w:gridCol w:w="7533"/>
      </w:tblGrid>
      <w:tr w:rsidR="00436079" w14:paraId="649F8138" w14:textId="77777777" w:rsidTr="00882601">
        <w:tc>
          <w:tcPr>
            <w:tcW w:w="0" w:type="auto"/>
            <w:shd w:val="clear" w:color="auto" w:fill="F2F2F2" w:themeFill="background1" w:themeFillShade="F2"/>
            <w:hideMark/>
          </w:tcPr>
          <w:p w14:paraId="42C76DCB" w14:textId="77777777" w:rsidR="00436079" w:rsidRDefault="00436079" w:rsidP="00882601">
            <w:pPr>
              <w:rPr>
                <w:b/>
                <w:bCs/>
              </w:rPr>
            </w:pPr>
            <w:r>
              <w:rPr>
                <w:b/>
                <w:bCs/>
              </w:rPr>
              <w:t>Code list</w:t>
            </w:r>
          </w:p>
        </w:tc>
        <w:tc>
          <w:tcPr>
            <w:tcW w:w="0" w:type="auto"/>
            <w:hideMark/>
          </w:tcPr>
          <w:p w14:paraId="77CBE866" w14:textId="77777777" w:rsidR="00436079" w:rsidRDefault="00436079" w:rsidP="00882601">
            <w:pPr>
              <w:jc w:val="center"/>
              <w:rPr>
                <w:b/>
                <w:bCs/>
              </w:rPr>
            </w:pPr>
            <w:r>
              <w:rPr>
                <w:rStyle w:val="Fett"/>
              </w:rPr>
              <w:t>Drainage Pattern</w:t>
            </w:r>
          </w:p>
        </w:tc>
      </w:tr>
      <w:tr w:rsidR="00436079" w14:paraId="74A80063" w14:textId="77777777" w:rsidTr="00882601">
        <w:tc>
          <w:tcPr>
            <w:tcW w:w="0" w:type="auto"/>
            <w:shd w:val="clear" w:color="auto" w:fill="F2F2F2" w:themeFill="background1" w:themeFillShade="F2"/>
            <w:hideMark/>
          </w:tcPr>
          <w:p w14:paraId="562D3E66" w14:textId="77777777" w:rsidR="00436079" w:rsidRDefault="00436079" w:rsidP="00882601">
            <w:r>
              <w:t>annular</w:t>
            </w:r>
          </w:p>
        </w:tc>
        <w:tc>
          <w:tcPr>
            <w:tcW w:w="0" w:type="auto"/>
            <w:hideMark/>
          </w:tcPr>
          <w:p w14:paraId="20BFAEF7" w14:textId="0422EEDB" w:rsidR="00436079" w:rsidRDefault="00436079" w:rsidP="00882601">
            <w:r>
              <w:t xml:space="preserve">main rivers have circular pattern with subsidiary channels at right </w:t>
            </w:r>
            <w:r w:rsidR="00743755">
              <w:t>angles</w:t>
            </w:r>
            <w:r>
              <w:t>.</w:t>
            </w:r>
          </w:p>
        </w:tc>
      </w:tr>
      <w:tr w:rsidR="00436079" w14:paraId="19C5799F" w14:textId="77777777" w:rsidTr="00882601">
        <w:tc>
          <w:tcPr>
            <w:tcW w:w="0" w:type="auto"/>
            <w:shd w:val="clear" w:color="auto" w:fill="F2F2F2" w:themeFill="background1" w:themeFillShade="F2"/>
            <w:hideMark/>
          </w:tcPr>
          <w:p w14:paraId="6C23BAD1" w14:textId="77777777" w:rsidR="00436079" w:rsidRDefault="00436079" w:rsidP="00882601">
            <w:r>
              <w:lastRenderedPageBreak/>
              <w:t>centripetal</w:t>
            </w:r>
          </w:p>
        </w:tc>
        <w:tc>
          <w:tcPr>
            <w:tcW w:w="0" w:type="auto"/>
            <w:hideMark/>
          </w:tcPr>
          <w:p w14:paraId="31C2D080" w14:textId="77777777" w:rsidR="00436079" w:rsidRDefault="00436079" w:rsidP="00882601">
            <w:r>
              <w:t>streams flow inward to center.</w:t>
            </w:r>
          </w:p>
        </w:tc>
      </w:tr>
      <w:tr w:rsidR="00436079" w14:paraId="1189BA2B" w14:textId="77777777" w:rsidTr="00882601">
        <w:tc>
          <w:tcPr>
            <w:tcW w:w="0" w:type="auto"/>
            <w:shd w:val="clear" w:color="auto" w:fill="F2F2F2" w:themeFill="background1" w:themeFillShade="F2"/>
            <w:hideMark/>
          </w:tcPr>
          <w:p w14:paraId="47D7884D" w14:textId="77777777" w:rsidR="00436079" w:rsidRDefault="00436079" w:rsidP="00882601">
            <w:r>
              <w:t>dendritic</w:t>
            </w:r>
          </w:p>
        </w:tc>
        <w:tc>
          <w:tcPr>
            <w:tcW w:w="0" w:type="auto"/>
            <w:hideMark/>
          </w:tcPr>
          <w:p w14:paraId="3294CD03" w14:textId="77777777" w:rsidR="00436079" w:rsidRDefault="00436079" w:rsidP="00882601">
            <w:r>
              <w:t>spreading treelike arrangement; no evident orientation of channels (random orientation).</w:t>
            </w:r>
          </w:p>
        </w:tc>
      </w:tr>
      <w:tr w:rsidR="00436079" w14:paraId="15DCD96B" w14:textId="77777777" w:rsidTr="00882601">
        <w:tc>
          <w:tcPr>
            <w:tcW w:w="0" w:type="auto"/>
            <w:shd w:val="clear" w:color="auto" w:fill="F2F2F2" w:themeFill="background1" w:themeFillShade="F2"/>
            <w:hideMark/>
          </w:tcPr>
          <w:p w14:paraId="6BB7C16F" w14:textId="77777777" w:rsidR="00436079" w:rsidRDefault="00436079" w:rsidP="00882601">
            <w:r>
              <w:t>distributary</w:t>
            </w:r>
          </w:p>
        </w:tc>
        <w:tc>
          <w:tcPr>
            <w:tcW w:w="0" w:type="auto"/>
            <w:hideMark/>
          </w:tcPr>
          <w:p w14:paraId="0384B9E9" w14:textId="77777777" w:rsidR="00436079" w:rsidRDefault="00436079" w:rsidP="00882601">
            <w:r>
              <w:t>one main channel divides into many channel-ways ending with many outlets.</w:t>
            </w:r>
          </w:p>
        </w:tc>
      </w:tr>
      <w:tr w:rsidR="00436079" w14:paraId="5404E43D" w14:textId="77777777" w:rsidTr="00882601">
        <w:tc>
          <w:tcPr>
            <w:tcW w:w="0" w:type="auto"/>
            <w:shd w:val="clear" w:color="auto" w:fill="F2F2F2" w:themeFill="background1" w:themeFillShade="F2"/>
            <w:hideMark/>
          </w:tcPr>
          <w:p w14:paraId="548D9312" w14:textId="77777777" w:rsidR="00436079" w:rsidRDefault="00436079" w:rsidP="00882601">
            <w:r>
              <w:t>parallel</w:t>
            </w:r>
          </w:p>
        </w:tc>
        <w:tc>
          <w:tcPr>
            <w:tcW w:w="0" w:type="auto"/>
            <w:hideMark/>
          </w:tcPr>
          <w:p w14:paraId="564FF207" w14:textId="345E4358" w:rsidR="00436079" w:rsidRDefault="00436079" w:rsidP="00882601">
            <w:r>
              <w:t xml:space="preserve">main channels regularly spaced and parallel or sub-parallel to each other; tributaries join at very acute </w:t>
            </w:r>
            <w:r w:rsidR="00743755">
              <w:t>angles</w:t>
            </w:r>
            <w:r>
              <w:t>.</w:t>
            </w:r>
          </w:p>
        </w:tc>
      </w:tr>
      <w:tr w:rsidR="00436079" w14:paraId="7FD6E33E" w14:textId="77777777" w:rsidTr="00882601">
        <w:tc>
          <w:tcPr>
            <w:tcW w:w="0" w:type="auto"/>
            <w:shd w:val="clear" w:color="auto" w:fill="F2F2F2" w:themeFill="background1" w:themeFillShade="F2"/>
            <w:hideMark/>
          </w:tcPr>
          <w:p w14:paraId="5AB4CF00" w14:textId="77777777" w:rsidR="00436079" w:rsidRDefault="00436079" w:rsidP="00882601">
            <w:r>
              <w:t>pinnate</w:t>
            </w:r>
          </w:p>
        </w:tc>
        <w:tc>
          <w:tcPr>
            <w:tcW w:w="0" w:type="auto"/>
            <w:hideMark/>
          </w:tcPr>
          <w:p w14:paraId="657620D8" w14:textId="77777777" w:rsidR="00436079" w:rsidRDefault="00436079" w:rsidP="00882601">
            <w:r>
              <w:t>featherlike, closely grouped , short tributaries (fine texture).</w:t>
            </w:r>
          </w:p>
        </w:tc>
      </w:tr>
      <w:tr w:rsidR="00436079" w14:paraId="0CFFEAD3" w14:textId="77777777" w:rsidTr="00882601">
        <w:tc>
          <w:tcPr>
            <w:tcW w:w="0" w:type="auto"/>
            <w:shd w:val="clear" w:color="auto" w:fill="F2F2F2" w:themeFill="background1" w:themeFillShade="F2"/>
            <w:hideMark/>
          </w:tcPr>
          <w:p w14:paraId="71D8CD7D" w14:textId="77777777" w:rsidR="00436079" w:rsidRDefault="00436079" w:rsidP="00882601">
            <w:r>
              <w:t>radial</w:t>
            </w:r>
          </w:p>
        </w:tc>
        <w:tc>
          <w:tcPr>
            <w:tcW w:w="0" w:type="auto"/>
            <w:hideMark/>
          </w:tcPr>
          <w:p w14:paraId="255019F1" w14:textId="77777777" w:rsidR="00436079" w:rsidRDefault="00436079" w:rsidP="00882601">
            <w:r>
              <w:t>streams flow outward from center.</w:t>
            </w:r>
          </w:p>
        </w:tc>
      </w:tr>
      <w:tr w:rsidR="00436079" w14:paraId="41BB3EB7" w14:textId="77777777" w:rsidTr="00882601">
        <w:tc>
          <w:tcPr>
            <w:tcW w:w="0" w:type="auto"/>
            <w:shd w:val="clear" w:color="auto" w:fill="F2F2F2" w:themeFill="background1" w:themeFillShade="F2"/>
            <w:hideMark/>
          </w:tcPr>
          <w:p w14:paraId="50E063F0" w14:textId="77777777" w:rsidR="00436079" w:rsidRDefault="00436079" w:rsidP="00882601">
            <w:r>
              <w:t>rectangular</w:t>
            </w:r>
          </w:p>
        </w:tc>
        <w:tc>
          <w:tcPr>
            <w:tcW w:w="0" w:type="auto"/>
            <w:hideMark/>
          </w:tcPr>
          <w:p w14:paraId="4B66CC5F" w14:textId="77777777" w:rsidR="00436079" w:rsidRDefault="00436079" w:rsidP="00882601">
            <w:r>
              <w:t>drainage forms a perpendicular net with the two directions equally developed.</w:t>
            </w:r>
          </w:p>
        </w:tc>
      </w:tr>
      <w:tr w:rsidR="00436079" w14:paraId="368938D1" w14:textId="77777777" w:rsidTr="00882601">
        <w:tc>
          <w:tcPr>
            <w:tcW w:w="0" w:type="auto"/>
            <w:shd w:val="clear" w:color="auto" w:fill="F2F2F2" w:themeFill="background1" w:themeFillShade="F2"/>
            <w:hideMark/>
          </w:tcPr>
          <w:p w14:paraId="4761C307" w14:textId="77777777" w:rsidR="00436079" w:rsidRDefault="00436079" w:rsidP="00882601">
            <w:r>
              <w:t>trellis</w:t>
            </w:r>
          </w:p>
        </w:tc>
        <w:tc>
          <w:tcPr>
            <w:tcW w:w="0" w:type="auto"/>
            <w:hideMark/>
          </w:tcPr>
          <w:p w14:paraId="0C83C780" w14:textId="77777777" w:rsidR="00436079" w:rsidRDefault="00436079" w:rsidP="00882601">
            <w:r>
              <w:t>a dominant drainage direction with a secondary direction perpendicular to this; primary tributaries join main stream at right angles, secondary tributaries parallel main stem.</w:t>
            </w:r>
          </w:p>
        </w:tc>
      </w:tr>
    </w:tbl>
    <w:p w14:paraId="6DB8C9E3" w14:textId="77777777" w:rsidR="00436079" w:rsidRDefault="00436079" w:rsidP="00B44DA2">
      <w:pPr>
        <w:pStyle w:val="berschrift2"/>
        <w:numPr>
          <w:ilvl w:val="0"/>
          <w:numId w:val="0"/>
        </w:numPr>
      </w:pPr>
      <w:bookmarkStart w:id="227" w:name="_Toc471741678"/>
      <w:r>
        <w:t>B.4 Terms commonly used to indicate the type of name usage.</w:t>
      </w:r>
      <w:bookmarkEnd w:id="227"/>
    </w:p>
    <w:tbl>
      <w:tblPr>
        <w:tblStyle w:val="Tabellenraster"/>
        <w:tblW w:w="8897" w:type="dxa"/>
        <w:tblLook w:val="04A0" w:firstRow="1" w:lastRow="0" w:firstColumn="1" w:lastColumn="0" w:noHBand="0" w:noVBand="1"/>
      </w:tblPr>
      <w:tblGrid>
        <w:gridCol w:w="1456"/>
        <w:gridCol w:w="7441"/>
      </w:tblGrid>
      <w:tr w:rsidR="00436079" w14:paraId="526B7BAB" w14:textId="77777777" w:rsidTr="00053FB3">
        <w:tc>
          <w:tcPr>
            <w:tcW w:w="0" w:type="auto"/>
            <w:shd w:val="clear" w:color="auto" w:fill="F2F2F2" w:themeFill="background1" w:themeFillShade="F2"/>
            <w:hideMark/>
          </w:tcPr>
          <w:p w14:paraId="6525EC85" w14:textId="31045D29" w:rsidR="00436079" w:rsidRDefault="00436079" w:rsidP="00882601">
            <w:pPr>
              <w:rPr>
                <w:b/>
                <w:bCs/>
              </w:rPr>
            </w:pPr>
            <w:r>
              <w:rPr>
                <w:b/>
                <w:bCs/>
              </w:rPr>
              <w:t>Code</w:t>
            </w:r>
            <w:r w:rsidR="00FA576C">
              <w:rPr>
                <w:b/>
                <w:bCs/>
              </w:rPr>
              <w:t xml:space="preserve"> </w:t>
            </w:r>
            <w:r>
              <w:rPr>
                <w:b/>
                <w:bCs/>
              </w:rPr>
              <w:t>list</w:t>
            </w:r>
          </w:p>
        </w:tc>
        <w:tc>
          <w:tcPr>
            <w:tcW w:w="7441" w:type="dxa"/>
            <w:hideMark/>
          </w:tcPr>
          <w:p w14:paraId="7AEF8919" w14:textId="77777777" w:rsidR="00436079" w:rsidRDefault="00436079" w:rsidP="00882601">
            <w:pPr>
              <w:jc w:val="center"/>
              <w:rPr>
                <w:b/>
                <w:bCs/>
              </w:rPr>
            </w:pPr>
            <w:r>
              <w:rPr>
                <w:rStyle w:val="Fett"/>
              </w:rPr>
              <w:t>Usage Type</w:t>
            </w:r>
          </w:p>
        </w:tc>
      </w:tr>
      <w:tr w:rsidR="00436079" w14:paraId="6A82D1B5" w14:textId="77777777" w:rsidTr="00053FB3">
        <w:tc>
          <w:tcPr>
            <w:tcW w:w="0" w:type="auto"/>
            <w:shd w:val="clear" w:color="auto" w:fill="F2F2F2" w:themeFill="background1" w:themeFillShade="F2"/>
            <w:hideMark/>
          </w:tcPr>
          <w:p w14:paraId="00742511" w14:textId="77777777" w:rsidR="00436079" w:rsidRDefault="00436079" w:rsidP="00882601">
            <w:r>
              <w:t>conventional</w:t>
            </w:r>
          </w:p>
        </w:tc>
        <w:tc>
          <w:tcPr>
            <w:tcW w:w="7441" w:type="dxa"/>
            <w:hideMark/>
          </w:tcPr>
          <w:p w14:paraId="02BEBDC5" w14:textId="77777777" w:rsidR="00436079" w:rsidRDefault="00436079" w:rsidP="00882601">
            <w:r>
              <w:t>accepted, used, or practiced by most people ('agreed by convention')</w:t>
            </w:r>
          </w:p>
        </w:tc>
      </w:tr>
      <w:tr w:rsidR="00436079" w14:paraId="4B306777" w14:textId="77777777" w:rsidTr="00053FB3">
        <w:tc>
          <w:tcPr>
            <w:tcW w:w="0" w:type="auto"/>
            <w:shd w:val="clear" w:color="auto" w:fill="F2F2F2" w:themeFill="background1" w:themeFillShade="F2"/>
            <w:hideMark/>
          </w:tcPr>
          <w:p w14:paraId="37B3F95C" w14:textId="77777777" w:rsidR="00436079" w:rsidRDefault="00436079" w:rsidP="00882601">
            <w:r>
              <w:t>historical</w:t>
            </w:r>
          </w:p>
        </w:tc>
        <w:tc>
          <w:tcPr>
            <w:tcW w:w="7441" w:type="dxa"/>
            <w:hideMark/>
          </w:tcPr>
          <w:p w14:paraId="0E721F88" w14:textId="77777777" w:rsidR="00436079" w:rsidRDefault="00436079" w:rsidP="00882601">
            <w:r>
              <w:t>restricted to or based on fact in history</w:t>
            </w:r>
          </w:p>
        </w:tc>
      </w:tr>
      <w:tr w:rsidR="00436079" w14:paraId="480EAD30" w14:textId="77777777" w:rsidTr="00053FB3">
        <w:tc>
          <w:tcPr>
            <w:tcW w:w="0" w:type="auto"/>
            <w:shd w:val="clear" w:color="auto" w:fill="F2F2F2" w:themeFill="background1" w:themeFillShade="F2"/>
            <w:hideMark/>
          </w:tcPr>
          <w:p w14:paraId="1AFE2FE0" w14:textId="77777777" w:rsidR="00436079" w:rsidRDefault="00436079" w:rsidP="00882601">
            <w:r>
              <w:t>official</w:t>
            </w:r>
          </w:p>
        </w:tc>
        <w:tc>
          <w:tcPr>
            <w:tcW w:w="7441" w:type="dxa"/>
            <w:hideMark/>
          </w:tcPr>
          <w:p w14:paraId="247F7094" w14:textId="77777777" w:rsidR="00436079" w:rsidRDefault="00436079" w:rsidP="00882601">
            <w:r>
              <w:t>ordered or allowed by those in authority</w:t>
            </w:r>
          </w:p>
        </w:tc>
      </w:tr>
      <w:tr w:rsidR="00436079" w14:paraId="0C395D72" w14:textId="77777777" w:rsidTr="00053FB3">
        <w:tc>
          <w:tcPr>
            <w:tcW w:w="0" w:type="auto"/>
            <w:shd w:val="clear" w:color="auto" w:fill="F2F2F2" w:themeFill="background1" w:themeFillShade="F2"/>
            <w:hideMark/>
          </w:tcPr>
          <w:p w14:paraId="7616F8F4" w14:textId="77777777" w:rsidR="00436079" w:rsidRDefault="00436079" w:rsidP="00882601">
            <w:r>
              <w:t>vernacular</w:t>
            </w:r>
          </w:p>
        </w:tc>
        <w:tc>
          <w:tcPr>
            <w:tcW w:w="7441" w:type="dxa"/>
            <w:hideMark/>
          </w:tcPr>
          <w:p w14:paraId="6A59A5C5" w14:textId="77777777" w:rsidR="00436079" w:rsidRDefault="00436079" w:rsidP="00882601">
            <w:r>
              <w:t>used in or suitable for speech, usually not used in formal writing</w:t>
            </w:r>
          </w:p>
        </w:tc>
      </w:tr>
    </w:tbl>
    <w:p w14:paraId="1B5106F4" w14:textId="77777777" w:rsidR="00F7549D" w:rsidRDefault="00F7549D" w:rsidP="00834E29">
      <w:pPr>
        <w:pStyle w:val="berschrift2"/>
        <w:numPr>
          <w:ilvl w:val="0"/>
          <w:numId w:val="0"/>
        </w:numPr>
        <w:rPr>
          <w:i/>
        </w:rPr>
        <w:sectPr w:rsidR="00F7549D" w:rsidSect="008F68A0">
          <w:footerReference w:type="even" r:id="rId66"/>
          <w:footerReference w:type="default" r:id="rId67"/>
          <w:type w:val="oddPage"/>
          <w:pgSz w:w="12240" w:h="15840"/>
          <w:pgMar w:top="1440" w:right="1800" w:bottom="1440" w:left="1800" w:header="720" w:footer="720" w:gutter="0"/>
          <w:pgNumType w:start="1"/>
          <w:cols w:space="720"/>
          <w:docGrid w:linePitch="360"/>
        </w:sectPr>
      </w:pPr>
    </w:p>
    <w:p w14:paraId="24198369" w14:textId="65D0767A" w:rsidR="00D77B53" w:rsidRPr="00B44DA2" w:rsidRDefault="00D77B53" w:rsidP="00834E29">
      <w:pPr>
        <w:pStyle w:val="berschrift1"/>
        <w:numPr>
          <w:ilvl w:val="0"/>
          <w:numId w:val="0"/>
        </w:numPr>
      </w:pPr>
      <w:bookmarkStart w:id="228" w:name="_Toc471741679"/>
      <w:r w:rsidRPr="00B44DA2">
        <w:lastRenderedPageBreak/>
        <w:t>ANNEX C:  HY_Features  - AHGF Mapping</w:t>
      </w:r>
      <w:bookmarkEnd w:id="228"/>
    </w:p>
    <w:p w14:paraId="01D30739" w14:textId="11E22C9E" w:rsidR="00D77B53" w:rsidRDefault="00D77B53" w:rsidP="00D77B53">
      <w:r w:rsidRPr="00D7735B">
        <w:t xml:space="preserve">This is a </w:t>
      </w:r>
      <w:r w:rsidR="005458C5">
        <w:t>descriptive</w:t>
      </w:r>
      <w:r w:rsidRPr="00D7735B">
        <w:t xml:space="preserve"> mapping for the Australian Hydrological Geospatial Fabric (AHGF)</w:t>
      </w:r>
      <w:r w:rsidR="005458C5">
        <w:t xml:space="preserve"> </w:t>
      </w:r>
      <w:r w:rsidR="00E266F1">
        <w:t>[11</w:t>
      </w:r>
      <w:r w:rsidR="00065CF9">
        <w:t>].</w:t>
      </w:r>
      <w:r w:rsidR="005458C5">
        <w:t xml:space="preserve"> It is intended to provide an understanding of the basic relationship of HY_Features concepts and the AHGF hydrologic feature implementation.</w:t>
      </w:r>
    </w:p>
    <w:p w14:paraId="17C8D267" w14:textId="2A681B16" w:rsidR="00D77B53" w:rsidRPr="00D7735B" w:rsidRDefault="00D77B53" w:rsidP="00834E29">
      <w:pPr>
        <w:pStyle w:val="berschrift2"/>
        <w:numPr>
          <w:ilvl w:val="0"/>
          <w:numId w:val="0"/>
        </w:numPr>
      </w:pPr>
      <w:bookmarkStart w:id="229" w:name="_Toc471741680"/>
      <w:r>
        <w:t>C.1 Catchment</w:t>
      </w:r>
      <w:r w:rsidR="00B246A3">
        <w:t xml:space="preserve"> Model</w:t>
      </w:r>
      <w:bookmarkEnd w:id="229"/>
    </w:p>
    <w:tbl>
      <w:tblPr>
        <w:tblStyle w:val="Tabellenraster"/>
        <w:tblW w:w="0" w:type="auto"/>
        <w:tblLook w:val="06A0" w:firstRow="1" w:lastRow="0" w:firstColumn="1" w:lastColumn="0" w:noHBand="1" w:noVBand="1"/>
      </w:tblPr>
      <w:tblGrid>
        <w:gridCol w:w="3029"/>
        <w:gridCol w:w="2633"/>
        <w:gridCol w:w="7514"/>
      </w:tblGrid>
      <w:tr w:rsidR="00D77B53" w:rsidRPr="00D7735B" w14:paraId="674AEDE3" w14:textId="77777777" w:rsidTr="00882601">
        <w:tc>
          <w:tcPr>
            <w:tcW w:w="0" w:type="auto"/>
            <w:shd w:val="clear" w:color="auto" w:fill="F2F2F2" w:themeFill="background1" w:themeFillShade="F2"/>
            <w:hideMark/>
          </w:tcPr>
          <w:p w14:paraId="0E3C71D8" w14:textId="77777777" w:rsidR="00D77B53" w:rsidRPr="00D7735B" w:rsidRDefault="00D77B53" w:rsidP="00882601">
            <w:pPr>
              <w:spacing w:after="0"/>
              <w:rPr>
                <w:b/>
                <w:bCs/>
              </w:rPr>
            </w:pPr>
            <w:r w:rsidRPr="00D7735B">
              <w:rPr>
                <w:b/>
                <w:bCs/>
              </w:rPr>
              <w:t>HY_Features Name</w:t>
            </w:r>
          </w:p>
        </w:tc>
        <w:tc>
          <w:tcPr>
            <w:tcW w:w="0" w:type="auto"/>
            <w:hideMark/>
          </w:tcPr>
          <w:p w14:paraId="3FE82D55" w14:textId="77777777" w:rsidR="00D77B53" w:rsidRPr="00D7735B" w:rsidRDefault="00D77B53" w:rsidP="00882601">
            <w:pPr>
              <w:spacing w:after="0"/>
              <w:jc w:val="center"/>
              <w:rPr>
                <w:b/>
                <w:bCs/>
              </w:rPr>
            </w:pPr>
            <w:r w:rsidRPr="00D7735B">
              <w:rPr>
                <w:b/>
                <w:bCs/>
              </w:rPr>
              <w:t>AHGF Class</w:t>
            </w:r>
          </w:p>
        </w:tc>
        <w:tc>
          <w:tcPr>
            <w:tcW w:w="0" w:type="auto"/>
            <w:hideMark/>
          </w:tcPr>
          <w:p w14:paraId="491FE2C1" w14:textId="77777777" w:rsidR="00D77B53" w:rsidRPr="00D7735B" w:rsidRDefault="00D77B53" w:rsidP="00882601">
            <w:pPr>
              <w:spacing w:after="0"/>
              <w:jc w:val="center"/>
              <w:rPr>
                <w:b/>
                <w:bCs/>
              </w:rPr>
            </w:pPr>
            <w:r w:rsidRPr="00D7735B">
              <w:rPr>
                <w:b/>
                <w:bCs/>
              </w:rPr>
              <w:t>Comment</w:t>
            </w:r>
          </w:p>
        </w:tc>
      </w:tr>
      <w:tr w:rsidR="00D77B53" w:rsidRPr="00D7735B" w14:paraId="3DECCB89" w14:textId="77777777" w:rsidTr="00882601">
        <w:tc>
          <w:tcPr>
            <w:tcW w:w="0" w:type="auto"/>
            <w:shd w:val="clear" w:color="auto" w:fill="F2F2F2" w:themeFill="background1" w:themeFillShade="F2"/>
            <w:hideMark/>
          </w:tcPr>
          <w:p w14:paraId="40950D42" w14:textId="77777777" w:rsidR="00D77B53" w:rsidRPr="00D7735B" w:rsidRDefault="00D77B53" w:rsidP="00882601">
            <w:pPr>
              <w:spacing w:after="0"/>
            </w:pPr>
            <w:r w:rsidRPr="00D7735B">
              <w:t>HY_Catchment</w:t>
            </w:r>
          </w:p>
        </w:tc>
        <w:tc>
          <w:tcPr>
            <w:tcW w:w="0" w:type="auto"/>
            <w:hideMark/>
          </w:tcPr>
          <w:p w14:paraId="312A771E" w14:textId="77777777" w:rsidR="00D77B53" w:rsidRPr="00D7735B" w:rsidRDefault="00D77B53" w:rsidP="00882601">
            <w:pPr>
              <w:spacing w:after="0"/>
            </w:pPr>
            <w:proofErr w:type="spellStart"/>
            <w:r w:rsidRPr="00D7735B">
              <w:t>ConCatID</w:t>
            </w:r>
            <w:proofErr w:type="spellEnd"/>
          </w:p>
        </w:tc>
        <w:tc>
          <w:tcPr>
            <w:tcW w:w="0" w:type="auto"/>
            <w:hideMark/>
          </w:tcPr>
          <w:p w14:paraId="45288115" w14:textId="77777777" w:rsidR="00D77B53" w:rsidRPr="00D7735B" w:rsidRDefault="00D77B53" w:rsidP="00882601">
            <w:pPr>
              <w:spacing w:after="0"/>
            </w:pPr>
            <w:r w:rsidRPr="00D7735B">
              <w:t xml:space="preserve">Logical features identified via </w:t>
            </w:r>
            <w:proofErr w:type="spellStart"/>
            <w:r w:rsidRPr="00D7735B">
              <w:t>ConCatID</w:t>
            </w:r>
            <w:proofErr w:type="spellEnd"/>
            <w:r w:rsidRPr="00D7735B">
              <w:t xml:space="preserve"> with topological relationships defined via </w:t>
            </w:r>
            <w:proofErr w:type="spellStart"/>
            <w:r w:rsidRPr="00D7735B">
              <w:t>ConNodeID</w:t>
            </w:r>
            <w:proofErr w:type="spellEnd"/>
            <w:r w:rsidRPr="00D7735B">
              <w:t xml:space="preserve"> (</w:t>
            </w:r>
            <w:proofErr w:type="spellStart"/>
            <w:r w:rsidRPr="00D7735B">
              <w:t>HY_Outfall</w:t>
            </w:r>
            <w:proofErr w:type="spellEnd"/>
            <w:r w:rsidRPr="00D7735B">
              <w:t xml:space="preserve">). Can also be seen as the contributing set of logical features sharing a common </w:t>
            </w:r>
            <w:proofErr w:type="spellStart"/>
            <w:r w:rsidRPr="00D7735B">
              <w:t>ConCatID</w:t>
            </w:r>
            <w:proofErr w:type="spellEnd"/>
            <w:r w:rsidRPr="00D7735B">
              <w:t>.</w:t>
            </w:r>
          </w:p>
        </w:tc>
      </w:tr>
      <w:tr w:rsidR="00D77B53" w:rsidRPr="00D7735B" w14:paraId="2C6A7346" w14:textId="77777777" w:rsidTr="00882601">
        <w:tc>
          <w:tcPr>
            <w:tcW w:w="0" w:type="auto"/>
            <w:shd w:val="clear" w:color="auto" w:fill="F2F2F2" w:themeFill="background1" w:themeFillShade="F2"/>
            <w:hideMark/>
          </w:tcPr>
          <w:p w14:paraId="4049167E" w14:textId="77777777" w:rsidR="00D77B53" w:rsidRPr="00D7735B" w:rsidRDefault="00D77B53" w:rsidP="00882601">
            <w:pPr>
              <w:spacing w:after="0"/>
            </w:pPr>
            <w:proofErr w:type="spellStart"/>
            <w:r w:rsidRPr="00D7735B">
              <w:t>HY_DendriticCatchment</w:t>
            </w:r>
            <w:proofErr w:type="spellEnd"/>
          </w:p>
        </w:tc>
        <w:tc>
          <w:tcPr>
            <w:tcW w:w="0" w:type="auto"/>
            <w:hideMark/>
          </w:tcPr>
          <w:p w14:paraId="4EF0C3CD" w14:textId="77777777" w:rsidR="00D77B53" w:rsidRPr="00D7735B" w:rsidRDefault="00D77B53" w:rsidP="00882601">
            <w:pPr>
              <w:spacing w:after="0"/>
            </w:pPr>
            <w:proofErr w:type="spellStart"/>
            <w:r w:rsidRPr="00D7735B">
              <w:t>ConCatID</w:t>
            </w:r>
            <w:proofErr w:type="spellEnd"/>
          </w:p>
        </w:tc>
        <w:tc>
          <w:tcPr>
            <w:tcW w:w="0" w:type="auto"/>
            <w:hideMark/>
          </w:tcPr>
          <w:p w14:paraId="05947C1F" w14:textId="77777777" w:rsidR="00D77B53" w:rsidRPr="00D7735B" w:rsidRDefault="00D77B53" w:rsidP="00882601">
            <w:pPr>
              <w:spacing w:after="0"/>
            </w:pPr>
            <w:r w:rsidRPr="00D7735B">
              <w:t>All logical HY_Catchment features are constrained to be dendritic in the Geofabric.</w:t>
            </w:r>
          </w:p>
        </w:tc>
      </w:tr>
      <w:tr w:rsidR="00D77B53" w:rsidRPr="00D7735B" w14:paraId="65BBCD95" w14:textId="77777777" w:rsidTr="00882601">
        <w:tc>
          <w:tcPr>
            <w:tcW w:w="0" w:type="auto"/>
            <w:shd w:val="clear" w:color="auto" w:fill="F2F2F2" w:themeFill="background1" w:themeFillShade="F2"/>
            <w:hideMark/>
          </w:tcPr>
          <w:p w14:paraId="0AD51F3F" w14:textId="77777777" w:rsidR="00D77B53" w:rsidRPr="00D7735B" w:rsidRDefault="00D77B53" w:rsidP="00882601">
            <w:pPr>
              <w:spacing w:after="0"/>
            </w:pPr>
            <w:proofErr w:type="spellStart"/>
            <w:r w:rsidRPr="00D7735B">
              <w:t>HY_InteriorCatchment</w:t>
            </w:r>
            <w:proofErr w:type="spellEnd"/>
          </w:p>
        </w:tc>
        <w:tc>
          <w:tcPr>
            <w:tcW w:w="0" w:type="auto"/>
            <w:hideMark/>
          </w:tcPr>
          <w:p w14:paraId="2D1C6D0F" w14:textId="77777777" w:rsidR="00D77B53" w:rsidRPr="00D7735B" w:rsidRDefault="00D77B53" w:rsidP="00882601">
            <w:pPr>
              <w:spacing w:after="0"/>
            </w:pPr>
            <w:r w:rsidRPr="00D7735B">
              <w:t>Not represented</w:t>
            </w:r>
          </w:p>
        </w:tc>
        <w:tc>
          <w:tcPr>
            <w:tcW w:w="0" w:type="auto"/>
            <w:hideMark/>
          </w:tcPr>
          <w:p w14:paraId="3690A2A1" w14:textId="147EC4C5" w:rsidR="00D77B53" w:rsidRPr="00D7735B" w:rsidRDefault="00D77B53" w:rsidP="0097511A">
            <w:pPr>
              <w:spacing w:after="0"/>
            </w:pPr>
            <w:r w:rsidRPr="00D7735B">
              <w:t>All catchment areas defined by a particular DEM are considered to flow to a single common outlet.</w:t>
            </w:r>
            <w:r w:rsidR="0097511A">
              <w:t xml:space="preserve"> </w:t>
            </w:r>
            <w:r w:rsidR="007A4BD5">
              <w:br/>
              <w:t xml:space="preserve">Note: </w:t>
            </w:r>
            <w:r w:rsidR="0097511A">
              <w:t xml:space="preserve">Areas not flowing to a common outlet are aggregated with areas that do according to saddle points in the terrain model. </w:t>
            </w:r>
          </w:p>
        </w:tc>
      </w:tr>
      <w:tr w:rsidR="00D77B53" w:rsidRPr="00D7735B" w14:paraId="01119BF1" w14:textId="77777777" w:rsidTr="00882601">
        <w:tc>
          <w:tcPr>
            <w:tcW w:w="0" w:type="auto"/>
            <w:shd w:val="clear" w:color="auto" w:fill="F2F2F2" w:themeFill="background1" w:themeFillShade="F2"/>
            <w:hideMark/>
          </w:tcPr>
          <w:p w14:paraId="70CAB7D3" w14:textId="77777777" w:rsidR="00D77B53" w:rsidRPr="00D7735B" w:rsidRDefault="00D77B53" w:rsidP="00882601">
            <w:pPr>
              <w:spacing w:after="0"/>
            </w:pPr>
            <w:proofErr w:type="spellStart"/>
            <w:r w:rsidRPr="00D7735B">
              <w:t>HY_CatchmentAggregate</w:t>
            </w:r>
            <w:proofErr w:type="spellEnd"/>
          </w:p>
        </w:tc>
        <w:tc>
          <w:tcPr>
            <w:tcW w:w="0" w:type="auto"/>
            <w:hideMark/>
          </w:tcPr>
          <w:p w14:paraId="2BFB0CAB" w14:textId="77777777" w:rsidR="00D77B53" w:rsidRPr="00D7735B" w:rsidRDefault="00D77B53" w:rsidP="00882601">
            <w:pPr>
              <w:spacing w:after="0"/>
            </w:pPr>
            <w:r w:rsidRPr="00D7735B">
              <w:t xml:space="preserve">Collections of </w:t>
            </w:r>
            <w:proofErr w:type="spellStart"/>
            <w:r w:rsidRPr="00D7735B">
              <w:t>ConNodeID</w:t>
            </w:r>
            <w:proofErr w:type="spellEnd"/>
          </w:p>
        </w:tc>
        <w:tc>
          <w:tcPr>
            <w:tcW w:w="0" w:type="auto"/>
            <w:hideMark/>
          </w:tcPr>
          <w:p w14:paraId="5921CF11" w14:textId="77777777" w:rsidR="00D77B53" w:rsidRPr="00D7735B" w:rsidRDefault="00D77B53" w:rsidP="00882601">
            <w:pPr>
              <w:spacing w:after="0"/>
            </w:pPr>
            <w:r w:rsidRPr="00D7735B">
              <w:t xml:space="preserve">Network following connectivity via </w:t>
            </w:r>
            <w:proofErr w:type="spellStart"/>
            <w:r w:rsidRPr="00D7735B">
              <w:t>ConNodeID</w:t>
            </w:r>
            <w:proofErr w:type="spellEnd"/>
            <w:r w:rsidRPr="00D7735B">
              <w:t xml:space="preserve"> encapsulating divergent flows to remain dendritic in nature.</w:t>
            </w:r>
          </w:p>
        </w:tc>
      </w:tr>
      <w:tr w:rsidR="00D77B53" w:rsidRPr="00D7735B" w14:paraId="1AFCE281" w14:textId="77777777" w:rsidTr="00882601">
        <w:tc>
          <w:tcPr>
            <w:tcW w:w="0" w:type="auto"/>
            <w:shd w:val="clear" w:color="auto" w:fill="F2F2F2" w:themeFill="background1" w:themeFillShade="F2"/>
            <w:hideMark/>
          </w:tcPr>
          <w:p w14:paraId="1B981B15" w14:textId="77777777" w:rsidR="00D77B53" w:rsidRPr="00D7735B" w:rsidRDefault="00D77B53" w:rsidP="00882601">
            <w:pPr>
              <w:spacing w:after="0"/>
            </w:pPr>
            <w:proofErr w:type="spellStart"/>
            <w:r w:rsidRPr="00D7735B">
              <w:t>HY_Outfall</w:t>
            </w:r>
            <w:proofErr w:type="spellEnd"/>
          </w:p>
        </w:tc>
        <w:tc>
          <w:tcPr>
            <w:tcW w:w="0" w:type="auto"/>
            <w:hideMark/>
          </w:tcPr>
          <w:p w14:paraId="3553C6C1" w14:textId="77777777" w:rsidR="00D77B53" w:rsidRPr="00D7735B" w:rsidRDefault="00D77B53" w:rsidP="00882601">
            <w:pPr>
              <w:spacing w:after="0"/>
            </w:pPr>
            <w:proofErr w:type="spellStart"/>
            <w:r w:rsidRPr="00D7735B">
              <w:t>ConNodeID</w:t>
            </w:r>
            <w:proofErr w:type="spellEnd"/>
          </w:p>
        </w:tc>
        <w:tc>
          <w:tcPr>
            <w:tcW w:w="0" w:type="auto"/>
            <w:hideMark/>
          </w:tcPr>
          <w:p w14:paraId="69FC9C16" w14:textId="7FB641D8" w:rsidR="00D77B53" w:rsidRPr="00D7735B" w:rsidRDefault="00D77B53" w:rsidP="007A4BD5">
            <w:pPr>
              <w:spacing w:after="0"/>
            </w:pPr>
            <w:r w:rsidRPr="00D7735B">
              <w:t xml:space="preserve">All </w:t>
            </w:r>
            <w:proofErr w:type="spellStart"/>
            <w:r w:rsidRPr="00D7735B">
              <w:t>ConNodeID</w:t>
            </w:r>
            <w:proofErr w:type="spellEnd"/>
            <w:r w:rsidRPr="00D7735B">
              <w:t xml:space="preserve"> act in the role of outflow node (</w:t>
            </w:r>
            <w:proofErr w:type="spellStart"/>
            <w:r w:rsidRPr="00D7735B">
              <w:t>To_Node</w:t>
            </w:r>
            <w:proofErr w:type="spellEnd"/>
            <w:r w:rsidRPr="00D7735B">
              <w:t xml:space="preserve">) for one or more </w:t>
            </w:r>
            <w:proofErr w:type="spellStart"/>
            <w:r w:rsidRPr="00D7735B">
              <w:t>ConCatID</w:t>
            </w:r>
            <w:proofErr w:type="spellEnd"/>
            <w:r w:rsidRPr="00D7735B">
              <w:t xml:space="preserve"> catchment(s) and most also act in the role of inflow node</w:t>
            </w:r>
            <w:r w:rsidR="007A4BD5">
              <w:t xml:space="preserve"> (</w:t>
            </w:r>
            <w:proofErr w:type="spellStart"/>
            <w:r w:rsidR="007A4BD5">
              <w:t>From_Node</w:t>
            </w:r>
            <w:proofErr w:type="spellEnd"/>
            <w:r w:rsidR="007A4BD5">
              <w:t>)</w:t>
            </w:r>
            <w:r w:rsidRPr="00D7735B">
              <w:t xml:space="preserve"> for a single </w:t>
            </w:r>
            <w:proofErr w:type="spellStart"/>
            <w:r w:rsidRPr="00D7735B">
              <w:t>ConCatID</w:t>
            </w:r>
            <w:proofErr w:type="spellEnd"/>
            <w:r w:rsidRPr="00D7735B">
              <w:t xml:space="preserve"> catchment.</w:t>
            </w:r>
          </w:p>
        </w:tc>
      </w:tr>
      <w:tr w:rsidR="00D77B53" w:rsidRPr="00D7735B" w14:paraId="02B9A84D" w14:textId="77777777" w:rsidTr="00882601">
        <w:tc>
          <w:tcPr>
            <w:tcW w:w="0" w:type="auto"/>
            <w:shd w:val="clear" w:color="auto" w:fill="F2F2F2" w:themeFill="background1" w:themeFillShade="F2"/>
            <w:hideMark/>
          </w:tcPr>
          <w:p w14:paraId="728A3D4F" w14:textId="77777777" w:rsidR="00D77B53" w:rsidRPr="00D7735B" w:rsidRDefault="00D77B53" w:rsidP="00882601">
            <w:pPr>
              <w:spacing w:after="0"/>
            </w:pPr>
            <w:proofErr w:type="spellStart"/>
            <w:r w:rsidRPr="00D7735B">
              <w:t>HY_Outfallrealization</w:t>
            </w:r>
            <w:proofErr w:type="spellEnd"/>
          </w:p>
        </w:tc>
        <w:tc>
          <w:tcPr>
            <w:tcW w:w="0" w:type="auto"/>
            <w:hideMark/>
          </w:tcPr>
          <w:p w14:paraId="3C5F06B8" w14:textId="77777777" w:rsidR="00D77B53" w:rsidRPr="00D7735B" w:rsidRDefault="00D77B53" w:rsidP="00882601">
            <w:pPr>
              <w:spacing w:after="0"/>
            </w:pPr>
            <w:proofErr w:type="spellStart"/>
            <w:r w:rsidRPr="00D7735B">
              <w:t>AHGFNetworkNode</w:t>
            </w:r>
            <w:proofErr w:type="spellEnd"/>
          </w:p>
        </w:tc>
        <w:tc>
          <w:tcPr>
            <w:tcW w:w="0" w:type="auto"/>
            <w:hideMark/>
          </w:tcPr>
          <w:p w14:paraId="2491A6D3" w14:textId="0A64C86C" w:rsidR="00D77B53" w:rsidRPr="00D7735B" w:rsidRDefault="00D77B53" w:rsidP="00932868">
            <w:pPr>
              <w:spacing w:after="0"/>
            </w:pPr>
            <w:proofErr w:type="spellStart"/>
            <w:r w:rsidRPr="00D7735B">
              <w:t>HY_</w:t>
            </w:r>
            <w:r w:rsidR="00932868">
              <w:t>OutfallRealization</w:t>
            </w:r>
            <w:proofErr w:type="spellEnd"/>
            <w:r w:rsidR="00932868" w:rsidRPr="00D7735B">
              <w:t xml:space="preserve"> </w:t>
            </w:r>
            <w:r w:rsidRPr="00D7735B">
              <w:t xml:space="preserve">can be used as a reference location for any point associated with a feature. In reality this will normally be a </w:t>
            </w:r>
            <w:r w:rsidR="002C3C8A">
              <w:t>realization</w:t>
            </w:r>
            <w:r w:rsidRPr="00D7735B">
              <w:t xml:space="preserve"> of a </w:t>
            </w:r>
            <w:proofErr w:type="spellStart"/>
            <w:r w:rsidRPr="00D7735B">
              <w:t>ConNodeID</w:t>
            </w:r>
            <w:proofErr w:type="spellEnd"/>
            <w:r w:rsidRPr="00D7735B">
              <w:t xml:space="preserve"> (with associated coordinates) or the Geofabric </w:t>
            </w:r>
            <w:r w:rsidR="002C3C8A">
              <w:t>realization</w:t>
            </w:r>
            <w:r w:rsidRPr="00D7735B">
              <w:t xml:space="preserve"> of event locations (</w:t>
            </w:r>
            <w:proofErr w:type="spellStart"/>
            <w:r w:rsidRPr="00D7735B">
              <w:t>AHGFNetworkNode</w:t>
            </w:r>
            <w:proofErr w:type="spellEnd"/>
            <w:r w:rsidRPr="00D7735B">
              <w:t>::</w:t>
            </w:r>
            <w:proofErr w:type="spellStart"/>
            <w:r w:rsidRPr="00D7735B">
              <w:t>GhostNode</w:t>
            </w:r>
            <w:proofErr w:type="spellEnd"/>
            <w:r w:rsidRPr="00D7735B">
              <w:t>) used to register Hydrometric features on the network.</w:t>
            </w:r>
          </w:p>
        </w:tc>
      </w:tr>
      <w:tr w:rsidR="00D77B53" w:rsidRPr="00D7735B" w14:paraId="0BDB7C29" w14:textId="77777777" w:rsidTr="00882601">
        <w:tc>
          <w:tcPr>
            <w:tcW w:w="0" w:type="auto"/>
            <w:shd w:val="clear" w:color="auto" w:fill="F2F2F2" w:themeFill="background1" w:themeFillShade="F2"/>
            <w:hideMark/>
          </w:tcPr>
          <w:p w14:paraId="277A3591" w14:textId="77777777" w:rsidR="00D77B53" w:rsidRPr="00D7735B" w:rsidRDefault="00D77B53" w:rsidP="00882601">
            <w:pPr>
              <w:spacing w:after="0"/>
            </w:pPr>
            <w:proofErr w:type="spellStart"/>
            <w:r w:rsidRPr="00D7735B">
              <w:t>HY_CatchmentRealization</w:t>
            </w:r>
            <w:proofErr w:type="spellEnd"/>
          </w:p>
        </w:tc>
        <w:tc>
          <w:tcPr>
            <w:tcW w:w="0" w:type="auto"/>
            <w:hideMark/>
          </w:tcPr>
          <w:p w14:paraId="1665B9DF" w14:textId="77777777" w:rsidR="00D77B53" w:rsidRPr="00D7735B" w:rsidRDefault="00D77B53" w:rsidP="00882601">
            <w:pPr>
              <w:spacing w:after="0"/>
            </w:pPr>
            <w:r w:rsidRPr="00D7735B">
              <w:t xml:space="preserve">Feature identified by </w:t>
            </w:r>
            <w:proofErr w:type="spellStart"/>
            <w:r w:rsidRPr="00D7735B">
              <w:t>ConCatID</w:t>
            </w:r>
            <w:proofErr w:type="spellEnd"/>
          </w:p>
        </w:tc>
        <w:tc>
          <w:tcPr>
            <w:tcW w:w="0" w:type="auto"/>
            <w:hideMark/>
          </w:tcPr>
          <w:p w14:paraId="57986159" w14:textId="23885342" w:rsidR="00D77B53" w:rsidRPr="00D7735B" w:rsidRDefault="00D77B53" w:rsidP="0061218B">
            <w:pPr>
              <w:spacing w:after="0"/>
            </w:pPr>
            <w:r w:rsidRPr="00D7735B">
              <w:t xml:space="preserve">Any feature or collection of features identified by a single </w:t>
            </w:r>
            <w:proofErr w:type="spellStart"/>
            <w:r w:rsidRPr="00D7735B">
              <w:t>ConCatID</w:t>
            </w:r>
            <w:proofErr w:type="spellEnd"/>
            <w:r w:rsidRPr="00D7735B">
              <w:t xml:space="preserve">. Single instances of </w:t>
            </w:r>
            <w:proofErr w:type="spellStart"/>
            <w:r w:rsidRPr="00D7735B">
              <w:t>AHGFContractedCatchment</w:t>
            </w:r>
            <w:proofErr w:type="spellEnd"/>
            <w:r w:rsidRPr="00D7735B">
              <w:t xml:space="preserve"> and </w:t>
            </w:r>
            <w:proofErr w:type="spellStart"/>
            <w:r w:rsidRPr="00D7735B">
              <w:t>AHGFLink</w:t>
            </w:r>
            <w:proofErr w:type="spellEnd"/>
            <w:r w:rsidRPr="00D7735B">
              <w:t xml:space="preserve"> as well as </w:t>
            </w:r>
            <w:r w:rsidRPr="00D7735B">
              <w:lastRenderedPageBreak/>
              <w:t xml:space="preserve">collections of </w:t>
            </w:r>
            <w:proofErr w:type="spellStart"/>
            <w:r w:rsidRPr="00D7735B">
              <w:t>AHGFNetworkStream</w:t>
            </w:r>
            <w:proofErr w:type="spellEnd"/>
            <w:r w:rsidRPr="00D7735B">
              <w:t xml:space="preserve">, </w:t>
            </w:r>
            <w:proofErr w:type="spellStart"/>
            <w:r w:rsidRPr="00D7735B">
              <w:t>AHGFNetworkNode</w:t>
            </w:r>
            <w:proofErr w:type="spellEnd"/>
            <w:r w:rsidRPr="00D7735B">
              <w:t xml:space="preserve">, </w:t>
            </w:r>
            <w:proofErr w:type="spellStart"/>
            <w:r w:rsidRPr="00D7735B">
              <w:t>AHGFCatchment</w:t>
            </w:r>
            <w:proofErr w:type="spellEnd"/>
            <w:r w:rsidRPr="00D7735B">
              <w:t xml:space="preserve"> (</w:t>
            </w:r>
            <w:r w:rsidR="0061218B">
              <w:t xml:space="preserve">low level </w:t>
            </w:r>
            <w:r w:rsidRPr="00D7735B">
              <w:t xml:space="preserve">sub-catchments) and </w:t>
            </w:r>
            <w:proofErr w:type="spellStart"/>
            <w:r w:rsidRPr="00D7735B">
              <w:t>AHGFWaterbody</w:t>
            </w:r>
            <w:proofErr w:type="spellEnd"/>
            <w:r w:rsidRPr="00D7735B">
              <w:t xml:space="preserve">. </w:t>
            </w:r>
            <w:r w:rsidRPr="00D7735B">
              <w:rPr>
                <w:b/>
                <w:bCs/>
              </w:rPr>
              <w:t>Note</w:t>
            </w:r>
            <w:r w:rsidRPr="00D7735B">
              <w:t xml:space="preserve">: features of subtype </w:t>
            </w:r>
            <w:proofErr w:type="spellStart"/>
            <w:r w:rsidRPr="00D7735B">
              <w:t>AHGFContractedCatchment</w:t>
            </w:r>
            <w:proofErr w:type="spellEnd"/>
            <w:r w:rsidRPr="00D7735B">
              <w:t>::</w:t>
            </w:r>
            <w:proofErr w:type="spellStart"/>
            <w:r w:rsidRPr="00D7735B">
              <w:t>NoFlowArea</w:t>
            </w:r>
            <w:proofErr w:type="spellEnd"/>
            <w:r w:rsidRPr="00D7735B">
              <w:t xml:space="preserve"> do not have a </w:t>
            </w:r>
            <w:proofErr w:type="spellStart"/>
            <w:r w:rsidRPr="00D7735B">
              <w:t>ConNodeID</w:t>
            </w:r>
            <w:proofErr w:type="spellEnd"/>
            <w:r w:rsidRPr="00D7735B">
              <w:t xml:space="preserve"> (i.e. No </w:t>
            </w:r>
            <w:proofErr w:type="spellStart"/>
            <w:r w:rsidRPr="00D7735B">
              <w:t>HY_Outfall</w:t>
            </w:r>
            <w:proofErr w:type="spellEnd"/>
            <w:r w:rsidRPr="00D7735B">
              <w:t>)</w:t>
            </w:r>
          </w:p>
        </w:tc>
      </w:tr>
      <w:tr w:rsidR="00D77B53" w:rsidRPr="00D7735B" w14:paraId="2090454B" w14:textId="77777777" w:rsidTr="00882601">
        <w:tc>
          <w:tcPr>
            <w:tcW w:w="0" w:type="auto"/>
            <w:shd w:val="clear" w:color="auto" w:fill="F2F2F2" w:themeFill="background1" w:themeFillShade="F2"/>
            <w:hideMark/>
          </w:tcPr>
          <w:p w14:paraId="7E36E8CA" w14:textId="77777777" w:rsidR="00D77B53" w:rsidRPr="00D7735B" w:rsidRDefault="00D77B53" w:rsidP="00882601">
            <w:pPr>
              <w:spacing w:after="0"/>
            </w:pPr>
            <w:proofErr w:type="spellStart"/>
            <w:r w:rsidRPr="00D7735B">
              <w:lastRenderedPageBreak/>
              <w:t>HY_CatchmentArea</w:t>
            </w:r>
            <w:proofErr w:type="spellEnd"/>
          </w:p>
        </w:tc>
        <w:tc>
          <w:tcPr>
            <w:tcW w:w="0" w:type="auto"/>
            <w:hideMark/>
          </w:tcPr>
          <w:p w14:paraId="1B8D7A8E" w14:textId="77777777" w:rsidR="00D77B53" w:rsidRPr="00D7735B" w:rsidRDefault="00D77B53" w:rsidP="00882601">
            <w:pPr>
              <w:spacing w:after="0"/>
            </w:pPr>
            <w:r w:rsidRPr="00D7735B">
              <w:t xml:space="preserve">AHGF Contracted Catchment, </w:t>
            </w:r>
            <w:proofErr w:type="spellStart"/>
            <w:r w:rsidRPr="00D7735B">
              <w:t>AHGFCatchment</w:t>
            </w:r>
            <w:proofErr w:type="spellEnd"/>
          </w:p>
        </w:tc>
        <w:tc>
          <w:tcPr>
            <w:tcW w:w="0" w:type="auto"/>
            <w:hideMark/>
          </w:tcPr>
          <w:p w14:paraId="1DA36617" w14:textId="77777777" w:rsidR="00D77B53" w:rsidRPr="00D7735B" w:rsidRDefault="00D77B53" w:rsidP="00882601">
            <w:pPr>
              <w:spacing w:after="0"/>
            </w:pPr>
            <w:r w:rsidRPr="00D7735B">
              <w:t xml:space="preserve">A single </w:t>
            </w:r>
            <w:proofErr w:type="spellStart"/>
            <w:r w:rsidRPr="00D7735B">
              <w:t>AHGFContractedCatchment</w:t>
            </w:r>
            <w:proofErr w:type="spellEnd"/>
            <w:r w:rsidRPr="00D7735B">
              <w:t xml:space="preserve"> or a collection of </w:t>
            </w:r>
            <w:proofErr w:type="spellStart"/>
            <w:r w:rsidRPr="00D7735B">
              <w:t>AHGFCatchment</w:t>
            </w:r>
            <w:proofErr w:type="spellEnd"/>
            <w:r w:rsidRPr="00D7735B">
              <w:t xml:space="preserve"> (both 2D simple surfaces derived from a common Digital Elevation model).</w:t>
            </w:r>
          </w:p>
        </w:tc>
      </w:tr>
      <w:tr w:rsidR="00D77B53" w:rsidRPr="00D7735B" w14:paraId="206D5792" w14:textId="77777777" w:rsidTr="00882601">
        <w:tc>
          <w:tcPr>
            <w:tcW w:w="0" w:type="auto"/>
            <w:shd w:val="clear" w:color="auto" w:fill="F2F2F2" w:themeFill="background1" w:themeFillShade="F2"/>
            <w:hideMark/>
          </w:tcPr>
          <w:p w14:paraId="59BF05EB" w14:textId="77777777" w:rsidR="00D77B53" w:rsidRPr="00D7735B" w:rsidRDefault="00D77B53" w:rsidP="00882601">
            <w:pPr>
              <w:spacing w:after="0"/>
            </w:pPr>
            <w:proofErr w:type="spellStart"/>
            <w:r w:rsidRPr="00D7735B">
              <w:t>HY_CatchmentBoundary</w:t>
            </w:r>
            <w:proofErr w:type="spellEnd"/>
          </w:p>
        </w:tc>
        <w:tc>
          <w:tcPr>
            <w:tcW w:w="0" w:type="auto"/>
            <w:hideMark/>
          </w:tcPr>
          <w:p w14:paraId="1052E0A4" w14:textId="77777777" w:rsidR="00D77B53" w:rsidRPr="00D7735B" w:rsidRDefault="00D77B53" w:rsidP="00882601">
            <w:pPr>
              <w:spacing w:after="0"/>
            </w:pPr>
            <w:r w:rsidRPr="00D7735B">
              <w:t>Not represented</w:t>
            </w:r>
          </w:p>
        </w:tc>
        <w:tc>
          <w:tcPr>
            <w:tcW w:w="0" w:type="auto"/>
            <w:hideMark/>
          </w:tcPr>
          <w:p w14:paraId="5680A601" w14:textId="4937A9D5" w:rsidR="00D77B53" w:rsidRPr="00D7735B" w:rsidRDefault="00D77B53" w:rsidP="00882601">
            <w:pPr>
              <w:spacing w:after="0"/>
            </w:pPr>
            <w:r w:rsidRPr="00D7735B">
              <w:t>Can be seen as the boundary</w:t>
            </w:r>
            <w:r w:rsidR="0061218B">
              <w:t xml:space="preserve"> </w:t>
            </w:r>
            <w:r w:rsidRPr="00D7735B">
              <w:t>(</w:t>
            </w:r>
            <w:r w:rsidR="0061218B">
              <w:t>or boundar</w:t>
            </w:r>
            <w:r w:rsidRPr="00D7735B">
              <w:t xml:space="preserve">ies) of the polygon feature(s) that </w:t>
            </w:r>
            <w:proofErr w:type="spellStart"/>
            <w:r w:rsidRPr="00D7735B">
              <w:t>realise</w:t>
            </w:r>
            <w:proofErr w:type="spellEnd"/>
            <w:r w:rsidRPr="00D7735B">
              <w:t xml:space="preserve"> </w:t>
            </w:r>
            <w:proofErr w:type="spellStart"/>
            <w:r w:rsidRPr="00D7735B">
              <w:t>HY_CatchmentArea</w:t>
            </w:r>
            <w:proofErr w:type="spellEnd"/>
            <w:r w:rsidRPr="00D7735B">
              <w:t>.</w:t>
            </w:r>
          </w:p>
        </w:tc>
      </w:tr>
      <w:tr w:rsidR="00D77B53" w:rsidRPr="00D7735B" w14:paraId="11113C47" w14:textId="77777777" w:rsidTr="00882601">
        <w:tc>
          <w:tcPr>
            <w:tcW w:w="0" w:type="auto"/>
            <w:shd w:val="clear" w:color="auto" w:fill="F2F2F2" w:themeFill="background1" w:themeFillShade="F2"/>
            <w:hideMark/>
          </w:tcPr>
          <w:p w14:paraId="1DC54266" w14:textId="77777777" w:rsidR="00D77B53" w:rsidRPr="00D7735B" w:rsidRDefault="00D77B53" w:rsidP="00882601">
            <w:pPr>
              <w:spacing w:after="0"/>
            </w:pPr>
            <w:proofErr w:type="spellStart"/>
            <w:r w:rsidRPr="00D7735B">
              <w:t>HY_CartographicRealization</w:t>
            </w:r>
            <w:proofErr w:type="spellEnd"/>
          </w:p>
        </w:tc>
        <w:tc>
          <w:tcPr>
            <w:tcW w:w="0" w:type="auto"/>
            <w:hideMark/>
          </w:tcPr>
          <w:p w14:paraId="33910C09" w14:textId="77777777" w:rsidR="00D77B53" w:rsidRPr="00D7735B" w:rsidRDefault="00D77B53" w:rsidP="00882601">
            <w:pPr>
              <w:spacing w:after="0"/>
            </w:pPr>
            <w:proofErr w:type="spellStart"/>
            <w:r w:rsidRPr="00D7735B">
              <w:t>AHGFMappedStream</w:t>
            </w:r>
            <w:proofErr w:type="spellEnd"/>
          </w:p>
        </w:tc>
        <w:tc>
          <w:tcPr>
            <w:tcW w:w="0" w:type="auto"/>
            <w:hideMark/>
          </w:tcPr>
          <w:p w14:paraId="5E878BF6" w14:textId="7822AFF2" w:rsidR="00D77B53" w:rsidRPr="00D7735B" w:rsidRDefault="00D77B53" w:rsidP="00882601">
            <w:pPr>
              <w:spacing w:after="0"/>
            </w:pPr>
            <w:proofErr w:type="spellStart"/>
            <w:r w:rsidRPr="00D7735B">
              <w:t>AHGFMappedStream</w:t>
            </w:r>
            <w:proofErr w:type="spellEnd"/>
            <w:r w:rsidRPr="00D7735B">
              <w:t xml:space="preserve"> is a feature class of the Geofabric Surface Cartography product, perhaps all feature classes in this product can be considered</w:t>
            </w:r>
            <w:r w:rsidR="00EA4C55">
              <w:t xml:space="preserve"> as </w:t>
            </w:r>
            <w:proofErr w:type="spellStart"/>
            <w:r w:rsidR="00EA4C55">
              <w:t>HY_CartographicRealization</w:t>
            </w:r>
            <w:proofErr w:type="spellEnd"/>
            <w:r w:rsidR="00EA4C55">
              <w:t>.</w:t>
            </w:r>
          </w:p>
        </w:tc>
      </w:tr>
    </w:tbl>
    <w:p w14:paraId="5D423673" w14:textId="77777777" w:rsidR="00D77B53" w:rsidRDefault="00D77B53" w:rsidP="00D77B53">
      <w:pPr>
        <w:spacing w:after="0"/>
        <w:rPr>
          <w:b/>
          <w:bCs/>
          <w:sz w:val="28"/>
        </w:rPr>
      </w:pPr>
    </w:p>
    <w:p w14:paraId="502FBEA1" w14:textId="77777777" w:rsidR="00D77B53" w:rsidRPr="00B44DA2" w:rsidRDefault="00D77B53" w:rsidP="00834E29">
      <w:pPr>
        <w:pStyle w:val="berschrift2"/>
        <w:numPr>
          <w:ilvl w:val="0"/>
          <w:numId w:val="0"/>
        </w:numPr>
      </w:pPr>
      <w:bookmarkStart w:id="230" w:name="_Toc471741681"/>
      <w:r w:rsidRPr="00B44DA2">
        <w:t>C.2 Hydrographic Network</w:t>
      </w:r>
      <w:bookmarkEnd w:id="230"/>
    </w:p>
    <w:tbl>
      <w:tblPr>
        <w:tblStyle w:val="Tabellenraster"/>
        <w:tblW w:w="0" w:type="auto"/>
        <w:tblLook w:val="04A0" w:firstRow="1" w:lastRow="0" w:firstColumn="1" w:lastColumn="0" w:noHBand="0" w:noVBand="1"/>
      </w:tblPr>
      <w:tblGrid>
        <w:gridCol w:w="2694"/>
        <w:gridCol w:w="3003"/>
        <w:gridCol w:w="7479"/>
      </w:tblGrid>
      <w:tr w:rsidR="00D77B53" w:rsidRPr="00D7735B" w14:paraId="29A63002" w14:textId="77777777" w:rsidTr="00153131">
        <w:tc>
          <w:tcPr>
            <w:tcW w:w="0" w:type="auto"/>
            <w:shd w:val="clear" w:color="auto" w:fill="F2F2F2" w:themeFill="background1" w:themeFillShade="F2"/>
            <w:hideMark/>
          </w:tcPr>
          <w:p w14:paraId="52B1130F" w14:textId="77777777" w:rsidR="00D77B53" w:rsidRPr="00D7735B" w:rsidRDefault="00D77B53" w:rsidP="00882601">
            <w:pPr>
              <w:spacing w:after="0"/>
              <w:rPr>
                <w:b/>
                <w:bCs/>
              </w:rPr>
            </w:pPr>
            <w:r w:rsidRPr="00D7735B">
              <w:rPr>
                <w:b/>
                <w:bCs/>
              </w:rPr>
              <w:t>HY_Features Name</w:t>
            </w:r>
          </w:p>
        </w:tc>
        <w:tc>
          <w:tcPr>
            <w:tcW w:w="0" w:type="auto"/>
            <w:hideMark/>
          </w:tcPr>
          <w:p w14:paraId="6E3507DA" w14:textId="77777777" w:rsidR="00D77B53" w:rsidRPr="00D7735B" w:rsidRDefault="00D77B53" w:rsidP="00882601">
            <w:pPr>
              <w:spacing w:after="0"/>
              <w:jc w:val="center"/>
              <w:rPr>
                <w:b/>
                <w:bCs/>
              </w:rPr>
            </w:pPr>
            <w:r w:rsidRPr="00D7735B">
              <w:rPr>
                <w:b/>
                <w:bCs/>
              </w:rPr>
              <w:t>AHGF Class</w:t>
            </w:r>
          </w:p>
        </w:tc>
        <w:tc>
          <w:tcPr>
            <w:tcW w:w="0" w:type="auto"/>
            <w:hideMark/>
          </w:tcPr>
          <w:p w14:paraId="037B3B7F" w14:textId="77777777" w:rsidR="00D77B53" w:rsidRPr="00D7735B" w:rsidRDefault="00D77B53" w:rsidP="00882601">
            <w:pPr>
              <w:spacing w:after="0"/>
              <w:jc w:val="center"/>
              <w:rPr>
                <w:b/>
                <w:bCs/>
              </w:rPr>
            </w:pPr>
            <w:r w:rsidRPr="00D7735B">
              <w:rPr>
                <w:b/>
                <w:bCs/>
              </w:rPr>
              <w:t>Comment</w:t>
            </w:r>
          </w:p>
        </w:tc>
      </w:tr>
      <w:tr w:rsidR="00D77B53" w:rsidRPr="00D7735B" w14:paraId="337ED671" w14:textId="77777777" w:rsidTr="00153131">
        <w:tc>
          <w:tcPr>
            <w:tcW w:w="0" w:type="auto"/>
            <w:shd w:val="clear" w:color="auto" w:fill="F2F2F2" w:themeFill="background1" w:themeFillShade="F2"/>
            <w:hideMark/>
          </w:tcPr>
          <w:p w14:paraId="678C9165" w14:textId="77777777" w:rsidR="00D77B53" w:rsidRPr="00D7735B" w:rsidRDefault="00D77B53" w:rsidP="00882601">
            <w:pPr>
              <w:spacing w:after="0"/>
            </w:pPr>
            <w:proofErr w:type="spellStart"/>
            <w:r w:rsidRPr="00D7735B">
              <w:t>HY_Hydrographic</w:t>
            </w:r>
            <w:proofErr w:type="spellEnd"/>
            <w:r w:rsidRPr="00D7735B">
              <w:t xml:space="preserve"> Network</w:t>
            </w:r>
          </w:p>
        </w:tc>
        <w:tc>
          <w:tcPr>
            <w:tcW w:w="0" w:type="auto"/>
            <w:hideMark/>
          </w:tcPr>
          <w:p w14:paraId="16B2B346" w14:textId="77777777" w:rsidR="00D77B53" w:rsidRPr="00D7735B" w:rsidRDefault="00D77B53" w:rsidP="00882601">
            <w:pPr>
              <w:spacing w:after="0"/>
            </w:pPr>
            <w:proofErr w:type="spellStart"/>
            <w:r w:rsidRPr="00D7735B">
              <w:t>AHGFNetworkStream</w:t>
            </w:r>
            <w:proofErr w:type="spellEnd"/>
          </w:p>
        </w:tc>
        <w:tc>
          <w:tcPr>
            <w:tcW w:w="0" w:type="auto"/>
            <w:hideMark/>
          </w:tcPr>
          <w:p w14:paraId="60944744" w14:textId="370B1E70" w:rsidR="00D77B53" w:rsidRPr="00D7735B" w:rsidRDefault="00D77B53" w:rsidP="000809AE">
            <w:pPr>
              <w:spacing w:after="0"/>
            </w:pPr>
            <w:r w:rsidRPr="00D7735B">
              <w:t xml:space="preserve">Subset of </w:t>
            </w:r>
            <w:proofErr w:type="spellStart"/>
            <w:r w:rsidRPr="00D7735B">
              <w:t>AHGFNetworkStream</w:t>
            </w:r>
            <w:proofErr w:type="spellEnd"/>
            <w:r w:rsidRPr="00D7735B">
              <w:t xml:space="preserve"> features </w:t>
            </w:r>
            <w:r w:rsidR="000809AE">
              <w:t xml:space="preserve">(subtypes: </w:t>
            </w:r>
            <w:proofErr w:type="spellStart"/>
            <w:r w:rsidR="000809AE">
              <w:t>NetworkFlowSegment</w:t>
            </w:r>
            <w:proofErr w:type="spellEnd"/>
            <w:r w:rsidR="000809AE">
              <w:t xml:space="preserve"> &amp; </w:t>
            </w:r>
            <w:proofErr w:type="spellStart"/>
            <w:r w:rsidR="000809AE" w:rsidRPr="000809AE">
              <w:t>NetworkWaterAreaSegment</w:t>
            </w:r>
            <w:proofErr w:type="spellEnd"/>
            <w:r w:rsidR="000809AE">
              <w:t xml:space="preserve">) </w:t>
            </w:r>
            <w:r w:rsidRPr="00D7735B">
              <w:t xml:space="preserve">provides a particular </w:t>
            </w:r>
            <w:proofErr w:type="spellStart"/>
            <w:r w:rsidRPr="00D7735B">
              <w:t>HY_CatchmentRealization</w:t>
            </w:r>
            <w:proofErr w:type="spellEnd"/>
            <w:r w:rsidRPr="00D7735B">
              <w:t>.</w:t>
            </w:r>
            <w:r w:rsidR="000809AE">
              <w:t xml:space="preserve"> This network realization can be supplemented with its corresponding </w:t>
            </w:r>
            <w:proofErr w:type="spellStart"/>
            <w:r w:rsidR="000809AE">
              <w:t>HY_ChannelNetwork</w:t>
            </w:r>
            <w:proofErr w:type="spellEnd"/>
            <w:r w:rsidR="000809AE">
              <w:t xml:space="preserve"> instance.</w:t>
            </w:r>
          </w:p>
        </w:tc>
      </w:tr>
      <w:tr w:rsidR="00D77B53" w:rsidRPr="00D7735B" w14:paraId="0135AA9C" w14:textId="77777777" w:rsidTr="00153131">
        <w:tc>
          <w:tcPr>
            <w:tcW w:w="0" w:type="auto"/>
            <w:shd w:val="clear" w:color="auto" w:fill="F2F2F2" w:themeFill="background1" w:themeFillShade="F2"/>
            <w:hideMark/>
          </w:tcPr>
          <w:p w14:paraId="23F5859E" w14:textId="77777777" w:rsidR="00D77B53" w:rsidRPr="00D7735B" w:rsidRDefault="00D77B53" w:rsidP="00882601">
            <w:pPr>
              <w:spacing w:after="0"/>
            </w:pPr>
            <w:proofErr w:type="spellStart"/>
            <w:r w:rsidRPr="00D7735B">
              <w:t>HY_WaterBody</w:t>
            </w:r>
            <w:proofErr w:type="spellEnd"/>
          </w:p>
        </w:tc>
        <w:tc>
          <w:tcPr>
            <w:tcW w:w="0" w:type="auto"/>
            <w:hideMark/>
          </w:tcPr>
          <w:p w14:paraId="1D13CCB3" w14:textId="77777777" w:rsidR="00D77B53" w:rsidRPr="00D7735B" w:rsidRDefault="00D77B53" w:rsidP="00882601">
            <w:pPr>
              <w:spacing w:after="0"/>
            </w:pPr>
            <w:proofErr w:type="spellStart"/>
            <w:r w:rsidRPr="00D7735B">
              <w:t>AHGFNetworkStream</w:t>
            </w:r>
            <w:proofErr w:type="spellEnd"/>
          </w:p>
        </w:tc>
        <w:tc>
          <w:tcPr>
            <w:tcW w:w="0" w:type="auto"/>
            <w:hideMark/>
          </w:tcPr>
          <w:p w14:paraId="1BA0C1C0" w14:textId="0EC3265D" w:rsidR="00D77B53" w:rsidRPr="00D7735B" w:rsidRDefault="000809AE" w:rsidP="002D14B0">
            <w:pPr>
              <w:spacing w:after="0"/>
            </w:pPr>
            <w:proofErr w:type="spellStart"/>
            <w:r w:rsidRPr="00D7735B">
              <w:t>AHGFNetworkStream</w:t>
            </w:r>
            <w:proofErr w:type="spellEnd"/>
            <w:r w:rsidRPr="00D7735B">
              <w:t xml:space="preserve"> features </w:t>
            </w:r>
            <w:r>
              <w:t xml:space="preserve">(subtypes: </w:t>
            </w:r>
            <w:proofErr w:type="spellStart"/>
            <w:r>
              <w:t>NetworkFlowSegment</w:t>
            </w:r>
            <w:proofErr w:type="spellEnd"/>
            <w:r>
              <w:t xml:space="preserve"> &amp; </w:t>
            </w:r>
            <w:proofErr w:type="spellStart"/>
            <w:r w:rsidRPr="000809AE">
              <w:t>NetworkWaterAreaSegment</w:t>
            </w:r>
            <w:proofErr w:type="spellEnd"/>
            <w:r>
              <w:t xml:space="preserve">) </w:t>
            </w:r>
          </w:p>
        </w:tc>
      </w:tr>
      <w:tr w:rsidR="00D77B53" w:rsidRPr="00D7735B" w14:paraId="0D63439A" w14:textId="77777777" w:rsidTr="00153131">
        <w:tc>
          <w:tcPr>
            <w:tcW w:w="0" w:type="auto"/>
            <w:shd w:val="clear" w:color="auto" w:fill="F2F2F2" w:themeFill="background1" w:themeFillShade="F2"/>
            <w:hideMark/>
          </w:tcPr>
          <w:p w14:paraId="02DEDD92" w14:textId="77777777" w:rsidR="00D77B53" w:rsidRPr="00D7735B" w:rsidRDefault="00D77B53" w:rsidP="00882601">
            <w:pPr>
              <w:spacing w:after="0"/>
            </w:pPr>
            <w:proofErr w:type="spellStart"/>
            <w:r w:rsidRPr="00D7735B">
              <w:t>HY_ChannelNetwork</w:t>
            </w:r>
            <w:proofErr w:type="spellEnd"/>
          </w:p>
        </w:tc>
        <w:tc>
          <w:tcPr>
            <w:tcW w:w="0" w:type="auto"/>
            <w:hideMark/>
          </w:tcPr>
          <w:p w14:paraId="3AE6D4AD" w14:textId="6FA37BD3" w:rsidR="00D77B53" w:rsidRPr="00D7735B" w:rsidRDefault="00177E46" w:rsidP="00177E46">
            <w:pPr>
              <w:spacing w:after="0"/>
            </w:pPr>
            <w:proofErr w:type="spellStart"/>
            <w:r w:rsidRPr="00D7735B">
              <w:t>AHGFNetworkStream</w:t>
            </w:r>
            <w:proofErr w:type="spellEnd"/>
          </w:p>
        </w:tc>
        <w:tc>
          <w:tcPr>
            <w:tcW w:w="0" w:type="auto"/>
            <w:hideMark/>
          </w:tcPr>
          <w:p w14:paraId="4479BD62" w14:textId="6DD236C6" w:rsidR="00D77B53" w:rsidRPr="00D7735B" w:rsidRDefault="000809AE" w:rsidP="000809AE">
            <w:pPr>
              <w:spacing w:after="0"/>
            </w:pPr>
            <w:r>
              <w:t xml:space="preserve">Subset of </w:t>
            </w:r>
            <w:proofErr w:type="spellStart"/>
            <w:r w:rsidR="00177E46" w:rsidRPr="00D7735B">
              <w:t>AHGFNetworkStream</w:t>
            </w:r>
            <w:proofErr w:type="spellEnd"/>
            <w:r w:rsidR="00177E46">
              <w:t>:</w:t>
            </w:r>
            <w:r w:rsidR="002D14B0">
              <w:t>:</w:t>
            </w:r>
            <w:r w:rsidR="00177E46">
              <w:t xml:space="preserve"> </w:t>
            </w:r>
            <w:proofErr w:type="spellStart"/>
            <w:r w:rsidR="00177E46" w:rsidRPr="00177E46">
              <w:t>NetworkArtificialFlowSegment</w:t>
            </w:r>
            <w:proofErr w:type="spellEnd"/>
            <w:r>
              <w:t xml:space="preserve"> </w:t>
            </w:r>
            <w:r w:rsidRPr="00D7735B">
              <w:t xml:space="preserve">provides a particular </w:t>
            </w:r>
            <w:proofErr w:type="spellStart"/>
            <w:r w:rsidRPr="00D7735B">
              <w:t>HY_CatchmentRealization</w:t>
            </w:r>
            <w:proofErr w:type="spellEnd"/>
            <w:r w:rsidRPr="00D7735B">
              <w:t>.</w:t>
            </w:r>
            <w:r>
              <w:t xml:space="preserve"> This network realization is only complete when combined with the corresponding HY_HydrographicNetwork instance.</w:t>
            </w:r>
          </w:p>
        </w:tc>
      </w:tr>
      <w:tr w:rsidR="00D77B53" w:rsidRPr="00D7735B" w14:paraId="041C9B75" w14:textId="77777777" w:rsidTr="00153131">
        <w:tc>
          <w:tcPr>
            <w:tcW w:w="0" w:type="auto"/>
            <w:shd w:val="clear" w:color="auto" w:fill="F2F2F2" w:themeFill="background1" w:themeFillShade="F2"/>
            <w:hideMark/>
          </w:tcPr>
          <w:p w14:paraId="34252D1C" w14:textId="77777777" w:rsidR="00D77B53" w:rsidRPr="00D7735B" w:rsidRDefault="00D77B53" w:rsidP="00882601">
            <w:pPr>
              <w:spacing w:after="0"/>
            </w:pPr>
            <w:proofErr w:type="spellStart"/>
            <w:r w:rsidRPr="00D7735B">
              <w:t>HY_Depression</w:t>
            </w:r>
            <w:proofErr w:type="spellEnd"/>
          </w:p>
        </w:tc>
        <w:tc>
          <w:tcPr>
            <w:tcW w:w="0" w:type="auto"/>
            <w:hideMark/>
          </w:tcPr>
          <w:p w14:paraId="11404D90" w14:textId="7F3A9F18" w:rsidR="00D77B53" w:rsidRPr="00D7735B" w:rsidRDefault="00221BB8" w:rsidP="00221BB8">
            <w:pPr>
              <w:spacing w:after="0"/>
            </w:pPr>
            <w:r>
              <w:t>Not represented</w:t>
            </w:r>
          </w:p>
        </w:tc>
        <w:tc>
          <w:tcPr>
            <w:tcW w:w="0" w:type="auto"/>
            <w:hideMark/>
          </w:tcPr>
          <w:p w14:paraId="6AEC3E3D" w14:textId="7C79968D" w:rsidR="00D77B53" w:rsidRPr="00D7735B" w:rsidRDefault="00D77B53" w:rsidP="00882601">
            <w:pPr>
              <w:spacing w:after="0"/>
            </w:pPr>
          </w:p>
        </w:tc>
      </w:tr>
      <w:tr w:rsidR="00D77B53" w:rsidRPr="00D7735B" w14:paraId="0F5F6546" w14:textId="77777777" w:rsidTr="00153131">
        <w:tc>
          <w:tcPr>
            <w:tcW w:w="0" w:type="auto"/>
            <w:shd w:val="clear" w:color="auto" w:fill="F2F2F2" w:themeFill="background1" w:themeFillShade="F2"/>
            <w:hideMark/>
          </w:tcPr>
          <w:p w14:paraId="58847D31" w14:textId="77777777" w:rsidR="00D77B53" w:rsidRPr="00D7735B" w:rsidRDefault="00D77B53" w:rsidP="00882601">
            <w:pPr>
              <w:spacing w:after="0"/>
            </w:pPr>
            <w:proofErr w:type="spellStart"/>
            <w:r w:rsidRPr="00D7735B">
              <w:t>HY_Channel</w:t>
            </w:r>
            <w:proofErr w:type="spellEnd"/>
          </w:p>
        </w:tc>
        <w:tc>
          <w:tcPr>
            <w:tcW w:w="0" w:type="auto"/>
            <w:hideMark/>
          </w:tcPr>
          <w:p w14:paraId="6DC3A8A6" w14:textId="77777777" w:rsidR="00D77B53" w:rsidRPr="00D7735B" w:rsidRDefault="00D77B53" w:rsidP="00882601">
            <w:pPr>
              <w:spacing w:after="0"/>
            </w:pPr>
            <w:proofErr w:type="spellStart"/>
            <w:r w:rsidRPr="00D7735B">
              <w:t>AHGFNetworkStream</w:t>
            </w:r>
            <w:proofErr w:type="spellEnd"/>
          </w:p>
        </w:tc>
        <w:tc>
          <w:tcPr>
            <w:tcW w:w="0" w:type="auto"/>
            <w:hideMark/>
          </w:tcPr>
          <w:p w14:paraId="0629DF12" w14:textId="3E7F75EE" w:rsidR="00D77B53" w:rsidRPr="00D7735B" w:rsidRDefault="00EA4C55" w:rsidP="002D14B0">
            <w:pPr>
              <w:spacing w:after="0"/>
            </w:pPr>
            <w:proofErr w:type="spellStart"/>
            <w:r w:rsidRPr="00EA4C55">
              <w:t>AHGFNetworkStream</w:t>
            </w:r>
            <w:proofErr w:type="spellEnd"/>
            <w:r w:rsidRPr="00EA4C55">
              <w:t xml:space="preserve"> features (subtype: </w:t>
            </w:r>
            <w:proofErr w:type="spellStart"/>
            <w:r w:rsidRPr="00EA4C55">
              <w:t>NetworkArtificialFlowSegment</w:t>
            </w:r>
            <w:proofErr w:type="spellEnd"/>
            <w:r w:rsidRPr="00EA4C55">
              <w:t xml:space="preserve">). For version 3 products </w:t>
            </w:r>
            <w:proofErr w:type="spellStart"/>
            <w:r w:rsidRPr="00EA4C55">
              <w:t>AHGFNetworkStream</w:t>
            </w:r>
            <w:proofErr w:type="spellEnd"/>
            <w:r w:rsidRPr="00EA4C55">
              <w:t xml:space="preserve"> features are related to the relevant logical HY_Catchment via </w:t>
            </w:r>
            <w:proofErr w:type="spellStart"/>
            <w:r w:rsidRPr="00EA4C55">
              <w:t>ConCatID</w:t>
            </w:r>
            <w:proofErr w:type="spellEnd"/>
            <w:r w:rsidRPr="00EA4C55">
              <w:t>.</w:t>
            </w:r>
          </w:p>
        </w:tc>
      </w:tr>
      <w:tr w:rsidR="00D77B53" w:rsidRPr="00D7735B" w14:paraId="478F9683" w14:textId="77777777" w:rsidTr="00153131">
        <w:tc>
          <w:tcPr>
            <w:tcW w:w="0" w:type="auto"/>
            <w:shd w:val="clear" w:color="auto" w:fill="F2F2F2" w:themeFill="background1" w:themeFillShade="F2"/>
            <w:hideMark/>
          </w:tcPr>
          <w:p w14:paraId="59BCD697" w14:textId="77777777" w:rsidR="00D77B53" w:rsidRPr="00D7735B" w:rsidRDefault="00D77B53" w:rsidP="00882601">
            <w:pPr>
              <w:spacing w:after="0"/>
            </w:pPr>
            <w:proofErr w:type="spellStart"/>
            <w:r w:rsidRPr="00D7735B">
              <w:lastRenderedPageBreak/>
              <w:t>HY_Reservoir</w:t>
            </w:r>
            <w:proofErr w:type="spellEnd"/>
          </w:p>
        </w:tc>
        <w:tc>
          <w:tcPr>
            <w:tcW w:w="0" w:type="auto"/>
            <w:hideMark/>
          </w:tcPr>
          <w:p w14:paraId="3C81467B" w14:textId="77777777" w:rsidR="00D77B53" w:rsidRPr="00D7735B" w:rsidRDefault="00D77B53" w:rsidP="00882601">
            <w:pPr>
              <w:spacing w:after="0"/>
            </w:pPr>
            <w:proofErr w:type="spellStart"/>
            <w:r w:rsidRPr="00D7735B">
              <w:t>AHGFWaterbody</w:t>
            </w:r>
            <w:proofErr w:type="spellEnd"/>
            <w:r w:rsidRPr="00D7735B">
              <w:t>::Reservoir</w:t>
            </w:r>
          </w:p>
        </w:tc>
        <w:tc>
          <w:tcPr>
            <w:tcW w:w="0" w:type="auto"/>
            <w:hideMark/>
          </w:tcPr>
          <w:p w14:paraId="4679BE8A" w14:textId="348C4424" w:rsidR="00D77B53" w:rsidRPr="00D7735B" w:rsidRDefault="002D14B0" w:rsidP="002D14B0">
            <w:pPr>
              <w:spacing w:after="0"/>
            </w:pPr>
            <w:r>
              <w:t xml:space="preserve">Reservoir subtype of </w:t>
            </w:r>
            <w:proofErr w:type="spellStart"/>
            <w:r>
              <w:t>AHGFWaterbody</w:t>
            </w:r>
            <w:proofErr w:type="spellEnd"/>
            <w:r>
              <w:t>.</w:t>
            </w:r>
          </w:p>
        </w:tc>
      </w:tr>
      <w:tr w:rsidR="00153131" w:rsidRPr="00D7735B" w14:paraId="55E64E0C" w14:textId="77777777" w:rsidTr="00153131">
        <w:tc>
          <w:tcPr>
            <w:tcW w:w="0" w:type="auto"/>
            <w:shd w:val="clear" w:color="auto" w:fill="F2F2F2" w:themeFill="background1" w:themeFillShade="F2"/>
            <w:hideMark/>
          </w:tcPr>
          <w:p w14:paraId="6A8E0C62" w14:textId="258F3D27" w:rsidR="00153131" w:rsidRPr="00D7735B" w:rsidRDefault="00153131" w:rsidP="00882601">
            <w:pPr>
              <w:spacing w:after="0"/>
            </w:pPr>
            <w:proofErr w:type="spellStart"/>
            <w:r w:rsidRPr="00D7735B">
              <w:t>HY_FlowPath</w:t>
            </w:r>
            <w:proofErr w:type="spellEnd"/>
          </w:p>
        </w:tc>
        <w:tc>
          <w:tcPr>
            <w:tcW w:w="0" w:type="auto"/>
            <w:hideMark/>
          </w:tcPr>
          <w:p w14:paraId="667E01E9" w14:textId="72EFA501" w:rsidR="00153131" w:rsidRPr="00D7735B" w:rsidRDefault="00153131" w:rsidP="00882601">
            <w:pPr>
              <w:spacing w:after="0"/>
            </w:pPr>
            <w:proofErr w:type="spellStart"/>
            <w:r w:rsidRPr="00D7735B">
              <w:t>AHGFLink</w:t>
            </w:r>
            <w:proofErr w:type="spellEnd"/>
          </w:p>
        </w:tc>
        <w:tc>
          <w:tcPr>
            <w:tcW w:w="0" w:type="auto"/>
            <w:hideMark/>
          </w:tcPr>
          <w:p w14:paraId="0B1C4095" w14:textId="298F7274" w:rsidR="00153131" w:rsidRPr="00D7735B" w:rsidRDefault="00153131" w:rsidP="00882601">
            <w:pPr>
              <w:spacing w:after="0"/>
            </w:pPr>
            <w:r w:rsidRPr="00D7735B">
              <w:t xml:space="preserve">Note: Geofabric currently has no </w:t>
            </w:r>
            <w:proofErr w:type="spellStart"/>
            <w:r w:rsidRPr="00D7735B">
              <w:t>FlowPath</w:t>
            </w:r>
            <w:proofErr w:type="spellEnd"/>
            <w:r w:rsidRPr="00D7735B">
              <w:t xml:space="preserve"> for headwater </w:t>
            </w:r>
            <w:r>
              <w:t>(</w:t>
            </w:r>
            <w:proofErr w:type="spellStart"/>
            <w:r w:rsidRPr="00D7735B">
              <w:t>AHGFContractedCatchment</w:t>
            </w:r>
            <w:proofErr w:type="spellEnd"/>
            <w:r>
              <w:t xml:space="preserve">) </w:t>
            </w:r>
            <w:r w:rsidRPr="00D7735B">
              <w:t>area</w:t>
            </w:r>
            <w:r>
              <w:t>s</w:t>
            </w:r>
            <w:r w:rsidRPr="00D7735B">
              <w:t>.</w:t>
            </w:r>
          </w:p>
        </w:tc>
      </w:tr>
      <w:tr w:rsidR="00153131" w:rsidRPr="00D7735B" w14:paraId="6B0F5AD8" w14:textId="77777777" w:rsidTr="00153131">
        <w:tc>
          <w:tcPr>
            <w:tcW w:w="0" w:type="auto"/>
            <w:shd w:val="clear" w:color="auto" w:fill="F2F2F2" w:themeFill="background1" w:themeFillShade="F2"/>
            <w:hideMark/>
          </w:tcPr>
          <w:p w14:paraId="7F4D0BDB" w14:textId="07FCA865" w:rsidR="00153131" w:rsidRPr="00D7735B" w:rsidRDefault="00153131" w:rsidP="00882601">
            <w:pPr>
              <w:spacing w:after="0"/>
            </w:pPr>
            <w:proofErr w:type="spellStart"/>
            <w:r w:rsidRPr="00D7735B">
              <w:t>HY_WaterEdge</w:t>
            </w:r>
            <w:proofErr w:type="spellEnd"/>
          </w:p>
        </w:tc>
        <w:tc>
          <w:tcPr>
            <w:tcW w:w="0" w:type="auto"/>
            <w:hideMark/>
          </w:tcPr>
          <w:p w14:paraId="49CCC72B" w14:textId="3BCEE41F" w:rsidR="00153131" w:rsidRPr="00D7735B" w:rsidRDefault="00153131" w:rsidP="00882601">
            <w:pPr>
              <w:spacing w:after="0"/>
            </w:pPr>
            <w:r>
              <w:t>Not represented</w:t>
            </w:r>
          </w:p>
        </w:tc>
        <w:tc>
          <w:tcPr>
            <w:tcW w:w="0" w:type="auto"/>
            <w:hideMark/>
          </w:tcPr>
          <w:p w14:paraId="5001AB24" w14:textId="0B124745" w:rsidR="00153131" w:rsidRPr="00D7735B" w:rsidRDefault="00153131" w:rsidP="00882601">
            <w:pPr>
              <w:spacing w:after="0"/>
            </w:pPr>
          </w:p>
        </w:tc>
      </w:tr>
      <w:tr w:rsidR="00153131" w:rsidRPr="00D7735B" w14:paraId="500D7451" w14:textId="77777777" w:rsidTr="00153131">
        <w:tc>
          <w:tcPr>
            <w:tcW w:w="0" w:type="auto"/>
            <w:shd w:val="clear" w:color="auto" w:fill="F2F2F2" w:themeFill="background1" w:themeFillShade="F2"/>
            <w:hideMark/>
          </w:tcPr>
          <w:p w14:paraId="471CF758" w14:textId="04F51BDD" w:rsidR="00153131" w:rsidRPr="00D7735B" w:rsidRDefault="00153131" w:rsidP="00882601">
            <w:pPr>
              <w:spacing w:after="0"/>
            </w:pPr>
            <w:proofErr w:type="spellStart"/>
            <w:r w:rsidRPr="00D7735B">
              <w:t>HY_LongitudinalSection</w:t>
            </w:r>
            <w:proofErr w:type="spellEnd"/>
          </w:p>
        </w:tc>
        <w:tc>
          <w:tcPr>
            <w:tcW w:w="0" w:type="auto"/>
            <w:hideMark/>
          </w:tcPr>
          <w:p w14:paraId="3D49D3F2" w14:textId="4738DEDF" w:rsidR="00153131" w:rsidRPr="00D7735B" w:rsidRDefault="00153131" w:rsidP="00882601">
            <w:pPr>
              <w:spacing w:after="0"/>
            </w:pPr>
            <w:r w:rsidRPr="00D7735B">
              <w:t>Not represented</w:t>
            </w:r>
          </w:p>
        </w:tc>
        <w:tc>
          <w:tcPr>
            <w:tcW w:w="0" w:type="auto"/>
            <w:hideMark/>
          </w:tcPr>
          <w:p w14:paraId="5454B0BF" w14:textId="512C7F7C" w:rsidR="00153131" w:rsidRPr="00D7735B" w:rsidRDefault="00153131" w:rsidP="00882601">
            <w:pPr>
              <w:spacing w:after="0"/>
            </w:pPr>
          </w:p>
        </w:tc>
      </w:tr>
      <w:tr w:rsidR="00153131" w:rsidRPr="00D7735B" w14:paraId="69DA0FA9" w14:textId="77777777" w:rsidTr="00153131">
        <w:tc>
          <w:tcPr>
            <w:tcW w:w="0" w:type="auto"/>
            <w:shd w:val="clear" w:color="auto" w:fill="F2F2F2" w:themeFill="background1" w:themeFillShade="F2"/>
            <w:hideMark/>
          </w:tcPr>
          <w:p w14:paraId="2F34149A" w14:textId="6477E9A8" w:rsidR="00153131" w:rsidRPr="00D7735B" w:rsidRDefault="00153131" w:rsidP="00882601">
            <w:pPr>
              <w:spacing w:after="0"/>
            </w:pPr>
            <w:proofErr w:type="spellStart"/>
            <w:r w:rsidRPr="00D7735B">
              <w:t>HY_CrossSection</w:t>
            </w:r>
            <w:proofErr w:type="spellEnd"/>
          </w:p>
        </w:tc>
        <w:tc>
          <w:tcPr>
            <w:tcW w:w="0" w:type="auto"/>
            <w:hideMark/>
          </w:tcPr>
          <w:p w14:paraId="7C07353A" w14:textId="5F3542DA" w:rsidR="00153131" w:rsidRPr="00D7735B" w:rsidRDefault="00153131" w:rsidP="00882601">
            <w:pPr>
              <w:spacing w:after="0"/>
            </w:pPr>
            <w:r w:rsidRPr="00D7735B">
              <w:t>Not represented</w:t>
            </w:r>
          </w:p>
        </w:tc>
        <w:tc>
          <w:tcPr>
            <w:tcW w:w="0" w:type="auto"/>
            <w:hideMark/>
          </w:tcPr>
          <w:p w14:paraId="3B91F7BE" w14:textId="3F1E7DA3" w:rsidR="00153131" w:rsidRPr="00D7735B" w:rsidRDefault="00153131" w:rsidP="00882601">
            <w:pPr>
              <w:spacing w:after="0"/>
            </w:pPr>
          </w:p>
        </w:tc>
      </w:tr>
      <w:tr w:rsidR="00153131" w:rsidRPr="00D7735B" w14:paraId="48249BED" w14:textId="77777777" w:rsidTr="00153131">
        <w:tc>
          <w:tcPr>
            <w:tcW w:w="0" w:type="auto"/>
            <w:shd w:val="clear" w:color="auto" w:fill="F2F2F2" w:themeFill="background1" w:themeFillShade="F2"/>
            <w:hideMark/>
          </w:tcPr>
          <w:p w14:paraId="6D97A5DA" w14:textId="0EF6F5E4" w:rsidR="00153131" w:rsidRPr="00D7735B" w:rsidRDefault="00153131" w:rsidP="00882601">
            <w:pPr>
              <w:spacing w:after="0"/>
            </w:pPr>
            <w:proofErr w:type="spellStart"/>
            <w:r w:rsidRPr="00D7735B">
              <w:t>HY_WaterBodyStratum</w:t>
            </w:r>
            <w:proofErr w:type="spellEnd"/>
          </w:p>
        </w:tc>
        <w:tc>
          <w:tcPr>
            <w:tcW w:w="0" w:type="auto"/>
            <w:hideMark/>
          </w:tcPr>
          <w:p w14:paraId="6DC285C4" w14:textId="4DE6047D" w:rsidR="00153131" w:rsidRPr="00D7735B" w:rsidRDefault="00153131" w:rsidP="00882601">
            <w:pPr>
              <w:spacing w:after="0"/>
            </w:pPr>
            <w:r w:rsidRPr="00D7735B">
              <w:t>Not represented</w:t>
            </w:r>
          </w:p>
        </w:tc>
        <w:tc>
          <w:tcPr>
            <w:tcW w:w="0" w:type="auto"/>
            <w:hideMark/>
          </w:tcPr>
          <w:p w14:paraId="5A92ADDB" w14:textId="2C8A4797" w:rsidR="00153131" w:rsidRPr="00D7735B" w:rsidRDefault="00153131" w:rsidP="00882601">
            <w:pPr>
              <w:spacing w:after="0"/>
            </w:pPr>
          </w:p>
        </w:tc>
      </w:tr>
      <w:tr w:rsidR="00153131" w:rsidRPr="00D7735B" w14:paraId="287199D6" w14:textId="77777777" w:rsidTr="00153131">
        <w:tc>
          <w:tcPr>
            <w:tcW w:w="0" w:type="auto"/>
            <w:shd w:val="clear" w:color="auto" w:fill="F2F2F2" w:themeFill="background1" w:themeFillShade="F2"/>
            <w:hideMark/>
          </w:tcPr>
          <w:p w14:paraId="3F7EA61E" w14:textId="1F70C8F0" w:rsidR="00153131" w:rsidRPr="00D7735B" w:rsidRDefault="00153131" w:rsidP="00882601">
            <w:pPr>
              <w:spacing w:after="0"/>
            </w:pPr>
            <w:proofErr w:type="spellStart"/>
            <w:r w:rsidRPr="00D7735B">
              <w:t>HY_Water_LiquidPhase</w:t>
            </w:r>
            <w:proofErr w:type="spellEnd"/>
          </w:p>
        </w:tc>
        <w:tc>
          <w:tcPr>
            <w:tcW w:w="0" w:type="auto"/>
            <w:hideMark/>
          </w:tcPr>
          <w:p w14:paraId="78B7B0A0" w14:textId="61CC03D7" w:rsidR="00153131" w:rsidRPr="00D7735B" w:rsidRDefault="00153131" w:rsidP="00882601">
            <w:pPr>
              <w:spacing w:after="0"/>
            </w:pPr>
            <w:r w:rsidRPr="00D7735B">
              <w:t>Not represented</w:t>
            </w:r>
          </w:p>
        </w:tc>
        <w:tc>
          <w:tcPr>
            <w:tcW w:w="0" w:type="auto"/>
            <w:hideMark/>
          </w:tcPr>
          <w:p w14:paraId="39FFE143" w14:textId="64AAC7BC" w:rsidR="00153131" w:rsidRPr="00D7735B" w:rsidRDefault="00153131" w:rsidP="00882601">
            <w:pPr>
              <w:spacing w:after="0"/>
            </w:pPr>
          </w:p>
        </w:tc>
      </w:tr>
      <w:tr w:rsidR="00153131" w:rsidRPr="00D7735B" w14:paraId="601FF517" w14:textId="77777777" w:rsidTr="00153131">
        <w:tc>
          <w:tcPr>
            <w:tcW w:w="0" w:type="auto"/>
            <w:shd w:val="clear" w:color="auto" w:fill="F2F2F2" w:themeFill="background1" w:themeFillShade="F2"/>
            <w:hideMark/>
          </w:tcPr>
          <w:p w14:paraId="2927800F" w14:textId="51A9447F" w:rsidR="00153131" w:rsidRPr="00D7735B" w:rsidRDefault="00153131" w:rsidP="00882601">
            <w:pPr>
              <w:spacing w:after="0"/>
            </w:pPr>
            <w:proofErr w:type="spellStart"/>
            <w:r w:rsidRPr="00D7735B">
              <w:t>HY_Water_SolidPhase</w:t>
            </w:r>
            <w:proofErr w:type="spellEnd"/>
          </w:p>
        </w:tc>
        <w:tc>
          <w:tcPr>
            <w:tcW w:w="0" w:type="auto"/>
            <w:hideMark/>
          </w:tcPr>
          <w:p w14:paraId="6B6886B4" w14:textId="0321DFAB" w:rsidR="00153131" w:rsidRPr="00D7735B" w:rsidRDefault="00153131" w:rsidP="00882601">
            <w:pPr>
              <w:spacing w:after="0"/>
            </w:pPr>
            <w:r w:rsidRPr="00D7735B">
              <w:t>Not represented</w:t>
            </w:r>
          </w:p>
        </w:tc>
        <w:tc>
          <w:tcPr>
            <w:tcW w:w="0" w:type="auto"/>
            <w:hideMark/>
          </w:tcPr>
          <w:p w14:paraId="24049DA1" w14:textId="65E928B4" w:rsidR="00153131" w:rsidRPr="00D7735B" w:rsidRDefault="00153131" w:rsidP="00882601">
            <w:pPr>
              <w:spacing w:after="0"/>
            </w:pPr>
          </w:p>
        </w:tc>
      </w:tr>
      <w:tr w:rsidR="00153131" w:rsidRPr="00D7735B" w14:paraId="04EDFA2C" w14:textId="77777777" w:rsidTr="00153131">
        <w:trPr>
          <w:trHeight w:val="89"/>
        </w:trPr>
        <w:tc>
          <w:tcPr>
            <w:tcW w:w="0" w:type="auto"/>
            <w:shd w:val="clear" w:color="auto" w:fill="F2F2F2" w:themeFill="background1" w:themeFillShade="F2"/>
          </w:tcPr>
          <w:p w14:paraId="450A57C2" w14:textId="1B0FD739" w:rsidR="00153131" w:rsidRPr="00D7735B" w:rsidRDefault="00153131" w:rsidP="00882601">
            <w:pPr>
              <w:spacing w:after="0"/>
            </w:pPr>
          </w:p>
        </w:tc>
        <w:tc>
          <w:tcPr>
            <w:tcW w:w="0" w:type="auto"/>
          </w:tcPr>
          <w:p w14:paraId="38D5969A" w14:textId="63E6747D" w:rsidR="00153131" w:rsidRPr="00D7735B" w:rsidRDefault="00153131" w:rsidP="00882601">
            <w:pPr>
              <w:spacing w:after="0"/>
            </w:pPr>
          </w:p>
        </w:tc>
        <w:tc>
          <w:tcPr>
            <w:tcW w:w="0" w:type="auto"/>
          </w:tcPr>
          <w:p w14:paraId="74FF65B6" w14:textId="1EA46887" w:rsidR="00153131" w:rsidRPr="00D7735B" w:rsidRDefault="00153131" w:rsidP="00882601">
            <w:pPr>
              <w:spacing w:after="0"/>
            </w:pPr>
          </w:p>
        </w:tc>
      </w:tr>
    </w:tbl>
    <w:p w14:paraId="62E7DDF9" w14:textId="77777777" w:rsidR="00D77B53" w:rsidRDefault="00D77B53" w:rsidP="00D77B53">
      <w:pPr>
        <w:spacing w:after="0"/>
        <w:rPr>
          <w:b/>
          <w:bCs/>
          <w:sz w:val="28"/>
        </w:rPr>
      </w:pPr>
      <w:r>
        <w:br w:type="page"/>
      </w:r>
    </w:p>
    <w:p w14:paraId="743B71CB" w14:textId="77777777" w:rsidR="00D77B53" w:rsidRPr="00D7735B" w:rsidRDefault="00D77B53" w:rsidP="00834E29">
      <w:pPr>
        <w:pStyle w:val="berschrift2"/>
        <w:numPr>
          <w:ilvl w:val="0"/>
          <w:numId w:val="0"/>
        </w:numPr>
      </w:pPr>
      <w:bookmarkStart w:id="231" w:name="_Toc471741682"/>
      <w:r>
        <w:lastRenderedPageBreak/>
        <w:t xml:space="preserve">C.3 </w:t>
      </w:r>
      <w:r w:rsidRPr="00D7735B">
        <w:t>Hydrometric Network</w:t>
      </w:r>
      <w:bookmarkEnd w:id="231"/>
    </w:p>
    <w:tbl>
      <w:tblPr>
        <w:tblStyle w:val="Tabellenraster"/>
        <w:tblW w:w="0" w:type="auto"/>
        <w:tblLook w:val="04A0" w:firstRow="1" w:lastRow="0" w:firstColumn="1" w:lastColumn="0" w:noHBand="0" w:noVBand="1"/>
      </w:tblPr>
      <w:tblGrid>
        <w:gridCol w:w="2896"/>
        <w:gridCol w:w="2656"/>
        <w:gridCol w:w="7624"/>
      </w:tblGrid>
      <w:tr w:rsidR="00D77B53" w:rsidRPr="00D7735B" w14:paraId="1B30305E" w14:textId="77777777" w:rsidTr="00882601">
        <w:tc>
          <w:tcPr>
            <w:tcW w:w="0" w:type="auto"/>
            <w:shd w:val="clear" w:color="auto" w:fill="F2F2F2" w:themeFill="background1" w:themeFillShade="F2"/>
            <w:hideMark/>
          </w:tcPr>
          <w:p w14:paraId="27897EDF" w14:textId="77777777" w:rsidR="00D77B53" w:rsidRPr="00D7735B" w:rsidRDefault="00D77B53" w:rsidP="00882601">
            <w:pPr>
              <w:spacing w:after="0"/>
              <w:rPr>
                <w:b/>
                <w:bCs/>
              </w:rPr>
            </w:pPr>
            <w:r w:rsidRPr="00D7735B">
              <w:rPr>
                <w:b/>
                <w:bCs/>
              </w:rPr>
              <w:t>HY_Features Name</w:t>
            </w:r>
          </w:p>
        </w:tc>
        <w:tc>
          <w:tcPr>
            <w:tcW w:w="0" w:type="auto"/>
            <w:hideMark/>
          </w:tcPr>
          <w:p w14:paraId="60D4E9BB" w14:textId="77777777" w:rsidR="00D77B53" w:rsidRPr="00D7735B" w:rsidRDefault="00D77B53" w:rsidP="00882601">
            <w:pPr>
              <w:spacing w:after="0"/>
              <w:jc w:val="center"/>
              <w:rPr>
                <w:b/>
                <w:bCs/>
              </w:rPr>
            </w:pPr>
            <w:r w:rsidRPr="00D7735B">
              <w:rPr>
                <w:b/>
                <w:bCs/>
              </w:rPr>
              <w:t>AHGF Class</w:t>
            </w:r>
          </w:p>
        </w:tc>
        <w:tc>
          <w:tcPr>
            <w:tcW w:w="0" w:type="auto"/>
            <w:hideMark/>
          </w:tcPr>
          <w:p w14:paraId="63179807" w14:textId="77777777" w:rsidR="00D77B53" w:rsidRPr="00D7735B" w:rsidRDefault="00D77B53" w:rsidP="00882601">
            <w:pPr>
              <w:spacing w:after="0"/>
              <w:jc w:val="center"/>
              <w:rPr>
                <w:b/>
                <w:bCs/>
              </w:rPr>
            </w:pPr>
            <w:r w:rsidRPr="00D7735B">
              <w:rPr>
                <w:b/>
                <w:bCs/>
              </w:rPr>
              <w:t>Comment</w:t>
            </w:r>
          </w:p>
        </w:tc>
      </w:tr>
      <w:tr w:rsidR="00D77B53" w:rsidRPr="00D7735B" w14:paraId="12E07345" w14:textId="77777777" w:rsidTr="00882601">
        <w:tc>
          <w:tcPr>
            <w:tcW w:w="0" w:type="auto"/>
            <w:shd w:val="clear" w:color="auto" w:fill="F2F2F2" w:themeFill="background1" w:themeFillShade="F2"/>
            <w:hideMark/>
          </w:tcPr>
          <w:p w14:paraId="22BC483D" w14:textId="77777777" w:rsidR="00D77B53" w:rsidRPr="00D7735B" w:rsidRDefault="00D77B53" w:rsidP="00882601">
            <w:pPr>
              <w:spacing w:after="0"/>
            </w:pPr>
            <w:r w:rsidRPr="00D7735B">
              <w:t>HY_HydrometricNetwork</w:t>
            </w:r>
          </w:p>
        </w:tc>
        <w:tc>
          <w:tcPr>
            <w:tcW w:w="0" w:type="auto"/>
            <w:hideMark/>
          </w:tcPr>
          <w:p w14:paraId="2C2C0794" w14:textId="77777777" w:rsidR="00D77B53" w:rsidRPr="00D7735B" w:rsidRDefault="00D77B53" w:rsidP="00882601">
            <w:pPr>
              <w:spacing w:after="0"/>
            </w:pPr>
            <w:r w:rsidRPr="00D7735B">
              <w:t>Not represented</w:t>
            </w:r>
          </w:p>
        </w:tc>
        <w:tc>
          <w:tcPr>
            <w:tcW w:w="0" w:type="auto"/>
            <w:hideMark/>
          </w:tcPr>
          <w:p w14:paraId="302B942E" w14:textId="2E15A430" w:rsidR="00D77B53" w:rsidRPr="00D7735B" w:rsidRDefault="00905542" w:rsidP="00905542">
            <w:pPr>
              <w:spacing w:after="0"/>
            </w:pPr>
            <w:r>
              <w:t>Possible f</w:t>
            </w:r>
            <w:r w:rsidRPr="00D7735B">
              <w:t xml:space="preserve">uture </w:t>
            </w:r>
            <w:r w:rsidR="00D77B53" w:rsidRPr="00D7735B">
              <w:t xml:space="preserve">plans to produce a </w:t>
            </w:r>
            <w:proofErr w:type="spellStart"/>
            <w:r w:rsidR="00D77B53" w:rsidRPr="00D7735B">
              <w:t>geoschematic</w:t>
            </w:r>
            <w:proofErr w:type="spellEnd"/>
            <w:r w:rsidR="00D77B53" w:rsidRPr="00D7735B">
              <w:t xml:space="preserve"> representation of the hydrometric features at some stage.</w:t>
            </w:r>
          </w:p>
        </w:tc>
      </w:tr>
      <w:tr w:rsidR="00D77B53" w:rsidRPr="00D7735B" w14:paraId="6619FF89" w14:textId="77777777" w:rsidTr="00882601">
        <w:tc>
          <w:tcPr>
            <w:tcW w:w="0" w:type="auto"/>
            <w:shd w:val="clear" w:color="auto" w:fill="F2F2F2" w:themeFill="background1" w:themeFillShade="F2"/>
            <w:hideMark/>
          </w:tcPr>
          <w:p w14:paraId="47B2C747" w14:textId="77777777" w:rsidR="00D77B53" w:rsidRPr="00D7735B" w:rsidRDefault="00D77B53" w:rsidP="00882601">
            <w:pPr>
              <w:spacing w:after="0"/>
            </w:pPr>
            <w:proofErr w:type="spellStart"/>
            <w:r w:rsidRPr="00D7735B">
              <w:t>HY_HydrometricFeature</w:t>
            </w:r>
            <w:proofErr w:type="spellEnd"/>
          </w:p>
        </w:tc>
        <w:tc>
          <w:tcPr>
            <w:tcW w:w="0" w:type="auto"/>
            <w:hideMark/>
          </w:tcPr>
          <w:p w14:paraId="3093C4E3" w14:textId="77777777" w:rsidR="00D77B53" w:rsidRPr="00D7735B" w:rsidRDefault="00D77B53" w:rsidP="00882601">
            <w:pPr>
              <w:spacing w:after="0"/>
            </w:pPr>
            <w:proofErr w:type="spellStart"/>
            <w:r w:rsidRPr="00D7735B">
              <w:t>AHGFNetworkNode</w:t>
            </w:r>
            <w:proofErr w:type="spellEnd"/>
            <w:r w:rsidRPr="00D7735B">
              <w:t xml:space="preserve">:: </w:t>
            </w:r>
            <w:proofErr w:type="spellStart"/>
            <w:r w:rsidRPr="00D7735B">
              <w:t>AHGFGhostNode</w:t>
            </w:r>
            <w:proofErr w:type="spellEnd"/>
          </w:p>
        </w:tc>
        <w:tc>
          <w:tcPr>
            <w:tcW w:w="0" w:type="auto"/>
            <w:hideMark/>
          </w:tcPr>
          <w:p w14:paraId="2FF506FE" w14:textId="196CA079" w:rsidR="00D77B53" w:rsidRPr="00D7735B" w:rsidRDefault="00D77B53" w:rsidP="00882601">
            <w:pPr>
              <w:spacing w:after="0"/>
            </w:pPr>
            <w:r w:rsidRPr="00D7735B">
              <w:t xml:space="preserve">Ghost Nodes are a representation of Hydrometric features located on a Hydrographic Network representation. </w:t>
            </w:r>
            <w:r w:rsidRPr="00D7735B">
              <w:rPr>
                <w:b/>
                <w:bCs/>
              </w:rPr>
              <w:t>Note</w:t>
            </w:r>
            <w:r w:rsidRPr="00D7735B">
              <w:t xml:space="preserve">: Currently, V3 has a separate </w:t>
            </w:r>
            <w:proofErr w:type="spellStart"/>
            <w:r w:rsidRPr="00D7735B">
              <w:t>AHGFGhostNode</w:t>
            </w:r>
            <w:proofErr w:type="spellEnd"/>
            <w:r w:rsidRPr="00D7735B">
              <w:t xml:space="preserve"> feature class for ghost nodes. There are plans to include these features as part of the Hydrology Reporting Catchments product forming outfalls for </w:t>
            </w:r>
            <w:proofErr w:type="spellStart"/>
            <w:r w:rsidRPr="00D7735B">
              <w:t>AHGFContractedCatchment</w:t>
            </w:r>
            <w:proofErr w:type="spellEnd"/>
            <w:r w:rsidRPr="00D7735B">
              <w:t xml:space="preserve"> (</w:t>
            </w:r>
            <w:proofErr w:type="spellStart"/>
            <w:r w:rsidR="00CC6131">
              <w:t>HY_DendriticCatchment</w:t>
            </w:r>
            <w:proofErr w:type="spellEnd"/>
            <w:r w:rsidRPr="00D7735B">
              <w:t>) features.</w:t>
            </w:r>
          </w:p>
        </w:tc>
      </w:tr>
      <w:tr w:rsidR="00D77B53" w:rsidRPr="00D7735B" w14:paraId="4761B858" w14:textId="77777777" w:rsidTr="00882601">
        <w:tc>
          <w:tcPr>
            <w:tcW w:w="0" w:type="auto"/>
            <w:shd w:val="clear" w:color="auto" w:fill="F2F2F2" w:themeFill="background1" w:themeFillShade="F2"/>
            <w:hideMark/>
          </w:tcPr>
          <w:p w14:paraId="0E6D0CA1" w14:textId="77777777" w:rsidR="00D77B53" w:rsidRPr="00D7735B" w:rsidRDefault="00D77B53" w:rsidP="00882601">
            <w:pPr>
              <w:spacing w:after="0"/>
            </w:pPr>
            <w:proofErr w:type="spellStart"/>
            <w:r w:rsidRPr="00D7735B">
              <w:t>HY_RiverReferenceSystem</w:t>
            </w:r>
            <w:proofErr w:type="spellEnd"/>
          </w:p>
        </w:tc>
        <w:tc>
          <w:tcPr>
            <w:tcW w:w="0" w:type="auto"/>
            <w:hideMark/>
          </w:tcPr>
          <w:p w14:paraId="088A3882" w14:textId="77777777" w:rsidR="00D77B53" w:rsidRPr="00D7735B" w:rsidRDefault="00D77B53" w:rsidP="00882601">
            <w:pPr>
              <w:spacing w:after="0"/>
            </w:pPr>
            <w:r w:rsidRPr="00D7735B">
              <w:t>Not represented</w:t>
            </w:r>
          </w:p>
        </w:tc>
        <w:tc>
          <w:tcPr>
            <w:tcW w:w="0" w:type="auto"/>
            <w:hideMark/>
          </w:tcPr>
          <w:p w14:paraId="39A699A9" w14:textId="77777777" w:rsidR="00D77B53" w:rsidRPr="00D7735B" w:rsidRDefault="00D77B53" w:rsidP="00882601">
            <w:pPr>
              <w:spacing w:after="0"/>
            </w:pPr>
            <w:r w:rsidRPr="00D7735B">
              <w:t>Measures are not yet explicitly included in AHGF.</w:t>
            </w:r>
          </w:p>
        </w:tc>
      </w:tr>
      <w:tr w:rsidR="00D77B53" w:rsidRPr="00D7735B" w14:paraId="56DAF8F9" w14:textId="77777777" w:rsidTr="00882601">
        <w:tc>
          <w:tcPr>
            <w:tcW w:w="0" w:type="auto"/>
            <w:shd w:val="clear" w:color="auto" w:fill="F2F2F2" w:themeFill="background1" w:themeFillShade="F2"/>
            <w:hideMark/>
          </w:tcPr>
          <w:p w14:paraId="0AE9DA8B" w14:textId="77777777" w:rsidR="00D77B53" w:rsidRPr="00D7735B" w:rsidRDefault="00D77B53" w:rsidP="00882601">
            <w:pPr>
              <w:spacing w:after="0"/>
            </w:pPr>
            <w:proofErr w:type="spellStart"/>
            <w:r w:rsidRPr="00D7735B">
              <w:t>HY_IndirectPostition</w:t>
            </w:r>
            <w:proofErr w:type="spellEnd"/>
          </w:p>
        </w:tc>
        <w:tc>
          <w:tcPr>
            <w:tcW w:w="0" w:type="auto"/>
            <w:hideMark/>
          </w:tcPr>
          <w:p w14:paraId="4871C06A" w14:textId="77777777" w:rsidR="00D77B53" w:rsidRPr="00D7735B" w:rsidRDefault="00D77B53" w:rsidP="00882601">
            <w:pPr>
              <w:spacing w:after="0"/>
            </w:pPr>
            <w:r w:rsidRPr="00D7735B">
              <w:t>Not represented</w:t>
            </w:r>
          </w:p>
        </w:tc>
        <w:tc>
          <w:tcPr>
            <w:tcW w:w="0" w:type="auto"/>
            <w:hideMark/>
          </w:tcPr>
          <w:p w14:paraId="4EEF8C02" w14:textId="77777777" w:rsidR="00D77B53" w:rsidRPr="00D7735B" w:rsidRDefault="00D77B53" w:rsidP="00882601">
            <w:pPr>
              <w:spacing w:after="0"/>
            </w:pPr>
            <w:r w:rsidRPr="00D7735B">
              <w:t>Measures are not yet explicitly included in AHGF.</w:t>
            </w:r>
          </w:p>
        </w:tc>
      </w:tr>
    </w:tbl>
    <w:p w14:paraId="73D9C88A" w14:textId="77777777" w:rsidR="001D27A5" w:rsidRDefault="001D27A5" w:rsidP="00834E29">
      <w:pPr>
        <w:pStyle w:val="berschrift2"/>
        <w:numPr>
          <w:ilvl w:val="0"/>
          <w:numId w:val="0"/>
        </w:numPr>
        <w:rPr>
          <w:i/>
        </w:rPr>
        <w:sectPr w:rsidR="001D27A5" w:rsidSect="00986726">
          <w:footerReference w:type="even" r:id="rId68"/>
          <w:footerReference w:type="default" r:id="rId69"/>
          <w:type w:val="oddPage"/>
          <w:pgSz w:w="15840" w:h="12240" w:orient="landscape"/>
          <w:pgMar w:top="1800" w:right="1440" w:bottom="1800" w:left="1440" w:header="720" w:footer="720" w:gutter="0"/>
          <w:pgNumType w:start="1"/>
          <w:cols w:space="720"/>
          <w:docGrid w:linePitch="360"/>
        </w:sectPr>
      </w:pPr>
    </w:p>
    <w:p w14:paraId="5F27F243" w14:textId="11A77E1B" w:rsidR="001D27A5" w:rsidRDefault="001D27A5" w:rsidP="00834E29">
      <w:pPr>
        <w:pStyle w:val="berschrift1"/>
        <w:numPr>
          <w:ilvl w:val="0"/>
          <w:numId w:val="0"/>
        </w:numPr>
      </w:pPr>
      <w:bookmarkStart w:id="232" w:name="_Toc471741683"/>
      <w:r w:rsidRPr="00F11F37">
        <w:lastRenderedPageBreak/>
        <w:t xml:space="preserve">ANNEX D: HY_Features - </w:t>
      </w:r>
      <w:proofErr w:type="spellStart"/>
      <w:r w:rsidRPr="00F11F37">
        <w:t>NHDPlus</w:t>
      </w:r>
      <w:proofErr w:type="spellEnd"/>
      <w:r w:rsidRPr="00F11F37">
        <w:t xml:space="preserve">  Mapping</w:t>
      </w:r>
      <w:bookmarkEnd w:id="232"/>
    </w:p>
    <w:p w14:paraId="28935695" w14:textId="75945A70" w:rsidR="00AF47A8" w:rsidRPr="00613CC2" w:rsidRDefault="00AF47A8" w:rsidP="00613CC2">
      <w:r w:rsidRPr="00D7735B">
        <w:t xml:space="preserve">This is a </w:t>
      </w:r>
      <w:r>
        <w:t>descriptive</w:t>
      </w:r>
      <w:r w:rsidRPr="00D7735B">
        <w:t xml:space="preserve"> mapping for the </w:t>
      </w:r>
      <w:r w:rsidR="00613CC2">
        <w:t xml:space="preserve">USGS </w:t>
      </w:r>
      <w:r w:rsidR="00613CC2" w:rsidRPr="00F11F37">
        <w:t>National Hydrography Dataset P</w:t>
      </w:r>
      <w:r w:rsidR="00613CC2">
        <w:t>l</w:t>
      </w:r>
      <w:r w:rsidR="00613CC2" w:rsidRPr="00F11F37">
        <w:t xml:space="preserve">us </w:t>
      </w:r>
      <w:r w:rsidR="00613CC2">
        <w:t>(</w:t>
      </w:r>
      <w:proofErr w:type="spellStart"/>
      <w:r w:rsidR="00613CC2" w:rsidRPr="00F11F37">
        <w:t>NHDPlus</w:t>
      </w:r>
      <w:proofErr w:type="spellEnd"/>
      <w:r w:rsidR="00613CC2" w:rsidRPr="00F11F37">
        <w:t>)</w:t>
      </w:r>
      <w:r w:rsidR="00254E14">
        <w:t>[10].</w:t>
      </w:r>
      <w:r>
        <w:t xml:space="preserve"> It is intended to provide an understanding of the basic relationship of HY_Features concepts and the </w:t>
      </w:r>
      <w:proofErr w:type="spellStart"/>
      <w:r>
        <w:t>NHDPlus</w:t>
      </w:r>
      <w:proofErr w:type="spellEnd"/>
      <w:r>
        <w:t xml:space="preserve"> hydrologic feature implementation.</w:t>
      </w:r>
      <w:r w:rsidR="00AA15D6">
        <w:t xml:space="preserve"> </w:t>
      </w:r>
    </w:p>
    <w:p w14:paraId="1EE3D71A" w14:textId="4C738E77" w:rsidR="001D27A5" w:rsidRPr="00F11F37" w:rsidRDefault="001D27A5" w:rsidP="00834E29">
      <w:pPr>
        <w:pStyle w:val="berschrift2"/>
        <w:numPr>
          <w:ilvl w:val="0"/>
          <w:numId w:val="0"/>
        </w:numPr>
      </w:pPr>
      <w:bookmarkStart w:id="233" w:name="_Toc471741684"/>
      <w:r w:rsidRPr="00F11F37">
        <w:t>D.1 Catchment Model</w:t>
      </w:r>
      <w:bookmarkEnd w:id="233"/>
    </w:p>
    <w:tbl>
      <w:tblPr>
        <w:tblStyle w:val="Tabellenraster"/>
        <w:tblW w:w="0" w:type="auto"/>
        <w:tblLook w:val="04A0" w:firstRow="1" w:lastRow="0" w:firstColumn="1" w:lastColumn="0" w:noHBand="0" w:noVBand="1"/>
      </w:tblPr>
      <w:tblGrid>
        <w:gridCol w:w="3029"/>
        <w:gridCol w:w="2495"/>
        <w:gridCol w:w="7652"/>
      </w:tblGrid>
      <w:tr w:rsidR="001D27A5" w:rsidRPr="00F11F37" w14:paraId="047D4B0C" w14:textId="77777777" w:rsidTr="00882601">
        <w:tc>
          <w:tcPr>
            <w:tcW w:w="0" w:type="auto"/>
            <w:shd w:val="clear" w:color="auto" w:fill="F2F2F2" w:themeFill="background1" w:themeFillShade="F2"/>
            <w:hideMark/>
          </w:tcPr>
          <w:p w14:paraId="25BFCFF2" w14:textId="77777777" w:rsidR="001D27A5" w:rsidRPr="00F11F37" w:rsidRDefault="001D27A5" w:rsidP="00882601">
            <w:pPr>
              <w:spacing w:after="0"/>
              <w:rPr>
                <w:b/>
                <w:bCs/>
              </w:rPr>
            </w:pPr>
            <w:r w:rsidRPr="00F11F37">
              <w:rPr>
                <w:b/>
                <w:bCs/>
              </w:rPr>
              <w:t>HY_Features Name</w:t>
            </w:r>
          </w:p>
        </w:tc>
        <w:tc>
          <w:tcPr>
            <w:tcW w:w="0" w:type="auto"/>
            <w:hideMark/>
          </w:tcPr>
          <w:p w14:paraId="4A99460A" w14:textId="77777777" w:rsidR="001D27A5" w:rsidRPr="00F11F37" w:rsidRDefault="001D27A5" w:rsidP="00882601">
            <w:pPr>
              <w:spacing w:after="0"/>
              <w:jc w:val="center"/>
              <w:rPr>
                <w:b/>
                <w:bCs/>
              </w:rPr>
            </w:pPr>
            <w:proofErr w:type="spellStart"/>
            <w:r w:rsidRPr="00F11F37">
              <w:rPr>
                <w:b/>
                <w:bCs/>
              </w:rPr>
              <w:t>NHDPlus</w:t>
            </w:r>
            <w:proofErr w:type="spellEnd"/>
            <w:r w:rsidRPr="00F11F37">
              <w:rPr>
                <w:b/>
                <w:bCs/>
              </w:rPr>
              <w:t xml:space="preserve"> Name</w:t>
            </w:r>
          </w:p>
        </w:tc>
        <w:tc>
          <w:tcPr>
            <w:tcW w:w="0" w:type="auto"/>
            <w:hideMark/>
          </w:tcPr>
          <w:p w14:paraId="7520C047" w14:textId="77777777" w:rsidR="001D27A5" w:rsidRPr="00F11F37" w:rsidRDefault="001D27A5" w:rsidP="00882601">
            <w:pPr>
              <w:spacing w:after="0"/>
              <w:jc w:val="center"/>
              <w:rPr>
                <w:b/>
                <w:bCs/>
              </w:rPr>
            </w:pPr>
            <w:r w:rsidRPr="00F11F37">
              <w:rPr>
                <w:b/>
                <w:bCs/>
              </w:rPr>
              <w:t>Comment</w:t>
            </w:r>
          </w:p>
        </w:tc>
      </w:tr>
      <w:tr w:rsidR="001D27A5" w:rsidRPr="00F11F37" w14:paraId="06166502" w14:textId="77777777" w:rsidTr="00882601">
        <w:tc>
          <w:tcPr>
            <w:tcW w:w="0" w:type="auto"/>
            <w:shd w:val="clear" w:color="auto" w:fill="F2F2F2" w:themeFill="background1" w:themeFillShade="F2"/>
            <w:hideMark/>
          </w:tcPr>
          <w:p w14:paraId="55B4CA60" w14:textId="77777777" w:rsidR="001D27A5" w:rsidRPr="00F11F37" w:rsidRDefault="001D27A5" w:rsidP="00882601">
            <w:pPr>
              <w:spacing w:after="0"/>
            </w:pPr>
            <w:r w:rsidRPr="00F11F37">
              <w:t>HY_Catchment</w:t>
            </w:r>
          </w:p>
        </w:tc>
        <w:tc>
          <w:tcPr>
            <w:tcW w:w="0" w:type="auto"/>
            <w:hideMark/>
          </w:tcPr>
          <w:p w14:paraId="13C49580" w14:textId="77777777" w:rsidR="001D27A5" w:rsidRPr="00F11F37" w:rsidRDefault="001D27A5" w:rsidP="00882601">
            <w:pPr>
              <w:spacing w:after="0"/>
            </w:pPr>
            <w:proofErr w:type="spellStart"/>
            <w:r w:rsidRPr="00F11F37">
              <w:t>comid</w:t>
            </w:r>
            <w:proofErr w:type="spellEnd"/>
            <w:r w:rsidRPr="00F11F37">
              <w:t xml:space="preserve"> catchment</w:t>
            </w:r>
          </w:p>
        </w:tc>
        <w:tc>
          <w:tcPr>
            <w:tcW w:w="0" w:type="auto"/>
            <w:hideMark/>
          </w:tcPr>
          <w:p w14:paraId="77A8140E" w14:textId="77777777" w:rsidR="001D27A5" w:rsidRPr="00F11F37" w:rsidRDefault="001D27A5" w:rsidP="00882601">
            <w:pPr>
              <w:spacing w:after="0"/>
            </w:pPr>
            <w:r w:rsidRPr="00F11F37">
              <w:t xml:space="preserve">The </w:t>
            </w:r>
            <w:proofErr w:type="spellStart"/>
            <w:r w:rsidRPr="00F11F37">
              <w:t>comid</w:t>
            </w:r>
            <w:proofErr w:type="spellEnd"/>
            <w:r w:rsidRPr="00F11F37">
              <w:t xml:space="preserve"> catchment is the feature that takes part in </w:t>
            </w:r>
            <w:proofErr w:type="spellStart"/>
            <w:r w:rsidRPr="00F11F37">
              <w:t>PlusFlow</w:t>
            </w:r>
            <w:proofErr w:type="spellEnd"/>
            <w:r w:rsidRPr="00F11F37">
              <w:t xml:space="preserve"> topology table, has associated accumulated characteristics, etc. Could also be the collection of catchments that contribute to a given </w:t>
            </w:r>
            <w:proofErr w:type="spellStart"/>
            <w:r w:rsidRPr="00F11F37">
              <w:t>reachcode</w:t>
            </w:r>
            <w:proofErr w:type="spellEnd"/>
            <w:r w:rsidRPr="00F11F37">
              <w:t xml:space="preserve"> reach, HUC watershed outlet, or other identifiable watershed outlet.</w:t>
            </w:r>
          </w:p>
        </w:tc>
      </w:tr>
      <w:tr w:rsidR="001D27A5" w:rsidRPr="00F11F37" w14:paraId="0115E51F" w14:textId="77777777" w:rsidTr="00882601">
        <w:tc>
          <w:tcPr>
            <w:tcW w:w="0" w:type="auto"/>
            <w:shd w:val="clear" w:color="auto" w:fill="F2F2F2" w:themeFill="background1" w:themeFillShade="F2"/>
            <w:hideMark/>
          </w:tcPr>
          <w:p w14:paraId="242DC43C" w14:textId="4D82D659" w:rsidR="001D27A5" w:rsidRPr="00F11F37" w:rsidRDefault="00CC6131" w:rsidP="00882601">
            <w:pPr>
              <w:spacing w:after="0"/>
            </w:pPr>
            <w:proofErr w:type="spellStart"/>
            <w:r>
              <w:t>HY_DendriticCatchment</w:t>
            </w:r>
            <w:proofErr w:type="spellEnd"/>
          </w:p>
        </w:tc>
        <w:tc>
          <w:tcPr>
            <w:tcW w:w="0" w:type="auto"/>
            <w:hideMark/>
          </w:tcPr>
          <w:p w14:paraId="0ACE08B8" w14:textId="77777777" w:rsidR="001D27A5" w:rsidRPr="00F11F37" w:rsidRDefault="001D27A5" w:rsidP="00882601">
            <w:pPr>
              <w:spacing w:after="0"/>
            </w:pPr>
            <w:proofErr w:type="spellStart"/>
            <w:r w:rsidRPr="00F11F37">
              <w:t>comid</w:t>
            </w:r>
            <w:proofErr w:type="spellEnd"/>
            <w:r w:rsidRPr="00F11F37">
              <w:t xml:space="preserve"> catchment</w:t>
            </w:r>
          </w:p>
        </w:tc>
        <w:tc>
          <w:tcPr>
            <w:tcW w:w="0" w:type="auto"/>
            <w:hideMark/>
          </w:tcPr>
          <w:p w14:paraId="1D3122EF" w14:textId="77777777" w:rsidR="001D27A5" w:rsidRPr="00F11F37" w:rsidRDefault="001D27A5" w:rsidP="00882601">
            <w:pPr>
              <w:spacing w:after="0"/>
            </w:pPr>
            <w:proofErr w:type="spellStart"/>
            <w:r w:rsidRPr="00F11F37">
              <w:t>NHDPlus</w:t>
            </w:r>
            <w:proofErr w:type="spellEnd"/>
            <w:r w:rsidRPr="00F11F37">
              <w:t xml:space="preserve"> catchments not following any diversions in the flow tables</w:t>
            </w:r>
          </w:p>
        </w:tc>
      </w:tr>
      <w:tr w:rsidR="001D27A5" w:rsidRPr="00F11F37" w14:paraId="54A4215A" w14:textId="77777777" w:rsidTr="00882601">
        <w:tc>
          <w:tcPr>
            <w:tcW w:w="0" w:type="auto"/>
            <w:shd w:val="clear" w:color="auto" w:fill="F2F2F2" w:themeFill="background1" w:themeFillShade="F2"/>
            <w:hideMark/>
          </w:tcPr>
          <w:p w14:paraId="400395E0" w14:textId="77777777" w:rsidR="001D27A5" w:rsidRPr="00F11F37" w:rsidRDefault="001D27A5" w:rsidP="00882601">
            <w:pPr>
              <w:spacing w:after="0"/>
            </w:pPr>
            <w:proofErr w:type="spellStart"/>
            <w:r w:rsidRPr="00F11F37">
              <w:t>HY_InteriorCatchment</w:t>
            </w:r>
            <w:proofErr w:type="spellEnd"/>
          </w:p>
        </w:tc>
        <w:tc>
          <w:tcPr>
            <w:tcW w:w="0" w:type="auto"/>
            <w:hideMark/>
          </w:tcPr>
          <w:p w14:paraId="64999461" w14:textId="77777777" w:rsidR="001D27A5" w:rsidRPr="00F11F37" w:rsidRDefault="001D27A5" w:rsidP="00882601">
            <w:pPr>
              <w:spacing w:after="0"/>
            </w:pPr>
            <w:proofErr w:type="spellStart"/>
            <w:r w:rsidRPr="00F11F37">
              <w:t>comid</w:t>
            </w:r>
            <w:proofErr w:type="spellEnd"/>
            <w:r w:rsidRPr="00F11F37">
              <w:t xml:space="preserve"> catchment</w:t>
            </w:r>
          </w:p>
        </w:tc>
        <w:tc>
          <w:tcPr>
            <w:tcW w:w="0" w:type="auto"/>
            <w:hideMark/>
          </w:tcPr>
          <w:p w14:paraId="72DE4904" w14:textId="77777777" w:rsidR="001D27A5" w:rsidRPr="00F11F37" w:rsidRDefault="001D27A5" w:rsidP="00882601">
            <w:pPr>
              <w:spacing w:after="0"/>
            </w:pPr>
            <w:proofErr w:type="spellStart"/>
            <w:r w:rsidRPr="00F11F37">
              <w:t>NHDPlus</w:t>
            </w:r>
            <w:proofErr w:type="spellEnd"/>
            <w:r w:rsidRPr="00F11F37">
              <w:t xml:space="preserve"> catchments that do not contribute flow.</w:t>
            </w:r>
          </w:p>
        </w:tc>
      </w:tr>
      <w:tr w:rsidR="001D27A5" w:rsidRPr="00F11F37" w14:paraId="1D918758" w14:textId="77777777" w:rsidTr="00882601">
        <w:tc>
          <w:tcPr>
            <w:tcW w:w="0" w:type="auto"/>
            <w:shd w:val="clear" w:color="auto" w:fill="F2F2F2" w:themeFill="background1" w:themeFillShade="F2"/>
            <w:hideMark/>
          </w:tcPr>
          <w:p w14:paraId="37A06020" w14:textId="77777777" w:rsidR="001D27A5" w:rsidRPr="00F11F37" w:rsidRDefault="001D27A5" w:rsidP="00882601">
            <w:pPr>
              <w:spacing w:after="0"/>
            </w:pPr>
            <w:proofErr w:type="spellStart"/>
            <w:r w:rsidRPr="00F11F37">
              <w:t>HY_CatchmentAggregate</w:t>
            </w:r>
            <w:proofErr w:type="spellEnd"/>
          </w:p>
        </w:tc>
        <w:tc>
          <w:tcPr>
            <w:tcW w:w="0" w:type="auto"/>
            <w:hideMark/>
          </w:tcPr>
          <w:p w14:paraId="1E946AB8" w14:textId="77777777" w:rsidR="001D27A5" w:rsidRPr="00F11F37" w:rsidRDefault="001D27A5" w:rsidP="00882601">
            <w:pPr>
              <w:spacing w:after="0"/>
            </w:pPr>
            <w:r w:rsidRPr="00F11F37">
              <w:t xml:space="preserve">collection of </w:t>
            </w:r>
            <w:proofErr w:type="spellStart"/>
            <w:r w:rsidRPr="00F11F37">
              <w:t>comid</w:t>
            </w:r>
            <w:proofErr w:type="spellEnd"/>
            <w:r w:rsidRPr="00F11F37">
              <w:t xml:space="preserve"> catchments</w:t>
            </w:r>
          </w:p>
        </w:tc>
        <w:tc>
          <w:tcPr>
            <w:tcW w:w="0" w:type="auto"/>
            <w:hideMark/>
          </w:tcPr>
          <w:p w14:paraId="3ECEC612" w14:textId="77777777" w:rsidR="001D27A5" w:rsidRPr="00F11F37" w:rsidRDefault="001D27A5" w:rsidP="00882601">
            <w:pPr>
              <w:spacing w:after="0"/>
            </w:pPr>
            <w:r w:rsidRPr="00F11F37">
              <w:t>Including interior catchments and not following diversions in the flow tables</w:t>
            </w:r>
          </w:p>
        </w:tc>
      </w:tr>
      <w:tr w:rsidR="001D27A5" w:rsidRPr="00F11F37" w14:paraId="5BA7C9B9" w14:textId="77777777" w:rsidTr="00882601">
        <w:tc>
          <w:tcPr>
            <w:tcW w:w="0" w:type="auto"/>
            <w:shd w:val="clear" w:color="auto" w:fill="F2F2F2" w:themeFill="background1" w:themeFillShade="F2"/>
            <w:hideMark/>
          </w:tcPr>
          <w:p w14:paraId="7301F689" w14:textId="77777777" w:rsidR="001D27A5" w:rsidRPr="00F11F37" w:rsidRDefault="001D27A5" w:rsidP="00882601">
            <w:pPr>
              <w:spacing w:after="0"/>
            </w:pPr>
            <w:proofErr w:type="spellStart"/>
            <w:r w:rsidRPr="00F11F37">
              <w:t>HY_Outfall</w:t>
            </w:r>
            <w:proofErr w:type="spellEnd"/>
          </w:p>
        </w:tc>
        <w:tc>
          <w:tcPr>
            <w:tcW w:w="0" w:type="auto"/>
            <w:hideMark/>
          </w:tcPr>
          <w:p w14:paraId="2D5BCF1F" w14:textId="77777777" w:rsidR="001D27A5" w:rsidRPr="00F11F37" w:rsidRDefault="001D27A5" w:rsidP="00882601">
            <w:pPr>
              <w:spacing w:after="0"/>
            </w:pPr>
            <w:proofErr w:type="spellStart"/>
            <w:r w:rsidRPr="00F11F37">
              <w:t>fromNode</w:t>
            </w:r>
            <w:proofErr w:type="spellEnd"/>
            <w:r w:rsidRPr="00F11F37">
              <w:t xml:space="preserve"> or </w:t>
            </w:r>
            <w:proofErr w:type="spellStart"/>
            <w:r w:rsidRPr="00F11F37">
              <w:t>toNode</w:t>
            </w:r>
            <w:proofErr w:type="spellEnd"/>
          </w:p>
        </w:tc>
        <w:tc>
          <w:tcPr>
            <w:tcW w:w="0" w:type="auto"/>
            <w:hideMark/>
          </w:tcPr>
          <w:p w14:paraId="36259A93" w14:textId="77777777" w:rsidR="001D27A5" w:rsidRPr="00F11F37" w:rsidRDefault="001D27A5" w:rsidP="00882601">
            <w:pPr>
              <w:spacing w:after="0"/>
            </w:pPr>
            <w:proofErr w:type="spellStart"/>
            <w:r w:rsidRPr="00F11F37">
              <w:t>NHDPlus</w:t>
            </w:r>
            <w:proofErr w:type="spellEnd"/>
            <w:r w:rsidRPr="00F11F37">
              <w:t xml:space="preserve"> nodes are inflow (</w:t>
            </w:r>
            <w:proofErr w:type="spellStart"/>
            <w:r w:rsidRPr="00F11F37">
              <w:t>fromNode</w:t>
            </w:r>
            <w:proofErr w:type="spellEnd"/>
            <w:r w:rsidRPr="00F11F37">
              <w:t>) and outflow (</w:t>
            </w:r>
            <w:proofErr w:type="spellStart"/>
            <w:r w:rsidRPr="00F11F37">
              <w:t>toNode</w:t>
            </w:r>
            <w:proofErr w:type="spellEnd"/>
            <w:r w:rsidRPr="00F11F37">
              <w:t xml:space="preserve">) nodes of a given </w:t>
            </w:r>
            <w:proofErr w:type="spellStart"/>
            <w:r w:rsidRPr="00F11F37">
              <w:t>comid</w:t>
            </w:r>
            <w:proofErr w:type="spellEnd"/>
            <w:r w:rsidRPr="00F11F37">
              <w:t xml:space="preserve"> catchment.</w:t>
            </w:r>
          </w:p>
        </w:tc>
      </w:tr>
      <w:tr w:rsidR="001D27A5" w:rsidRPr="00F11F37" w14:paraId="074ADE75" w14:textId="77777777" w:rsidTr="00882601">
        <w:tc>
          <w:tcPr>
            <w:tcW w:w="0" w:type="auto"/>
            <w:shd w:val="clear" w:color="auto" w:fill="F2F2F2" w:themeFill="background1" w:themeFillShade="F2"/>
            <w:hideMark/>
          </w:tcPr>
          <w:p w14:paraId="4EF2B39E" w14:textId="77777777" w:rsidR="001D27A5" w:rsidRPr="00F11F37" w:rsidRDefault="001D27A5" w:rsidP="00882601">
            <w:pPr>
              <w:spacing w:after="0"/>
            </w:pPr>
            <w:proofErr w:type="spellStart"/>
            <w:r w:rsidRPr="00F11F37">
              <w:t>HY_OutfallRealization</w:t>
            </w:r>
            <w:proofErr w:type="spellEnd"/>
          </w:p>
        </w:tc>
        <w:tc>
          <w:tcPr>
            <w:tcW w:w="0" w:type="auto"/>
            <w:hideMark/>
          </w:tcPr>
          <w:p w14:paraId="4FE1A670" w14:textId="77777777" w:rsidR="001D27A5" w:rsidRPr="00F11F37" w:rsidRDefault="001D27A5" w:rsidP="00882601">
            <w:pPr>
              <w:spacing w:after="0"/>
            </w:pPr>
            <w:proofErr w:type="spellStart"/>
            <w:r w:rsidRPr="00F11F37">
              <w:t>fromNode</w:t>
            </w:r>
            <w:proofErr w:type="spellEnd"/>
            <w:r w:rsidRPr="00F11F37">
              <w:t xml:space="preserve"> or </w:t>
            </w:r>
            <w:proofErr w:type="spellStart"/>
            <w:r w:rsidRPr="00F11F37">
              <w:t>toNode</w:t>
            </w:r>
            <w:proofErr w:type="spellEnd"/>
            <w:r w:rsidRPr="00F11F37">
              <w:t xml:space="preserve"> location, point location of point events, etc.</w:t>
            </w:r>
          </w:p>
        </w:tc>
        <w:tc>
          <w:tcPr>
            <w:tcW w:w="0" w:type="auto"/>
            <w:hideMark/>
          </w:tcPr>
          <w:p w14:paraId="1EBB0210" w14:textId="57697B33" w:rsidR="001D27A5" w:rsidRPr="00F11F37" w:rsidRDefault="001D27A5" w:rsidP="00932868">
            <w:pPr>
              <w:spacing w:after="0"/>
            </w:pPr>
            <w:proofErr w:type="spellStart"/>
            <w:r w:rsidRPr="00F11F37">
              <w:t>HY_</w:t>
            </w:r>
            <w:r w:rsidR="00932868">
              <w:t>OutfallRealization</w:t>
            </w:r>
            <w:proofErr w:type="spellEnd"/>
            <w:r w:rsidR="00932868" w:rsidRPr="00F11F37">
              <w:t xml:space="preserve"> </w:t>
            </w:r>
            <w:r w:rsidRPr="00F11F37">
              <w:t>can be used as a reference location for any point associated with a feature. Typically this is for outfalls and monitoring locations, but may be used for many other feature types.</w:t>
            </w:r>
          </w:p>
        </w:tc>
      </w:tr>
      <w:tr w:rsidR="001D27A5" w:rsidRPr="00F11F37" w14:paraId="094AEE19" w14:textId="77777777" w:rsidTr="00882601">
        <w:tc>
          <w:tcPr>
            <w:tcW w:w="0" w:type="auto"/>
            <w:shd w:val="clear" w:color="auto" w:fill="F2F2F2" w:themeFill="background1" w:themeFillShade="F2"/>
            <w:hideMark/>
          </w:tcPr>
          <w:p w14:paraId="5E44DC49" w14:textId="77777777" w:rsidR="001D27A5" w:rsidRPr="00F11F37" w:rsidRDefault="001D27A5" w:rsidP="00882601">
            <w:pPr>
              <w:spacing w:after="0"/>
            </w:pPr>
            <w:proofErr w:type="spellStart"/>
            <w:r w:rsidRPr="00F11F37">
              <w:t>HY_CatchmentRealization</w:t>
            </w:r>
            <w:proofErr w:type="spellEnd"/>
          </w:p>
        </w:tc>
        <w:tc>
          <w:tcPr>
            <w:tcW w:w="0" w:type="auto"/>
            <w:hideMark/>
          </w:tcPr>
          <w:p w14:paraId="12C3B5B0" w14:textId="77777777" w:rsidR="001D27A5" w:rsidRPr="00F11F37" w:rsidRDefault="001D27A5" w:rsidP="00882601">
            <w:pPr>
              <w:spacing w:after="0"/>
            </w:pPr>
            <w:r w:rsidRPr="00F11F37">
              <w:t xml:space="preserve">Any entity that is identified by a </w:t>
            </w:r>
            <w:proofErr w:type="spellStart"/>
            <w:r w:rsidRPr="00F11F37">
              <w:t>comid</w:t>
            </w:r>
            <w:proofErr w:type="spellEnd"/>
          </w:p>
        </w:tc>
        <w:tc>
          <w:tcPr>
            <w:tcW w:w="0" w:type="auto"/>
            <w:hideMark/>
          </w:tcPr>
          <w:p w14:paraId="791DDA41" w14:textId="77777777" w:rsidR="001D27A5" w:rsidRPr="00F11F37" w:rsidRDefault="001D27A5" w:rsidP="00882601">
            <w:pPr>
              <w:spacing w:after="0"/>
            </w:pPr>
            <w:r w:rsidRPr="00F11F37">
              <w:t xml:space="preserve">In </w:t>
            </w:r>
            <w:proofErr w:type="spellStart"/>
            <w:r w:rsidRPr="00F11F37">
              <w:t>NHDPlus</w:t>
            </w:r>
            <w:proofErr w:type="spellEnd"/>
            <w:r w:rsidRPr="00F11F37">
              <w:t xml:space="preserve">, the </w:t>
            </w:r>
            <w:proofErr w:type="spellStart"/>
            <w:r w:rsidRPr="00F11F37">
              <w:t>comid</w:t>
            </w:r>
            <w:proofErr w:type="spellEnd"/>
            <w:r w:rsidRPr="00F11F37">
              <w:t xml:space="preserve"> identifier represents an unrealized catchment. Any geometric or topologic data that is referenced to a </w:t>
            </w:r>
            <w:proofErr w:type="spellStart"/>
            <w:r w:rsidRPr="00F11F37">
              <w:t>comid</w:t>
            </w:r>
            <w:proofErr w:type="spellEnd"/>
            <w:r w:rsidRPr="00F11F37">
              <w:t xml:space="preserve"> can be said to realize that catchment. This includes upstream aggregations of the network or catchment areas to form complete watersheds.</w:t>
            </w:r>
          </w:p>
        </w:tc>
      </w:tr>
      <w:tr w:rsidR="001D27A5" w:rsidRPr="00F11F37" w14:paraId="3F2BD5D7" w14:textId="77777777" w:rsidTr="00882601">
        <w:tc>
          <w:tcPr>
            <w:tcW w:w="0" w:type="auto"/>
            <w:shd w:val="clear" w:color="auto" w:fill="F2F2F2" w:themeFill="background1" w:themeFillShade="F2"/>
            <w:hideMark/>
          </w:tcPr>
          <w:p w14:paraId="1A9CD993" w14:textId="77777777" w:rsidR="001D27A5" w:rsidRPr="00F11F37" w:rsidRDefault="001D27A5" w:rsidP="00882601">
            <w:pPr>
              <w:spacing w:after="0"/>
            </w:pPr>
            <w:proofErr w:type="spellStart"/>
            <w:r w:rsidRPr="00F11F37">
              <w:t>HY_CatchmentArea</w:t>
            </w:r>
            <w:proofErr w:type="spellEnd"/>
          </w:p>
        </w:tc>
        <w:tc>
          <w:tcPr>
            <w:tcW w:w="0" w:type="auto"/>
            <w:hideMark/>
          </w:tcPr>
          <w:p w14:paraId="0E53A17D" w14:textId="77777777" w:rsidR="001D27A5" w:rsidRPr="00F11F37" w:rsidRDefault="001D27A5" w:rsidP="00882601">
            <w:pPr>
              <w:spacing w:after="0"/>
            </w:pPr>
            <w:r w:rsidRPr="00F11F37">
              <w:t>Not Represented</w:t>
            </w:r>
          </w:p>
        </w:tc>
        <w:tc>
          <w:tcPr>
            <w:tcW w:w="0" w:type="auto"/>
            <w:hideMark/>
          </w:tcPr>
          <w:p w14:paraId="3966FE05" w14:textId="77777777" w:rsidR="001D27A5" w:rsidRPr="00F11F37" w:rsidRDefault="001D27A5" w:rsidP="00882601">
            <w:pPr>
              <w:spacing w:after="0"/>
            </w:pPr>
            <w:r w:rsidRPr="00F11F37">
              <w:t xml:space="preserve">While the polygon representing a catchment might be thought of as an area, the subset of a DEM or another land cover dataset would be more in line with the meaning of </w:t>
            </w:r>
            <w:proofErr w:type="spellStart"/>
            <w:r w:rsidRPr="00F11F37">
              <w:t>CatchmentArea</w:t>
            </w:r>
            <w:proofErr w:type="spellEnd"/>
            <w:r w:rsidRPr="00F11F37">
              <w:t>.</w:t>
            </w:r>
          </w:p>
        </w:tc>
      </w:tr>
      <w:tr w:rsidR="001D27A5" w:rsidRPr="00F11F37" w14:paraId="7ED44983" w14:textId="77777777" w:rsidTr="00882601">
        <w:tc>
          <w:tcPr>
            <w:tcW w:w="0" w:type="auto"/>
            <w:shd w:val="clear" w:color="auto" w:fill="F2F2F2" w:themeFill="background1" w:themeFillShade="F2"/>
            <w:hideMark/>
          </w:tcPr>
          <w:p w14:paraId="0FB772A6" w14:textId="77777777" w:rsidR="001D27A5" w:rsidRPr="00F11F37" w:rsidRDefault="001D27A5" w:rsidP="00882601">
            <w:pPr>
              <w:spacing w:after="0"/>
            </w:pPr>
            <w:proofErr w:type="spellStart"/>
            <w:r w:rsidRPr="00F11F37">
              <w:t>HY_CatchmentBoundary</w:t>
            </w:r>
            <w:proofErr w:type="spellEnd"/>
          </w:p>
        </w:tc>
        <w:tc>
          <w:tcPr>
            <w:tcW w:w="0" w:type="auto"/>
            <w:hideMark/>
          </w:tcPr>
          <w:p w14:paraId="0BB6001B" w14:textId="77777777" w:rsidR="001D27A5" w:rsidRPr="00F11F37" w:rsidRDefault="001D27A5" w:rsidP="00882601">
            <w:pPr>
              <w:spacing w:after="0"/>
            </w:pPr>
            <w:proofErr w:type="spellStart"/>
            <w:r w:rsidRPr="00F11F37">
              <w:t>comid</w:t>
            </w:r>
            <w:proofErr w:type="spellEnd"/>
            <w:r w:rsidRPr="00F11F37">
              <w:t xml:space="preserve"> catchment </w:t>
            </w:r>
            <w:r w:rsidRPr="00F11F37">
              <w:lastRenderedPageBreak/>
              <w:t>polygon</w:t>
            </w:r>
          </w:p>
        </w:tc>
        <w:tc>
          <w:tcPr>
            <w:tcW w:w="0" w:type="auto"/>
            <w:hideMark/>
          </w:tcPr>
          <w:p w14:paraId="602ECF51" w14:textId="77777777" w:rsidR="001D27A5" w:rsidRPr="00F11F37" w:rsidRDefault="001D27A5" w:rsidP="00882601">
            <w:pPr>
              <w:spacing w:after="0"/>
            </w:pPr>
            <w:r w:rsidRPr="00F11F37">
              <w:lastRenderedPageBreak/>
              <w:t xml:space="preserve">The polygon representing a </w:t>
            </w:r>
            <w:proofErr w:type="spellStart"/>
            <w:r w:rsidRPr="00F11F37">
              <w:t>comid</w:t>
            </w:r>
            <w:proofErr w:type="spellEnd"/>
            <w:r w:rsidRPr="00F11F37">
              <w:t xml:space="preserve"> catchment should be thought of as both </w:t>
            </w:r>
            <w:r w:rsidRPr="00F11F37">
              <w:lastRenderedPageBreak/>
              <w:t xml:space="preserve">the </w:t>
            </w:r>
            <w:proofErr w:type="spellStart"/>
            <w:r w:rsidRPr="00F11F37">
              <w:t>catchmentBoundary</w:t>
            </w:r>
            <w:proofErr w:type="spellEnd"/>
          </w:p>
        </w:tc>
      </w:tr>
      <w:tr w:rsidR="001D27A5" w:rsidRPr="00F11F37" w14:paraId="3D7CFF75" w14:textId="77777777" w:rsidTr="00882601">
        <w:tc>
          <w:tcPr>
            <w:tcW w:w="0" w:type="auto"/>
            <w:shd w:val="clear" w:color="auto" w:fill="F2F2F2" w:themeFill="background1" w:themeFillShade="F2"/>
            <w:hideMark/>
          </w:tcPr>
          <w:p w14:paraId="311526CB" w14:textId="77777777" w:rsidR="001D27A5" w:rsidRPr="00F11F37" w:rsidRDefault="001D27A5" w:rsidP="00882601">
            <w:pPr>
              <w:spacing w:after="0"/>
            </w:pPr>
            <w:proofErr w:type="spellStart"/>
            <w:r w:rsidRPr="00F11F37">
              <w:lastRenderedPageBreak/>
              <w:t>HY_CartographicRealization</w:t>
            </w:r>
            <w:proofErr w:type="spellEnd"/>
          </w:p>
        </w:tc>
        <w:tc>
          <w:tcPr>
            <w:tcW w:w="0" w:type="auto"/>
            <w:hideMark/>
          </w:tcPr>
          <w:p w14:paraId="137E0B7F" w14:textId="77777777" w:rsidR="001D27A5" w:rsidRPr="00F11F37" w:rsidRDefault="001D27A5" w:rsidP="00882601">
            <w:pPr>
              <w:spacing w:after="0"/>
            </w:pPr>
            <w:r w:rsidRPr="00F11F37">
              <w:t>A map of a catchment</w:t>
            </w:r>
          </w:p>
        </w:tc>
        <w:tc>
          <w:tcPr>
            <w:tcW w:w="0" w:type="auto"/>
            <w:hideMark/>
          </w:tcPr>
          <w:p w14:paraId="658BC121" w14:textId="77777777" w:rsidR="001D27A5" w:rsidRPr="00F11F37" w:rsidRDefault="001D27A5" w:rsidP="00882601">
            <w:pPr>
              <w:spacing w:after="0"/>
            </w:pPr>
            <w:r w:rsidRPr="00F11F37">
              <w:t xml:space="preserve">The </w:t>
            </w:r>
            <w:proofErr w:type="spellStart"/>
            <w:r w:rsidRPr="00F11F37">
              <w:t>NHDPlus</w:t>
            </w:r>
            <w:proofErr w:type="spellEnd"/>
            <w:r w:rsidRPr="00F11F37">
              <w:t xml:space="preserve"> dataset doesn't include any, but if a map view of a catchment is created at any scale, it could be said to be a cartographic visualization realization of the catchment.</w:t>
            </w:r>
          </w:p>
        </w:tc>
      </w:tr>
    </w:tbl>
    <w:p w14:paraId="7F60F7A1" w14:textId="77777777" w:rsidR="001D27A5" w:rsidRPr="00F11F37" w:rsidRDefault="001D27A5" w:rsidP="00B44DA2">
      <w:pPr>
        <w:pStyle w:val="berschrift2"/>
        <w:numPr>
          <w:ilvl w:val="0"/>
          <w:numId w:val="0"/>
        </w:numPr>
      </w:pPr>
      <w:bookmarkStart w:id="234" w:name="_Toc471741685"/>
      <w:r w:rsidRPr="00F11F37">
        <w:t>D.2 Hydrographic Network Model</w:t>
      </w:r>
      <w:bookmarkEnd w:id="234"/>
    </w:p>
    <w:tbl>
      <w:tblPr>
        <w:tblStyle w:val="Tabellenraster"/>
        <w:tblW w:w="0" w:type="auto"/>
        <w:tblLook w:val="04A0" w:firstRow="1" w:lastRow="0" w:firstColumn="1" w:lastColumn="0" w:noHBand="0" w:noVBand="1"/>
      </w:tblPr>
      <w:tblGrid>
        <w:gridCol w:w="2856"/>
        <w:gridCol w:w="2233"/>
        <w:gridCol w:w="8087"/>
      </w:tblGrid>
      <w:tr w:rsidR="001D27A5" w:rsidRPr="00F11F37" w14:paraId="6FFC88E7" w14:textId="77777777" w:rsidTr="00882601">
        <w:tc>
          <w:tcPr>
            <w:tcW w:w="0" w:type="auto"/>
            <w:shd w:val="clear" w:color="auto" w:fill="F2F2F2" w:themeFill="background1" w:themeFillShade="F2"/>
            <w:hideMark/>
          </w:tcPr>
          <w:p w14:paraId="4608CA4F" w14:textId="77777777" w:rsidR="001D27A5" w:rsidRPr="00F11F37" w:rsidRDefault="001D27A5" w:rsidP="00882601">
            <w:pPr>
              <w:spacing w:after="0"/>
              <w:rPr>
                <w:b/>
                <w:bCs/>
              </w:rPr>
            </w:pPr>
            <w:r w:rsidRPr="00F11F37">
              <w:rPr>
                <w:b/>
                <w:bCs/>
              </w:rPr>
              <w:t>HY_Features Name</w:t>
            </w:r>
          </w:p>
        </w:tc>
        <w:tc>
          <w:tcPr>
            <w:tcW w:w="0" w:type="auto"/>
            <w:hideMark/>
          </w:tcPr>
          <w:p w14:paraId="5A46050D" w14:textId="77777777" w:rsidR="001D27A5" w:rsidRPr="00F11F37" w:rsidRDefault="001D27A5" w:rsidP="00882601">
            <w:pPr>
              <w:spacing w:after="0"/>
              <w:jc w:val="center"/>
              <w:rPr>
                <w:b/>
                <w:bCs/>
              </w:rPr>
            </w:pPr>
            <w:proofErr w:type="spellStart"/>
            <w:r w:rsidRPr="00F11F37">
              <w:rPr>
                <w:b/>
                <w:bCs/>
              </w:rPr>
              <w:t>NHDPlus</w:t>
            </w:r>
            <w:proofErr w:type="spellEnd"/>
            <w:r w:rsidRPr="00F11F37">
              <w:rPr>
                <w:b/>
                <w:bCs/>
              </w:rPr>
              <w:t xml:space="preserve"> Name</w:t>
            </w:r>
          </w:p>
        </w:tc>
        <w:tc>
          <w:tcPr>
            <w:tcW w:w="0" w:type="auto"/>
            <w:hideMark/>
          </w:tcPr>
          <w:p w14:paraId="4B3CA115" w14:textId="77777777" w:rsidR="001D27A5" w:rsidRPr="00F11F37" w:rsidRDefault="001D27A5" w:rsidP="00882601">
            <w:pPr>
              <w:spacing w:after="0"/>
              <w:jc w:val="center"/>
              <w:rPr>
                <w:b/>
                <w:bCs/>
              </w:rPr>
            </w:pPr>
            <w:r w:rsidRPr="00F11F37">
              <w:rPr>
                <w:b/>
                <w:bCs/>
              </w:rPr>
              <w:t>Comment</w:t>
            </w:r>
          </w:p>
        </w:tc>
      </w:tr>
      <w:tr w:rsidR="001D27A5" w:rsidRPr="00F11F37" w14:paraId="7AD5DBEB" w14:textId="77777777" w:rsidTr="00882601">
        <w:tc>
          <w:tcPr>
            <w:tcW w:w="0" w:type="auto"/>
            <w:shd w:val="clear" w:color="auto" w:fill="F2F2F2" w:themeFill="background1" w:themeFillShade="F2"/>
            <w:hideMark/>
          </w:tcPr>
          <w:p w14:paraId="461D03CC" w14:textId="77777777" w:rsidR="001D27A5" w:rsidRPr="00F11F37" w:rsidRDefault="001D27A5" w:rsidP="00882601">
            <w:pPr>
              <w:spacing w:after="0"/>
            </w:pPr>
            <w:r w:rsidRPr="00F11F37">
              <w:t>HY_HydrographicNetwork</w:t>
            </w:r>
          </w:p>
        </w:tc>
        <w:tc>
          <w:tcPr>
            <w:tcW w:w="0" w:type="auto"/>
            <w:hideMark/>
          </w:tcPr>
          <w:p w14:paraId="622788F1" w14:textId="77777777" w:rsidR="001D27A5" w:rsidRPr="00F11F37" w:rsidRDefault="001D27A5" w:rsidP="00882601">
            <w:pPr>
              <w:spacing w:after="0"/>
            </w:pPr>
            <w:r w:rsidRPr="00F11F37">
              <w:t>collection of flowlines and waterbodies</w:t>
            </w:r>
          </w:p>
        </w:tc>
        <w:tc>
          <w:tcPr>
            <w:tcW w:w="0" w:type="auto"/>
            <w:hideMark/>
          </w:tcPr>
          <w:p w14:paraId="21BD6B9B" w14:textId="1B6FF782" w:rsidR="001D27A5" w:rsidRPr="00F11F37" w:rsidRDefault="001D27A5" w:rsidP="00882601">
            <w:pPr>
              <w:spacing w:after="0"/>
            </w:pPr>
            <w:r w:rsidRPr="00F11F37">
              <w:t xml:space="preserve">The collection of </w:t>
            </w:r>
            <w:r w:rsidR="00CC6131" w:rsidRPr="00F11F37">
              <w:t>perennial</w:t>
            </w:r>
            <w:r w:rsidRPr="00F11F37">
              <w:t xml:space="preserve"> and ephemeral flowlines as well as so-called double line streams and on-network lakes within any collection of catchments (an HY_Catchment) can be considered it's hydrographic network.</w:t>
            </w:r>
          </w:p>
        </w:tc>
      </w:tr>
      <w:tr w:rsidR="001D27A5" w:rsidRPr="00F11F37" w14:paraId="7ED22E33" w14:textId="77777777" w:rsidTr="00882601">
        <w:tc>
          <w:tcPr>
            <w:tcW w:w="0" w:type="auto"/>
            <w:shd w:val="clear" w:color="auto" w:fill="F2F2F2" w:themeFill="background1" w:themeFillShade="F2"/>
            <w:hideMark/>
          </w:tcPr>
          <w:p w14:paraId="7962B290" w14:textId="77777777" w:rsidR="001D27A5" w:rsidRPr="00F11F37" w:rsidRDefault="001D27A5" w:rsidP="00882601">
            <w:pPr>
              <w:spacing w:after="0"/>
            </w:pPr>
            <w:proofErr w:type="spellStart"/>
            <w:r w:rsidRPr="00F11F37">
              <w:t>HY_WaterBody</w:t>
            </w:r>
            <w:proofErr w:type="spellEnd"/>
          </w:p>
        </w:tc>
        <w:tc>
          <w:tcPr>
            <w:tcW w:w="0" w:type="auto"/>
            <w:hideMark/>
          </w:tcPr>
          <w:p w14:paraId="5A69499A" w14:textId="511E459E" w:rsidR="001D27A5" w:rsidRPr="00F11F37" w:rsidRDefault="00CC6131" w:rsidP="00882601">
            <w:pPr>
              <w:spacing w:after="0"/>
            </w:pPr>
            <w:r w:rsidRPr="00F11F37">
              <w:t>Perennial</w:t>
            </w:r>
            <w:r w:rsidR="001D27A5" w:rsidRPr="00F11F37">
              <w:t xml:space="preserve"> flowlines and waterbodies</w:t>
            </w:r>
          </w:p>
        </w:tc>
        <w:tc>
          <w:tcPr>
            <w:tcW w:w="0" w:type="auto"/>
            <w:hideMark/>
          </w:tcPr>
          <w:p w14:paraId="14398C90" w14:textId="7917C2ED" w:rsidR="001D27A5" w:rsidRPr="00F11F37" w:rsidRDefault="00CC6131" w:rsidP="00882601">
            <w:pPr>
              <w:spacing w:after="0"/>
            </w:pPr>
            <w:r w:rsidRPr="00F11F37">
              <w:t>Perennial</w:t>
            </w:r>
            <w:r w:rsidR="001D27A5" w:rsidRPr="00F11F37">
              <w:t xml:space="preserve"> flowlines are thought to represent water bodies as well as waterbody polygons that represent wide streams and lakes. These features indicate that there is water contained in some channel or other container.</w:t>
            </w:r>
          </w:p>
        </w:tc>
      </w:tr>
      <w:tr w:rsidR="001D27A5" w:rsidRPr="00F11F37" w14:paraId="0C2526CC" w14:textId="77777777" w:rsidTr="00882601">
        <w:tc>
          <w:tcPr>
            <w:tcW w:w="0" w:type="auto"/>
            <w:shd w:val="clear" w:color="auto" w:fill="F2F2F2" w:themeFill="background1" w:themeFillShade="F2"/>
            <w:hideMark/>
          </w:tcPr>
          <w:p w14:paraId="60435C14" w14:textId="77777777" w:rsidR="001D27A5" w:rsidRPr="00F11F37" w:rsidRDefault="001D27A5" w:rsidP="00882601">
            <w:pPr>
              <w:spacing w:after="0"/>
            </w:pPr>
            <w:proofErr w:type="spellStart"/>
            <w:r w:rsidRPr="00F11F37">
              <w:t>HY_ChannelNetwork</w:t>
            </w:r>
            <w:proofErr w:type="spellEnd"/>
          </w:p>
        </w:tc>
        <w:tc>
          <w:tcPr>
            <w:tcW w:w="0" w:type="auto"/>
            <w:hideMark/>
          </w:tcPr>
          <w:p w14:paraId="1330475B" w14:textId="5CD3B5F2" w:rsidR="001D27A5" w:rsidRPr="00F11F37" w:rsidRDefault="00221BB8" w:rsidP="00882601">
            <w:pPr>
              <w:spacing w:after="0"/>
            </w:pPr>
            <w:r>
              <w:t>Not represented</w:t>
            </w:r>
          </w:p>
        </w:tc>
        <w:tc>
          <w:tcPr>
            <w:tcW w:w="0" w:type="auto"/>
            <w:hideMark/>
          </w:tcPr>
          <w:p w14:paraId="3E2E2A9A" w14:textId="66162A55" w:rsidR="001D27A5" w:rsidRPr="00F11F37" w:rsidRDefault="001D27A5" w:rsidP="00882601">
            <w:pPr>
              <w:spacing w:after="0"/>
            </w:pPr>
          </w:p>
        </w:tc>
      </w:tr>
      <w:tr w:rsidR="001D27A5" w:rsidRPr="00F11F37" w14:paraId="1B253C85" w14:textId="77777777" w:rsidTr="00882601">
        <w:tc>
          <w:tcPr>
            <w:tcW w:w="0" w:type="auto"/>
            <w:shd w:val="clear" w:color="auto" w:fill="F2F2F2" w:themeFill="background1" w:themeFillShade="F2"/>
            <w:hideMark/>
          </w:tcPr>
          <w:p w14:paraId="084E1337" w14:textId="77777777" w:rsidR="001D27A5" w:rsidRPr="00F11F37" w:rsidRDefault="001D27A5" w:rsidP="00882601">
            <w:pPr>
              <w:spacing w:after="0"/>
            </w:pPr>
            <w:proofErr w:type="spellStart"/>
            <w:r w:rsidRPr="00F11F37">
              <w:t>HY_Depression</w:t>
            </w:r>
            <w:proofErr w:type="spellEnd"/>
          </w:p>
        </w:tc>
        <w:tc>
          <w:tcPr>
            <w:tcW w:w="0" w:type="auto"/>
            <w:hideMark/>
          </w:tcPr>
          <w:p w14:paraId="3643D3D0" w14:textId="01E9CF9D" w:rsidR="001D27A5" w:rsidRPr="00F11F37" w:rsidRDefault="00221BB8" w:rsidP="00882601">
            <w:pPr>
              <w:spacing w:after="0"/>
            </w:pPr>
            <w:r>
              <w:t>Not represented</w:t>
            </w:r>
          </w:p>
        </w:tc>
        <w:tc>
          <w:tcPr>
            <w:tcW w:w="0" w:type="auto"/>
            <w:hideMark/>
          </w:tcPr>
          <w:p w14:paraId="63219A31" w14:textId="2DA8128F" w:rsidR="001D27A5" w:rsidRPr="00F11F37" w:rsidRDefault="001D27A5" w:rsidP="00882601">
            <w:pPr>
              <w:spacing w:after="0"/>
            </w:pPr>
          </w:p>
        </w:tc>
      </w:tr>
      <w:tr w:rsidR="001D27A5" w:rsidRPr="00F11F37" w14:paraId="7A1791F6" w14:textId="77777777" w:rsidTr="00882601">
        <w:tc>
          <w:tcPr>
            <w:tcW w:w="0" w:type="auto"/>
            <w:shd w:val="clear" w:color="auto" w:fill="F2F2F2" w:themeFill="background1" w:themeFillShade="F2"/>
            <w:hideMark/>
          </w:tcPr>
          <w:p w14:paraId="7E8F714F" w14:textId="77777777" w:rsidR="001D27A5" w:rsidRPr="00F11F37" w:rsidRDefault="001D27A5" w:rsidP="00882601">
            <w:pPr>
              <w:spacing w:after="0"/>
            </w:pPr>
            <w:proofErr w:type="spellStart"/>
            <w:r w:rsidRPr="00F11F37">
              <w:t>HY_Channel</w:t>
            </w:r>
            <w:proofErr w:type="spellEnd"/>
          </w:p>
        </w:tc>
        <w:tc>
          <w:tcPr>
            <w:tcW w:w="0" w:type="auto"/>
            <w:hideMark/>
          </w:tcPr>
          <w:p w14:paraId="5FFAF057" w14:textId="77777777" w:rsidR="001D27A5" w:rsidRPr="00F11F37" w:rsidRDefault="001D27A5" w:rsidP="00882601">
            <w:pPr>
              <w:spacing w:after="0"/>
            </w:pPr>
            <w:r w:rsidRPr="00F11F37">
              <w:t>Ephemeral flowlines.</w:t>
            </w:r>
          </w:p>
        </w:tc>
        <w:tc>
          <w:tcPr>
            <w:tcW w:w="0" w:type="auto"/>
            <w:hideMark/>
          </w:tcPr>
          <w:p w14:paraId="38E31133" w14:textId="77777777" w:rsidR="001D27A5" w:rsidRPr="00F11F37" w:rsidRDefault="001D27A5" w:rsidP="00882601">
            <w:pPr>
              <w:spacing w:after="0"/>
            </w:pPr>
            <w:r w:rsidRPr="00F11F37">
              <w:t>While NHD doesn't have an explicit channel concept, ephemeral flowlines can be thought of as a channel in that they indicate that water can flow there, but may not be present in the flowline container at all times.</w:t>
            </w:r>
          </w:p>
        </w:tc>
      </w:tr>
      <w:tr w:rsidR="001D27A5" w:rsidRPr="00F11F37" w14:paraId="65A6201C" w14:textId="77777777" w:rsidTr="00882601">
        <w:tc>
          <w:tcPr>
            <w:tcW w:w="0" w:type="auto"/>
            <w:shd w:val="clear" w:color="auto" w:fill="F2F2F2" w:themeFill="background1" w:themeFillShade="F2"/>
            <w:hideMark/>
          </w:tcPr>
          <w:p w14:paraId="754792A9" w14:textId="77777777" w:rsidR="001D27A5" w:rsidRPr="00F11F37" w:rsidRDefault="001D27A5" w:rsidP="00882601">
            <w:pPr>
              <w:spacing w:after="0"/>
            </w:pPr>
            <w:proofErr w:type="spellStart"/>
            <w:r w:rsidRPr="00F11F37">
              <w:t>HY_Reservoir</w:t>
            </w:r>
            <w:proofErr w:type="spellEnd"/>
          </w:p>
        </w:tc>
        <w:tc>
          <w:tcPr>
            <w:tcW w:w="0" w:type="auto"/>
            <w:hideMark/>
          </w:tcPr>
          <w:p w14:paraId="55D246D1" w14:textId="77777777" w:rsidR="001D27A5" w:rsidRPr="00F11F37" w:rsidRDefault="001D27A5" w:rsidP="00882601">
            <w:pPr>
              <w:spacing w:after="0"/>
            </w:pPr>
            <w:r w:rsidRPr="00F11F37">
              <w:t>waterbodies that are reservoirs</w:t>
            </w:r>
          </w:p>
        </w:tc>
        <w:tc>
          <w:tcPr>
            <w:tcW w:w="0" w:type="auto"/>
            <w:hideMark/>
          </w:tcPr>
          <w:p w14:paraId="7EF3AFA4" w14:textId="77777777" w:rsidR="001D27A5" w:rsidRPr="00F11F37" w:rsidRDefault="001D27A5" w:rsidP="00882601">
            <w:pPr>
              <w:spacing w:after="0"/>
            </w:pPr>
            <w:r w:rsidRPr="00F11F37">
              <w:t>Any waterbody that can be categorized as a reservoir</w:t>
            </w:r>
          </w:p>
        </w:tc>
      </w:tr>
      <w:tr w:rsidR="001D27A5" w:rsidRPr="00F11F37" w14:paraId="25A99024" w14:textId="77777777" w:rsidTr="00882601">
        <w:tc>
          <w:tcPr>
            <w:tcW w:w="0" w:type="auto"/>
            <w:shd w:val="clear" w:color="auto" w:fill="F2F2F2" w:themeFill="background1" w:themeFillShade="F2"/>
            <w:hideMark/>
          </w:tcPr>
          <w:p w14:paraId="312AC3D7" w14:textId="77777777" w:rsidR="001D27A5" w:rsidRPr="00F11F37" w:rsidRDefault="001D27A5" w:rsidP="00882601">
            <w:pPr>
              <w:spacing w:after="0"/>
            </w:pPr>
            <w:proofErr w:type="spellStart"/>
            <w:r w:rsidRPr="00F11F37">
              <w:t>HY_FlowPath</w:t>
            </w:r>
            <w:proofErr w:type="spellEnd"/>
          </w:p>
        </w:tc>
        <w:tc>
          <w:tcPr>
            <w:tcW w:w="0" w:type="auto"/>
            <w:hideMark/>
          </w:tcPr>
          <w:p w14:paraId="50A7D7A3" w14:textId="77777777" w:rsidR="001D27A5" w:rsidRPr="00F11F37" w:rsidRDefault="001D27A5" w:rsidP="00882601">
            <w:pPr>
              <w:spacing w:after="0"/>
            </w:pPr>
            <w:r w:rsidRPr="00F11F37">
              <w:t>flowlines and reaches</w:t>
            </w:r>
          </w:p>
        </w:tc>
        <w:tc>
          <w:tcPr>
            <w:tcW w:w="0" w:type="auto"/>
            <w:hideMark/>
          </w:tcPr>
          <w:p w14:paraId="52085B76" w14:textId="77777777" w:rsidR="001D27A5" w:rsidRPr="00F11F37" w:rsidRDefault="001D27A5" w:rsidP="00882601">
            <w:pPr>
              <w:spacing w:after="0"/>
            </w:pPr>
            <w:r w:rsidRPr="00F11F37">
              <w:t>A flowline or reach is the linear representation of a catchment. For NHD Events, the reach is the flowpath because it is the linear element used for linear referencing.</w:t>
            </w:r>
          </w:p>
        </w:tc>
      </w:tr>
      <w:tr w:rsidR="001D27A5" w:rsidRPr="00F11F37" w14:paraId="477E0433" w14:textId="77777777" w:rsidTr="00882601">
        <w:tc>
          <w:tcPr>
            <w:tcW w:w="0" w:type="auto"/>
            <w:shd w:val="clear" w:color="auto" w:fill="F2F2F2" w:themeFill="background1" w:themeFillShade="F2"/>
            <w:hideMark/>
          </w:tcPr>
          <w:p w14:paraId="750B797C" w14:textId="77777777" w:rsidR="001D27A5" w:rsidRPr="00F11F37" w:rsidRDefault="001D27A5" w:rsidP="00882601">
            <w:pPr>
              <w:spacing w:after="0"/>
            </w:pPr>
            <w:proofErr w:type="spellStart"/>
            <w:r w:rsidRPr="00F11F37">
              <w:t>HY_WaterEdge</w:t>
            </w:r>
            <w:proofErr w:type="spellEnd"/>
          </w:p>
        </w:tc>
        <w:tc>
          <w:tcPr>
            <w:tcW w:w="0" w:type="auto"/>
            <w:hideMark/>
          </w:tcPr>
          <w:p w14:paraId="54408407" w14:textId="689F3D00" w:rsidR="001D27A5" w:rsidRPr="00F11F37" w:rsidRDefault="00221BB8" w:rsidP="00882601">
            <w:pPr>
              <w:spacing w:after="0"/>
            </w:pPr>
            <w:r>
              <w:t>Not represented</w:t>
            </w:r>
          </w:p>
        </w:tc>
        <w:tc>
          <w:tcPr>
            <w:tcW w:w="0" w:type="auto"/>
            <w:hideMark/>
          </w:tcPr>
          <w:p w14:paraId="4A15F5A8" w14:textId="035F2856" w:rsidR="001D27A5" w:rsidRPr="00F11F37" w:rsidRDefault="001D27A5" w:rsidP="00882601">
            <w:pPr>
              <w:spacing w:after="0"/>
            </w:pPr>
          </w:p>
        </w:tc>
      </w:tr>
      <w:tr w:rsidR="001D27A5" w:rsidRPr="00F11F37" w14:paraId="41FA3BAD" w14:textId="77777777" w:rsidTr="00882601">
        <w:tc>
          <w:tcPr>
            <w:tcW w:w="0" w:type="auto"/>
            <w:shd w:val="clear" w:color="auto" w:fill="F2F2F2" w:themeFill="background1" w:themeFillShade="F2"/>
            <w:hideMark/>
          </w:tcPr>
          <w:p w14:paraId="4873EE05" w14:textId="116190E6" w:rsidR="001D27A5" w:rsidRPr="00F11F37" w:rsidRDefault="001D27A5" w:rsidP="00882601">
            <w:pPr>
              <w:spacing w:after="0"/>
            </w:pPr>
            <w:proofErr w:type="spellStart"/>
            <w:r w:rsidRPr="00F11F37">
              <w:t>HY_LinearSegment</w:t>
            </w:r>
            <w:proofErr w:type="spellEnd"/>
          </w:p>
        </w:tc>
        <w:tc>
          <w:tcPr>
            <w:tcW w:w="0" w:type="auto"/>
            <w:hideMark/>
          </w:tcPr>
          <w:p w14:paraId="227F1953" w14:textId="77777777" w:rsidR="001D27A5" w:rsidRPr="00F11F37" w:rsidRDefault="001D27A5" w:rsidP="00882601">
            <w:pPr>
              <w:spacing w:after="0"/>
            </w:pPr>
            <w:r w:rsidRPr="00F11F37">
              <w:t>flowline</w:t>
            </w:r>
          </w:p>
        </w:tc>
        <w:tc>
          <w:tcPr>
            <w:tcW w:w="0" w:type="auto"/>
            <w:hideMark/>
          </w:tcPr>
          <w:p w14:paraId="00FB4106" w14:textId="67007A81" w:rsidR="001D27A5" w:rsidRPr="00F11F37" w:rsidRDefault="001D27A5" w:rsidP="00882601">
            <w:pPr>
              <w:spacing w:after="0"/>
            </w:pPr>
            <w:r w:rsidRPr="00F11F37">
              <w:t xml:space="preserve">For </w:t>
            </w:r>
            <w:proofErr w:type="spellStart"/>
            <w:r w:rsidRPr="00F11F37">
              <w:t>reachcode</w:t>
            </w:r>
            <w:proofErr w:type="spellEnd"/>
            <w:r w:rsidRPr="00F11F37">
              <w:t xml:space="preserve"> linear referencing, the </w:t>
            </w:r>
            <w:proofErr w:type="spellStart"/>
            <w:r w:rsidRPr="00F11F37">
              <w:t>reachcode</w:t>
            </w:r>
            <w:proofErr w:type="spellEnd"/>
            <w:r w:rsidRPr="00F11F37">
              <w:t xml:space="preserve"> flowpath is made up of a collection of linear segments that are flowlines</w:t>
            </w:r>
          </w:p>
        </w:tc>
      </w:tr>
      <w:tr w:rsidR="001D27A5" w:rsidRPr="00F11F37" w14:paraId="36C62CD9" w14:textId="77777777" w:rsidTr="00882601">
        <w:tc>
          <w:tcPr>
            <w:tcW w:w="0" w:type="auto"/>
            <w:shd w:val="clear" w:color="auto" w:fill="F2F2F2" w:themeFill="background1" w:themeFillShade="F2"/>
            <w:hideMark/>
          </w:tcPr>
          <w:p w14:paraId="37D0340A" w14:textId="77777777" w:rsidR="001D27A5" w:rsidRPr="00F11F37" w:rsidRDefault="001D27A5" w:rsidP="00882601">
            <w:pPr>
              <w:spacing w:after="0"/>
            </w:pPr>
            <w:proofErr w:type="spellStart"/>
            <w:r w:rsidRPr="00F11F37">
              <w:t>HY_LongitudinalSection</w:t>
            </w:r>
            <w:proofErr w:type="spellEnd"/>
          </w:p>
        </w:tc>
        <w:tc>
          <w:tcPr>
            <w:tcW w:w="0" w:type="auto"/>
            <w:hideMark/>
          </w:tcPr>
          <w:p w14:paraId="496940EB" w14:textId="77777777" w:rsidR="001D27A5" w:rsidRPr="00F11F37" w:rsidRDefault="001D27A5" w:rsidP="00882601">
            <w:pPr>
              <w:spacing w:after="0"/>
            </w:pPr>
            <w:r w:rsidRPr="00F11F37">
              <w:t>Not represented</w:t>
            </w:r>
          </w:p>
        </w:tc>
        <w:tc>
          <w:tcPr>
            <w:tcW w:w="0" w:type="auto"/>
            <w:hideMark/>
          </w:tcPr>
          <w:p w14:paraId="65EC56AE" w14:textId="77777777" w:rsidR="001D27A5" w:rsidRPr="00F11F37" w:rsidRDefault="001D27A5" w:rsidP="00882601">
            <w:pPr>
              <w:spacing w:after="0"/>
            </w:pPr>
          </w:p>
        </w:tc>
      </w:tr>
      <w:tr w:rsidR="001D27A5" w:rsidRPr="00F11F37" w14:paraId="52A6C009" w14:textId="77777777" w:rsidTr="00882601">
        <w:tc>
          <w:tcPr>
            <w:tcW w:w="0" w:type="auto"/>
            <w:shd w:val="clear" w:color="auto" w:fill="F2F2F2" w:themeFill="background1" w:themeFillShade="F2"/>
            <w:hideMark/>
          </w:tcPr>
          <w:p w14:paraId="6BB3604A" w14:textId="77777777" w:rsidR="001D27A5" w:rsidRPr="00F11F37" w:rsidRDefault="001D27A5" w:rsidP="00882601">
            <w:pPr>
              <w:spacing w:after="0"/>
            </w:pPr>
            <w:proofErr w:type="spellStart"/>
            <w:r w:rsidRPr="00F11F37">
              <w:t>HY_CrossSection</w:t>
            </w:r>
            <w:proofErr w:type="spellEnd"/>
          </w:p>
        </w:tc>
        <w:tc>
          <w:tcPr>
            <w:tcW w:w="0" w:type="auto"/>
            <w:hideMark/>
          </w:tcPr>
          <w:p w14:paraId="5B81E075" w14:textId="77777777" w:rsidR="001D27A5" w:rsidRPr="00F11F37" w:rsidRDefault="001D27A5" w:rsidP="00882601">
            <w:pPr>
              <w:spacing w:after="0"/>
            </w:pPr>
            <w:r w:rsidRPr="00F11F37">
              <w:t>Not represented</w:t>
            </w:r>
          </w:p>
        </w:tc>
        <w:tc>
          <w:tcPr>
            <w:tcW w:w="0" w:type="auto"/>
            <w:hideMark/>
          </w:tcPr>
          <w:p w14:paraId="208CBFCC" w14:textId="54B5042E" w:rsidR="001D27A5" w:rsidRPr="00F11F37" w:rsidRDefault="001D27A5" w:rsidP="00882601">
            <w:pPr>
              <w:spacing w:after="0"/>
            </w:pPr>
          </w:p>
        </w:tc>
      </w:tr>
      <w:tr w:rsidR="001D27A5" w:rsidRPr="00F11F37" w14:paraId="309F9DA8" w14:textId="77777777" w:rsidTr="00882601">
        <w:tc>
          <w:tcPr>
            <w:tcW w:w="0" w:type="auto"/>
            <w:shd w:val="clear" w:color="auto" w:fill="F2F2F2" w:themeFill="background1" w:themeFillShade="F2"/>
            <w:hideMark/>
          </w:tcPr>
          <w:p w14:paraId="62220BAF" w14:textId="77777777" w:rsidR="001D27A5" w:rsidRPr="00F11F37" w:rsidRDefault="001D27A5" w:rsidP="00882601">
            <w:pPr>
              <w:spacing w:after="0"/>
            </w:pPr>
            <w:proofErr w:type="spellStart"/>
            <w:r w:rsidRPr="00F11F37">
              <w:t>HY_WaterBodyStratum</w:t>
            </w:r>
            <w:proofErr w:type="spellEnd"/>
          </w:p>
        </w:tc>
        <w:tc>
          <w:tcPr>
            <w:tcW w:w="0" w:type="auto"/>
            <w:hideMark/>
          </w:tcPr>
          <w:p w14:paraId="4F27206D" w14:textId="77777777" w:rsidR="001D27A5" w:rsidRPr="00F11F37" w:rsidRDefault="001D27A5" w:rsidP="00882601">
            <w:pPr>
              <w:spacing w:after="0"/>
            </w:pPr>
            <w:r w:rsidRPr="00F11F37">
              <w:t>Not represented</w:t>
            </w:r>
          </w:p>
        </w:tc>
        <w:tc>
          <w:tcPr>
            <w:tcW w:w="0" w:type="auto"/>
            <w:hideMark/>
          </w:tcPr>
          <w:p w14:paraId="2B13C5FF" w14:textId="6CF1DDF4" w:rsidR="001D27A5" w:rsidRPr="00F11F37" w:rsidRDefault="001D27A5" w:rsidP="00882601">
            <w:pPr>
              <w:spacing w:after="0"/>
            </w:pPr>
          </w:p>
        </w:tc>
      </w:tr>
      <w:tr w:rsidR="001D27A5" w:rsidRPr="00F11F37" w14:paraId="16D4517C" w14:textId="77777777" w:rsidTr="00882601">
        <w:tc>
          <w:tcPr>
            <w:tcW w:w="0" w:type="auto"/>
            <w:shd w:val="clear" w:color="auto" w:fill="F2F2F2" w:themeFill="background1" w:themeFillShade="F2"/>
            <w:hideMark/>
          </w:tcPr>
          <w:p w14:paraId="766FFD96" w14:textId="77777777" w:rsidR="001D27A5" w:rsidRPr="00F11F37" w:rsidRDefault="001D27A5" w:rsidP="00882601">
            <w:pPr>
              <w:spacing w:after="0"/>
            </w:pPr>
            <w:proofErr w:type="spellStart"/>
            <w:r w:rsidRPr="00F11F37">
              <w:t>HY_Water_LiquidPhase</w:t>
            </w:r>
            <w:proofErr w:type="spellEnd"/>
          </w:p>
        </w:tc>
        <w:tc>
          <w:tcPr>
            <w:tcW w:w="0" w:type="auto"/>
            <w:hideMark/>
          </w:tcPr>
          <w:p w14:paraId="41604F3D" w14:textId="77777777" w:rsidR="001D27A5" w:rsidRPr="00F11F37" w:rsidRDefault="001D27A5" w:rsidP="00882601">
            <w:pPr>
              <w:spacing w:after="0"/>
            </w:pPr>
            <w:r w:rsidRPr="00F11F37">
              <w:t>Not represented</w:t>
            </w:r>
          </w:p>
        </w:tc>
        <w:tc>
          <w:tcPr>
            <w:tcW w:w="0" w:type="auto"/>
            <w:hideMark/>
          </w:tcPr>
          <w:p w14:paraId="26CCB8A5" w14:textId="0A1FC136" w:rsidR="001D27A5" w:rsidRPr="00F11F37" w:rsidRDefault="001D27A5" w:rsidP="00882601">
            <w:pPr>
              <w:spacing w:after="0"/>
            </w:pPr>
          </w:p>
        </w:tc>
      </w:tr>
      <w:tr w:rsidR="001D27A5" w:rsidRPr="00F11F37" w14:paraId="41967A76" w14:textId="77777777" w:rsidTr="00882601">
        <w:tc>
          <w:tcPr>
            <w:tcW w:w="0" w:type="auto"/>
            <w:shd w:val="clear" w:color="auto" w:fill="F2F2F2" w:themeFill="background1" w:themeFillShade="F2"/>
            <w:hideMark/>
          </w:tcPr>
          <w:p w14:paraId="6A46B6B8" w14:textId="77777777" w:rsidR="001D27A5" w:rsidRPr="00F11F37" w:rsidRDefault="001D27A5" w:rsidP="00882601">
            <w:pPr>
              <w:spacing w:after="0"/>
            </w:pPr>
            <w:proofErr w:type="spellStart"/>
            <w:r w:rsidRPr="00F11F37">
              <w:lastRenderedPageBreak/>
              <w:t>HY_Water_SolidPhase</w:t>
            </w:r>
            <w:proofErr w:type="spellEnd"/>
          </w:p>
        </w:tc>
        <w:tc>
          <w:tcPr>
            <w:tcW w:w="0" w:type="auto"/>
            <w:hideMark/>
          </w:tcPr>
          <w:p w14:paraId="35DCA549" w14:textId="77777777" w:rsidR="001D27A5" w:rsidRPr="00F11F37" w:rsidRDefault="001D27A5" w:rsidP="00882601">
            <w:pPr>
              <w:spacing w:after="0"/>
            </w:pPr>
            <w:r w:rsidRPr="00F11F37">
              <w:t>Not represented</w:t>
            </w:r>
          </w:p>
        </w:tc>
        <w:tc>
          <w:tcPr>
            <w:tcW w:w="0" w:type="auto"/>
            <w:hideMark/>
          </w:tcPr>
          <w:p w14:paraId="6CBD9F55" w14:textId="41240DBD" w:rsidR="001D27A5" w:rsidRPr="00F11F37" w:rsidRDefault="001D27A5" w:rsidP="00882601">
            <w:pPr>
              <w:spacing w:after="0"/>
            </w:pPr>
          </w:p>
        </w:tc>
      </w:tr>
    </w:tbl>
    <w:p w14:paraId="44E4E100" w14:textId="77777777" w:rsidR="001D27A5" w:rsidRPr="00F11F37" w:rsidRDefault="001D27A5" w:rsidP="00B44DA2">
      <w:pPr>
        <w:pStyle w:val="berschrift2"/>
        <w:numPr>
          <w:ilvl w:val="0"/>
          <w:numId w:val="0"/>
        </w:numPr>
      </w:pPr>
      <w:bookmarkStart w:id="235" w:name="_Toc471741686"/>
      <w:r w:rsidRPr="00F11F37">
        <w:t>D.3 Hydrometric Network Model</w:t>
      </w:r>
      <w:bookmarkEnd w:id="235"/>
    </w:p>
    <w:tbl>
      <w:tblPr>
        <w:tblStyle w:val="Tabellenraster"/>
        <w:tblW w:w="0" w:type="auto"/>
        <w:tblLook w:val="04A0" w:firstRow="1" w:lastRow="0" w:firstColumn="1" w:lastColumn="0" w:noHBand="0" w:noVBand="1"/>
      </w:tblPr>
      <w:tblGrid>
        <w:gridCol w:w="2896"/>
        <w:gridCol w:w="2032"/>
        <w:gridCol w:w="8248"/>
      </w:tblGrid>
      <w:tr w:rsidR="001D27A5" w:rsidRPr="00F11F37" w14:paraId="49105A76" w14:textId="77777777" w:rsidTr="00882601">
        <w:tc>
          <w:tcPr>
            <w:tcW w:w="0" w:type="auto"/>
            <w:shd w:val="clear" w:color="auto" w:fill="F2F2F2" w:themeFill="background1" w:themeFillShade="F2"/>
            <w:hideMark/>
          </w:tcPr>
          <w:p w14:paraId="1B989891" w14:textId="77777777" w:rsidR="001D27A5" w:rsidRPr="00F11F37" w:rsidRDefault="001D27A5" w:rsidP="00882601">
            <w:pPr>
              <w:spacing w:after="0"/>
              <w:rPr>
                <w:b/>
                <w:bCs/>
              </w:rPr>
            </w:pPr>
            <w:r w:rsidRPr="00F11F37">
              <w:rPr>
                <w:b/>
                <w:bCs/>
              </w:rPr>
              <w:t>HY_Features Name</w:t>
            </w:r>
          </w:p>
        </w:tc>
        <w:tc>
          <w:tcPr>
            <w:tcW w:w="0" w:type="auto"/>
            <w:hideMark/>
          </w:tcPr>
          <w:p w14:paraId="4821A4CD" w14:textId="77777777" w:rsidR="001D27A5" w:rsidRPr="00F11F37" w:rsidRDefault="001D27A5" w:rsidP="00882601">
            <w:pPr>
              <w:spacing w:after="0"/>
              <w:jc w:val="center"/>
              <w:rPr>
                <w:b/>
                <w:bCs/>
              </w:rPr>
            </w:pPr>
            <w:proofErr w:type="spellStart"/>
            <w:r w:rsidRPr="00F11F37">
              <w:rPr>
                <w:b/>
                <w:bCs/>
              </w:rPr>
              <w:t>NHDPlus</w:t>
            </w:r>
            <w:proofErr w:type="spellEnd"/>
            <w:r w:rsidRPr="00F11F37">
              <w:rPr>
                <w:b/>
                <w:bCs/>
              </w:rPr>
              <w:t xml:space="preserve"> Name</w:t>
            </w:r>
          </w:p>
        </w:tc>
        <w:tc>
          <w:tcPr>
            <w:tcW w:w="0" w:type="auto"/>
            <w:hideMark/>
          </w:tcPr>
          <w:p w14:paraId="4DBC3A2B" w14:textId="77777777" w:rsidR="001D27A5" w:rsidRPr="00F11F37" w:rsidRDefault="001D27A5" w:rsidP="00882601">
            <w:pPr>
              <w:spacing w:after="0"/>
              <w:jc w:val="center"/>
              <w:rPr>
                <w:b/>
                <w:bCs/>
              </w:rPr>
            </w:pPr>
            <w:r w:rsidRPr="00F11F37">
              <w:rPr>
                <w:b/>
                <w:bCs/>
              </w:rPr>
              <w:t>Comment</w:t>
            </w:r>
          </w:p>
        </w:tc>
      </w:tr>
      <w:tr w:rsidR="001D27A5" w:rsidRPr="00F11F37" w14:paraId="4CE96F46" w14:textId="77777777" w:rsidTr="00882601">
        <w:tc>
          <w:tcPr>
            <w:tcW w:w="0" w:type="auto"/>
            <w:shd w:val="clear" w:color="auto" w:fill="F2F2F2" w:themeFill="background1" w:themeFillShade="F2"/>
            <w:hideMark/>
          </w:tcPr>
          <w:p w14:paraId="136B4EB7" w14:textId="77777777" w:rsidR="001D27A5" w:rsidRPr="00F11F37" w:rsidRDefault="001D27A5" w:rsidP="00882601">
            <w:pPr>
              <w:spacing w:after="0"/>
            </w:pPr>
            <w:r w:rsidRPr="00F11F37">
              <w:t>HY_HydrometricNetwork</w:t>
            </w:r>
          </w:p>
        </w:tc>
        <w:tc>
          <w:tcPr>
            <w:tcW w:w="0" w:type="auto"/>
            <w:hideMark/>
          </w:tcPr>
          <w:p w14:paraId="16B780E6" w14:textId="77777777" w:rsidR="001D27A5" w:rsidRPr="00F11F37" w:rsidRDefault="001D27A5" w:rsidP="00882601">
            <w:pPr>
              <w:spacing w:after="0"/>
            </w:pPr>
            <w:r w:rsidRPr="00F11F37">
              <w:t>Not Represented</w:t>
            </w:r>
          </w:p>
        </w:tc>
        <w:tc>
          <w:tcPr>
            <w:tcW w:w="0" w:type="auto"/>
            <w:hideMark/>
          </w:tcPr>
          <w:p w14:paraId="18D8B6CC" w14:textId="7A285671" w:rsidR="001D27A5" w:rsidRPr="00F11F37" w:rsidRDefault="001D27A5" w:rsidP="00882601">
            <w:pPr>
              <w:spacing w:after="0"/>
            </w:pPr>
          </w:p>
        </w:tc>
      </w:tr>
      <w:tr w:rsidR="001D27A5" w:rsidRPr="00F11F37" w14:paraId="29B333B9" w14:textId="77777777" w:rsidTr="00882601">
        <w:tc>
          <w:tcPr>
            <w:tcW w:w="0" w:type="auto"/>
            <w:shd w:val="clear" w:color="auto" w:fill="F2F2F2" w:themeFill="background1" w:themeFillShade="F2"/>
            <w:hideMark/>
          </w:tcPr>
          <w:p w14:paraId="325EAEFE" w14:textId="77777777" w:rsidR="001D27A5" w:rsidRPr="00F11F37" w:rsidRDefault="001D27A5" w:rsidP="00882601">
            <w:pPr>
              <w:spacing w:after="0"/>
            </w:pPr>
            <w:proofErr w:type="spellStart"/>
            <w:r w:rsidRPr="00F11F37">
              <w:t>HY_HydrometricFeature</w:t>
            </w:r>
            <w:proofErr w:type="spellEnd"/>
          </w:p>
        </w:tc>
        <w:tc>
          <w:tcPr>
            <w:tcW w:w="0" w:type="auto"/>
            <w:hideMark/>
          </w:tcPr>
          <w:p w14:paraId="756C0296" w14:textId="77777777" w:rsidR="001D27A5" w:rsidRPr="00F11F37" w:rsidRDefault="001D27A5" w:rsidP="00882601">
            <w:pPr>
              <w:spacing w:after="0"/>
            </w:pPr>
            <w:r w:rsidRPr="00F11F37">
              <w:t>event</w:t>
            </w:r>
          </w:p>
        </w:tc>
        <w:tc>
          <w:tcPr>
            <w:tcW w:w="0" w:type="auto"/>
            <w:hideMark/>
          </w:tcPr>
          <w:p w14:paraId="4BAC3D29" w14:textId="77777777" w:rsidR="001D27A5" w:rsidRPr="00F11F37" w:rsidRDefault="001D27A5" w:rsidP="00882601">
            <w:pPr>
              <w:spacing w:after="0"/>
            </w:pPr>
            <w:r w:rsidRPr="00F11F37">
              <w:t>A hydrometric feature, such as a stream gaging station, is represented as an event.</w:t>
            </w:r>
          </w:p>
        </w:tc>
      </w:tr>
      <w:tr w:rsidR="001D27A5" w:rsidRPr="00F11F37" w14:paraId="5A9AFE38" w14:textId="77777777" w:rsidTr="00882601">
        <w:tc>
          <w:tcPr>
            <w:tcW w:w="0" w:type="auto"/>
            <w:shd w:val="clear" w:color="auto" w:fill="F2F2F2" w:themeFill="background1" w:themeFillShade="F2"/>
            <w:hideMark/>
          </w:tcPr>
          <w:p w14:paraId="5AD41446" w14:textId="77777777" w:rsidR="001D27A5" w:rsidRPr="00F11F37" w:rsidRDefault="001D27A5" w:rsidP="00882601">
            <w:pPr>
              <w:spacing w:after="0"/>
            </w:pPr>
            <w:proofErr w:type="spellStart"/>
            <w:r w:rsidRPr="00F11F37">
              <w:t>HY_RiverReferenceSystem</w:t>
            </w:r>
            <w:proofErr w:type="spellEnd"/>
          </w:p>
        </w:tc>
        <w:tc>
          <w:tcPr>
            <w:tcW w:w="0" w:type="auto"/>
            <w:hideMark/>
          </w:tcPr>
          <w:p w14:paraId="151AB9FE" w14:textId="77777777" w:rsidR="001D27A5" w:rsidRPr="00F11F37" w:rsidRDefault="001D27A5" w:rsidP="00882601">
            <w:pPr>
              <w:spacing w:after="0"/>
            </w:pPr>
            <w:proofErr w:type="spellStart"/>
            <w:r w:rsidRPr="00F11F37">
              <w:t>reachcode</w:t>
            </w:r>
            <w:proofErr w:type="spellEnd"/>
            <w:r w:rsidRPr="00F11F37">
              <w:t xml:space="preserve"> and measure</w:t>
            </w:r>
          </w:p>
        </w:tc>
        <w:tc>
          <w:tcPr>
            <w:tcW w:w="0" w:type="auto"/>
            <w:hideMark/>
          </w:tcPr>
          <w:p w14:paraId="3D5E02B7" w14:textId="77777777" w:rsidR="001D27A5" w:rsidRPr="00F11F37" w:rsidRDefault="001D27A5" w:rsidP="00882601">
            <w:pPr>
              <w:spacing w:after="0"/>
            </w:pPr>
            <w:r w:rsidRPr="00F11F37">
              <w:t xml:space="preserve">A </w:t>
            </w:r>
            <w:proofErr w:type="spellStart"/>
            <w:r w:rsidRPr="00F11F37">
              <w:t>reachcode</w:t>
            </w:r>
            <w:proofErr w:type="spellEnd"/>
            <w:r w:rsidRPr="00F11F37">
              <w:t xml:space="preserve"> reach is the river reference system's shape, the origin is the outlet of the reach, and the indirect position is the measure.</w:t>
            </w:r>
          </w:p>
        </w:tc>
      </w:tr>
      <w:tr w:rsidR="001D27A5" w:rsidRPr="00F11F37" w14:paraId="1FA90150" w14:textId="77777777" w:rsidTr="00882601">
        <w:tc>
          <w:tcPr>
            <w:tcW w:w="0" w:type="auto"/>
            <w:shd w:val="clear" w:color="auto" w:fill="F2F2F2" w:themeFill="background1" w:themeFillShade="F2"/>
            <w:hideMark/>
          </w:tcPr>
          <w:p w14:paraId="07179F16" w14:textId="77777777" w:rsidR="001D27A5" w:rsidRPr="00F11F37" w:rsidRDefault="001D27A5" w:rsidP="00882601">
            <w:pPr>
              <w:spacing w:after="0"/>
            </w:pPr>
            <w:proofErr w:type="spellStart"/>
            <w:r w:rsidRPr="00F11F37">
              <w:t>HY_IndirectPosition</w:t>
            </w:r>
            <w:proofErr w:type="spellEnd"/>
          </w:p>
        </w:tc>
        <w:tc>
          <w:tcPr>
            <w:tcW w:w="0" w:type="auto"/>
            <w:hideMark/>
          </w:tcPr>
          <w:p w14:paraId="303EC252" w14:textId="77777777" w:rsidR="001D27A5" w:rsidRPr="00F11F37" w:rsidRDefault="001D27A5" w:rsidP="00882601">
            <w:pPr>
              <w:spacing w:after="0"/>
            </w:pPr>
            <w:r w:rsidRPr="00F11F37">
              <w:t>measure</w:t>
            </w:r>
          </w:p>
        </w:tc>
        <w:tc>
          <w:tcPr>
            <w:tcW w:w="0" w:type="auto"/>
            <w:hideMark/>
          </w:tcPr>
          <w:p w14:paraId="72B18785" w14:textId="7F1528EB" w:rsidR="001D27A5" w:rsidRPr="00F11F37" w:rsidRDefault="001D27A5" w:rsidP="00882601">
            <w:pPr>
              <w:spacing w:after="0"/>
            </w:pPr>
            <w:r w:rsidRPr="00F11F37">
              <w:t>The measure is a</w:t>
            </w:r>
            <w:r w:rsidR="00CC6131">
              <w:t>n</w:t>
            </w:r>
            <w:r w:rsidRPr="00F11F37">
              <w:t xml:space="preserve"> indirect position of type relative position because it is a percent.</w:t>
            </w:r>
          </w:p>
        </w:tc>
      </w:tr>
    </w:tbl>
    <w:p w14:paraId="4D08EAD1" w14:textId="77777777" w:rsidR="00F7549D" w:rsidRDefault="00F7549D" w:rsidP="00834E29">
      <w:pPr>
        <w:pStyle w:val="berschrift2"/>
        <w:numPr>
          <w:ilvl w:val="0"/>
          <w:numId w:val="0"/>
        </w:numPr>
        <w:rPr>
          <w:i/>
        </w:rPr>
        <w:sectPr w:rsidR="00F7549D" w:rsidSect="00986726">
          <w:footerReference w:type="even" r:id="rId70"/>
          <w:footerReference w:type="default" r:id="rId71"/>
          <w:type w:val="oddPage"/>
          <w:pgSz w:w="15840" w:h="12240" w:orient="landscape"/>
          <w:pgMar w:top="1800" w:right="1440" w:bottom="1800" w:left="1440" w:header="720" w:footer="720" w:gutter="0"/>
          <w:pgNumType w:start="1"/>
          <w:cols w:space="720"/>
          <w:docGrid w:linePitch="360"/>
        </w:sectPr>
      </w:pPr>
    </w:p>
    <w:p w14:paraId="5C674CA0" w14:textId="477AC6DE" w:rsidR="00E65591" w:rsidRPr="00EC4103" w:rsidRDefault="00E65591" w:rsidP="00834E29">
      <w:pPr>
        <w:pStyle w:val="berschrift1"/>
        <w:numPr>
          <w:ilvl w:val="0"/>
          <w:numId w:val="0"/>
        </w:numPr>
      </w:pPr>
      <w:bookmarkStart w:id="236" w:name="_Toc459388267"/>
      <w:bookmarkStart w:id="237" w:name="_Toc471741687"/>
      <w:r w:rsidRPr="00EC4103">
        <w:lastRenderedPageBreak/>
        <w:t xml:space="preserve">ANNEX </w:t>
      </w:r>
      <w:r w:rsidR="00FD636F">
        <w:t>E</w:t>
      </w:r>
      <w:r w:rsidRPr="00EC4103">
        <w:t>: HY_F</w:t>
      </w:r>
      <w:r w:rsidR="00337E73">
        <w:t>eatures - INSPIRE Hydrography T</w:t>
      </w:r>
      <w:r w:rsidRPr="00EC4103">
        <w:t>heme</w:t>
      </w:r>
      <w:bookmarkEnd w:id="236"/>
      <w:bookmarkEnd w:id="237"/>
    </w:p>
    <w:p w14:paraId="01F36B53" w14:textId="2E7DBB0B" w:rsidR="00E65591" w:rsidRDefault="00E65591" w:rsidP="00E65591">
      <w:pPr>
        <w:rPr>
          <w:bCs/>
        </w:rPr>
      </w:pPr>
      <w:r w:rsidRPr="00EC4103">
        <w:rPr>
          <w:bCs/>
        </w:rPr>
        <w:t xml:space="preserve">This table assigns core features </w:t>
      </w:r>
      <w:r w:rsidR="00337E73">
        <w:rPr>
          <w:bCs/>
        </w:rPr>
        <w:t>as</w:t>
      </w:r>
      <w:r w:rsidRPr="00EC4103">
        <w:rPr>
          <w:bCs/>
        </w:rPr>
        <w:t xml:space="preserve"> defined in</w:t>
      </w:r>
      <w:r w:rsidR="00337E73">
        <w:rPr>
          <w:bCs/>
        </w:rPr>
        <w:t xml:space="preserve"> the INSPIRE Hydrography theme [2] </w:t>
      </w:r>
      <w:r w:rsidRPr="00EC4103">
        <w:rPr>
          <w:bCs/>
        </w:rPr>
        <w:t xml:space="preserve">to HY_Features core concepts. </w:t>
      </w:r>
      <w:r>
        <w:rPr>
          <w:bCs/>
        </w:rPr>
        <w:t>It also indicates relationship between both terms and potential conditions in which they can be associated.</w:t>
      </w:r>
    </w:p>
    <w:p w14:paraId="7268F06B" w14:textId="2A6F819E" w:rsidR="00E65591" w:rsidRPr="00EC4103" w:rsidRDefault="00E65591" w:rsidP="00E65591">
      <w:r w:rsidRPr="00EC4103">
        <w:rPr>
          <w:bCs/>
        </w:rPr>
        <w:t xml:space="preserve">This table </w:t>
      </w:r>
      <w:r w:rsidR="00337E73">
        <w:rPr>
          <w:bCs/>
        </w:rPr>
        <w:t>should</w:t>
      </w:r>
      <w:r w:rsidRPr="00EC4103">
        <w:rPr>
          <w:bCs/>
        </w:rPr>
        <w:t xml:space="preserve"> not be understood in terms of a  ‘conceptual mapping’ of clearly defined relationships between two logical concepts, but rather as a simple approach to show compatibility of concepts, based on the meaning expressed in the definitions, and </w:t>
      </w:r>
      <w:r w:rsidRPr="00EC4103">
        <w:t xml:space="preserve">without imposing a particular implementation. </w:t>
      </w:r>
      <w:r w:rsidR="00337E73" w:rsidRPr="00EC4103">
        <w:t xml:space="preserve">Since each dataset </w:t>
      </w:r>
      <w:r w:rsidR="00337E73">
        <w:t>that implements the INSPIRE theme will have</w:t>
      </w:r>
      <w:r w:rsidR="00337E73" w:rsidRPr="00EC4103">
        <w:t xml:space="preserve"> a different legacy of documentation and information modeling, a </w:t>
      </w:r>
      <w:r w:rsidR="00337E73">
        <w:t>conceptual mapping would</w:t>
      </w:r>
      <w:r w:rsidR="00337E73" w:rsidRPr="00EC4103">
        <w:t xml:space="preserve"> be expressed</w:t>
      </w:r>
      <w:r w:rsidR="00337E73">
        <w:t xml:space="preserve"> differently.  </w:t>
      </w:r>
      <w:r w:rsidR="00DB37AA">
        <w:t>Applications implementing</w:t>
      </w:r>
      <w:r w:rsidRPr="00EC4103">
        <w:t xml:space="preserve"> the INSPIRE Hydrography theme </w:t>
      </w:r>
      <w:r w:rsidR="00337E73">
        <w:t>can use this listing to understand</w:t>
      </w:r>
      <w:r w:rsidRPr="00EC4103">
        <w:t xml:space="preserve"> how a particular dataset may relate to the HY_Features concepts.  </w:t>
      </w:r>
    </w:p>
    <w:p w14:paraId="3EDC2B97" w14:textId="798C29DC" w:rsidR="00E65591" w:rsidRPr="00EC4103" w:rsidRDefault="00FD636F" w:rsidP="00834E29">
      <w:pPr>
        <w:pStyle w:val="berschrift2"/>
        <w:numPr>
          <w:ilvl w:val="0"/>
          <w:numId w:val="0"/>
        </w:numPr>
      </w:pPr>
      <w:bookmarkStart w:id="238" w:name="_Toc459038746"/>
      <w:bookmarkStart w:id="239" w:name="_Toc459388268"/>
      <w:bookmarkStart w:id="240" w:name="_Toc471741688"/>
      <w:r>
        <w:t>E</w:t>
      </w:r>
      <w:r w:rsidR="00E65591" w:rsidRPr="00EC4103">
        <w:t>.1 Catchment Model</w:t>
      </w:r>
      <w:bookmarkEnd w:id="238"/>
      <w:bookmarkEnd w:id="239"/>
      <w:bookmarkEnd w:id="240"/>
    </w:p>
    <w:tbl>
      <w:tblPr>
        <w:tblStyle w:val="Tabellenraster"/>
        <w:tblW w:w="13008" w:type="dxa"/>
        <w:tblLayout w:type="fixed"/>
        <w:tblLook w:val="04A0" w:firstRow="1" w:lastRow="0" w:firstColumn="1" w:lastColumn="0" w:noHBand="0" w:noVBand="1"/>
      </w:tblPr>
      <w:tblGrid>
        <w:gridCol w:w="3085"/>
        <w:gridCol w:w="1559"/>
        <w:gridCol w:w="3261"/>
        <w:gridCol w:w="5103"/>
      </w:tblGrid>
      <w:tr w:rsidR="00E65591" w:rsidRPr="00EC4103" w14:paraId="50A3EB51" w14:textId="77777777" w:rsidTr="00E65591">
        <w:tc>
          <w:tcPr>
            <w:tcW w:w="3085" w:type="dxa"/>
            <w:shd w:val="clear" w:color="auto" w:fill="F2F2F2" w:themeFill="background1" w:themeFillShade="F2"/>
            <w:hideMark/>
          </w:tcPr>
          <w:p w14:paraId="1F810DDC" w14:textId="77777777" w:rsidR="00E65591" w:rsidRPr="00EC4103" w:rsidRDefault="00E65591" w:rsidP="00E65591">
            <w:pPr>
              <w:spacing w:after="0"/>
              <w:rPr>
                <w:b/>
                <w:bCs/>
              </w:rPr>
            </w:pPr>
            <w:r w:rsidRPr="00EC4103">
              <w:rPr>
                <w:b/>
                <w:bCs/>
              </w:rPr>
              <w:t>HY_Features Name</w:t>
            </w:r>
          </w:p>
        </w:tc>
        <w:tc>
          <w:tcPr>
            <w:tcW w:w="1559" w:type="dxa"/>
          </w:tcPr>
          <w:p w14:paraId="34FD67C5" w14:textId="77777777" w:rsidR="00E65591" w:rsidRPr="00EC4103" w:rsidRDefault="00E65591" w:rsidP="00E65591">
            <w:pPr>
              <w:spacing w:after="0"/>
              <w:jc w:val="center"/>
              <w:rPr>
                <w:b/>
                <w:bCs/>
              </w:rPr>
            </w:pPr>
            <w:r>
              <w:rPr>
                <w:b/>
                <w:bCs/>
              </w:rPr>
              <w:t>Relationship between concepts</w:t>
            </w:r>
          </w:p>
        </w:tc>
        <w:tc>
          <w:tcPr>
            <w:tcW w:w="3261" w:type="dxa"/>
            <w:hideMark/>
          </w:tcPr>
          <w:p w14:paraId="7882C8E7" w14:textId="77777777" w:rsidR="00E65591" w:rsidRPr="00EC4103" w:rsidRDefault="00E65591" w:rsidP="00E65591">
            <w:pPr>
              <w:spacing w:after="0"/>
              <w:jc w:val="center"/>
              <w:rPr>
                <w:b/>
                <w:bCs/>
              </w:rPr>
            </w:pPr>
            <w:r w:rsidRPr="00EC4103">
              <w:rPr>
                <w:b/>
                <w:bCs/>
              </w:rPr>
              <w:t>INSPIRE Hydrography Name</w:t>
            </w:r>
            <w:r>
              <w:rPr>
                <w:b/>
                <w:bCs/>
              </w:rPr>
              <w:t xml:space="preserve"> + potential condition(s)</w:t>
            </w:r>
          </w:p>
        </w:tc>
        <w:tc>
          <w:tcPr>
            <w:tcW w:w="5103" w:type="dxa"/>
            <w:hideMark/>
          </w:tcPr>
          <w:p w14:paraId="720BFADD" w14:textId="31C816C2" w:rsidR="00E65591" w:rsidRPr="00EC4103" w:rsidRDefault="00E65591" w:rsidP="004F6763">
            <w:pPr>
              <w:spacing w:after="0"/>
              <w:jc w:val="center"/>
              <w:rPr>
                <w:b/>
                <w:bCs/>
              </w:rPr>
            </w:pPr>
            <w:r w:rsidRPr="00EC4103">
              <w:rPr>
                <w:b/>
                <w:bCs/>
              </w:rPr>
              <w:t>Definition / Description</w:t>
            </w:r>
          </w:p>
        </w:tc>
      </w:tr>
      <w:tr w:rsidR="00E65591" w:rsidRPr="00EC4103" w14:paraId="694030A2" w14:textId="77777777" w:rsidTr="00E65591">
        <w:tc>
          <w:tcPr>
            <w:tcW w:w="3085" w:type="dxa"/>
            <w:shd w:val="clear" w:color="auto" w:fill="F2F2F2" w:themeFill="background1" w:themeFillShade="F2"/>
            <w:hideMark/>
          </w:tcPr>
          <w:p w14:paraId="3B876628" w14:textId="77777777" w:rsidR="00E65591" w:rsidRPr="00EC4103" w:rsidRDefault="00E65591" w:rsidP="00E65591">
            <w:pPr>
              <w:spacing w:after="0"/>
            </w:pPr>
            <w:r w:rsidRPr="00EC4103">
              <w:t>HY_Catchment</w:t>
            </w:r>
          </w:p>
        </w:tc>
        <w:tc>
          <w:tcPr>
            <w:tcW w:w="1559" w:type="dxa"/>
          </w:tcPr>
          <w:p w14:paraId="5466DD4E" w14:textId="77777777" w:rsidR="00E65591" w:rsidRPr="00EC4103" w:rsidRDefault="00E65591" w:rsidP="00E65591">
            <w:pPr>
              <w:spacing w:after="0"/>
            </w:pPr>
            <w:r>
              <w:t>Is like</w:t>
            </w:r>
          </w:p>
        </w:tc>
        <w:tc>
          <w:tcPr>
            <w:tcW w:w="3261" w:type="dxa"/>
            <w:hideMark/>
          </w:tcPr>
          <w:p w14:paraId="0944CBD6" w14:textId="77777777" w:rsidR="00E65591" w:rsidRDefault="00E65591" w:rsidP="00E65591">
            <w:pPr>
              <w:spacing w:after="0"/>
            </w:pPr>
            <w:r w:rsidRPr="00EC4103">
              <w:t>DrainageBasin</w:t>
            </w:r>
          </w:p>
          <w:p w14:paraId="2F4C83B2" w14:textId="77777777" w:rsidR="00E65591" w:rsidRDefault="00E65591" w:rsidP="00E65591">
            <w:pPr>
              <w:spacing w:after="0"/>
            </w:pPr>
          </w:p>
          <w:p w14:paraId="25650AEC" w14:textId="77777777" w:rsidR="00E65591" w:rsidRPr="00EC4103" w:rsidRDefault="00E65591" w:rsidP="00E65591">
            <w:pPr>
              <w:spacing w:after="0"/>
            </w:pPr>
            <w:r>
              <w:t xml:space="preserve">In case that HY_Catchment is realized by </w:t>
            </w:r>
            <w:proofErr w:type="spellStart"/>
            <w:r>
              <w:t>HY_CatchmentArea</w:t>
            </w:r>
            <w:proofErr w:type="spellEnd"/>
          </w:p>
        </w:tc>
        <w:tc>
          <w:tcPr>
            <w:tcW w:w="5103" w:type="dxa"/>
            <w:hideMark/>
          </w:tcPr>
          <w:p w14:paraId="3060CF9C" w14:textId="77777777" w:rsidR="00E65591" w:rsidRPr="00EC4103" w:rsidRDefault="00E65591" w:rsidP="00E65591">
            <w:pPr>
              <w:autoSpaceDE w:val="0"/>
              <w:autoSpaceDN w:val="0"/>
              <w:adjustRightInd w:val="0"/>
              <w:spacing w:after="0"/>
            </w:pPr>
            <w:r w:rsidRPr="00EC4103">
              <w:t xml:space="preserve">Area having a common outlet for its surface runoff. </w:t>
            </w:r>
          </w:p>
          <w:p w14:paraId="0D095F47" w14:textId="77777777" w:rsidR="00E65591" w:rsidRPr="00EC4103" w:rsidRDefault="00E65591" w:rsidP="00E65591">
            <w:pPr>
              <w:autoSpaceDE w:val="0"/>
              <w:autoSpaceDN w:val="0"/>
              <w:adjustRightInd w:val="0"/>
              <w:spacing w:after="0"/>
            </w:pPr>
            <w:r w:rsidRPr="00EC4103">
              <w:t>NOTE 1 Regarding the different classifications of drainage basins, no distinction is made between drainage basins / sub-basins since this will vary with application. It is possible to build basins from other basins.</w:t>
            </w:r>
          </w:p>
          <w:p w14:paraId="3B98E4D6"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738FA880"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11B37455" w14:textId="77777777" w:rsidTr="00E65591">
        <w:tc>
          <w:tcPr>
            <w:tcW w:w="3085" w:type="dxa"/>
            <w:shd w:val="clear" w:color="auto" w:fill="F2F2F2" w:themeFill="background1" w:themeFillShade="F2"/>
            <w:hideMark/>
          </w:tcPr>
          <w:p w14:paraId="5E9693B0" w14:textId="77777777" w:rsidR="00E65591" w:rsidRPr="00EC4103" w:rsidRDefault="00E65591" w:rsidP="00E65591">
            <w:pPr>
              <w:spacing w:after="0"/>
            </w:pPr>
            <w:proofErr w:type="spellStart"/>
            <w:r w:rsidRPr="00EC4103">
              <w:t>HY_DendriticCat</w:t>
            </w:r>
            <w:r>
              <w:t>ch</w:t>
            </w:r>
            <w:r w:rsidRPr="00EC4103">
              <w:t>ment</w:t>
            </w:r>
            <w:proofErr w:type="spellEnd"/>
          </w:p>
        </w:tc>
        <w:tc>
          <w:tcPr>
            <w:tcW w:w="1559" w:type="dxa"/>
          </w:tcPr>
          <w:p w14:paraId="51ACA2CD" w14:textId="77777777" w:rsidR="00E65591" w:rsidRPr="00EC4103" w:rsidDel="00D529AF" w:rsidRDefault="00E65591" w:rsidP="00E65591">
            <w:pPr>
              <w:spacing w:after="0"/>
            </w:pPr>
            <w:r>
              <w:t>Is narrower than</w:t>
            </w:r>
          </w:p>
        </w:tc>
        <w:tc>
          <w:tcPr>
            <w:tcW w:w="3261" w:type="dxa"/>
            <w:hideMark/>
          </w:tcPr>
          <w:p w14:paraId="66EE6079" w14:textId="77777777" w:rsidR="00E65591" w:rsidRDefault="00E65591" w:rsidP="00E65591">
            <w:pPr>
              <w:spacing w:after="0"/>
            </w:pPr>
            <w:r>
              <w:t>DrainageBasin</w:t>
            </w:r>
          </w:p>
          <w:p w14:paraId="61F7DF2B" w14:textId="77777777" w:rsidR="00E65591" w:rsidRDefault="00E65591" w:rsidP="00E65591">
            <w:pPr>
              <w:spacing w:after="0"/>
            </w:pPr>
          </w:p>
          <w:p w14:paraId="7D394CF5" w14:textId="77777777" w:rsidR="00E65591" w:rsidRDefault="00E65591" w:rsidP="00E65591">
            <w:pPr>
              <w:spacing w:after="0"/>
            </w:pPr>
            <w:r>
              <w:lastRenderedPageBreak/>
              <w:t xml:space="preserve">In case that HY_Catchment is realized by </w:t>
            </w:r>
            <w:proofErr w:type="spellStart"/>
            <w:r>
              <w:t>HY_CatchmentArea</w:t>
            </w:r>
            <w:proofErr w:type="spellEnd"/>
          </w:p>
          <w:p w14:paraId="1A4A5921" w14:textId="77777777" w:rsidR="00E65591" w:rsidRDefault="00E65591" w:rsidP="00E65591">
            <w:pPr>
              <w:spacing w:after="0"/>
            </w:pPr>
          </w:p>
          <w:p w14:paraId="3149FFDC" w14:textId="77777777" w:rsidR="00E65591" w:rsidRPr="00EC4103" w:rsidRDefault="00E65591" w:rsidP="00E65591">
            <w:pPr>
              <w:spacing w:after="0"/>
            </w:pPr>
            <w:r>
              <w:t>With one outlet</w:t>
            </w:r>
          </w:p>
        </w:tc>
        <w:tc>
          <w:tcPr>
            <w:tcW w:w="5103" w:type="dxa"/>
            <w:hideMark/>
          </w:tcPr>
          <w:p w14:paraId="7EE96F96" w14:textId="77777777" w:rsidR="00E65591" w:rsidRPr="00EC4103" w:rsidRDefault="00E65591" w:rsidP="00E65591">
            <w:pPr>
              <w:autoSpaceDE w:val="0"/>
              <w:autoSpaceDN w:val="0"/>
              <w:adjustRightInd w:val="0"/>
              <w:spacing w:after="0"/>
            </w:pPr>
            <w:r w:rsidRPr="00EC4103">
              <w:lastRenderedPageBreak/>
              <w:t xml:space="preserve">Area having a common outlet for its surface runoff. </w:t>
            </w:r>
          </w:p>
          <w:p w14:paraId="5C6AD76F" w14:textId="77777777" w:rsidR="00E65591" w:rsidRPr="00EC4103" w:rsidRDefault="00E65591" w:rsidP="00E65591">
            <w:pPr>
              <w:autoSpaceDE w:val="0"/>
              <w:autoSpaceDN w:val="0"/>
              <w:adjustRightInd w:val="0"/>
              <w:spacing w:after="0"/>
            </w:pPr>
            <w:r w:rsidRPr="00EC4103">
              <w:lastRenderedPageBreak/>
              <w:t>NOTE 1 Regarding the different classifications of drainage basins, no distinction is made between drainage basins / sub-basins since this will vary with application. It is possible to build basins from other basins.</w:t>
            </w:r>
          </w:p>
          <w:p w14:paraId="09D7A69A"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311F1D4A"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65E2B015" w14:textId="77777777" w:rsidTr="00E65591">
        <w:tc>
          <w:tcPr>
            <w:tcW w:w="3085" w:type="dxa"/>
            <w:shd w:val="clear" w:color="auto" w:fill="F2F2F2" w:themeFill="background1" w:themeFillShade="F2"/>
            <w:hideMark/>
          </w:tcPr>
          <w:p w14:paraId="2C828931" w14:textId="77777777" w:rsidR="00E65591" w:rsidRPr="00EC4103" w:rsidRDefault="00E65591" w:rsidP="00E65591">
            <w:pPr>
              <w:spacing w:after="0"/>
            </w:pPr>
            <w:proofErr w:type="spellStart"/>
            <w:r w:rsidRPr="00EC4103">
              <w:lastRenderedPageBreak/>
              <w:t>HY_InteriorCatchment</w:t>
            </w:r>
            <w:proofErr w:type="spellEnd"/>
          </w:p>
        </w:tc>
        <w:tc>
          <w:tcPr>
            <w:tcW w:w="1559" w:type="dxa"/>
          </w:tcPr>
          <w:p w14:paraId="26D5EC00" w14:textId="5F91A69E" w:rsidR="00E65591" w:rsidRPr="00EC4103" w:rsidDel="00D529AF" w:rsidRDefault="00E65591" w:rsidP="00E65591">
            <w:pPr>
              <w:spacing w:after="0"/>
            </w:pPr>
          </w:p>
        </w:tc>
        <w:tc>
          <w:tcPr>
            <w:tcW w:w="3261" w:type="dxa"/>
            <w:hideMark/>
          </w:tcPr>
          <w:p w14:paraId="77CB959C" w14:textId="77777777" w:rsidR="00E65591" w:rsidRPr="00EC4103" w:rsidRDefault="00E65591" w:rsidP="00E65591">
            <w:pPr>
              <w:spacing w:after="0"/>
            </w:pPr>
            <w:r w:rsidRPr="00EC4103">
              <w:t>Not represented</w:t>
            </w:r>
          </w:p>
        </w:tc>
        <w:tc>
          <w:tcPr>
            <w:tcW w:w="5103" w:type="dxa"/>
            <w:hideMark/>
          </w:tcPr>
          <w:p w14:paraId="58378B2A" w14:textId="71B1DDED" w:rsidR="00E65591" w:rsidRPr="00EC4103" w:rsidRDefault="00E65591" w:rsidP="00E65591">
            <w:pPr>
              <w:spacing w:after="0"/>
            </w:pPr>
          </w:p>
        </w:tc>
      </w:tr>
      <w:tr w:rsidR="00E65591" w:rsidRPr="00EC4103" w14:paraId="1D776E28" w14:textId="77777777" w:rsidTr="00E65591">
        <w:tc>
          <w:tcPr>
            <w:tcW w:w="3085" w:type="dxa"/>
            <w:shd w:val="clear" w:color="auto" w:fill="F2F2F2" w:themeFill="background1" w:themeFillShade="F2"/>
            <w:hideMark/>
          </w:tcPr>
          <w:p w14:paraId="448A1010" w14:textId="77777777" w:rsidR="00E65591" w:rsidRPr="00EC4103" w:rsidRDefault="00E65591" w:rsidP="00E65591">
            <w:pPr>
              <w:spacing w:after="0"/>
            </w:pPr>
            <w:proofErr w:type="spellStart"/>
            <w:r w:rsidRPr="00EC4103">
              <w:t>HY_CatchmentAggregate</w:t>
            </w:r>
            <w:proofErr w:type="spellEnd"/>
          </w:p>
        </w:tc>
        <w:tc>
          <w:tcPr>
            <w:tcW w:w="1559" w:type="dxa"/>
          </w:tcPr>
          <w:p w14:paraId="7F970801" w14:textId="77777777" w:rsidR="00E65591" w:rsidRPr="00EC4103" w:rsidRDefault="00E65591" w:rsidP="00E65591">
            <w:pPr>
              <w:spacing w:after="0"/>
            </w:pPr>
            <w:r>
              <w:t>Is like</w:t>
            </w:r>
          </w:p>
        </w:tc>
        <w:tc>
          <w:tcPr>
            <w:tcW w:w="3261" w:type="dxa"/>
            <w:hideMark/>
          </w:tcPr>
          <w:p w14:paraId="601B1888" w14:textId="77777777" w:rsidR="00E65591" w:rsidRDefault="00E65591" w:rsidP="00E65591">
            <w:pPr>
              <w:spacing w:after="0"/>
            </w:pPr>
            <w:proofErr w:type="spellStart"/>
            <w:r w:rsidRPr="00EC4103">
              <w:t>RiverBasin</w:t>
            </w:r>
            <w:proofErr w:type="spellEnd"/>
          </w:p>
          <w:p w14:paraId="0A88F127" w14:textId="77777777" w:rsidR="00E65591" w:rsidRDefault="00E65591" w:rsidP="00E65591">
            <w:pPr>
              <w:spacing w:after="0"/>
            </w:pPr>
          </w:p>
          <w:p w14:paraId="42980D2E" w14:textId="77777777" w:rsidR="00E65591" w:rsidRPr="00EC4103" w:rsidRDefault="00E65591" w:rsidP="00E65591">
            <w:pPr>
              <w:spacing w:after="0"/>
            </w:pPr>
            <w:r>
              <w:t xml:space="preserve">In case that HY_Catchment is realized by </w:t>
            </w:r>
            <w:proofErr w:type="spellStart"/>
            <w:r>
              <w:t>HY_CatchmentArea</w:t>
            </w:r>
            <w:proofErr w:type="spellEnd"/>
          </w:p>
        </w:tc>
        <w:tc>
          <w:tcPr>
            <w:tcW w:w="5103" w:type="dxa"/>
            <w:hideMark/>
          </w:tcPr>
          <w:p w14:paraId="5E3E7766" w14:textId="264DFE3D" w:rsidR="00E65591" w:rsidRPr="00EC4103" w:rsidRDefault="00E65591" w:rsidP="00E65591">
            <w:pPr>
              <w:autoSpaceDE w:val="0"/>
              <w:autoSpaceDN w:val="0"/>
              <w:adjustRightInd w:val="0"/>
              <w:spacing w:after="0"/>
            </w:pPr>
            <w:r w:rsidRPr="00EC4103">
              <w:t>The area of land from which all surface run-off flows through a sequence of streams, rivers and, possibly, lakes into the sea at a single river mouth, estuary or delta</w:t>
            </w:r>
            <w:r w:rsidR="006477EE">
              <w:t>.</w:t>
            </w:r>
          </w:p>
        </w:tc>
      </w:tr>
      <w:tr w:rsidR="00E65591" w:rsidRPr="00EC4103" w14:paraId="21F83D77" w14:textId="77777777" w:rsidTr="00E65591">
        <w:tc>
          <w:tcPr>
            <w:tcW w:w="3085" w:type="dxa"/>
            <w:shd w:val="clear" w:color="auto" w:fill="F2F2F2" w:themeFill="background1" w:themeFillShade="F2"/>
            <w:hideMark/>
          </w:tcPr>
          <w:p w14:paraId="09C9AFCE" w14:textId="77777777" w:rsidR="00E65591" w:rsidRPr="00EC4103" w:rsidRDefault="00E65591" w:rsidP="00E65591">
            <w:pPr>
              <w:spacing w:after="0"/>
            </w:pPr>
            <w:proofErr w:type="spellStart"/>
            <w:r w:rsidRPr="00EC4103">
              <w:t>HY_Outfall</w:t>
            </w:r>
            <w:proofErr w:type="spellEnd"/>
          </w:p>
        </w:tc>
        <w:tc>
          <w:tcPr>
            <w:tcW w:w="1559" w:type="dxa"/>
          </w:tcPr>
          <w:p w14:paraId="196A18F4" w14:textId="77777777" w:rsidR="00E65591" w:rsidRDefault="00E65591" w:rsidP="00E65591">
            <w:pPr>
              <w:spacing w:after="0"/>
            </w:pPr>
            <w:r>
              <w:t>Is like</w:t>
            </w:r>
          </w:p>
        </w:tc>
        <w:tc>
          <w:tcPr>
            <w:tcW w:w="3261" w:type="dxa"/>
            <w:hideMark/>
          </w:tcPr>
          <w:p w14:paraId="164BF513" w14:textId="77777777" w:rsidR="00E65591" w:rsidRDefault="00E65591" w:rsidP="00E65591">
            <w:pPr>
              <w:spacing w:after="0"/>
            </w:pPr>
            <w:proofErr w:type="spellStart"/>
            <w:r w:rsidRPr="00EC4103">
              <w:t>HydroNode</w:t>
            </w:r>
            <w:proofErr w:type="spellEnd"/>
          </w:p>
          <w:p w14:paraId="7B05A8B9" w14:textId="77777777" w:rsidR="00E65591" w:rsidRDefault="00E65591" w:rsidP="00E65591">
            <w:pPr>
              <w:spacing w:after="0"/>
            </w:pPr>
          </w:p>
          <w:p w14:paraId="2326C4B5" w14:textId="77777777" w:rsidR="00E65591" w:rsidRPr="00EC4103" w:rsidRDefault="00E65591" w:rsidP="00E65591">
            <w:pPr>
              <w:spacing w:after="0"/>
            </w:pPr>
            <w:r>
              <w:t xml:space="preserve">In case that HY_Catchment is realized by </w:t>
            </w:r>
            <w:proofErr w:type="spellStart"/>
            <w:r>
              <w:t>HY_FlowPath</w:t>
            </w:r>
            <w:proofErr w:type="spellEnd"/>
          </w:p>
        </w:tc>
        <w:tc>
          <w:tcPr>
            <w:tcW w:w="5103" w:type="dxa"/>
            <w:hideMark/>
          </w:tcPr>
          <w:p w14:paraId="21552534" w14:textId="77777777" w:rsidR="00E65591" w:rsidRPr="00CC0638" w:rsidRDefault="00E65591" w:rsidP="00E65591">
            <w:pPr>
              <w:autoSpaceDE w:val="0"/>
              <w:autoSpaceDN w:val="0"/>
              <w:adjustRightInd w:val="0"/>
              <w:spacing w:after="0"/>
            </w:pPr>
            <w:r w:rsidRPr="00CC0638">
              <w:t xml:space="preserve">A node within the hydrographic network. </w:t>
            </w:r>
          </w:p>
          <w:p w14:paraId="5A810060" w14:textId="77777777" w:rsidR="00E65591" w:rsidRPr="00EC4103" w:rsidRDefault="00E65591" w:rsidP="00E65591">
            <w:pPr>
              <w:spacing w:after="0"/>
            </w:pPr>
            <w:r w:rsidRPr="00CC0638">
              <w:t>NOTE May represent a physical confluence, bifurcation/confluence/vanishing point etc., or it may be associated with a hydrographic point of interest or facility.</w:t>
            </w:r>
          </w:p>
        </w:tc>
      </w:tr>
      <w:tr w:rsidR="00E65591" w:rsidRPr="00EC4103" w14:paraId="5DBF030D" w14:textId="77777777" w:rsidTr="00E65591">
        <w:tc>
          <w:tcPr>
            <w:tcW w:w="3085" w:type="dxa"/>
            <w:shd w:val="clear" w:color="auto" w:fill="F2F2F2" w:themeFill="background1" w:themeFillShade="F2"/>
            <w:hideMark/>
          </w:tcPr>
          <w:p w14:paraId="4B5AC8DC" w14:textId="77777777" w:rsidR="00E65591" w:rsidRPr="00EC4103" w:rsidRDefault="00E65591" w:rsidP="00E65591">
            <w:pPr>
              <w:spacing w:after="0"/>
            </w:pPr>
            <w:proofErr w:type="spellStart"/>
            <w:r w:rsidRPr="00EC4103">
              <w:t>HY_OutfallRealization</w:t>
            </w:r>
            <w:proofErr w:type="spellEnd"/>
          </w:p>
        </w:tc>
        <w:tc>
          <w:tcPr>
            <w:tcW w:w="1559" w:type="dxa"/>
          </w:tcPr>
          <w:p w14:paraId="74D87676" w14:textId="77777777" w:rsidR="00E65591" w:rsidRDefault="00E65591" w:rsidP="00E65591">
            <w:pPr>
              <w:spacing w:after="0"/>
            </w:pPr>
            <w:r>
              <w:t>Is like</w:t>
            </w:r>
          </w:p>
        </w:tc>
        <w:tc>
          <w:tcPr>
            <w:tcW w:w="3261" w:type="dxa"/>
            <w:hideMark/>
          </w:tcPr>
          <w:p w14:paraId="2F458534" w14:textId="77777777" w:rsidR="00E65591" w:rsidRPr="00EC4103" w:rsidRDefault="00E65591" w:rsidP="00E65591">
            <w:pPr>
              <w:spacing w:after="0"/>
            </w:pPr>
            <w:proofErr w:type="spellStart"/>
            <w:r w:rsidRPr="00EC4103">
              <w:t>HydroPOI</w:t>
            </w:r>
            <w:proofErr w:type="spellEnd"/>
          </w:p>
        </w:tc>
        <w:tc>
          <w:tcPr>
            <w:tcW w:w="5103" w:type="dxa"/>
            <w:hideMark/>
          </w:tcPr>
          <w:p w14:paraId="1913EAF1" w14:textId="77777777" w:rsidR="00E65591" w:rsidRPr="00CC0638" w:rsidRDefault="00E65591" w:rsidP="00E65591">
            <w:pPr>
              <w:autoSpaceDE w:val="0"/>
              <w:autoSpaceDN w:val="0"/>
              <w:adjustRightInd w:val="0"/>
              <w:spacing w:after="0"/>
            </w:pPr>
            <w:r w:rsidRPr="00CC0638">
              <w:t>A natural place where water appears, disappears or changes its flow.</w:t>
            </w:r>
          </w:p>
          <w:p w14:paraId="2C28EB3B" w14:textId="77777777" w:rsidR="00E65591" w:rsidRPr="00CC0638" w:rsidRDefault="00E65591" w:rsidP="00E65591">
            <w:pPr>
              <w:autoSpaceDE w:val="0"/>
              <w:autoSpaceDN w:val="0"/>
              <w:adjustRightInd w:val="0"/>
              <w:spacing w:after="0"/>
            </w:pPr>
            <w:r w:rsidRPr="00CC0638">
              <w:t>EXAMPLE Fluvial points (waterfall, cascade, rapids, breaker), spring/water hole (spring, source, geyser, thermal spring, natural fountain, well, also fumarole, artesian), sinkhole (sinkhole, drainage loss).</w:t>
            </w:r>
          </w:p>
          <w:p w14:paraId="38D4FB71" w14:textId="77777777" w:rsidR="00E65591" w:rsidRPr="00EC4103" w:rsidRDefault="00E65591" w:rsidP="00E65591">
            <w:pPr>
              <w:spacing w:after="0"/>
            </w:pPr>
            <w:r w:rsidRPr="00CC0638">
              <w:t>NOTE A hydro point of interest may create a flow constriction in the network.</w:t>
            </w:r>
          </w:p>
        </w:tc>
      </w:tr>
      <w:tr w:rsidR="00E65591" w:rsidRPr="00EC4103" w14:paraId="69AFD424" w14:textId="77777777" w:rsidTr="00E65591">
        <w:tc>
          <w:tcPr>
            <w:tcW w:w="3085" w:type="dxa"/>
            <w:shd w:val="clear" w:color="auto" w:fill="F2F2F2" w:themeFill="background1" w:themeFillShade="F2"/>
            <w:hideMark/>
          </w:tcPr>
          <w:p w14:paraId="03E5043C" w14:textId="77777777" w:rsidR="00E65591" w:rsidRPr="00EC4103" w:rsidRDefault="00E65591" w:rsidP="00E65591">
            <w:pPr>
              <w:spacing w:after="0"/>
            </w:pPr>
            <w:proofErr w:type="spellStart"/>
            <w:r w:rsidRPr="00EC4103">
              <w:t>HY_CatchmentRealization</w:t>
            </w:r>
            <w:proofErr w:type="spellEnd"/>
          </w:p>
        </w:tc>
        <w:tc>
          <w:tcPr>
            <w:tcW w:w="1559" w:type="dxa"/>
          </w:tcPr>
          <w:p w14:paraId="03E0249A" w14:textId="16010B80" w:rsidR="00E65591" w:rsidRPr="00EC4103" w:rsidRDefault="00E65591" w:rsidP="00E65591">
            <w:pPr>
              <w:spacing w:after="0"/>
            </w:pPr>
          </w:p>
        </w:tc>
        <w:tc>
          <w:tcPr>
            <w:tcW w:w="3261" w:type="dxa"/>
            <w:hideMark/>
          </w:tcPr>
          <w:p w14:paraId="48E8E144" w14:textId="77777777" w:rsidR="00E65591" w:rsidRPr="00EC4103" w:rsidRDefault="00E65591" w:rsidP="00E65591">
            <w:pPr>
              <w:spacing w:after="0"/>
            </w:pPr>
            <w:r w:rsidRPr="00EC4103">
              <w:t>Not represented</w:t>
            </w:r>
          </w:p>
        </w:tc>
        <w:tc>
          <w:tcPr>
            <w:tcW w:w="5103" w:type="dxa"/>
            <w:hideMark/>
          </w:tcPr>
          <w:p w14:paraId="2916C5D2" w14:textId="4122EDB7" w:rsidR="00E65591" w:rsidRPr="00EC4103" w:rsidRDefault="00E65591" w:rsidP="00E65591">
            <w:pPr>
              <w:spacing w:after="0"/>
            </w:pPr>
          </w:p>
        </w:tc>
      </w:tr>
      <w:tr w:rsidR="00E65591" w:rsidRPr="00EC4103" w14:paraId="3D7E3CD1" w14:textId="77777777" w:rsidTr="00E65591">
        <w:tc>
          <w:tcPr>
            <w:tcW w:w="3085" w:type="dxa"/>
            <w:shd w:val="clear" w:color="auto" w:fill="F2F2F2" w:themeFill="background1" w:themeFillShade="F2"/>
            <w:hideMark/>
          </w:tcPr>
          <w:p w14:paraId="196A5487" w14:textId="77777777" w:rsidR="00E65591" w:rsidRPr="00EC4103" w:rsidRDefault="00E65591" w:rsidP="00E65591">
            <w:pPr>
              <w:spacing w:after="0"/>
            </w:pPr>
            <w:proofErr w:type="spellStart"/>
            <w:r w:rsidRPr="00EC4103">
              <w:lastRenderedPageBreak/>
              <w:t>HY_CatchmentArea</w:t>
            </w:r>
            <w:proofErr w:type="spellEnd"/>
          </w:p>
        </w:tc>
        <w:tc>
          <w:tcPr>
            <w:tcW w:w="1559" w:type="dxa"/>
          </w:tcPr>
          <w:p w14:paraId="1F3984A7" w14:textId="77777777" w:rsidR="00E65591" w:rsidRPr="00EC4103" w:rsidRDefault="00E65591" w:rsidP="00E65591">
            <w:pPr>
              <w:spacing w:after="0"/>
            </w:pPr>
            <w:r>
              <w:t>Is like</w:t>
            </w:r>
          </w:p>
        </w:tc>
        <w:tc>
          <w:tcPr>
            <w:tcW w:w="3261" w:type="dxa"/>
            <w:hideMark/>
          </w:tcPr>
          <w:p w14:paraId="7CA2CAB0" w14:textId="77777777" w:rsidR="00E65591" w:rsidRPr="00EC4103" w:rsidRDefault="00E65591" w:rsidP="00E65591">
            <w:pPr>
              <w:spacing w:after="0"/>
            </w:pPr>
            <w:r w:rsidRPr="00EC4103">
              <w:t>DrainageBasin</w:t>
            </w:r>
          </w:p>
        </w:tc>
        <w:tc>
          <w:tcPr>
            <w:tcW w:w="5103" w:type="dxa"/>
            <w:hideMark/>
          </w:tcPr>
          <w:p w14:paraId="0C46C1D8" w14:textId="77777777" w:rsidR="00E65591" w:rsidRPr="00EC4103" w:rsidRDefault="00E65591" w:rsidP="00E65591">
            <w:pPr>
              <w:autoSpaceDE w:val="0"/>
              <w:autoSpaceDN w:val="0"/>
              <w:adjustRightInd w:val="0"/>
              <w:spacing w:after="0"/>
            </w:pPr>
            <w:r w:rsidRPr="00EC4103">
              <w:t xml:space="preserve">Area having a common outlet for its surface runoff. </w:t>
            </w:r>
          </w:p>
          <w:p w14:paraId="11873158" w14:textId="77777777" w:rsidR="00E65591" w:rsidRPr="00EC4103" w:rsidRDefault="00E65591" w:rsidP="00E65591">
            <w:pPr>
              <w:autoSpaceDE w:val="0"/>
              <w:autoSpaceDN w:val="0"/>
              <w:adjustRightInd w:val="0"/>
              <w:spacing w:after="0"/>
            </w:pPr>
            <w:r w:rsidRPr="00EC4103">
              <w:t>NOTE 1 Regarding the different classifications of drainage basins, no distinction is made between drainage basins / sub-basins since this will vary with application. It is possible to build basins from other basins.</w:t>
            </w:r>
          </w:p>
          <w:p w14:paraId="0A7CC773"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6FFC4F61"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2F6A3427" w14:textId="77777777" w:rsidTr="00E65591">
        <w:tc>
          <w:tcPr>
            <w:tcW w:w="3085" w:type="dxa"/>
            <w:shd w:val="clear" w:color="auto" w:fill="F2F2F2" w:themeFill="background1" w:themeFillShade="F2"/>
            <w:hideMark/>
          </w:tcPr>
          <w:p w14:paraId="2EEFEC14" w14:textId="77777777" w:rsidR="00E65591" w:rsidRPr="00EC4103" w:rsidRDefault="00E65591" w:rsidP="00E65591">
            <w:pPr>
              <w:spacing w:after="0"/>
            </w:pPr>
            <w:proofErr w:type="spellStart"/>
            <w:r w:rsidRPr="00EC4103">
              <w:t>HY_CatchmentBoundary</w:t>
            </w:r>
            <w:proofErr w:type="spellEnd"/>
          </w:p>
        </w:tc>
        <w:tc>
          <w:tcPr>
            <w:tcW w:w="1559" w:type="dxa"/>
          </w:tcPr>
          <w:p w14:paraId="4540800D" w14:textId="74065281" w:rsidR="00E65591" w:rsidRPr="00EC4103" w:rsidRDefault="00E65591" w:rsidP="00E65591">
            <w:pPr>
              <w:spacing w:after="0"/>
            </w:pPr>
          </w:p>
        </w:tc>
        <w:tc>
          <w:tcPr>
            <w:tcW w:w="3261" w:type="dxa"/>
            <w:hideMark/>
          </w:tcPr>
          <w:p w14:paraId="567D42D2" w14:textId="77777777" w:rsidR="00E65591" w:rsidRPr="00EC4103" w:rsidRDefault="00E65591" w:rsidP="00E65591">
            <w:pPr>
              <w:spacing w:after="0"/>
            </w:pPr>
            <w:r w:rsidRPr="00EC4103">
              <w:t>Not represented</w:t>
            </w:r>
          </w:p>
        </w:tc>
        <w:tc>
          <w:tcPr>
            <w:tcW w:w="5103" w:type="dxa"/>
            <w:hideMark/>
          </w:tcPr>
          <w:p w14:paraId="1E7952CD" w14:textId="31981494" w:rsidR="00E65591" w:rsidRPr="00EC4103" w:rsidRDefault="00E65591" w:rsidP="00E65591">
            <w:pPr>
              <w:spacing w:after="0"/>
            </w:pPr>
          </w:p>
        </w:tc>
      </w:tr>
      <w:tr w:rsidR="00E65591" w:rsidRPr="00EC4103" w14:paraId="56E21537" w14:textId="77777777" w:rsidTr="00E65591">
        <w:tc>
          <w:tcPr>
            <w:tcW w:w="3085" w:type="dxa"/>
            <w:shd w:val="clear" w:color="auto" w:fill="F2F2F2" w:themeFill="background1" w:themeFillShade="F2"/>
            <w:hideMark/>
          </w:tcPr>
          <w:p w14:paraId="185F800E" w14:textId="77777777" w:rsidR="00E65591" w:rsidRPr="00EC4103" w:rsidRDefault="00E65591" w:rsidP="00E65591">
            <w:pPr>
              <w:spacing w:after="0"/>
            </w:pPr>
            <w:proofErr w:type="spellStart"/>
            <w:r w:rsidRPr="00EC4103">
              <w:t>HY_CartographicRealization</w:t>
            </w:r>
            <w:proofErr w:type="spellEnd"/>
          </w:p>
        </w:tc>
        <w:tc>
          <w:tcPr>
            <w:tcW w:w="1559" w:type="dxa"/>
          </w:tcPr>
          <w:p w14:paraId="22C0624B" w14:textId="325A3308" w:rsidR="00E65591" w:rsidRPr="00EC4103" w:rsidRDefault="00E65591" w:rsidP="00E65591">
            <w:pPr>
              <w:spacing w:after="0"/>
            </w:pPr>
          </w:p>
        </w:tc>
        <w:tc>
          <w:tcPr>
            <w:tcW w:w="3261" w:type="dxa"/>
            <w:hideMark/>
          </w:tcPr>
          <w:p w14:paraId="49879C7B" w14:textId="77777777" w:rsidR="00E65591" w:rsidRPr="00EC4103" w:rsidRDefault="00E65591" w:rsidP="00E65591">
            <w:pPr>
              <w:spacing w:after="0"/>
            </w:pPr>
            <w:r w:rsidRPr="00EC4103">
              <w:t>Not represented</w:t>
            </w:r>
          </w:p>
        </w:tc>
        <w:tc>
          <w:tcPr>
            <w:tcW w:w="5103" w:type="dxa"/>
          </w:tcPr>
          <w:p w14:paraId="728AEE3A" w14:textId="49647566" w:rsidR="00E65591" w:rsidRPr="00EC4103" w:rsidRDefault="00E65591" w:rsidP="00E65591">
            <w:pPr>
              <w:spacing w:after="0"/>
            </w:pPr>
          </w:p>
        </w:tc>
      </w:tr>
    </w:tbl>
    <w:p w14:paraId="3A54B96B" w14:textId="77777777" w:rsidR="00E65591" w:rsidRPr="00EC4103" w:rsidRDefault="00E65591" w:rsidP="00E65591">
      <w:pPr>
        <w:spacing w:after="0"/>
        <w:rPr>
          <w:b/>
          <w:bCs/>
          <w:sz w:val="28"/>
        </w:rPr>
      </w:pPr>
    </w:p>
    <w:p w14:paraId="5F5A20ED" w14:textId="51BA77A1" w:rsidR="00E65591" w:rsidRPr="00EC4103" w:rsidRDefault="00FD636F" w:rsidP="00834E29">
      <w:pPr>
        <w:pStyle w:val="berschrift2"/>
        <w:numPr>
          <w:ilvl w:val="0"/>
          <w:numId w:val="0"/>
        </w:numPr>
      </w:pPr>
      <w:bookmarkStart w:id="241" w:name="_Toc459038747"/>
      <w:bookmarkStart w:id="242" w:name="_Toc459388269"/>
      <w:bookmarkStart w:id="243" w:name="_Toc471741689"/>
      <w:r>
        <w:t>E</w:t>
      </w:r>
      <w:r w:rsidR="00E65591" w:rsidRPr="00EC4103">
        <w:t>.2 Hydrographic Network Model</w:t>
      </w:r>
      <w:bookmarkEnd w:id="241"/>
      <w:bookmarkEnd w:id="242"/>
      <w:bookmarkEnd w:id="243"/>
    </w:p>
    <w:tbl>
      <w:tblPr>
        <w:tblStyle w:val="Tabellenraster"/>
        <w:tblW w:w="13008" w:type="dxa"/>
        <w:tblLayout w:type="fixed"/>
        <w:tblLook w:val="04A0" w:firstRow="1" w:lastRow="0" w:firstColumn="1" w:lastColumn="0" w:noHBand="0" w:noVBand="1"/>
      </w:tblPr>
      <w:tblGrid>
        <w:gridCol w:w="3085"/>
        <w:gridCol w:w="1559"/>
        <w:gridCol w:w="3261"/>
        <w:gridCol w:w="5103"/>
      </w:tblGrid>
      <w:tr w:rsidR="00E65591" w:rsidRPr="00EC4103" w14:paraId="19AFF5E9" w14:textId="77777777" w:rsidTr="00E65591">
        <w:tc>
          <w:tcPr>
            <w:tcW w:w="3085" w:type="dxa"/>
            <w:shd w:val="clear" w:color="auto" w:fill="F2F2F2" w:themeFill="background1" w:themeFillShade="F2"/>
            <w:hideMark/>
          </w:tcPr>
          <w:p w14:paraId="1FAE02E2" w14:textId="77777777" w:rsidR="00E65591" w:rsidRPr="00EC4103" w:rsidRDefault="00E65591" w:rsidP="00E65591">
            <w:pPr>
              <w:spacing w:after="0"/>
              <w:rPr>
                <w:b/>
                <w:bCs/>
              </w:rPr>
            </w:pPr>
            <w:r w:rsidRPr="00EC4103">
              <w:rPr>
                <w:b/>
                <w:bCs/>
              </w:rPr>
              <w:t>HY_Features Name</w:t>
            </w:r>
          </w:p>
        </w:tc>
        <w:tc>
          <w:tcPr>
            <w:tcW w:w="1559" w:type="dxa"/>
          </w:tcPr>
          <w:p w14:paraId="71B16952" w14:textId="77777777" w:rsidR="00E65591" w:rsidRPr="00EC4103" w:rsidRDefault="00E65591" w:rsidP="00E65591">
            <w:pPr>
              <w:spacing w:after="0"/>
              <w:jc w:val="center"/>
              <w:rPr>
                <w:b/>
                <w:bCs/>
              </w:rPr>
            </w:pPr>
            <w:r>
              <w:rPr>
                <w:b/>
                <w:bCs/>
              </w:rPr>
              <w:t>Relationship between concepts</w:t>
            </w:r>
          </w:p>
        </w:tc>
        <w:tc>
          <w:tcPr>
            <w:tcW w:w="3261" w:type="dxa"/>
            <w:hideMark/>
          </w:tcPr>
          <w:p w14:paraId="3E226B18" w14:textId="77777777" w:rsidR="00E65591" w:rsidRPr="00EC4103" w:rsidRDefault="00E65591" w:rsidP="00E65591">
            <w:pPr>
              <w:spacing w:after="0"/>
              <w:jc w:val="center"/>
              <w:rPr>
                <w:b/>
                <w:bCs/>
              </w:rPr>
            </w:pPr>
            <w:r w:rsidRPr="00EC4103">
              <w:rPr>
                <w:b/>
                <w:bCs/>
              </w:rPr>
              <w:t>INSPIRE Hydrography Name</w:t>
            </w:r>
            <w:r>
              <w:rPr>
                <w:b/>
                <w:bCs/>
              </w:rPr>
              <w:t xml:space="preserve"> + potential condition(s)</w:t>
            </w:r>
          </w:p>
        </w:tc>
        <w:tc>
          <w:tcPr>
            <w:tcW w:w="5103" w:type="dxa"/>
            <w:hideMark/>
          </w:tcPr>
          <w:p w14:paraId="49735EBF" w14:textId="77777777" w:rsidR="00E65591" w:rsidRPr="00EC4103" w:rsidRDefault="00E65591" w:rsidP="00E65591">
            <w:pPr>
              <w:spacing w:after="0"/>
              <w:jc w:val="center"/>
              <w:rPr>
                <w:b/>
                <w:bCs/>
              </w:rPr>
            </w:pPr>
            <w:r w:rsidRPr="00EC4103">
              <w:rPr>
                <w:b/>
                <w:bCs/>
              </w:rPr>
              <w:t>Definition / Description</w:t>
            </w:r>
          </w:p>
          <w:p w14:paraId="6A0695DC" w14:textId="6A7979AF" w:rsidR="00E65591" w:rsidRPr="00EC4103" w:rsidRDefault="00E65591" w:rsidP="004F6763">
            <w:pPr>
              <w:spacing w:after="0"/>
              <w:rPr>
                <w:b/>
                <w:bCs/>
              </w:rPr>
            </w:pPr>
          </w:p>
        </w:tc>
      </w:tr>
      <w:tr w:rsidR="00E65591" w:rsidRPr="00EC4103" w14:paraId="16415814" w14:textId="77777777" w:rsidTr="00E65591">
        <w:tc>
          <w:tcPr>
            <w:tcW w:w="3085" w:type="dxa"/>
            <w:shd w:val="clear" w:color="auto" w:fill="F2F2F2" w:themeFill="background1" w:themeFillShade="F2"/>
            <w:hideMark/>
          </w:tcPr>
          <w:p w14:paraId="0E79AF15" w14:textId="77777777" w:rsidR="00E65591" w:rsidRPr="00EC4103" w:rsidRDefault="00E65591" w:rsidP="00E65591">
            <w:pPr>
              <w:spacing w:after="0"/>
            </w:pPr>
            <w:r w:rsidRPr="00EC4103">
              <w:t>HY_HydrographicNetwork</w:t>
            </w:r>
          </w:p>
        </w:tc>
        <w:tc>
          <w:tcPr>
            <w:tcW w:w="1559" w:type="dxa"/>
          </w:tcPr>
          <w:p w14:paraId="6D3E7E62" w14:textId="77777777" w:rsidR="00E65591" w:rsidRPr="00EC4103" w:rsidRDefault="00E65591" w:rsidP="00E65591">
            <w:pPr>
              <w:spacing w:after="0"/>
            </w:pPr>
            <w:r>
              <w:t>Is narrower than</w:t>
            </w:r>
          </w:p>
        </w:tc>
        <w:tc>
          <w:tcPr>
            <w:tcW w:w="3261" w:type="dxa"/>
            <w:hideMark/>
          </w:tcPr>
          <w:p w14:paraId="118379EE" w14:textId="77777777" w:rsidR="00E65591" w:rsidRDefault="00E65591" w:rsidP="00E65591">
            <w:pPr>
              <w:spacing w:after="0"/>
            </w:pPr>
            <w:proofErr w:type="spellStart"/>
            <w:r w:rsidRPr="00EC4103">
              <w:t>WatercourseLinkSequence</w:t>
            </w:r>
            <w:proofErr w:type="spellEnd"/>
          </w:p>
          <w:p w14:paraId="7BE94A8B" w14:textId="77777777" w:rsidR="00E65591" w:rsidRDefault="00E65591" w:rsidP="00E65591">
            <w:pPr>
              <w:spacing w:after="0"/>
            </w:pPr>
          </w:p>
          <w:p w14:paraId="3FDDA158" w14:textId="77777777" w:rsidR="00E65591" w:rsidRPr="00CC0638" w:rsidRDefault="00E65591" w:rsidP="00E65591">
            <w:pPr>
              <w:spacing w:after="0"/>
            </w:pPr>
            <w:r w:rsidRPr="00CC0638">
              <w:t>In case that features of interest are water bodies and not channels.</w:t>
            </w:r>
          </w:p>
          <w:p w14:paraId="348387B5" w14:textId="77777777" w:rsidR="00E65591" w:rsidRPr="00CC0638" w:rsidRDefault="00E65591" w:rsidP="00E65591">
            <w:pPr>
              <w:spacing w:after="0"/>
            </w:pPr>
            <w:r w:rsidRPr="00CC0638">
              <w:t>AND</w:t>
            </w:r>
          </w:p>
          <w:p w14:paraId="34FA0352" w14:textId="77777777" w:rsidR="00E65591" w:rsidRPr="00EC4103" w:rsidRDefault="00E65591" w:rsidP="00E65591">
            <w:pPr>
              <w:spacing w:after="0"/>
            </w:pPr>
            <w:r w:rsidRPr="00CC0638">
              <w:t>In case that network is non branching.</w:t>
            </w:r>
          </w:p>
        </w:tc>
        <w:tc>
          <w:tcPr>
            <w:tcW w:w="5103" w:type="dxa"/>
            <w:hideMark/>
          </w:tcPr>
          <w:p w14:paraId="765E2F16" w14:textId="77777777" w:rsidR="00E65591" w:rsidRPr="00CC0638" w:rsidRDefault="00E65591" w:rsidP="00E65591">
            <w:pPr>
              <w:spacing w:after="0"/>
            </w:pPr>
            <w:r w:rsidRPr="00CC0638">
              <w:t>A sequence of watercourse links representing a non-branching path through a hydrographic network.</w:t>
            </w:r>
          </w:p>
        </w:tc>
      </w:tr>
      <w:tr w:rsidR="00E65591" w:rsidRPr="00EC4103" w14:paraId="00E2C133" w14:textId="77777777" w:rsidTr="00E65591">
        <w:tc>
          <w:tcPr>
            <w:tcW w:w="3085" w:type="dxa"/>
            <w:shd w:val="clear" w:color="auto" w:fill="F2F2F2" w:themeFill="background1" w:themeFillShade="F2"/>
            <w:hideMark/>
          </w:tcPr>
          <w:p w14:paraId="63DCBF1F" w14:textId="77777777" w:rsidR="00E65591" w:rsidRPr="00EC4103" w:rsidRDefault="00E65591" w:rsidP="00E65591">
            <w:pPr>
              <w:spacing w:after="0"/>
            </w:pPr>
            <w:proofErr w:type="spellStart"/>
            <w:r w:rsidRPr="00EC4103">
              <w:t>HY_WaterBody</w:t>
            </w:r>
            <w:proofErr w:type="spellEnd"/>
          </w:p>
        </w:tc>
        <w:tc>
          <w:tcPr>
            <w:tcW w:w="1559" w:type="dxa"/>
          </w:tcPr>
          <w:p w14:paraId="269CE985" w14:textId="77777777" w:rsidR="00E65591" w:rsidRPr="00EC4103" w:rsidRDefault="00E65591" w:rsidP="00E65591">
            <w:pPr>
              <w:spacing w:after="0"/>
            </w:pPr>
            <w:r>
              <w:t>Is narrower than</w:t>
            </w:r>
          </w:p>
        </w:tc>
        <w:tc>
          <w:tcPr>
            <w:tcW w:w="3261" w:type="dxa"/>
            <w:hideMark/>
          </w:tcPr>
          <w:p w14:paraId="6CB76450" w14:textId="77777777" w:rsidR="00E65591" w:rsidRPr="00EC4103" w:rsidRDefault="00E65591" w:rsidP="00E65591">
            <w:pPr>
              <w:spacing w:after="0"/>
            </w:pPr>
          </w:p>
          <w:p w14:paraId="52903876" w14:textId="77777777" w:rsidR="00E65591" w:rsidRDefault="00E65591" w:rsidP="00E65591">
            <w:pPr>
              <w:spacing w:after="0"/>
            </w:pPr>
            <w:proofErr w:type="spellStart"/>
            <w:r w:rsidRPr="00EC4103">
              <w:t>Watercourse</w:t>
            </w:r>
            <w:r>
              <w:t>Link</w:t>
            </w:r>
            <w:proofErr w:type="spellEnd"/>
          </w:p>
          <w:p w14:paraId="01D2FA30" w14:textId="77777777" w:rsidR="00E65591" w:rsidRDefault="00E65591" w:rsidP="00E65591">
            <w:pPr>
              <w:spacing w:after="0"/>
            </w:pPr>
          </w:p>
          <w:p w14:paraId="15D4A575" w14:textId="77777777" w:rsidR="00E65591" w:rsidRPr="00CC0638" w:rsidRDefault="00E65591" w:rsidP="00E65591">
            <w:pPr>
              <w:spacing w:after="0"/>
            </w:pPr>
            <w:r w:rsidRPr="00CC0638">
              <w:t>In case that features of interest are water bodies and not channels.</w:t>
            </w:r>
          </w:p>
          <w:p w14:paraId="19DC3ED1" w14:textId="77777777" w:rsidR="00E65591" w:rsidRPr="00EC4103" w:rsidRDefault="00E65591" w:rsidP="00E65591">
            <w:pPr>
              <w:spacing w:after="0"/>
            </w:pPr>
          </w:p>
        </w:tc>
        <w:tc>
          <w:tcPr>
            <w:tcW w:w="5103" w:type="dxa"/>
            <w:hideMark/>
          </w:tcPr>
          <w:p w14:paraId="3162A314" w14:textId="77777777" w:rsidR="00E65591" w:rsidRPr="00CC0638" w:rsidRDefault="00E65591" w:rsidP="00E65591">
            <w:pPr>
              <w:spacing w:after="0"/>
            </w:pPr>
          </w:p>
          <w:p w14:paraId="30171739" w14:textId="0D0327B9" w:rsidR="00E65591" w:rsidRPr="00CC0638" w:rsidRDefault="00E65591" w:rsidP="00E65591">
            <w:pPr>
              <w:spacing w:after="0"/>
            </w:pPr>
            <w:r w:rsidRPr="00CC0638">
              <w:t xml:space="preserve">A segment of a watercourse within a hydrographic </w:t>
            </w:r>
            <w:r w:rsidRPr="00CC0638">
              <w:lastRenderedPageBreak/>
              <w:t>network.  A watercourse link may be fictitious, with no direct correspondence to a real-world object and included only to ensure a closed network.</w:t>
            </w:r>
          </w:p>
        </w:tc>
      </w:tr>
      <w:tr w:rsidR="00E65591" w:rsidRPr="00EC4103" w14:paraId="3A52D24B" w14:textId="77777777" w:rsidTr="00E65591">
        <w:tc>
          <w:tcPr>
            <w:tcW w:w="3085" w:type="dxa"/>
            <w:shd w:val="clear" w:color="auto" w:fill="F2F2F2" w:themeFill="background1" w:themeFillShade="F2"/>
            <w:hideMark/>
          </w:tcPr>
          <w:p w14:paraId="161A6CB0" w14:textId="77777777" w:rsidR="00E65591" w:rsidRPr="00EC4103" w:rsidRDefault="00E65591" w:rsidP="00E65591">
            <w:pPr>
              <w:spacing w:after="0"/>
            </w:pPr>
            <w:proofErr w:type="spellStart"/>
            <w:r w:rsidRPr="00EC4103">
              <w:lastRenderedPageBreak/>
              <w:t>HY_ChannelNetwork</w:t>
            </w:r>
            <w:proofErr w:type="spellEnd"/>
          </w:p>
        </w:tc>
        <w:tc>
          <w:tcPr>
            <w:tcW w:w="1559" w:type="dxa"/>
          </w:tcPr>
          <w:p w14:paraId="0EC86765" w14:textId="77777777" w:rsidR="00E65591" w:rsidRPr="00EC4103" w:rsidRDefault="00E65591" w:rsidP="00E65591">
            <w:pPr>
              <w:spacing w:after="0"/>
            </w:pPr>
            <w:r>
              <w:t>Is narrower than</w:t>
            </w:r>
          </w:p>
        </w:tc>
        <w:tc>
          <w:tcPr>
            <w:tcW w:w="3261" w:type="dxa"/>
            <w:hideMark/>
          </w:tcPr>
          <w:p w14:paraId="3933494C" w14:textId="77777777" w:rsidR="00E65591" w:rsidRDefault="00E65591" w:rsidP="00E65591">
            <w:pPr>
              <w:spacing w:after="0"/>
            </w:pPr>
            <w:proofErr w:type="spellStart"/>
            <w:r w:rsidRPr="00EC4103">
              <w:t>WatercourseLinkSequence</w:t>
            </w:r>
            <w:proofErr w:type="spellEnd"/>
          </w:p>
          <w:p w14:paraId="7F8FC242" w14:textId="77777777" w:rsidR="00E65591" w:rsidRDefault="00E65591" w:rsidP="00E65591">
            <w:pPr>
              <w:spacing w:after="0"/>
            </w:pPr>
          </w:p>
          <w:p w14:paraId="491C57CF" w14:textId="77777777" w:rsidR="00E65591" w:rsidRPr="00CC0638" w:rsidRDefault="00E65591" w:rsidP="00E65591">
            <w:pPr>
              <w:spacing w:after="0"/>
            </w:pPr>
            <w:r w:rsidRPr="00CC0638">
              <w:t>In case that features of interest are channels and not water bodies.</w:t>
            </w:r>
          </w:p>
          <w:p w14:paraId="5F618786" w14:textId="77777777" w:rsidR="00E65591" w:rsidRPr="00CC0638" w:rsidRDefault="00E65591" w:rsidP="00E65591">
            <w:pPr>
              <w:spacing w:after="0"/>
            </w:pPr>
            <w:r w:rsidRPr="00CC0638">
              <w:t>AND</w:t>
            </w:r>
          </w:p>
          <w:p w14:paraId="3B990C07" w14:textId="77777777" w:rsidR="00E65591" w:rsidRPr="00EC4103" w:rsidRDefault="00E65591" w:rsidP="00E65591">
            <w:pPr>
              <w:spacing w:after="0"/>
            </w:pPr>
            <w:r w:rsidRPr="00CC0638">
              <w:t>In case that network is non branching.</w:t>
            </w:r>
          </w:p>
        </w:tc>
        <w:tc>
          <w:tcPr>
            <w:tcW w:w="5103" w:type="dxa"/>
            <w:hideMark/>
          </w:tcPr>
          <w:p w14:paraId="796F350B" w14:textId="77777777" w:rsidR="00E65591" w:rsidRPr="00CC0638" w:rsidRDefault="00E65591" w:rsidP="00E65591">
            <w:pPr>
              <w:spacing w:after="0"/>
            </w:pPr>
            <w:r w:rsidRPr="00CC0638">
              <w:t>A sequence of watercourse links representing a non-branching path through a hydrographic network.</w:t>
            </w:r>
          </w:p>
        </w:tc>
      </w:tr>
      <w:tr w:rsidR="00E65591" w:rsidRPr="00EC4103" w14:paraId="516A25F1" w14:textId="77777777" w:rsidTr="00E65591">
        <w:tc>
          <w:tcPr>
            <w:tcW w:w="3085" w:type="dxa"/>
            <w:shd w:val="clear" w:color="auto" w:fill="F2F2F2" w:themeFill="background1" w:themeFillShade="F2"/>
            <w:hideMark/>
          </w:tcPr>
          <w:p w14:paraId="165A6549" w14:textId="77777777" w:rsidR="00E65591" w:rsidRPr="00EC4103" w:rsidRDefault="00E65591" w:rsidP="00E65591">
            <w:pPr>
              <w:spacing w:after="0"/>
            </w:pPr>
            <w:proofErr w:type="spellStart"/>
            <w:r w:rsidRPr="00EC4103">
              <w:t>HY_Depression</w:t>
            </w:r>
            <w:proofErr w:type="spellEnd"/>
          </w:p>
        </w:tc>
        <w:tc>
          <w:tcPr>
            <w:tcW w:w="1559" w:type="dxa"/>
          </w:tcPr>
          <w:p w14:paraId="24EC536C" w14:textId="77777777" w:rsidR="00E65591" w:rsidRPr="00EC4103" w:rsidRDefault="00E65591" w:rsidP="00E65591">
            <w:pPr>
              <w:spacing w:after="0"/>
            </w:pPr>
            <w:r>
              <w:t>Is like</w:t>
            </w:r>
          </w:p>
        </w:tc>
        <w:tc>
          <w:tcPr>
            <w:tcW w:w="3261" w:type="dxa"/>
            <w:hideMark/>
          </w:tcPr>
          <w:p w14:paraId="19492F07" w14:textId="77777777" w:rsidR="00E65591" w:rsidRPr="00EC4103" w:rsidRDefault="00E65591" w:rsidP="00E65591">
            <w:pPr>
              <w:spacing w:after="0"/>
            </w:pPr>
          </w:p>
          <w:p w14:paraId="279DDC63" w14:textId="77777777" w:rsidR="00E65591" w:rsidRPr="00CC0638" w:rsidRDefault="00E65591" w:rsidP="00E65591">
            <w:pPr>
              <w:spacing w:after="0"/>
            </w:pPr>
            <w:proofErr w:type="spellStart"/>
            <w:r w:rsidRPr="00EC4103">
              <w:t>StandingWater</w:t>
            </w:r>
            <w:proofErr w:type="spellEnd"/>
          </w:p>
          <w:p w14:paraId="6E1C8852" w14:textId="77777777" w:rsidR="00E65591" w:rsidRPr="00CC0638" w:rsidRDefault="00E65591" w:rsidP="00E65591">
            <w:pPr>
              <w:spacing w:after="0"/>
            </w:pPr>
          </w:p>
          <w:p w14:paraId="57A6A122" w14:textId="77777777" w:rsidR="00E65591" w:rsidRPr="00EC4103" w:rsidRDefault="00E65591" w:rsidP="00E65591">
            <w:pPr>
              <w:spacing w:after="0"/>
            </w:pPr>
            <w:r w:rsidRPr="00CC0638">
              <w:t>In case that geometry is surface or point.</w:t>
            </w:r>
          </w:p>
        </w:tc>
        <w:tc>
          <w:tcPr>
            <w:tcW w:w="5103" w:type="dxa"/>
            <w:hideMark/>
          </w:tcPr>
          <w:p w14:paraId="2E806C32" w14:textId="77777777" w:rsidR="00E65591" w:rsidRPr="00CC0638" w:rsidRDefault="00E65591" w:rsidP="00E65591">
            <w:pPr>
              <w:autoSpaceDE w:val="0"/>
              <w:autoSpaceDN w:val="0"/>
              <w:adjustRightInd w:val="0"/>
              <w:spacing w:after="0"/>
            </w:pPr>
            <w:r w:rsidRPr="00CC0638">
              <w:t xml:space="preserve">Any known inland waterway body. </w:t>
            </w:r>
          </w:p>
          <w:p w14:paraId="0FC381A6" w14:textId="77777777" w:rsidR="00E65591" w:rsidRPr="00CC0638" w:rsidRDefault="00E65591" w:rsidP="00E65591">
            <w:pPr>
              <w:autoSpaceDE w:val="0"/>
              <w:autoSpaceDN w:val="0"/>
              <w:adjustRightInd w:val="0"/>
              <w:spacing w:after="0"/>
            </w:pPr>
            <w:r w:rsidRPr="00CC0638">
              <w:t>EXAMPLE Lake/pond, reservoir, river/stream, etc.</w:t>
            </w:r>
          </w:p>
          <w:p w14:paraId="5A517BB8" w14:textId="77777777" w:rsidR="00E65591" w:rsidRPr="00CC0638" w:rsidRDefault="00E65591" w:rsidP="00E65591">
            <w:pPr>
              <w:spacing w:after="0"/>
            </w:pPr>
            <w:r w:rsidRPr="00CC0638">
              <w:t>NOTE: May include islands, represented as 'holes' in its geometry. Islands may be surrounded by a shore and / or land-ware boundary.</w:t>
            </w:r>
          </w:p>
          <w:p w14:paraId="03042773" w14:textId="77777777" w:rsidR="00E65591" w:rsidRPr="00EC4103" w:rsidRDefault="00E65591" w:rsidP="00E65591">
            <w:pPr>
              <w:spacing w:after="0"/>
            </w:pPr>
          </w:p>
        </w:tc>
      </w:tr>
      <w:tr w:rsidR="00E65591" w:rsidRPr="00EC4103" w14:paraId="1A03972F" w14:textId="77777777" w:rsidTr="00E65591">
        <w:tc>
          <w:tcPr>
            <w:tcW w:w="3085" w:type="dxa"/>
            <w:shd w:val="clear" w:color="auto" w:fill="F2F2F2" w:themeFill="background1" w:themeFillShade="F2"/>
            <w:hideMark/>
          </w:tcPr>
          <w:p w14:paraId="703E6D1C" w14:textId="77777777" w:rsidR="00E65591" w:rsidRPr="00EC4103" w:rsidRDefault="00E65591" w:rsidP="00E65591">
            <w:pPr>
              <w:spacing w:after="0"/>
            </w:pPr>
            <w:proofErr w:type="spellStart"/>
            <w:r w:rsidRPr="00EC4103">
              <w:t>HY_Channel</w:t>
            </w:r>
            <w:proofErr w:type="spellEnd"/>
          </w:p>
        </w:tc>
        <w:tc>
          <w:tcPr>
            <w:tcW w:w="1559" w:type="dxa"/>
          </w:tcPr>
          <w:p w14:paraId="25ECC4DB" w14:textId="77777777" w:rsidR="00E65591" w:rsidRPr="00EC4103" w:rsidRDefault="00E65591" w:rsidP="00E65591">
            <w:pPr>
              <w:spacing w:after="0"/>
            </w:pPr>
            <w:r>
              <w:t>Is narrower than</w:t>
            </w:r>
          </w:p>
        </w:tc>
        <w:tc>
          <w:tcPr>
            <w:tcW w:w="3261" w:type="dxa"/>
            <w:hideMark/>
          </w:tcPr>
          <w:p w14:paraId="0748DECD" w14:textId="77777777" w:rsidR="00E65591" w:rsidRDefault="00E65591" w:rsidP="00E65591">
            <w:pPr>
              <w:spacing w:after="0"/>
            </w:pPr>
            <w:proofErr w:type="spellStart"/>
            <w:r w:rsidRPr="00EC4103">
              <w:t>Watercourse</w:t>
            </w:r>
            <w:r>
              <w:t>Link</w:t>
            </w:r>
            <w:proofErr w:type="spellEnd"/>
          </w:p>
          <w:p w14:paraId="11981EC4" w14:textId="77777777" w:rsidR="00E65591" w:rsidRDefault="00E65591" w:rsidP="00E65591">
            <w:pPr>
              <w:spacing w:after="0"/>
            </w:pPr>
          </w:p>
          <w:p w14:paraId="13E0F2D6" w14:textId="77777777" w:rsidR="00E65591" w:rsidRPr="00EC4103" w:rsidRDefault="00E65591" w:rsidP="00E65591">
            <w:pPr>
              <w:spacing w:after="0"/>
            </w:pPr>
            <w:r w:rsidRPr="00CC0638">
              <w:t>In case that features of interest are channels and not water bodies.</w:t>
            </w:r>
          </w:p>
        </w:tc>
        <w:tc>
          <w:tcPr>
            <w:tcW w:w="5103" w:type="dxa"/>
            <w:hideMark/>
          </w:tcPr>
          <w:p w14:paraId="37D0C6F9" w14:textId="77777777" w:rsidR="00E65591" w:rsidRPr="00CC0638" w:rsidRDefault="00E65591" w:rsidP="00E65591">
            <w:pPr>
              <w:spacing w:after="0"/>
            </w:pPr>
          </w:p>
          <w:p w14:paraId="5F6E0005" w14:textId="1F7BAB38" w:rsidR="00E65591" w:rsidRPr="00CC0638" w:rsidRDefault="00E65591" w:rsidP="00E65591">
            <w:pPr>
              <w:spacing w:after="0"/>
            </w:pPr>
            <w:r w:rsidRPr="00CC0638">
              <w:t>A segment of a watercourse within a hydrographic network.  A watercourse link may be fictitious, with no direct correspondence to a real-world object and included only to ensure a closed network</w:t>
            </w:r>
            <w:r w:rsidR="006477EE">
              <w:t>.</w:t>
            </w:r>
          </w:p>
        </w:tc>
      </w:tr>
      <w:tr w:rsidR="00E65591" w:rsidRPr="00EC4103" w14:paraId="1E5F551C" w14:textId="77777777" w:rsidTr="00E65591">
        <w:tc>
          <w:tcPr>
            <w:tcW w:w="3085" w:type="dxa"/>
            <w:shd w:val="clear" w:color="auto" w:fill="F2F2F2" w:themeFill="background1" w:themeFillShade="F2"/>
            <w:hideMark/>
          </w:tcPr>
          <w:p w14:paraId="16CBB7F9" w14:textId="77777777" w:rsidR="00E65591" w:rsidRPr="00BA33D5" w:rsidRDefault="00E65591" w:rsidP="00E65591">
            <w:pPr>
              <w:spacing w:after="0"/>
            </w:pPr>
            <w:proofErr w:type="spellStart"/>
            <w:r w:rsidRPr="00BA33D5">
              <w:t>HY_Reservoir</w:t>
            </w:r>
            <w:proofErr w:type="spellEnd"/>
          </w:p>
        </w:tc>
        <w:tc>
          <w:tcPr>
            <w:tcW w:w="1559" w:type="dxa"/>
          </w:tcPr>
          <w:p w14:paraId="205D9364" w14:textId="77777777" w:rsidR="00E65591" w:rsidRPr="00BA33D5" w:rsidRDefault="00E65591" w:rsidP="00E65591">
            <w:pPr>
              <w:spacing w:after="0"/>
            </w:pPr>
            <w:r w:rsidRPr="00BA33D5">
              <w:t xml:space="preserve">Is </w:t>
            </w:r>
            <w:r>
              <w:t>like</w:t>
            </w:r>
          </w:p>
        </w:tc>
        <w:tc>
          <w:tcPr>
            <w:tcW w:w="3261" w:type="dxa"/>
            <w:hideMark/>
          </w:tcPr>
          <w:p w14:paraId="40EC2531" w14:textId="77777777" w:rsidR="00E65591" w:rsidRPr="00BA33D5" w:rsidRDefault="00E65591" w:rsidP="00E65591">
            <w:pPr>
              <w:spacing w:after="0"/>
            </w:pPr>
            <w:r w:rsidRPr="00BA33D5">
              <w:t xml:space="preserve"> </w:t>
            </w:r>
          </w:p>
          <w:p w14:paraId="3E5B95AD" w14:textId="77777777" w:rsidR="00E65591" w:rsidRPr="00CC0638" w:rsidRDefault="00E65591" w:rsidP="00E65591">
            <w:pPr>
              <w:spacing w:after="0"/>
            </w:pPr>
            <w:proofErr w:type="spellStart"/>
            <w:r w:rsidRPr="00BA33D5">
              <w:t>StandingWater</w:t>
            </w:r>
            <w:proofErr w:type="spellEnd"/>
          </w:p>
          <w:p w14:paraId="5A89F59F" w14:textId="77777777" w:rsidR="00E65591" w:rsidRPr="00CC0638" w:rsidRDefault="00E65591" w:rsidP="00E65591">
            <w:pPr>
              <w:spacing w:after="0"/>
            </w:pPr>
          </w:p>
          <w:p w14:paraId="79A0C48D" w14:textId="77777777" w:rsidR="00E65591" w:rsidRPr="00BA33D5" w:rsidRDefault="00E65591" w:rsidP="00E65591">
            <w:pPr>
              <w:spacing w:after="0"/>
            </w:pPr>
            <w:r w:rsidRPr="00CC0638">
              <w:t>In case that geometry is surface or point.</w:t>
            </w:r>
          </w:p>
        </w:tc>
        <w:tc>
          <w:tcPr>
            <w:tcW w:w="5103" w:type="dxa"/>
            <w:hideMark/>
          </w:tcPr>
          <w:p w14:paraId="27A155BA" w14:textId="77777777" w:rsidR="00E65591" w:rsidRPr="00CC0638" w:rsidRDefault="00E65591" w:rsidP="00E65591">
            <w:pPr>
              <w:spacing w:after="0"/>
            </w:pPr>
          </w:p>
          <w:p w14:paraId="736287D3" w14:textId="77777777" w:rsidR="00E65591" w:rsidRPr="00CC0638" w:rsidRDefault="00E65591" w:rsidP="00E65591">
            <w:pPr>
              <w:autoSpaceDE w:val="0"/>
              <w:autoSpaceDN w:val="0"/>
              <w:adjustRightInd w:val="0"/>
              <w:spacing w:after="0"/>
            </w:pPr>
            <w:r w:rsidRPr="00CC0638">
              <w:t xml:space="preserve">Any known inland waterway body. </w:t>
            </w:r>
          </w:p>
          <w:p w14:paraId="26019FE4" w14:textId="77777777" w:rsidR="00E65591" w:rsidRPr="00CC0638" w:rsidRDefault="00E65591" w:rsidP="00E65591">
            <w:pPr>
              <w:autoSpaceDE w:val="0"/>
              <w:autoSpaceDN w:val="0"/>
              <w:adjustRightInd w:val="0"/>
              <w:spacing w:after="0"/>
            </w:pPr>
            <w:r w:rsidRPr="00CC0638">
              <w:t>EXAMPLE Lake/pond, reservoir, river/stream, etc.</w:t>
            </w:r>
          </w:p>
          <w:p w14:paraId="275FB995" w14:textId="77777777" w:rsidR="00E65591" w:rsidRPr="00CC0638" w:rsidRDefault="00E65591" w:rsidP="00E65591">
            <w:pPr>
              <w:spacing w:after="0"/>
            </w:pPr>
            <w:r w:rsidRPr="00CC0638">
              <w:t xml:space="preserve">NOTE: May include islands, represented as 'holes' </w:t>
            </w:r>
            <w:r w:rsidRPr="00CC0638">
              <w:lastRenderedPageBreak/>
              <w:t>in its geometry. Islands may be surrounded by a shore and / or land-ware boundary.</w:t>
            </w:r>
          </w:p>
        </w:tc>
      </w:tr>
      <w:tr w:rsidR="00E65591" w:rsidRPr="00EC4103" w14:paraId="3CF9DCFA" w14:textId="77777777" w:rsidTr="00E65591">
        <w:trPr>
          <w:trHeight w:val="428"/>
        </w:trPr>
        <w:tc>
          <w:tcPr>
            <w:tcW w:w="3085" w:type="dxa"/>
            <w:shd w:val="clear" w:color="auto" w:fill="F2F2F2" w:themeFill="background1" w:themeFillShade="F2"/>
            <w:hideMark/>
          </w:tcPr>
          <w:p w14:paraId="4A50CDB1" w14:textId="77777777" w:rsidR="00E65591" w:rsidRPr="00EC4103" w:rsidRDefault="00E65591" w:rsidP="00E65591">
            <w:pPr>
              <w:spacing w:after="0"/>
            </w:pPr>
            <w:proofErr w:type="spellStart"/>
            <w:r w:rsidRPr="00EC4103">
              <w:lastRenderedPageBreak/>
              <w:t>HY_FlowPath</w:t>
            </w:r>
            <w:proofErr w:type="spellEnd"/>
          </w:p>
        </w:tc>
        <w:tc>
          <w:tcPr>
            <w:tcW w:w="1559" w:type="dxa"/>
          </w:tcPr>
          <w:p w14:paraId="18EFD3D3" w14:textId="77777777" w:rsidR="00E65591" w:rsidRPr="00EC4103" w:rsidRDefault="00E65591" w:rsidP="00E65591">
            <w:pPr>
              <w:spacing w:after="0"/>
            </w:pPr>
            <w:r>
              <w:t>Is like</w:t>
            </w:r>
          </w:p>
        </w:tc>
        <w:tc>
          <w:tcPr>
            <w:tcW w:w="3261" w:type="dxa"/>
            <w:hideMark/>
          </w:tcPr>
          <w:p w14:paraId="439DF4EF" w14:textId="77777777" w:rsidR="00E65591" w:rsidRPr="00CC0638" w:rsidRDefault="00E65591" w:rsidP="00E65591">
            <w:pPr>
              <w:spacing w:after="0"/>
            </w:pPr>
            <w:proofErr w:type="spellStart"/>
            <w:r w:rsidRPr="00EC4103">
              <w:t>WatercourseLink</w:t>
            </w:r>
            <w:proofErr w:type="spellEnd"/>
          </w:p>
          <w:p w14:paraId="1DCA3FE8" w14:textId="77777777" w:rsidR="00E65591" w:rsidRPr="00CC0638" w:rsidRDefault="00E65591" w:rsidP="00E65591">
            <w:pPr>
              <w:spacing w:after="0"/>
            </w:pPr>
          </w:p>
          <w:p w14:paraId="73025AE7" w14:textId="77777777" w:rsidR="00E65591" w:rsidRPr="00EC4103" w:rsidRDefault="00E65591" w:rsidP="00E65591">
            <w:pPr>
              <w:spacing w:after="0"/>
            </w:pPr>
            <w:r w:rsidRPr="00CC0638">
              <w:t>With a fictitious representation</w:t>
            </w:r>
          </w:p>
        </w:tc>
        <w:tc>
          <w:tcPr>
            <w:tcW w:w="5103" w:type="dxa"/>
            <w:hideMark/>
          </w:tcPr>
          <w:p w14:paraId="3C6655E4" w14:textId="30AE6466" w:rsidR="00E65591" w:rsidRPr="00CC0638" w:rsidRDefault="00E65591" w:rsidP="00E65591">
            <w:pPr>
              <w:spacing w:after="0"/>
            </w:pPr>
            <w:r w:rsidRPr="00CC0638">
              <w:t>A segment of a watercourse within a hydrographic network.  A watercourse link may be fictitious, with no direct correspondence to a real-world object and included only to ensure a closed network</w:t>
            </w:r>
            <w:r w:rsidR="006477EE">
              <w:t>.</w:t>
            </w:r>
          </w:p>
        </w:tc>
      </w:tr>
      <w:tr w:rsidR="00E65591" w:rsidRPr="00EC4103" w14:paraId="7B455406" w14:textId="77777777" w:rsidTr="00E65591">
        <w:trPr>
          <w:trHeight w:val="125"/>
        </w:trPr>
        <w:tc>
          <w:tcPr>
            <w:tcW w:w="3085" w:type="dxa"/>
            <w:shd w:val="clear" w:color="auto" w:fill="F2F2F2" w:themeFill="background1" w:themeFillShade="F2"/>
            <w:hideMark/>
          </w:tcPr>
          <w:p w14:paraId="589F31CB" w14:textId="77777777" w:rsidR="00E65591" w:rsidRPr="00EC4103" w:rsidRDefault="00E65591" w:rsidP="00E65591">
            <w:pPr>
              <w:spacing w:after="0"/>
            </w:pPr>
            <w:proofErr w:type="spellStart"/>
            <w:r w:rsidRPr="00EC4103">
              <w:t>HY_WaterEdge</w:t>
            </w:r>
            <w:proofErr w:type="spellEnd"/>
          </w:p>
        </w:tc>
        <w:tc>
          <w:tcPr>
            <w:tcW w:w="1559" w:type="dxa"/>
          </w:tcPr>
          <w:p w14:paraId="6E4623D1" w14:textId="77777777" w:rsidR="00E65591" w:rsidRPr="00EC4103" w:rsidRDefault="00E65591" w:rsidP="00E65591">
            <w:pPr>
              <w:spacing w:after="0"/>
            </w:pPr>
            <w:r>
              <w:t>Is like</w:t>
            </w:r>
          </w:p>
        </w:tc>
        <w:tc>
          <w:tcPr>
            <w:tcW w:w="3261" w:type="dxa"/>
            <w:hideMark/>
          </w:tcPr>
          <w:p w14:paraId="13D8F86C" w14:textId="77777777" w:rsidR="00E65591" w:rsidRPr="00EC4103" w:rsidRDefault="00E65591" w:rsidP="00E65591">
            <w:pPr>
              <w:spacing w:after="0"/>
            </w:pPr>
            <w:proofErr w:type="spellStart"/>
            <w:r>
              <w:t>LandWaterBoundary</w:t>
            </w:r>
            <w:proofErr w:type="spellEnd"/>
          </w:p>
        </w:tc>
        <w:tc>
          <w:tcPr>
            <w:tcW w:w="5103" w:type="dxa"/>
            <w:hideMark/>
          </w:tcPr>
          <w:p w14:paraId="05BF0581" w14:textId="77777777" w:rsidR="00E65591" w:rsidRPr="00CC0638" w:rsidRDefault="00E65591" w:rsidP="00E65591">
            <w:pPr>
              <w:spacing w:after="0"/>
            </w:pPr>
          </w:p>
          <w:p w14:paraId="0C42D72B" w14:textId="77777777" w:rsidR="00E65591" w:rsidRPr="00CC0638" w:rsidRDefault="00E65591" w:rsidP="00E65591">
            <w:pPr>
              <w:autoSpaceDE w:val="0"/>
              <w:autoSpaceDN w:val="0"/>
              <w:adjustRightInd w:val="0"/>
              <w:spacing w:after="0"/>
            </w:pPr>
            <w:r w:rsidRPr="00CC0638">
              <w:t>The line where a land mass is in contact with a body of water.</w:t>
            </w:r>
          </w:p>
        </w:tc>
      </w:tr>
      <w:tr w:rsidR="00E65591" w:rsidRPr="00EC4103" w14:paraId="7BCA2D42" w14:textId="77777777" w:rsidTr="00E65591">
        <w:tc>
          <w:tcPr>
            <w:tcW w:w="3085" w:type="dxa"/>
            <w:shd w:val="clear" w:color="auto" w:fill="F2F2F2" w:themeFill="background1" w:themeFillShade="F2"/>
            <w:hideMark/>
          </w:tcPr>
          <w:p w14:paraId="2DB56E5B" w14:textId="77777777" w:rsidR="00E65591" w:rsidRPr="00EC4103" w:rsidRDefault="00E65591" w:rsidP="00E65591">
            <w:pPr>
              <w:spacing w:after="0"/>
            </w:pPr>
            <w:proofErr w:type="spellStart"/>
            <w:r w:rsidRPr="00EC4103">
              <w:t>HY_LongitudinalSection</w:t>
            </w:r>
            <w:proofErr w:type="spellEnd"/>
          </w:p>
        </w:tc>
        <w:tc>
          <w:tcPr>
            <w:tcW w:w="1559" w:type="dxa"/>
          </w:tcPr>
          <w:p w14:paraId="24575C6C" w14:textId="77777777" w:rsidR="00E65591" w:rsidRPr="00EC4103" w:rsidRDefault="00E65591" w:rsidP="00E65591">
            <w:pPr>
              <w:spacing w:after="0"/>
            </w:pPr>
          </w:p>
        </w:tc>
        <w:tc>
          <w:tcPr>
            <w:tcW w:w="3261" w:type="dxa"/>
            <w:hideMark/>
          </w:tcPr>
          <w:p w14:paraId="46815A06" w14:textId="77777777" w:rsidR="00E65591" w:rsidRPr="00EC4103" w:rsidRDefault="00E65591" w:rsidP="00E65591">
            <w:pPr>
              <w:spacing w:after="0"/>
            </w:pPr>
            <w:r w:rsidRPr="00EC4103">
              <w:t>Not represented</w:t>
            </w:r>
          </w:p>
        </w:tc>
        <w:tc>
          <w:tcPr>
            <w:tcW w:w="5103" w:type="dxa"/>
            <w:hideMark/>
          </w:tcPr>
          <w:p w14:paraId="6B677A42" w14:textId="2D4E61B1" w:rsidR="00E65591" w:rsidRPr="00EC4103" w:rsidRDefault="00E65591" w:rsidP="00E65591">
            <w:pPr>
              <w:spacing w:after="0"/>
            </w:pPr>
          </w:p>
        </w:tc>
      </w:tr>
      <w:tr w:rsidR="00E65591" w:rsidRPr="00EC4103" w14:paraId="54611BEE" w14:textId="77777777" w:rsidTr="00E65591">
        <w:tc>
          <w:tcPr>
            <w:tcW w:w="3085" w:type="dxa"/>
            <w:shd w:val="clear" w:color="auto" w:fill="F2F2F2" w:themeFill="background1" w:themeFillShade="F2"/>
            <w:hideMark/>
          </w:tcPr>
          <w:p w14:paraId="163743C7" w14:textId="77777777" w:rsidR="00E65591" w:rsidRPr="00EC4103" w:rsidRDefault="00E65591" w:rsidP="00E65591">
            <w:pPr>
              <w:spacing w:after="0"/>
            </w:pPr>
            <w:proofErr w:type="spellStart"/>
            <w:r w:rsidRPr="00EC4103">
              <w:t>HY_CrossSection</w:t>
            </w:r>
            <w:proofErr w:type="spellEnd"/>
          </w:p>
        </w:tc>
        <w:tc>
          <w:tcPr>
            <w:tcW w:w="1559" w:type="dxa"/>
          </w:tcPr>
          <w:p w14:paraId="612FD413" w14:textId="77777777" w:rsidR="00E65591" w:rsidRPr="00EC4103" w:rsidRDefault="00E65591" w:rsidP="00E65591">
            <w:pPr>
              <w:spacing w:after="0"/>
            </w:pPr>
          </w:p>
        </w:tc>
        <w:tc>
          <w:tcPr>
            <w:tcW w:w="3261" w:type="dxa"/>
            <w:hideMark/>
          </w:tcPr>
          <w:p w14:paraId="02E7D23E" w14:textId="77777777" w:rsidR="00E65591" w:rsidRPr="00EC4103" w:rsidRDefault="00E65591" w:rsidP="00E65591">
            <w:pPr>
              <w:spacing w:after="0"/>
            </w:pPr>
            <w:r w:rsidRPr="00EC4103">
              <w:t>Not represented</w:t>
            </w:r>
          </w:p>
        </w:tc>
        <w:tc>
          <w:tcPr>
            <w:tcW w:w="5103" w:type="dxa"/>
            <w:hideMark/>
          </w:tcPr>
          <w:p w14:paraId="1279593C" w14:textId="33068577" w:rsidR="00E65591" w:rsidRPr="00EC4103" w:rsidRDefault="00E65591" w:rsidP="00E65591">
            <w:pPr>
              <w:spacing w:after="0"/>
            </w:pPr>
          </w:p>
        </w:tc>
      </w:tr>
      <w:tr w:rsidR="00E65591" w:rsidRPr="00EC4103" w14:paraId="73B1FA0D" w14:textId="77777777" w:rsidTr="00E65591">
        <w:tc>
          <w:tcPr>
            <w:tcW w:w="3085" w:type="dxa"/>
            <w:shd w:val="clear" w:color="auto" w:fill="F2F2F2" w:themeFill="background1" w:themeFillShade="F2"/>
            <w:hideMark/>
          </w:tcPr>
          <w:p w14:paraId="2C794EBB" w14:textId="77777777" w:rsidR="00E65591" w:rsidRPr="00EC4103" w:rsidRDefault="00E65591" w:rsidP="00E65591">
            <w:pPr>
              <w:spacing w:after="0"/>
            </w:pPr>
            <w:proofErr w:type="spellStart"/>
            <w:r w:rsidRPr="00EC4103">
              <w:t>HY_WaterBodyStratum</w:t>
            </w:r>
            <w:proofErr w:type="spellEnd"/>
          </w:p>
        </w:tc>
        <w:tc>
          <w:tcPr>
            <w:tcW w:w="1559" w:type="dxa"/>
          </w:tcPr>
          <w:p w14:paraId="44CE2A89" w14:textId="77777777" w:rsidR="00E65591" w:rsidRPr="00EC4103" w:rsidRDefault="00E65591" w:rsidP="00E65591">
            <w:pPr>
              <w:spacing w:after="0"/>
            </w:pPr>
          </w:p>
        </w:tc>
        <w:tc>
          <w:tcPr>
            <w:tcW w:w="3261" w:type="dxa"/>
            <w:hideMark/>
          </w:tcPr>
          <w:p w14:paraId="34429200" w14:textId="77777777" w:rsidR="00E65591" w:rsidRPr="00EC4103" w:rsidRDefault="00E65591" w:rsidP="00E65591">
            <w:pPr>
              <w:spacing w:after="0"/>
            </w:pPr>
            <w:r w:rsidRPr="00EC4103">
              <w:t>Not represented</w:t>
            </w:r>
          </w:p>
        </w:tc>
        <w:tc>
          <w:tcPr>
            <w:tcW w:w="5103" w:type="dxa"/>
            <w:hideMark/>
          </w:tcPr>
          <w:p w14:paraId="78E7E7BB" w14:textId="1C3AE89F" w:rsidR="00E65591" w:rsidRPr="00EC4103" w:rsidRDefault="00E65591" w:rsidP="00E65591">
            <w:pPr>
              <w:spacing w:after="0"/>
            </w:pPr>
          </w:p>
        </w:tc>
      </w:tr>
      <w:tr w:rsidR="00E65591" w:rsidRPr="00EC4103" w14:paraId="270EFF37" w14:textId="77777777" w:rsidTr="00E65591">
        <w:tc>
          <w:tcPr>
            <w:tcW w:w="3085" w:type="dxa"/>
            <w:shd w:val="clear" w:color="auto" w:fill="F2F2F2" w:themeFill="background1" w:themeFillShade="F2"/>
            <w:hideMark/>
          </w:tcPr>
          <w:p w14:paraId="0DD2AE26" w14:textId="77777777" w:rsidR="00E65591" w:rsidRPr="00EC4103" w:rsidRDefault="00E65591" w:rsidP="00E65591">
            <w:pPr>
              <w:spacing w:after="0"/>
            </w:pPr>
            <w:proofErr w:type="spellStart"/>
            <w:r w:rsidRPr="00EC4103">
              <w:t>HY_Water_LiquidPhase</w:t>
            </w:r>
            <w:proofErr w:type="spellEnd"/>
          </w:p>
        </w:tc>
        <w:tc>
          <w:tcPr>
            <w:tcW w:w="1559" w:type="dxa"/>
          </w:tcPr>
          <w:p w14:paraId="666FB128" w14:textId="77777777" w:rsidR="00E65591" w:rsidRPr="00EC4103" w:rsidRDefault="00E65591" w:rsidP="00E65591">
            <w:pPr>
              <w:spacing w:after="0"/>
            </w:pPr>
          </w:p>
        </w:tc>
        <w:tc>
          <w:tcPr>
            <w:tcW w:w="3261" w:type="dxa"/>
            <w:hideMark/>
          </w:tcPr>
          <w:p w14:paraId="65EC4510" w14:textId="77777777" w:rsidR="00E65591" w:rsidRPr="00EC4103" w:rsidRDefault="00E65591" w:rsidP="00E65591">
            <w:pPr>
              <w:spacing w:after="0"/>
            </w:pPr>
            <w:r w:rsidRPr="00EC4103">
              <w:t>Not represented</w:t>
            </w:r>
          </w:p>
        </w:tc>
        <w:tc>
          <w:tcPr>
            <w:tcW w:w="5103" w:type="dxa"/>
            <w:hideMark/>
          </w:tcPr>
          <w:p w14:paraId="3422687B" w14:textId="1AFACCB1" w:rsidR="00E65591" w:rsidRPr="00EC4103" w:rsidRDefault="00E65591" w:rsidP="00E65591">
            <w:pPr>
              <w:spacing w:after="0"/>
            </w:pPr>
          </w:p>
        </w:tc>
      </w:tr>
      <w:tr w:rsidR="00E65591" w:rsidRPr="00EC4103" w14:paraId="033E49AD" w14:textId="77777777" w:rsidTr="00E65591">
        <w:tc>
          <w:tcPr>
            <w:tcW w:w="3085" w:type="dxa"/>
            <w:shd w:val="clear" w:color="auto" w:fill="F2F2F2" w:themeFill="background1" w:themeFillShade="F2"/>
            <w:hideMark/>
          </w:tcPr>
          <w:p w14:paraId="0561B43B" w14:textId="77777777" w:rsidR="00E65591" w:rsidRPr="00EC4103" w:rsidRDefault="00E65591" w:rsidP="00E65591">
            <w:pPr>
              <w:spacing w:after="0"/>
            </w:pPr>
            <w:proofErr w:type="spellStart"/>
            <w:r w:rsidRPr="00EC4103">
              <w:t>HY_Water_SolidPhase</w:t>
            </w:r>
            <w:proofErr w:type="spellEnd"/>
          </w:p>
        </w:tc>
        <w:tc>
          <w:tcPr>
            <w:tcW w:w="1559" w:type="dxa"/>
          </w:tcPr>
          <w:p w14:paraId="104BE758" w14:textId="77777777" w:rsidR="00E65591" w:rsidRPr="00EC4103" w:rsidRDefault="00E65591" w:rsidP="00E65591">
            <w:pPr>
              <w:spacing w:after="0"/>
            </w:pPr>
          </w:p>
        </w:tc>
        <w:tc>
          <w:tcPr>
            <w:tcW w:w="3261" w:type="dxa"/>
            <w:hideMark/>
          </w:tcPr>
          <w:p w14:paraId="4AF6DF61" w14:textId="77777777" w:rsidR="00E65591" w:rsidRPr="00EC4103" w:rsidRDefault="00E65591" w:rsidP="00E65591">
            <w:pPr>
              <w:spacing w:after="0"/>
            </w:pPr>
            <w:r w:rsidRPr="00EC4103">
              <w:t>Not represented</w:t>
            </w:r>
          </w:p>
        </w:tc>
        <w:tc>
          <w:tcPr>
            <w:tcW w:w="5103" w:type="dxa"/>
            <w:hideMark/>
          </w:tcPr>
          <w:p w14:paraId="7BE45FDB" w14:textId="228B6D3B" w:rsidR="00E65591" w:rsidRPr="00EC4103" w:rsidRDefault="00E65591" w:rsidP="00E65591">
            <w:pPr>
              <w:spacing w:after="0"/>
            </w:pPr>
          </w:p>
        </w:tc>
      </w:tr>
    </w:tbl>
    <w:p w14:paraId="516A1551" w14:textId="77777777" w:rsidR="00881984" w:rsidRDefault="00881984" w:rsidP="00834E29">
      <w:pPr>
        <w:pStyle w:val="berschrift2"/>
        <w:numPr>
          <w:ilvl w:val="0"/>
          <w:numId w:val="0"/>
        </w:numPr>
        <w:rPr>
          <w:i/>
        </w:rPr>
        <w:sectPr w:rsidR="00881984" w:rsidSect="00986726">
          <w:headerReference w:type="default" r:id="rId72"/>
          <w:footerReference w:type="even" r:id="rId73"/>
          <w:footerReference w:type="default" r:id="rId74"/>
          <w:type w:val="oddPage"/>
          <w:pgSz w:w="15840" w:h="12240" w:orient="landscape"/>
          <w:pgMar w:top="1800" w:right="1440" w:bottom="1800" w:left="1440" w:header="720" w:footer="720" w:gutter="0"/>
          <w:pgNumType w:start="1"/>
          <w:cols w:space="720"/>
          <w:docGrid w:linePitch="360"/>
        </w:sectPr>
      </w:pPr>
    </w:p>
    <w:p w14:paraId="57F92C8A" w14:textId="3114EC85" w:rsidR="00881984" w:rsidRDefault="00881984" w:rsidP="00834E29">
      <w:pPr>
        <w:pStyle w:val="berschrift1"/>
        <w:numPr>
          <w:ilvl w:val="0"/>
          <w:numId w:val="0"/>
        </w:numPr>
      </w:pPr>
      <w:bookmarkStart w:id="244" w:name="_Toc471741690"/>
      <w:r w:rsidRPr="00F11F37">
        <w:lastRenderedPageBreak/>
        <w:t xml:space="preserve">ANNEX </w:t>
      </w:r>
      <w:r>
        <w:t>F</w:t>
      </w:r>
      <w:r w:rsidRPr="00F11F37">
        <w:t xml:space="preserve">: HY_Features - </w:t>
      </w:r>
      <w:r w:rsidR="00E65591">
        <w:t>SANDRE</w:t>
      </w:r>
      <w:r w:rsidRPr="00F11F37">
        <w:t xml:space="preserve">  Mapping</w:t>
      </w:r>
      <w:bookmarkEnd w:id="244"/>
    </w:p>
    <w:p w14:paraId="4BF86D92" w14:textId="1015A1F7" w:rsidR="00E65591" w:rsidRPr="008F6E99" w:rsidRDefault="00E65591" w:rsidP="00E65591">
      <w:bookmarkStart w:id="245" w:name="_Toc458775773"/>
      <w:r w:rsidRPr="00D7735B">
        <w:t xml:space="preserve">This is a </w:t>
      </w:r>
      <w:r>
        <w:t>descriptive</w:t>
      </w:r>
      <w:r w:rsidRPr="00D7735B">
        <w:t xml:space="preserve"> mapping for the </w:t>
      </w:r>
      <w:r w:rsidRPr="008F6E99">
        <w:t>French National Service for Water Data and Reference-dataset Management (SANDRE</w:t>
      </w:r>
      <w:r w:rsidRPr="00F11F37">
        <w:t>)</w:t>
      </w:r>
      <w:r w:rsidR="00FB7ACB">
        <w:t xml:space="preserve"> [12].</w:t>
      </w:r>
      <w:r>
        <w:t xml:space="preserve"> It is intended to provide an understanding of the basic relationship of HY_Features concepts and the SANDRE hydrologic feature d</w:t>
      </w:r>
      <w:r w:rsidRPr="008F6E99">
        <w:t>ictionary for Hydrography.</w:t>
      </w:r>
    </w:p>
    <w:p w14:paraId="14904B7D" w14:textId="77777777" w:rsidR="00E65591" w:rsidRPr="008F6E99" w:rsidRDefault="00E65591" w:rsidP="00E65591">
      <w:r w:rsidRPr="008F6E99">
        <w:t xml:space="preserve">Please notice that terms for SANDRE are </w:t>
      </w:r>
      <w:r>
        <w:t xml:space="preserve">based on </w:t>
      </w:r>
      <w:r w:rsidRPr="008F6E99">
        <w:t>French</w:t>
      </w:r>
      <w:r>
        <w:t xml:space="preserve"> words</w:t>
      </w:r>
      <w:r w:rsidRPr="008F6E99">
        <w:t>.</w:t>
      </w:r>
    </w:p>
    <w:p w14:paraId="7EACBEE4" w14:textId="5938424C" w:rsidR="00E65591" w:rsidRPr="008F6E99" w:rsidRDefault="00FD636F" w:rsidP="00834E29">
      <w:pPr>
        <w:pStyle w:val="berschrift2"/>
        <w:numPr>
          <w:ilvl w:val="0"/>
          <w:numId w:val="0"/>
        </w:numPr>
      </w:pPr>
      <w:bookmarkStart w:id="246" w:name="_Toc459388264"/>
      <w:bookmarkStart w:id="247" w:name="_Toc471741691"/>
      <w:r>
        <w:t>F</w:t>
      </w:r>
      <w:r w:rsidR="00E65591" w:rsidRPr="008F6E99">
        <w:t>.1 Catchment Model</w:t>
      </w:r>
      <w:bookmarkEnd w:id="246"/>
      <w:bookmarkEnd w:id="247"/>
    </w:p>
    <w:tbl>
      <w:tblPr>
        <w:tblStyle w:val="Tabellenraster"/>
        <w:tblW w:w="0" w:type="auto"/>
        <w:tblLook w:val="04A0" w:firstRow="1" w:lastRow="0" w:firstColumn="1" w:lastColumn="0" w:noHBand="0" w:noVBand="1"/>
      </w:tblPr>
      <w:tblGrid>
        <w:gridCol w:w="3029"/>
        <w:gridCol w:w="2429"/>
        <w:gridCol w:w="7718"/>
      </w:tblGrid>
      <w:tr w:rsidR="00E65591" w:rsidRPr="008F6E99" w14:paraId="4A09FCAD" w14:textId="77777777" w:rsidTr="00E65591">
        <w:tc>
          <w:tcPr>
            <w:tcW w:w="0" w:type="auto"/>
            <w:shd w:val="clear" w:color="auto" w:fill="F2F2F2" w:themeFill="background1" w:themeFillShade="F2"/>
            <w:hideMark/>
          </w:tcPr>
          <w:p w14:paraId="442431C8" w14:textId="77777777" w:rsidR="00E65591" w:rsidRPr="008F6E99" w:rsidRDefault="00E65591" w:rsidP="00E65591">
            <w:pPr>
              <w:spacing w:after="0"/>
              <w:rPr>
                <w:b/>
                <w:bCs/>
              </w:rPr>
            </w:pPr>
            <w:r w:rsidRPr="008F6E99">
              <w:rPr>
                <w:b/>
                <w:bCs/>
              </w:rPr>
              <w:t>HY_Features Name</w:t>
            </w:r>
          </w:p>
        </w:tc>
        <w:tc>
          <w:tcPr>
            <w:tcW w:w="0" w:type="auto"/>
            <w:hideMark/>
          </w:tcPr>
          <w:p w14:paraId="3B96905C" w14:textId="77777777" w:rsidR="00E65591" w:rsidRPr="008F6E99" w:rsidRDefault="00E65591" w:rsidP="00E65591">
            <w:pPr>
              <w:spacing w:after="0"/>
              <w:jc w:val="center"/>
              <w:rPr>
                <w:b/>
                <w:bCs/>
              </w:rPr>
            </w:pPr>
            <w:r w:rsidRPr="008F6E99">
              <w:rPr>
                <w:b/>
                <w:bCs/>
              </w:rPr>
              <w:t>SANDRE Name</w:t>
            </w:r>
          </w:p>
        </w:tc>
        <w:tc>
          <w:tcPr>
            <w:tcW w:w="0" w:type="auto"/>
            <w:hideMark/>
          </w:tcPr>
          <w:p w14:paraId="1A2CF6EF" w14:textId="77777777" w:rsidR="00E65591" w:rsidRPr="00A51AF2" w:rsidRDefault="00E65591" w:rsidP="00E65591">
            <w:pPr>
              <w:spacing w:after="0"/>
              <w:jc w:val="center"/>
              <w:rPr>
                <w:b/>
                <w:bCs/>
              </w:rPr>
            </w:pPr>
            <w:r w:rsidRPr="00A51AF2">
              <w:rPr>
                <w:b/>
                <w:bCs/>
              </w:rPr>
              <w:t>Comment</w:t>
            </w:r>
          </w:p>
        </w:tc>
      </w:tr>
      <w:tr w:rsidR="00E65591" w:rsidRPr="008F6E99" w14:paraId="75533EEF" w14:textId="77777777" w:rsidTr="00E65591">
        <w:tc>
          <w:tcPr>
            <w:tcW w:w="0" w:type="auto"/>
            <w:shd w:val="clear" w:color="auto" w:fill="F2F2F2" w:themeFill="background1" w:themeFillShade="F2"/>
            <w:hideMark/>
          </w:tcPr>
          <w:p w14:paraId="7C2F481E" w14:textId="77777777" w:rsidR="00E65591" w:rsidRPr="008F6E99" w:rsidRDefault="00E65591" w:rsidP="00E65591">
            <w:pPr>
              <w:spacing w:after="0"/>
            </w:pPr>
            <w:r w:rsidRPr="008F6E99">
              <w:t>HY_Catchment</w:t>
            </w:r>
          </w:p>
        </w:tc>
        <w:tc>
          <w:tcPr>
            <w:tcW w:w="0" w:type="auto"/>
            <w:hideMark/>
          </w:tcPr>
          <w:p w14:paraId="3CEEADD8" w14:textId="77777777" w:rsidR="00E65591" w:rsidRPr="008F6E99" w:rsidRDefault="00E65591" w:rsidP="00E65591">
            <w:pPr>
              <w:spacing w:after="0"/>
            </w:pPr>
            <w:proofErr w:type="spellStart"/>
            <w:r w:rsidRPr="008F6E99">
              <w:t>RegionHydro</w:t>
            </w:r>
            <w:proofErr w:type="spellEnd"/>
          </w:p>
          <w:p w14:paraId="2B90168E" w14:textId="77777777" w:rsidR="00E65591" w:rsidRPr="008F6E99" w:rsidRDefault="00E65591" w:rsidP="00E65591">
            <w:pPr>
              <w:spacing w:after="0"/>
            </w:pPr>
            <w:r w:rsidRPr="008F6E99">
              <w:t>OR</w:t>
            </w:r>
          </w:p>
          <w:p w14:paraId="51BE0C51" w14:textId="77777777" w:rsidR="00E65591" w:rsidRPr="008F6E99" w:rsidRDefault="00E65591" w:rsidP="00E65591">
            <w:pPr>
              <w:spacing w:after="0"/>
            </w:pPr>
            <w:proofErr w:type="spellStart"/>
            <w:r w:rsidRPr="008F6E99">
              <w:t>SecteurHydro</w:t>
            </w:r>
            <w:proofErr w:type="spellEnd"/>
          </w:p>
          <w:p w14:paraId="02EB6B40" w14:textId="77777777" w:rsidR="00E65591" w:rsidRPr="008F6E99" w:rsidRDefault="00E65591" w:rsidP="00E65591">
            <w:pPr>
              <w:spacing w:after="0"/>
            </w:pPr>
            <w:r w:rsidRPr="008F6E99">
              <w:t>OR</w:t>
            </w:r>
          </w:p>
          <w:p w14:paraId="1C7E3857" w14:textId="77777777" w:rsidR="00E65591" w:rsidRPr="008F6E99" w:rsidRDefault="00E65591" w:rsidP="00E65591">
            <w:pPr>
              <w:spacing w:after="0"/>
            </w:pPr>
            <w:proofErr w:type="spellStart"/>
            <w:r w:rsidRPr="008F6E99">
              <w:t>SousSecteurHydro</w:t>
            </w:r>
            <w:proofErr w:type="spellEnd"/>
          </w:p>
          <w:p w14:paraId="31441D07" w14:textId="77777777" w:rsidR="00E65591" w:rsidRPr="008F6E99" w:rsidRDefault="00E65591" w:rsidP="00E65591">
            <w:pPr>
              <w:spacing w:after="0"/>
            </w:pPr>
            <w:r w:rsidRPr="008F6E99">
              <w:t>OR</w:t>
            </w:r>
          </w:p>
          <w:p w14:paraId="1D1A6199" w14:textId="77777777" w:rsidR="00E65591" w:rsidRPr="008F6E99" w:rsidRDefault="00E65591" w:rsidP="00E65591">
            <w:pPr>
              <w:spacing w:after="0"/>
            </w:pPr>
            <w:proofErr w:type="spellStart"/>
            <w:r w:rsidRPr="008F6E99">
              <w:t>ZoneHydro</w:t>
            </w:r>
            <w:proofErr w:type="spellEnd"/>
          </w:p>
        </w:tc>
        <w:tc>
          <w:tcPr>
            <w:tcW w:w="0" w:type="auto"/>
            <w:hideMark/>
          </w:tcPr>
          <w:p w14:paraId="181EEC12" w14:textId="77777777" w:rsidR="00E65591" w:rsidRPr="008F6E99" w:rsidRDefault="00E65591" w:rsidP="00E65591">
            <w:pPr>
              <w:spacing w:after="0"/>
            </w:pPr>
            <w:r w:rsidRPr="008F6E99">
              <w:t>SANDRE make distinction between basins and sub-basins</w:t>
            </w:r>
          </w:p>
        </w:tc>
      </w:tr>
      <w:tr w:rsidR="00E65591" w:rsidRPr="006341E3" w14:paraId="0ED51EB9" w14:textId="77777777" w:rsidTr="00E65591">
        <w:tc>
          <w:tcPr>
            <w:tcW w:w="0" w:type="auto"/>
            <w:shd w:val="clear" w:color="auto" w:fill="F2F2F2" w:themeFill="background1" w:themeFillShade="F2"/>
            <w:hideMark/>
          </w:tcPr>
          <w:p w14:paraId="15A25335" w14:textId="77777777" w:rsidR="00E65591" w:rsidRPr="008F6E99" w:rsidRDefault="00E65591" w:rsidP="00E65591">
            <w:pPr>
              <w:spacing w:after="0"/>
            </w:pPr>
            <w:proofErr w:type="spellStart"/>
            <w:r w:rsidRPr="008F6E99">
              <w:t>HY_DendriticCatchment</w:t>
            </w:r>
            <w:proofErr w:type="spellEnd"/>
          </w:p>
        </w:tc>
        <w:tc>
          <w:tcPr>
            <w:tcW w:w="0" w:type="auto"/>
            <w:hideMark/>
          </w:tcPr>
          <w:p w14:paraId="0F5EDFD0" w14:textId="77777777" w:rsidR="00E65591" w:rsidRPr="008F6E99" w:rsidRDefault="00E65591" w:rsidP="00E65591">
            <w:pPr>
              <w:spacing w:after="0"/>
            </w:pPr>
            <w:proofErr w:type="spellStart"/>
            <w:r w:rsidRPr="008F6E99">
              <w:t>RegionHydro</w:t>
            </w:r>
            <w:proofErr w:type="spellEnd"/>
          </w:p>
          <w:p w14:paraId="45BCF3F2" w14:textId="77777777" w:rsidR="00E65591" w:rsidRPr="008F6E99" w:rsidRDefault="00E65591" w:rsidP="00E65591">
            <w:pPr>
              <w:spacing w:after="0"/>
            </w:pPr>
            <w:r w:rsidRPr="008F6E99">
              <w:t>OR</w:t>
            </w:r>
          </w:p>
          <w:p w14:paraId="7CE76C64" w14:textId="77777777" w:rsidR="00E65591" w:rsidRPr="008F6E99" w:rsidRDefault="00E65591" w:rsidP="00E65591">
            <w:pPr>
              <w:spacing w:after="0"/>
            </w:pPr>
            <w:proofErr w:type="spellStart"/>
            <w:r w:rsidRPr="008F6E99">
              <w:t>SecteurHydro</w:t>
            </w:r>
            <w:proofErr w:type="spellEnd"/>
          </w:p>
          <w:p w14:paraId="55364498" w14:textId="77777777" w:rsidR="00E65591" w:rsidRPr="008F6E99" w:rsidRDefault="00E65591" w:rsidP="00E65591">
            <w:pPr>
              <w:spacing w:after="0"/>
            </w:pPr>
            <w:r w:rsidRPr="008F6E99">
              <w:t>OR</w:t>
            </w:r>
          </w:p>
          <w:p w14:paraId="1DF25642" w14:textId="77777777" w:rsidR="00E65591" w:rsidRPr="008F6E99" w:rsidRDefault="00E65591" w:rsidP="00E65591">
            <w:pPr>
              <w:spacing w:after="0"/>
            </w:pPr>
            <w:proofErr w:type="spellStart"/>
            <w:r w:rsidRPr="008F6E99">
              <w:t>SousSecteurHydro</w:t>
            </w:r>
            <w:proofErr w:type="spellEnd"/>
          </w:p>
          <w:p w14:paraId="74E3F00D" w14:textId="77777777" w:rsidR="00E65591" w:rsidRPr="008F6E99" w:rsidRDefault="00E65591" w:rsidP="00E65591">
            <w:pPr>
              <w:spacing w:after="0"/>
            </w:pPr>
            <w:r w:rsidRPr="008F6E99">
              <w:t>OR</w:t>
            </w:r>
          </w:p>
          <w:p w14:paraId="677D06E6" w14:textId="77777777" w:rsidR="00E65591" w:rsidRPr="008F6E99" w:rsidRDefault="00E65591" w:rsidP="00E65591">
            <w:pPr>
              <w:spacing w:after="0"/>
            </w:pPr>
            <w:proofErr w:type="spellStart"/>
            <w:r w:rsidRPr="008F6E99">
              <w:t>ZoneHydro</w:t>
            </w:r>
            <w:proofErr w:type="spellEnd"/>
          </w:p>
        </w:tc>
        <w:tc>
          <w:tcPr>
            <w:tcW w:w="0" w:type="auto"/>
            <w:hideMark/>
          </w:tcPr>
          <w:p w14:paraId="427EA036" w14:textId="77777777" w:rsidR="00E65591" w:rsidRPr="008F6E99" w:rsidRDefault="00E65591" w:rsidP="00E65591">
            <w:pPr>
              <w:spacing w:after="0"/>
            </w:pPr>
            <w:r>
              <w:t>SANDRE: all catchments are</w:t>
            </w:r>
            <w:r w:rsidRPr="008F6E99">
              <w:t xml:space="preserve"> dendritic</w:t>
            </w:r>
          </w:p>
        </w:tc>
      </w:tr>
      <w:tr w:rsidR="00E65591" w:rsidRPr="006341E3" w14:paraId="6CA28A87" w14:textId="77777777" w:rsidTr="00E65591">
        <w:tc>
          <w:tcPr>
            <w:tcW w:w="0" w:type="auto"/>
            <w:shd w:val="clear" w:color="auto" w:fill="F2F2F2" w:themeFill="background1" w:themeFillShade="F2"/>
            <w:hideMark/>
          </w:tcPr>
          <w:p w14:paraId="2108504A" w14:textId="77777777" w:rsidR="00E65591" w:rsidRPr="008F6E99" w:rsidRDefault="00E65591" w:rsidP="00E65591">
            <w:pPr>
              <w:spacing w:after="0"/>
            </w:pPr>
            <w:proofErr w:type="spellStart"/>
            <w:r w:rsidRPr="008F6E99">
              <w:t>HY_InteriorCatchment</w:t>
            </w:r>
            <w:proofErr w:type="spellEnd"/>
          </w:p>
        </w:tc>
        <w:tc>
          <w:tcPr>
            <w:tcW w:w="0" w:type="auto"/>
            <w:hideMark/>
          </w:tcPr>
          <w:p w14:paraId="56FCD962" w14:textId="77777777" w:rsidR="00E65591" w:rsidRPr="008F6E99" w:rsidRDefault="00E65591" w:rsidP="00E65591">
            <w:pPr>
              <w:spacing w:after="0"/>
            </w:pPr>
            <w:r w:rsidRPr="00A51AF2">
              <w:t>Not represented</w:t>
            </w:r>
          </w:p>
        </w:tc>
        <w:tc>
          <w:tcPr>
            <w:tcW w:w="0" w:type="auto"/>
            <w:hideMark/>
          </w:tcPr>
          <w:p w14:paraId="3D2C6EC7" w14:textId="59EA3C7C" w:rsidR="00E65591" w:rsidRPr="008F6E99" w:rsidRDefault="00E65591" w:rsidP="00E65591">
            <w:pPr>
              <w:spacing w:after="0"/>
            </w:pPr>
          </w:p>
        </w:tc>
      </w:tr>
      <w:tr w:rsidR="00E65591" w:rsidRPr="006341E3" w14:paraId="75B769A4" w14:textId="77777777" w:rsidTr="00E65591">
        <w:tc>
          <w:tcPr>
            <w:tcW w:w="0" w:type="auto"/>
            <w:shd w:val="clear" w:color="auto" w:fill="F2F2F2" w:themeFill="background1" w:themeFillShade="F2"/>
            <w:hideMark/>
          </w:tcPr>
          <w:p w14:paraId="32A94CC3" w14:textId="77777777" w:rsidR="00E65591" w:rsidRPr="00A51AF2" w:rsidRDefault="00E65591" w:rsidP="00E65591">
            <w:pPr>
              <w:spacing w:after="0"/>
            </w:pPr>
            <w:proofErr w:type="spellStart"/>
            <w:r w:rsidRPr="00A51AF2">
              <w:t>HY_CatchmentAggregate</w:t>
            </w:r>
            <w:proofErr w:type="spellEnd"/>
          </w:p>
        </w:tc>
        <w:tc>
          <w:tcPr>
            <w:tcW w:w="0" w:type="auto"/>
            <w:hideMark/>
          </w:tcPr>
          <w:p w14:paraId="23F2A816" w14:textId="77777777" w:rsidR="00E65591" w:rsidRPr="00A51AF2" w:rsidRDefault="00E65591" w:rsidP="00E65591">
            <w:pPr>
              <w:spacing w:after="0"/>
            </w:pPr>
            <w:proofErr w:type="spellStart"/>
            <w:r w:rsidRPr="00A51AF2">
              <w:t>RegionHydro</w:t>
            </w:r>
            <w:proofErr w:type="spellEnd"/>
          </w:p>
          <w:p w14:paraId="2F272644" w14:textId="77777777" w:rsidR="00E65591" w:rsidRPr="00A51AF2" w:rsidRDefault="00E65591" w:rsidP="00E65591">
            <w:pPr>
              <w:spacing w:after="0"/>
            </w:pPr>
            <w:r w:rsidRPr="00A51AF2">
              <w:t>OR</w:t>
            </w:r>
          </w:p>
          <w:p w14:paraId="0BF3C31E" w14:textId="77777777" w:rsidR="00E65591" w:rsidRPr="00A51AF2" w:rsidRDefault="00E65591" w:rsidP="00E65591">
            <w:pPr>
              <w:spacing w:after="0"/>
            </w:pPr>
            <w:proofErr w:type="spellStart"/>
            <w:r w:rsidRPr="00A51AF2">
              <w:t>SecteurHydro</w:t>
            </w:r>
            <w:proofErr w:type="spellEnd"/>
          </w:p>
          <w:p w14:paraId="21910328" w14:textId="77777777" w:rsidR="00E65591" w:rsidRPr="00A51AF2" w:rsidRDefault="00E65591" w:rsidP="00E65591">
            <w:pPr>
              <w:spacing w:after="0"/>
            </w:pPr>
            <w:r w:rsidRPr="00A51AF2">
              <w:lastRenderedPageBreak/>
              <w:t>OR</w:t>
            </w:r>
          </w:p>
          <w:p w14:paraId="5332E448" w14:textId="77777777" w:rsidR="00E65591" w:rsidRPr="00A51AF2" w:rsidRDefault="00E65591" w:rsidP="00E65591">
            <w:pPr>
              <w:spacing w:after="0"/>
            </w:pPr>
            <w:proofErr w:type="spellStart"/>
            <w:r w:rsidRPr="00A51AF2">
              <w:t>SousSecteurHydro</w:t>
            </w:r>
            <w:proofErr w:type="spellEnd"/>
          </w:p>
        </w:tc>
        <w:tc>
          <w:tcPr>
            <w:tcW w:w="0" w:type="auto"/>
            <w:hideMark/>
          </w:tcPr>
          <w:p w14:paraId="626C7452" w14:textId="77777777" w:rsidR="00E65591" w:rsidRPr="00A51AF2" w:rsidRDefault="00E65591" w:rsidP="00E65591">
            <w:pPr>
              <w:spacing w:after="0"/>
            </w:pPr>
            <w:r>
              <w:lastRenderedPageBreak/>
              <w:t>SANDRE</w:t>
            </w:r>
            <w:r w:rsidRPr="00A51AF2">
              <w:t xml:space="preserve">: </w:t>
            </w:r>
            <w:proofErr w:type="spellStart"/>
            <w:r w:rsidRPr="00A51AF2">
              <w:t>RegionHydro</w:t>
            </w:r>
            <w:proofErr w:type="spellEnd"/>
            <w:r w:rsidRPr="00A51AF2">
              <w:t xml:space="preserve"> are aggregation of </w:t>
            </w:r>
            <w:proofErr w:type="spellStart"/>
            <w:r w:rsidRPr="00A51AF2">
              <w:t>SecteurHydro</w:t>
            </w:r>
            <w:proofErr w:type="spellEnd"/>
            <w:r w:rsidRPr="00A51AF2">
              <w:t xml:space="preserve"> that are aggregation of </w:t>
            </w:r>
            <w:proofErr w:type="spellStart"/>
            <w:r w:rsidRPr="00A51AF2">
              <w:t>SousSecteurHydro</w:t>
            </w:r>
            <w:proofErr w:type="spellEnd"/>
            <w:r w:rsidRPr="00A51AF2">
              <w:t xml:space="preserve"> that are aggregation of </w:t>
            </w:r>
            <w:proofErr w:type="spellStart"/>
            <w:r w:rsidRPr="00A51AF2">
              <w:t>ZoneHydro</w:t>
            </w:r>
            <w:proofErr w:type="spellEnd"/>
          </w:p>
        </w:tc>
      </w:tr>
      <w:tr w:rsidR="00E65591" w:rsidRPr="006341E3" w14:paraId="16A581AB" w14:textId="77777777" w:rsidTr="00E65591">
        <w:tc>
          <w:tcPr>
            <w:tcW w:w="0" w:type="auto"/>
            <w:shd w:val="clear" w:color="auto" w:fill="F2F2F2" w:themeFill="background1" w:themeFillShade="F2"/>
            <w:hideMark/>
          </w:tcPr>
          <w:p w14:paraId="185CC273" w14:textId="77777777" w:rsidR="00E65591" w:rsidRPr="00A51AF2" w:rsidRDefault="00E65591" w:rsidP="00E65591">
            <w:pPr>
              <w:spacing w:after="0"/>
            </w:pPr>
            <w:proofErr w:type="spellStart"/>
            <w:r w:rsidRPr="00A51AF2">
              <w:lastRenderedPageBreak/>
              <w:t>HY_Outfall</w:t>
            </w:r>
            <w:proofErr w:type="spellEnd"/>
          </w:p>
        </w:tc>
        <w:tc>
          <w:tcPr>
            <w:tcW w:w="0" w:type="auto"/>
            <w:hideMark/>
          </w:tcPr>
          <w:p w14:paraId="399C71A5" w14:textId="77777777" w:rsidR="00E65591" w:rsidRPr="00A51AF2" w:rsidRDefault="00E65591" w:rsidP="00E65591">
            <w:pPr>
              <w:spacing w:after="0"/>
            </w:pPr>
            <w:proofErr w:type="spellStart"/>
            <w:r w:rsidRPr="00A51AF2">
              <w:t>NoeudHydrographique</w:t>
            </w:r>
            <w:proofErr w:type="spellEnd"/>
          </w:p>
        </w:tc>
        <w:tc>
          <w:tcPr>
            <w:tcW w:w="0" w:type="auto"/>
            <w:hideMark/>
          </w:tcPr>
          <w:p w14:paraId="41C0A5CD" w14:textId="77777777" w:rsidR="00E65591" w:rsidRPr="00A51AF2" w:rsidRDefault="00E65591" w:rsidP="00E65591">
            <w:pPr>
              <w:spacing w:after="0"/>
            </w:pPr>
            <w:proofErr w:type="spellStart"/>
            <w:r>
              <w:t>HY_Outfall</w:t>
            </w:r>
            <w:proofErr w:type="spellEnd"/>
            <w:r>
              <w:t xml:space="preserve"> can be seen as a specific </w:t>
            </w:r>
            <w:proofErr w:type="spellStart"/>
            <w:r>
              <w:t>NoeudHydrographique</w:t>
            </w:r>
            <w:proofErr w:type="spellEnd"/>
          </w:p>
        </w:tc>
      </w:tr>
      <w:tr w:rsidR="00E65591" w:rsidRPr="006341E3" w14:paraId="357730E5" w14:textId="77777777" w:rsidTr="00E65591">
        <w:tc>
          <w:tcPr>
            <w:tcW w:w="0" w:type="auto"/>
            <w:shd w:val="clear" w:color="auto" w:fill="F2F2F2" w:themeFill="background1" w:themeFillShade="F2"/>
            <w:hideMark/>
          </w:tcPr>
          <w:p w14:paraId="666C2894" w14:textId="77777777" w:rsidR="00E65591" w:rsidRPr="00A51AF2" w:rsidRDefault="00E65591" w:rsidP="00E65591">
            <w:pPr>
              <w:spacing w:after="0"/>
            </w:pPr>
            <w:proofErr w:type="spellStart"/>
            <w:r w:rsidRPr="00A51AF2">
              <w:t>HY_OutfallRealization</w:t>
            </w:r>
            <w:proofErr w:type="spellEnd"/>
          </w:p>
        </w:tc>
        <w:tc>
          <w:tcPr>
            <w:tcW w:w="0" w:type="auto"/>
            <w:hideMark/>
          </w:tcPr>
          <w:p w14:paraId="5E5D9D17" w14:textId="77777777" w:rsidR="00E65591" w:rsidRPr="00A51AF2" w:rsidRDefault="00E65591" w:rsidP="00E65591">
            <w:pPr>
              <w:spacing w:after="0"/>
            </w:pPr>
            <w:proofErr w:type="spellStart"/>
            <w:r w:rsidRPr="00A51AF2">
              <w:t>NoeudHydrographique</w:t>
            </w:r>
            <w:proofErr w:type="spellEnd"/>
          </w:p>
        </w:tc>
        <w:tc>
          <w:tcPr>
            <w:tcW w:w="0" w:type="auto"/>
            <w:hideMark/>
          </w:tcPr>
          <w:p w14:paraId="486067B4" w14:textId="77777777" w:rsidR="00E65591" w:rsidRPr="00A51AF2" w:rsidRDefault="00E65591" w:rsidP="00E65591">
            <w:pPr>
              <w:spacing w:after="0"/>
            </w:pPr>
            <w:proofErr w:type="spellStart"/>
            <w:r>
              <w:t>HY_Outfall</w:t>
            </w:r>
            <w:proofErr w:type="spellEnd"/>
            <w:r>
              <w:t xml:space="preserve"> can be seen as a specific </w:t>
            </w:r>
            <w:proofErr w:type="spellStart"/>
            <w:r>
              <w:t>NoeudHydrographique</w:t>
            </w:r>
            <w:proofErr w:type="spellEnd"/>
          </w:p>
        </w:tc>
      </w:tr>
      <w:tr w:rsidR="00E65591" w:rsidRPr="000157CF" w14:paraId="11C21A30" w14:textId="77777777" w:rsidTr="00E65591">
        <w:tc>
          <w:tcPr>
            <w:tcW w:w="0" w:type="auto"/>
            <w:shd w:val="clear" w:color="auto" w:fill="F2F2F2" w:themeFill="background1" w:themeFillShade="F2"/>
            <w:hideMark/>
          </w:tcPr>
          <w:p w14:paraId="389B8620" w14:textId="77777777" w:rsidR="00E65591" w:rsidRPr="000157CF" w:rsidRDefault="00E65591" w:rsidP="00E65591">
            <w:pPr>
              <w:spacing w:after="0"/>
            </w:pPr>
            <w:proofErr w:type="spellStart"/>
            <w:r w:rsidRPr="000157CF">
              <w:t>HY_CatchmentRealization</w:t>
            </w:r>
            <w:proofErr w:type="spellEnd"/>
          </w:p>
        </w:tc>
        <w:tc>
          <w:tcPr>
            <w:tcW w:w="0" w:type="auto"/>
            <w:hideMark/>
          </w:tcPr>
          <w:p w14:paraId="417557A9" w14:textId="77777777" w:rsidR="00E65591" w:rsidRPr="000157CF" w:rsidRDefault="00E65591" w:rsidP="00E65591">
            <w:pPr>
              <w:spacing w:after="0"/>
            </w:pPr>
            <w:r w:rsidRPr="000157CF">
              <w:t>Not represented</w:t>
            </w:r>
          </w:p>
        </w:tc>
        <w:tc>
          <w:tcPr>
            <w:tcW w:w="0" w:type="auto"/>
            <w:hideMark/>
          </w:tcPr>
          <w:p w14:paraId="4DB0C6A9" w14:textId="0A1F48E7" w:rsidR="00E65591" w:rsidRPr="000157CF" w:rsidRDefault="00E65591" w:rsidP="00E65591">
            <w:pPr>
              <w:spacing w:after="0"/>
            </w:pPr>
          </w:p>
        </w:tc>
      </w:tr>
      <w:tr w:rsidR="00E65591" w:rsidRPr="006341E3" w14:paraId="530A6E8A" w14:textId="77777777" w:rsidTr="00E65591">
        <w:tc>
          <w:tcPr>
            <w:tcW w:w="0" w:type="auto"/>
            <w:shd w:val="clear" w:color="auto" w:fill="F2F2F2" w:themeFill="background1" w:themeFillShade="F2"/>
            <w:hideMark/>
          </w:tcPr>
          <w:p w14:paraId="5E736047" w14:textId="77777777" w:rsidR="00E65591" w:rsidRPr="002534C0" w:rsidRDefault="00E65591" w:rsidP="00E65591">
            <w:pPr>
              <w:spacing w:after="0"/>
            </w:pPr>
            <w:proofErr w:type="spellStart"/>
            <w:r w:rsidRPr="002534C0">
              <w:t>HY_CatchmentArea</w:t>
            </w:r>
            <w:proofErr w:type="spellEnd"/>
          </w:p>
        </w:tc>
        <w:tc>
          <w:tcPr>
            <w:tcW w:w="0" w:type="auto"/>
            <w:hideMark/>
          </w:tcPr>
          <w:p w14:paraId="0B417084" w14:textId="77777777" w:rsidR="00E65591" w:rsidRPr="002534C0" w:rsidRDefault="00E65591" w:rsidP="00E65591">
            <w:pPr>
              <w:spacing w:after="0"/>
            </w:pPr>
            <w:proofErr w:type="spellStart"/>
            <w:r w:rsidRPr="002534C0">
              <w:t>RegionHydro</w:t>
            </w:r>
            <w:proofErr w:type="spellEnd"/>
          </w:p>
          <w:p w14:paraId="688640EE" w14:textId="77777777" w:rsidR="00E65591" w:rsidRPr="002534C0" w:rsidRDefault="00E65591" w:rsidP="00E65591">
            <w:pPr>
              <w:spacing w:after="0"/>
            </w:pPr>
            <w:r w:rsidRPr="002534C0">
              <w:t>OR</w:t>
            </w:r>
          </w:p>
          <w:p w14:paraId="0175E785" w14:textId="77777777" w:rsidR="00E65591" w:rsidRPr="002534C0" w:rsidRDefault="00E65591" w:rsidP="00E65591">
            <w:pPr>
              <w:spacing w:after="0"/>
            </w:pPr>
            <w:proofErr w:type="spellStart"/>
            <w:r w:rsidRPr="002534C0">
              <w:t>SecteurHydro</w:t>
            </w:r>
            <w:proofErr w:type="spellEnd"/>
          </w:p>
          <w:p w14:paraId="233F92DD" w14:textId="77777777" w:rsidR="00E65591" w:rsidRPr="002534C0" w:rsidRDefault="00E65591" w:rsidP="00E65591">
            <w:pPr>
              <w:spacing w:after="0"/>
            </w:pPr>
            <w:r w:rsidRPr="002534C0">
              <w:t>OR</w:t>
            </w:r>
          </w:p>
          <w:p w14:paraId="58F1EEF1" w14:textId="77777777" w:rsidR="00E65591" w:rsidRPr="002534C0" w:rsidRDefault="00E65591" w:rsidP="00E65591">
            <w:pPr>
              <w:spacing w:after="0"/>
            </w:pPr>
            <w:proofErr w:type="spellStart"/>
            <w:r w:rsidRPr="002534C0">
              <w:t>SousSecteurHydro</w:t>
            </w:r>
            <w:proofErr w:type="spellEnd"/>
          </w:p>
          <w:p w14:paraId="546883E8" w14:textId="77777777" w:rsidR="00E65591" w:rsidRPr="002534C0" w:rsidRDefault="00E65591" w:rsidP="00E65591">
            <w:pPr>
              <w:spacing w:after="0"/>
            </w:pPr>
            <w:r w:rsidRPr="002534C0">
              <w:t>OR</w:t>
            </w:r>
          </w:p>
          <w:p w14:paraId="4899301A" w14:textId="77777777" w:rsidR="00E65591" w:rsidRPr="002534C0" w:rsidRDefault="00E65591" w:rsidP="00E65591">
            <w:pPr>
              <w:spacing w:after="0"/>
            </w:pPr>
            <w:proofErr w:type="spellStart"/>
            <w:r w:rsidRPr="002534C0">
              <w:t>ZoneHydro</w:t>
            </w:r>
            <w:proofErr w:type="spellEnd"/>
          </w:p>
        </w:tc>
        <w:tc>
          <w:tcPr>
            <w:tcW w:w="0" w:type="auto"/>
            <w:hideMark/>
          </w:tcPr>
          <w:p w14:paraId="37D72099" w14:textId="77777777" w:rsidR="00E65591" w:rsidRPr="002534C0" w:rsidRDefault="00E65591" w:rsidP="00E65591">
            <w:pPr>
              <w:spacing w:after="0"/>
            </w:pPr>
            <w:r w:rsidRPr="002534C0">
              <w:t xml:space="preserve">While the polygon representing a catchment might be thought of as an area, the subset of a DEM or another land cover dataset would be more in line with the meaning of </w:t>
            </w:r>
            <w:proofErr w:type="spellStart"/>
            <w:r w:rsidRPr="002534C0">
              <w:t>CatchmentArea</w:t>
            </w:r>
            <w:proofErr w:type="spellEnd"/>
            <w:r w:rsidRPr="002534C0">
              <w:t>.</w:t>
            </w:r>
          </w:p>
        </w:tc>
      </w:tr>
      <w:tr w:rsidR="00E65591" w:rsidRPr="006341E3" w14:paraId="549F1DEC" w14:textId="77777777" w:rsidTr="00E65591">
        <w:tc>
          <w:tcPr>
            <w:tcW w:w="0" w:type="auto"/>
            <w:shd w:val="clear" w:color="auto" w:fill="F2F2F2" w:themeFill="background1" w:themeFillShade="F2"/>
            <w:hideMark/>
          </w:tcPr>
          <w:p w14:paraId="523F7F9F" w14:textId="77777777" w:rsidR="00E65591" w:rsidRPr="002534C0" w:rsidRDefault="00E65591" w:rsidP="00E65591">
            <w:pPr>
              <w:spacing w:after="0"/>
            </w:pPr>
            <w:proofErr w:type="spellStart"/>
            <w:r w:rsidRPr="002534C0">
              <w:t>HY_CatchmentBoundary</w:t>
            </w:r>
            <w:proofErr w:type="spellEnd"/>
          </w:p>
        </w:tc>
        <w:tc>
          <w:tcPr>
            <w:tcW w:w="0" w:type="auto"/>
            <w:hideMark/>
          </w:tcPr>
          <w:p w14:paraId="690FC848" w14:textId="77777777" w:rsidR="00E65591" w:rsidRPr="002534C0" w:rsidRDefault="00E65591" w:rsidP="00E65591">
            <w:pPr>
              <w:spacing w:after="0"/>
            </w:pPr>
            <w:proofErr w:type="spellStart"/>
            <w:r>
              <w:t>LimiteHydroBassin</w:t>
            </w:r>
            <w:proofErr w:type="spellEnd"/>
          </w:p>
        </w:tc>
        <w:tc>
          <w:tcPr>
            <w:tcW w:w="0" w:type="auto"/>
            <w:hideMark/>
          </w:tcPr>
          <w:p w14:paraId="1D8363FA" w14:textId="77777777" w:rsidR="00E65591" w:rsidRPr="004C1BA3" w:rsidRDefault="00E65591" w:rsidP="00E65591">
            <w:pPr>
              <w:spacing w:after="0"/>
            </w:pPr>
            <w:r>
              <w:t xml:space="preserve">SANDRE : </w:t>
            </w:r>
            <w:proofErr w:type="spellStart"/>
            <w:r>
              <w:t>LimiteHydroBassin</w:t>
            </w:r>
            <w:proofErr w:type="spellEnd"/>
            <w:r>
              <w:t xml:space="preserve"> is the boundary of a catchment. It has a linear representation.</w:t>
            </w:r>
          </w:p>
        </w:tc>
      </w:tr>
      <w:tr w:rsidR="00E65591" w:rsidRPr="006341E3" w14:paraId="01DE3625" w14:textId="77777777" w:rsidTr="00E65591">
        <w:tc>
          <w:tcPr>
            <w:tcW w:w="0" w:type="auto"/>
            <w:shd w:val="clear" w:color="auto" w:fill="F2F2F2" w:themeFill="background1" w:themeFillShade="F2"/>
            <w:hideMark/>
          </w:tcPr>
          <w:p w14:paraId="774BD819" w14:textId="77777777" w:rsidR="00E65591" w:rsidRPr="002534C0" w:rsidRDefault="00E65591" w:rsidP="00E65591">
            <w:pPr>
              <w:spacing w:after="0"/>
            </w:pPr>
            <w:proofErr w:type="spellStart"/>
            <w:r w:rsidRPr="002534C0">
              <w:t>HY_CartographicRealization</w:t>
            </w:r>
            <w:proofErr w:type="spellEnd"/>
          </w:p>
        </w:tc>
        <w:tc>
          <w:tcPr>
            <w:tcW w:w="0" w:type="auto"/>
            <w:hideMark/>
          </w:tcPr>
          <w:p w14:paraId="33AE3078" w14:textId="77777777" w:rsidR="00E65591" w:rsidRPr="002534C0" w:rsidRDefault="00E65591" w:rsidP="00E65591">
            <w:pPr>
              <w:spacing w:after="0"/>
            </w:pPr>
            <w:r w:rsidRPr="002534C0">
              <w:t>Not represented</w:t>
            </w:r>
          </w:p>
        </w:tc>
        <w:tc>
          <w:tcPr>
            <w:tcW w:w="0" w:type="auto"/>
            <w:hideMark/>
          </w:tcPr>
          <w:p w14:paraId="3C8628F6" w14:textId="6D3C6FF3" w:rsidR="00E65591" w:rsidRPr="004C1BA3" w:rsidRDefault="00E65591" w:rsidP="00E65591">
            <w:pPr>
              <w:spacing w:after="0"/>
            </w:pPr>
          </w:p>
        </w:tc>
      </w:tr>
    </w:tbl>
    <w:p w14:paraId="44CFD593" w14:textId="5E544F93" w:rsidR="00E65591" w:rsidRPr="002534C0" w:rsidRDefault="00FD636F" w:rsidP="00E65591">
      <w:pPr>
        <w:pStyle w:val="berschrift2"/>
        <w:numPr>
          <w:ilvl w:val="0"/>
          <w:numId w:val="0"/>
        </w:numPr>
      </w:pPr>
      <w:bookmarkStart w:id="248" w:name="_Toc459388265"/>
      <w:bookmarkStart w:id="249" w:name="_Toc471741692"/>
      <w:r>
        <w:t>F</w:t>
      </w:r>
      <w:r w:rsidR="00E65591" w:rsidRPr="002534C0">
        <w:t>.2 Hydrographic Network Model</w:t>
      </w:r>
      <w:bookmarkEnd w:id="248"/>
      <w:bookmarkEnd w:id="249"/>
    </w:p>
    <w:tbl>
      <w:tblPr>
        <w:tblStyle w:val="Tabellenraster"/>
        <w:tblW w:w="0" w:type="auto"/>
        <w:tblLook w:val="04A0" w:firstRow="1" w:lastRow="0" w:firstColumn="1" w:lastColumn="0" w:noHBand="0" w:noVBand="1"/>
      </w:tblPr>
      <w:tblGrid>
        <w:gridCol w:w="2856"/>
        <w:gridCol w:w="2602"/>
        <w:gridCol w:w="7718"/>
      </w:tblGrid>
      <w:tr w:rsidR="00E65591" w:rsidRPr="002534C0" w14:paraId="3FAE8191" w14:textId="77777777" w:rsidTr="00E65591">
        <w:tc>
          <w:tcPr>
            <w:tcW w:w="0" w:type="auto"/>
            <w:shd w:val="clear" w:color="auto" w:fill="F2F2F2" w:themeFill="background1" w:themeFillShade="F2"/>
            <w:hideMark/>
          </w:tcPr>
          <w:p w14:paraId="744141B7" w14:textId="77777777" w:rsidR="00E65591" w:rsidRPr="002534C0" w:rsidRDefault="00E65591" w:rsidP="00E65591">
            <w:pPr>
              <w:spacing w:after="0"/>
              <w:rPr>
                <w:b/>
                <w:bCs/>
              </w:rPr>
            </w:pPr>
            <w:r w:rsidRPr="002534C0">
              <w:rPr>
                <w:b/>
                <w:bCs/>
              </w:rPr>
              <w:t>HY_Features Name</w:t>
            </w:r>
          </w:p>
        </w:tc>
        <w:tc>
          <w:tcPr>
            <w:tcW w:w="0" w:type="auto"/>
            <w:hideMark/>
          </w:tcPr>
          <w:p w14:paraId="06830E1B" w14:textId="77777777" w:rsidR="00E65591" w:rsidRPr="002116D5" w:rsidRDefault="00E65591" w:rsidP="00E65591">
            <w:pPr>
              <w:spacing w:after="0"/>
              <w:jc w:val="center"/>
              <w:rPr>
                <w:b/>
                <w:bCs/>
              </w:rPr>
            </w:pPr>
            <w:r w:rsidRPr="002116D5">
              <w:rPr>
                <w:b/>
                <w:bCs/>
              </w:rPr>
              <w:t>SANDRE Name</w:t>
            </w:r>
          </w:p>
        </w:tc>
        <w:tc>
          <w:tcPr>
            <w:tcW w:w="0" w:type="auto"/>
            <w:hideMark/>
          </w:tcPr>
          <w:p w14:paraId="6CC0E8C3" w14:textId="77777777" w:rsidR="00E65591" w:rsidRPr="002116D5" w:rsidRDefault="00E65591" w:rsidP="00E65591">
            <w:pPr>
              <w:spacing w:after="0"/>
              <w:jc w:val="center"/>
              <w:rPr>
                <w:b/>
                <w:bCs/>
              </w:rPr>
            </w:pPr>
            <w:r w:rsidRPr="002116D5">
              <w:rPr>
                <w:b/>
                <w:bCs/>
              </w:rPr>
              <w:t>Comment</w:t>
            </w:r>
          </w:p>
        </w:tc>
      </w:tr>
      <w:tr w:rsidR="00E65591" w:rsidRPr="002534C0" w14:paraId="379599AB" w14:textId="77777777" w:rsidTr="00E65591">
        <w:tc>
          <w:tcPr>
            <w:tcW w:w="0" w:type="auto"/>
            <w:shd w:val="clear" w:color="auto" w:fill="F2F2F2" w:themeFill="background1" w:themeFillShade="F2"/>
            <w:hideMark/>
          </w:tcPr>
          <w:p w14:paraId="24AD73EA" w14:textId="77777777" w:rsidR="00E65591" w:rsidRPr="002534C0" w:rsidRDefault="00E65591" w:rsidP="00E65591">
            <w:pPr>
              <w:spacing w:after="0"/>
            </w:pPr>
            <w:r w:rsidRPr="002534C0">
              <w:t>HY_HydrographicNetwork</w:t>
            </w:r>
          </w:p>
        </w:tc>
        <w:tc>
          <w:tcPr>
            <w:tcW w:w="0" w:type="auto"/>
            <w:hideMark/>
          </w:tcPr>
          <w:p w14:paraId="2D44A27D" w14:textId="77777777" w:rsidR="00E65591" w:rsidRPr="002534C0" w:rsidRDefault="00E65591" w:rsidP="00E65591">
            <w:pPr>
              <w:spacing w:after="0"/>
            </w:pPr>
            <w:r w:rsidRPr="002534C0">
              <w:t>Not represented</w:t>
            </w:r>
          </w:p>
        </w:tc>
        <w:tc>
          <w:tcPr>
            <w:tcW w:w="0" w:type="auto"/>
            <w:hideMark/>
          </w:tcPr>
          <w:p w14:paraId="3D1A5E04" w14:textId="77777777" w:rsidR="00E65591" w:rsidRPr="002534C0" w:rsidRDefault="00E65591" w:rsidP="00E65591">
            <w:pPr>
              <w:spacing w:after="0"/>
            </w:pPr>
            <w:r w:rsidRPr="002534C0">
              <w:t>SANDRE focuses on channels, not on water bodies</w:t>
            </w:r>
          </w:p>
        </w:tc>
      </w:tr>
      <w:tr w:rsidR="00E65591" w:rsidRPr="002534C0" w14:paraId="2A27E23D" w14:textId="77777777" w:rsidTr="00E65591">
        <w:tc>
          <w:tcPr>
            <w:tcW w:w="0" w:type="auto"/>
            <w:shd w:val="clear" w:color="auto" w:fill="F2F2F2" w:themeFill="background1" w:themeFillShade="F2"/>
            <w:hideMark/>
          </w:tcPr>
          <w:p w14:paraId="01350347" w14:textId="77777777" w:rsidR="00E65591" w:rsidRPr="002534C0" w:rsidRDefault="00E65591" w:rsidP="00E65591">
            <w:pPr>
              <w:spacing w:after="0"/>
            </w:pPr>
            <w:proofErr w:type="spellStart"/>
            <w:r w:rsidRPr="002534C0">
              <w:t>HY_WaterBody</w:t>
            </w:r>
            <w:proofErr w:type="spellEnd"/>
          </w:p>
        </w:tc>
        <w:tc>
          <w:tcPr>
            <w:tcW w:w="0" w:type="auto"/>
            <w:hideMark/>
          </w:tcPr>
          <w:p w14:paraId="69CB5936" w14:textId="77777777" w:rsidR="00E65591" w:rsidRPr="002534C0" w:rsidRDefault="00E65591" w:rsidP="00E65591">
            <w:pPr>
              <w:spacing w:after="0"/>
            </w:pPr>
            <w:r w:rsidRPr="002534C0">
              <w:t>Not represented</w:t>
            </w:r>
          </w:p>
        </w:tc>
        <w:tc>
          <w:tcPr>
            <w:tcW w:w="0" w:type="auto"/>
            <w:hideMark/>
          </w:tcPr>
          <w:p w14:paraId="392A6315" w14:textId="77777777" w:rsidR="00E65591" w:rsidRPr="002534C0" w:rsidRDefault="00E65591" w:rsidP="00E65591">
            <w:pPr>
              <w:spacing w:after="0"/>
            </w:pPr>
            <w:r w:rsidRPr="002534C0">
              <w:t>SANDRE focuses on channels, not on water bodies</w:t>
            </w:r>
          </w:p>
        </w:tc>
      </w:tr>
      <w:tr w:rsidR="00E65591" w:rsidRPr="006341E3" w14:paraId="6DBE0C02" w14:textId="77777777" w:rsidTr="00E65591">
        <w:tc>
          <w:tcPr>
            <w:tcW w:w="0" w:type="auto"/>
            <w:shd w:val="clear" w:color="auto" w:fill="F2F2F2" w:themeFill="background1" w:themeFillShade="F2"/>
            <w:hideMark/>
          </w:tcPr>
          <w:p w14:paraId="571F0E2F" w14:textId="77777777" w:rsidR="00E65591" w:rsidRPr="002534C0" w:rsidRDefault="00E65591" w:rsidP="00E65591">
            <w:pPr>
              <w:spacing w:after="0"/>
            </w:pPr>
            <w:proofErr w:type="spellStart"/>
            <w:r w:rsidRPr="002534C0">
              <w:t>HY_ChannelNetwork</w:t>
            </w:r>
            <w:proofErr w:type="spellEnd"/>
          </w:p>
        </w:tc>
        <w:tc>
          <w:tcPr>
            <w:tcW w:w="0" w:type="auto"/>
            <w:hideMark/>
          </w:tcPr>
          <w:p w14:paraId="5D6FFA9D" w14:textId="77777777" w:rsidR="00E65591" w:rsidRPr="002534C0" w:rsidRDefault="00E65591" w:rsidP="00E65591">
            <w:pPr>
              <w:spacing w:after="0"/>
            </w:pPr>
            <w:proofErr w:type="spellStart"/>
            <w:r w:rsidRPr="002534C0">
              <w:t>CoursEau</w:t>
            </w:r>
            <w:proofErr w:type="spellEnd"/>
          </w:p>
          <w:p w14:paraId="2BEE3533" w14:textId="77777777" w:rsidR="00E65591" w:rsidRPr="002534C0" w:rsidRDefault="00E65591" w:rsidP="00E65591">
            <w:pPr>
              <w:spacing w:after="0"/>
            </w:pPr>
            <w:r w:rsidRPr="002534C0">
              <w:t>OR</w:t>
            </w:r>
          </w:p>
          <w:p w14:paraId="6C7BA909" w14:textId="77777777" w:rsidR="00E65591" w:rsidRPr="002534C0" w:rsidRDefault="00E65591" w:rsidP="00E65591">
            <w:pPr>
              <w:spacing w:after="0"/>
            </w:pPr>
            <w:proofErr w:type="spellStart"/>
            <w:r w:rsidRPr="002534C0">
              <w:t>TronconHydrographique</w:t>
            </w:r>
            <w:proofErr w:type="spellEnd"/>
          </w:p>
        </w:tc>
        <w:tc>
          <w:tcPr>
            <w:tcW w:w="0" w:type="auto"/>
            <w:hideMark/>
          </w:tcPr>
          <w:p w14:paraId="5F10B15C" w14:textId="77777777" w:rsidR="00E65591" w:rsidRDefault="00E65591" w:rsidP="00E65591">
            <w:pPr>
              <w:spacing w:after="0"/>
            </w:pPr>
            <w:r>
              <w:t>SANDRE</w:t>
            </w:r>
            <w:r w:rsidRPr="002534C0">
              <w:t xml:space="preserve">: </w:t>
            </w:r>
            <w:proofErr w:type="spellStart"/>
            <w:r w:rsidRPr="002534C0">
              <w:t>CoursEau</w:t>
            </w:r>
            <w:proofErr w:type="spellEnd"/>
            <w:r w:rsidRPr="002534C0">
              <w:t xml:space="preserve"> is </w:t>
            </w:r>
            <w:r>
              <w:t xml:space="preserve">an </w:t>
            </w:r>
            <w:r w:rsidRPr="002534C0">
              <w:t xml:space="preserve">aggregation of </w:t>
            </w:r>
            <w:proofErr w:type="spellStart"/>
            <w:r w:rsidRPr="002534C0">
              <w:t>TronconHydrographique</w:t>
            </w:r>
            <w:proofErr w:type="spellEnd"/>
            <w:r w:rsidRPr="002534C0">
              <w:t xml:space="preserve"> that is an aggregation of </w:t>
            </w:r>
            <w:proofErr w:type="spellStart"/>
            <w:r w:rsidRPr="002534C0">
              <w:t>TronconHydrograElt</w:t>
            </w:r>
            <w:proofErr w:type="spellEnd"/>
            <w:r>
              <w:t>.</w:t>
            </w:r>
          </w:p>
          <w:p w14:paraId="1E70F043" w14:textId="77777777" w:rsidR="00E65591" w:rsidRPr="002534C0" w:rsidRDefault="00E65591" w:rsidP="00E65591">
            <w:pPr>
              <w:spacing w:after="0"/>
            </w:pPr>
            <w:r>
              <w:t>All of them have a linear representation.</w:t>
            </w:r>
          </w:p>
        </w:tc>
      </w:tr>
      <w:tr w:rsidR="00E65591" w:rsidRPr="002116D5" w14:paraId="16796746" w14:textId="77777777" w:rsidTr="00E65591">
        <w:tc>
          <w:tcPr>
            <w:tcW w:w="0" w:type="auto"/>
            <w:shd w:val="clear" w:color="auto" w:fill="F2F2F2" w:themeFill="background1" w:themeFillShade="F2"/>
            <w:hideMark/>
          </w:tcPr>
          <w:p w14:paraId="2EDFA87B" w14:textId="77777777" w:rsidR="00E65591" w:rsidRPr="002116D5" w:rsidRDefault="00E65591" w:rsidP="00E65591">
            <w:pPr>
              <w:spacing w:after="0"/>
            </w:pPr>
            <w:proofErr w:type="spellStart"/>
            <w:r w:rsidRPr="002116D5">
              <w:t>HY_Depression</w:t>
            </w:r>
            <w:proofErr w:type="spellEnd"/>
          </w:p>
        </w:tc>
        <w:tc>
          <w:tcPr>
            <w:tcW w:w="0" w:type="auto"/>
            <w:hideMark/>
          </w:tcPr>
          <w:p w14:paraId="554F44FC" w14:textId="77777777" w:rsidR="00E65591" w:rsidRPr="002116D5" w:rsidRDefault="00E65591" w:rsidP="00E65591">
            <w:pPr>
              <w:spacing w:after="0"/>
            </w:pPr>
            <w:proofErr w:type="spellStart"/>
            <w:r w:rsidRPr="002116D5">
              <w:t>EntiteHydroSurface</w:t>
            </w:r>
            <w:proofErr w:type="spellEnd"/>
          </w:p>
          <w:p w14:paraId="5D164A44" w14:textId="77777777" w:rsidR="00E65591" w:rsidRPr="002116D5" w:rsidRDefault="00E65591" w:rsidP="00E65591">
            <w:pPr>
              <w:spacing w:after="0"/>
            </w:pPr>
            <w:r w:rsidRPr="002116D5">
              <w:t>OR</w:t>
            </w:r>
          </w:p>
          <w:p w14:paraId="3B2C00EC" w14:textId="77777777" w:rsidR="00E65591" w:rsidRPr="002116D5" w:rsidRDefault="00E65591" w:rsidP="00E65591">
            <w:pPr>
              <w:spacing w:after="0"/>
            </w:pPr>
            <w:proofErr w:type="spellStart"/>
            <w:r w:rsidRPr="002116D5">
              <w:t>EltHydroSurface</w:t>
            </w:r>
            <w:proofErr w:type="spellEnd"/>
          </w:p>
        </w:tc>
        <w:tc>
          <w:tcPr>
            <w:tcW w:w="0" w:type="auto"/>
            <w:hideMark/>
          </w:tcPr>
          <w:p w14:paraId="222C3EFE" w14:textId="77777777" w:rsidR="00E65591" w:rsidRPr="002116D5" w:rsidRDefault="00E65591" w:rsidP="00E65591">
            <w:pPr>
              <w:spacing w:after="0"/>
            </w:pPr>
            <w:r>
              <w:t>SANDRE</w:t>
            </w:r>
            <w:r w:rsidRPr="002116D5">
              <w:t xml:space="preserve">: </w:t>
            </w:r>
            <w:proofErr w:type="spellStart"/>
            <w:r w:rsidRPr="002116D5">
              <w:t>EntiteHydroSurface</w:t>
            </w:r>
            <w:proofErr w:type="spellEnd"/>
            <w:r w:rsidRPr="002116D5">
              <w:t xml:space="preserve"> is an aggregation of </w:t>
            </w:r>
            <w:proofErr w:type="spellStart"/>
            <w:r w:rsidRPr="002116D5">
              <w:t>EltHydro</w:t>
            </w:r>
            <w:r>
              <w:t>Surface</w:t>
            </w:r>
            <w:proofErr w:type="spellEnd"/>
            <w:r>
              <w:t xml:space="preserve">. Both have a </w:t>
            </w:r>
            <w:proofErr w:type="spellStart"/>
            <w:r>
              <w:t>surfacic</w:t>
            </w:r>
            <w:proofErr w:type="spellEnd"/>
            <w:r w:rsidRPr="002116D5">
              <w:t xml:space="preserve"> representation.</w:t>
            </w:r>
          </w:p>
        </w:tc>
      </w:tr>
      <w:tr w:rsidR="00E65591" w:rsidRPr="002534C0" w14:paraId="16AA0ABE" w14:textId="77777777" w:rsidTr="00E65591">
        <w:tc>
          <w:tcPr>
            <w:tcW w:w="0" w:type="auto"/>
            <w:shd w:val="clear" w:color="auto" w:fill="F2F2F2" w:themeFill="background1" w:themeFillShade="F2"/>
            <w:hideMark/>
          </w:tcPr>
          <w:p w14:paraId="4A7BA978" w14:textId="77777777" w:rsidR="00E65591" w:rsidRPr="002534C0" w:rsidRDefault="00E65591" w:rsidP="00E65591">
            <w:pPr>
              <w:spacing w:after="0"/>
            </w:pPr>
            <w:proofErr w:type="spellStart"/>
            <w:r w:rsidRPr="002534C0">
              <w:t>HY_Channel</w:t>
            </w:r>
            <w:proofErr w:type="spellEnd"/>
          </w:p>
        </w:tc>
        <w:tc>
          <w:tcPr>
            <w:tcW w:w="0" w:type="auto"/>
            <w:hideMark/>
          </w:tcPr>
          <w:p w14:paraId="05212D8D" w14:textId="77777777" w:rsidR="00E65591" w:rsidRPr="00A824B4" w:rsidRDefault="00E65591" w:rsidP="00E65591">
            <w:pPr>
              <w:spacing w:after="0"/>
              <w:rPr>
                <w:lang w:val="fr-FR"/>
              </w:rPr>
            </w:pPr>
            <w:proofErr w:type="spellStart"/>
            <w:r w:rsidRPr="00A824B4">
              <w:rPr>
                <w:lang w:val="fr-FR"/>
              </w:rPr>
              <w:t>TronconHydrographique</w:t>
            </w:r>
            <w:proofErr w:type="spellEnd"/>
          </w:p>
          <w:p w14:paraId="64DD1C3D" w14:textId="77777777" w:rsidR="00E65591" w:rsidRPr="00A824B4" w:rsidRDefault="00E65591" w:rsidP="00E65591">
            <w:pPr>
              <w:spacing w:after="0"/>
              <w:rPr>
                <w:lang w:val="fr-FR"/>
              </w:rPr>
            </w:pPr>
            <w:r w:rsidRPr="00A824B4">
              <w:rPr>
                <w:lang w:val="fr-FR"/>
              </w:rPr>
              <w:t>OR</w:t>
            </w:r>
          </w:p>
          <w:p w14:paraId="11913BD6" w14:textId="77777777" w:rsidR="00E65591" w:rsidRPr="00A824B4" w:rsidRDefault="00E65591" w:rsidP="00E65591">
            <w:pPr>
              <w:spacing w:after="0"/>
              <w:rPr>
                <w:lang w:val="fr-FR"/>
              </w:rPr>
            </w:pPr>
            <w:proofErr w:type="spellStart"/>
            <w:r w:rsidRPr="00A824B4">
              <w:rPr>
                <w:lang w:val="fr-FR"/>
              </w:rPr>
              <w:t>TronconHydrograElt</w:t>
            </w:r>
            <w:proofErr w:type="spellEnd"/>
          </w:p>
          <w:p w14:paraId="0BB134E5" w14:textId="77777777" w:rsidR="00E65591" w:rsidRPr="00A824B4" w:rsidRDefault="00E65591" w:rsidP="00E65591">
            <w:pPr>
              <w:spacing w:after="0"/>
              <w:rPr>
                <w:lang w:val="fr-FR"/>
              </w:rPr>
            </w:pPr>
            <w:r w:rsidRPr="00A824B4">
              <w:rPr>
                <w:lang w:val="fr-FR"/>
              </w:rPr>
              <w:t>OR</w:t>
            </w:r>
          </w:p>
          <w:p w14:paraId="2846F8DA" w14:textId="77777777" w:rsidR="00E65591" w:rsidRPr="00A824B4" w:rsidRDefault="00E65591" w:rsidP="00E65591">
            <w:pPr>
              <w:spacing w:after="0"/>
              <w:rPr>
                <w:lang w:val="fr-FR"/>
              </w:rPr>
            </w:pPr>
            <w:proofErr w:type="spellStart"/>
            <w:r w:rsidRPr="00A824B4">
              <w:rPr>
                <w:lang w:val="fr-FR"/>
              </w:rPr>
              <w:lastRenderedPageBreak/>
              <w:t>EltHydroSurface</w:t>
            </w:r>
            <w:proofErr w:type="spellEnd"/>
          </w:p>
        </w:tc>
        <w:tc>
          <w:tcPr>
            <w:tcW w:w="0" w:type="auto"/>
            <w:hideMark/>
          </w:tcPr>
          <w:p w14:paraId="45C59DDC" w14:textId="77777777" w:rsidR="00E65591" w:rsidRDefault="00E65591" w:rsidP="00E65591">
            <w:pPr>
              <w:spacing w:after="0"/>
            </w:pPr>
            <w:r>
              <w:lastRenderedPageBreak/>
              <w:t>SANDRE</w:t>
            </w:r>
            <w:r w:rsidRPr="002534C0">
              <w:t xml:space="preserve">: </w:t>
            </w:r>
            <w:proofErr w:type="spellStart"/>
            <w:r w:rsidRPr="002534C0">
              <w:t>CoursEau</w:t>
            </w:r>
            <w:proofErr w:type="spellEnd"/>
            <w:r w:rsidRPr="002534C0">
              <w:t xml:space="preserve"> is aggregation of </w:t>
            </w:r>
            <w:proofErr w:type="spellStart"/>
            <w:r w:rsidRPr="002534C0">
              <w:t>TronconHydrographique</w:t>
            </w:r>
            <w:proofErr w:type="spellEnd"/>
            <w:r w:rsidRPr="002534C0">
              <w:t xml:space="preserve"> that is an aggregation of </w:t>
            </w:r>
            <w:proofErr w:type="spellStart"/>
            <w:r w:rsidRPr="002534C0">
              <w:t>TronconHydrograElt</w:t>
            </w:r>
            <w:proofErr w:type="spellEnd"/>
            <w:r>
              <w:t>. All of them have a linear representation.</w:t>
            </w:r>
          </w:p>
          <w:p w14:paraId="4945D285" w14:textId="77777777" w:rsidR="00E65591" w:rsidRPr="002534C0" w:rsidRDefault="00E65591" w:rsidP="00E65591">
            <w:pPr>
              <w:spacing w:after="0"/>
            </w:pPr>
            <w:proofErr w:type="spellStart"/>
            <w:r>
              <w:t>EntiteHydroSurface</w:t>
            </w:r>
            <w:proofErr w:type="spellEnd"/>
          </w:p>
        </w:tc>
      </w:tr>
      <w:tr w:rsidR="00E65591" w:rsidRPr="006341E3" w14:paraId="29A8DF25" w14:textId="77777777" w:rsidTr="00E65591">
        <w:tc>
          <w:tcPr>
            <w:tcW w:w="0" w:type="auto"/>
            <w:shd w:val="clear" w:color="auto" w:fill="F2F2F2" w:themeFill="background1" w:themeFillShade="F2"/>
            <w:hideMark/>
          </w:tcPr>
          <w:p w14:paraId="146AC702" w14:textId="77777777" w:rsidR="00E65591" w:rsidRPr="001257FE" w:rsidRDefault="00E65591" w:rsidP="00E65591">
            <w:pPr>
              <w:spacing w:after="0"/>
            </w:pPr>
            <w:proofErr w:type="spellStart"/>
            <w:r w:rsidRPr="001257FE">
              <w:lastRenderedPageBreak/>
              <w:t>HY_Reservoir</w:t>
            </w:r>
            <w:proofErr w:type="spellEnd"/>
          </w:p>
        </w:tc>
        <w:tc>
          <w:tcPr>
            <w:tcW w:w="0" w:type="auto"/>
            <w:hideMark/>
          </w:tcPr>
          <w:p w14:paraId="5F61631A" w14:textId="77777777" w:rsidR="00E65591" w:rsidRPr="00A824B4" w:rsidRDefault="00E65591" w:rsidP="00E65591">
            <w:pPr>
              <w:spacing w:after="0"/>
              <w:rPr>
                <w:lang w:val="fr-FR"/>
              </w:rPr>
            </w:pPr>
            <w:proofErr w:type="spellStart"/>
            <w:r w:rsidRPr="00A824B4">
              <w:rPr>
                <w:lang w:val="fr-FR"/>
              </w:rPr>
              <w:t>EntiteHydroSurface</w:t>
            </w:r>
            <w:proofErr w:type="spellEnd"/>
          </w:p>
          <w:p w14:paraId="3623D24F" w14:textId="77777777" w:rsidR="00E65591" w:rsidRPr="00A824B4" w:rsidRDefault="00E65591" w:rsidP="00E65591">
            <w:pPr>
              <w:spacing w:after="0"/>
              <w:rPr>
                <w:lang w:val="fr-FR"/>
              </w:rPr>
            </w:pPr>
            <w:r w:rsidRPr="00A824B4">
              <w:rPr>
                <w:lang w:val="fr-FR"/>
              </w:rPr>
              <w:t>OR</w:t>
            </w:r>
          </w:p>
          <w:p w14:paraId="1747EFD4" w14:textId="77777777" w:rsidR="00E65591" w:rsidRPr="00A824B4" w:rsidRDefault="00E65591" w:rsidP="00E65591">
            <w:pPr>
              <w:spacing w:after="0"/>
              <w:rPr>
                <w:lang w:val="fr-FR"/>
              </w:rPr>
            </w:pPr>
            <w:proofErr w:type="spellStart"/>
            <w:r w:rsidRPr="00A824B4">
              <w:rPr>
                <w:lang w:val="fr-FR"/>
              </w:rPr>
              <w:t>EltHydroSurface</w:t>
            </w:r>
            <w:proofErr w:type="spellEnd"/>
          </w:p>
          <w:p w14:paraId="3DC8444C" w14:textId="77777777" w:rsidR="00E65591" w:rsidRPr="00A824B4" w:rsidRDefault="00E65591" w:rsidP="00E65591">
            <w:pPr>
              <w:spacing w:after="0"/>
              <w:rPr>
                <w:lang w:val="fr-FR"/>
              </w:rPr>
            </w:pPr>
            <w:r w:rsidRPr="00A824B4">
              <w:rPr>
                <w:lang w:val="fr-FR"/>
              </w:rPr>
              <w:t>OR</w:t>
            </w:r>
          </w:p>
          <w:p w14:paraId="46F0FEDC" w14:textId="77777777" w:rsidR="00E65591" w:rsidRPr="00A824B4" w:rsidRDefault="00E65591" w:rsidP="00E65591">
            <w:pPr>
              <w:spacing w:after="0"/>
              <w:rPr>
                <w:lang w:val="fr-FR"/>
              </w:rPr>
            </w:pPr>
            <w:proofErr w:type="spellStart"/>
            <w:r w:rsidRPr="00A824B4">
              <w:rPr>
                <w:lang w:val="fr-FR"/>
              </w:rPr>
              <w:t>PointEauIsole</w:t>
            </w:r>
            <w:proofErr w:type="spellEnd"/>
          </w:p>
        </w:tc>
        <w:tc>
          <w:tcPr>
            <w:tcW w:w="0" w:type="auto"/>
            <w:hideMark/>
          </w:tcPr>
          <w:p w14:paraId="266E234D" w14:textId="77777777" w:rsidR="00E65591" w:rsidRDefault="00E65591" w:rsidP="00E65591">
            <w:pPr>
              <w:spacing w:after="0"/>
            </w:pPr>
            <w:r>
              <w:t>SANDRE</w:t>
            </w:r>
            <w:r w:rsidRPr="00230BC3">
              <w:t xml:space="preserve">: </w:t>
            </w:r>
            <w:proofErr w:type="spellStart"/>
            <w:r w:rsidRPr="00230BC3">
              <w:t>EntiteHydroSurface</w:t>
            </w:r>
            <w:proofErr w:type="spellEnd"/>
            <w:r w:rsidRPr="00230BC3">
              <w:t xml:space="preserve"> is </w:t>
            </w:r>
            <w:r w:rsidRPr="00571C60">
              <w:t xml:space="preserve">an aggregation of </w:t>
            </w:r>
            <w:proofErr w:type="spellStart"/>
            <w:r w:rsidRPr="00571C60">
              <w:t>EltHydro</w:t>
            </w:r>
            <w:r w:rsidRPr="001257FE">
              <w:t>Surface</w:t>
            </w:r>
            <w:proofErr w:type="spellEnd"/>
            <w:r w:rsidRPr="001257FE">
              <w:t xml:space="preserve">. Both have a </w:t>
            </w:r>
            <w:proofErr w:type="spellStart"/>
            <w:r w:rsidRPr="001257FE">
              <w:t>surfac</w:t>
            </w:r>
            <w:r>
              <w:t>ic</w:t>
            </w:r>
            <w:proofErr w:type="spellEnd"/>
            <w:r w:rsidRPr="00230BC3">
              <w:t xml:space="preserve"> representation.</w:t>
            </w:r>
          </w:p>
          <w:p w14:paraId="6A4D1198" w14:textId="77777777" w:rsidR="00E65591" w:rsidRPr="00230BC3" w:rsidRDefault="00E65591" w:rsidP="00E65591">
            <w:pPr>
              <w:spacing w:after="0"/>
            </w:pPr>
            <w:proofErr w:type="spellStart"/>
            <w:r>
              <w:t>PointEauIsole</w:t>
            </w:r>
            <w:proofErr w:type="spellEnd"/>
            <w:r>
              <w:t xml:space="preserve"> can be used in case that </w:t>
            </w:r>
            <w:proofErr w:type="spellStart"/>
            <w:r>
              <w:t>HY_Reservoir</w:t>
            </w:r>
            <w:proofErr w:type="spellEnd"/>
            <w:r>
              <w:t xml:space="preserve"> is not linked to the hydrographic network and is represented by a point </w:t>
            </w:r>
          </w:p>
        </w:tc>
      </w:tr>
      <w:tr w:rsidR="00E65591" w:rsidRPr="006341E3" w14:paraId="26AC6214" w14:textId="77777777" w:rsidTr="00E65591">
        <w:tc>
          <w:tcPr>
            <w:tcW w:w="0" w:type="auto"/>
            <w:shd w:val="clear" w:color="auto" w:fill="F2F2F2" w:themeFill="background1" w:themeFillShade="F2"/>
            <w:hideMark/>
          </w:tcPr>
          <w:p w14:paraId="4E8549A2" w14:textId="77777777" w:rsidR="00E65591" w:rsidRPr="001257FE" w:rsidRDefault="00E65591" w:rsidP="00E65591">
            <w:pPr>
              <w:spacing w:after="0"/>
            </w:pPr>
            <w:proofErr w:type="spellStart"/>
            <w:r w:rsidRPr="001257FE">
              <w:t>HY_FlowPath</w:t>
            </w:r>
            <w:proofErr w:type="spellEnd"/>
          </w:p>
        </w:tc>
        <w:tc>
          <w:tcPr>
            <w:tcW w:w="0" w:type="auto"/>
            <w:hideMark/>
          </w:tcPr>
          <w:p w14:paraId="6A66B8B8" w14:textId="77777777" w:rsidR="00E65591" w:rsidRPr="001257FE" w:rsidRDefault="00E65591" w:rsidP="00E65591">
            <w:pPr>
              <w:spacing w:after="0"/>
            </w:pPr>
            <w:r w:rsidRPr="001257FE">
              <w:t>Not represented</w:t>
            </w:r>
          </w:p>
        </w:tc>
        <w:tc>
          <w:tcPr>
            <w:tcW w:w="0" w:type="auto"/>
            <w:hideMark/>
          </w:tcPr>
          <w:p w14:paraId="01C96821" w14:textId="429FB9A9" w:rsidR="00E65591" w:rsidRPr="00230BC3" w:rsidRDefault="00E65591" w:rsidP="00E65591">
            <w:pPr>
              <w:spacing w:after="0"/>
            </w:pPr>
          </w:p>
        </w:tc>
      </w:tr>
      <w:tr w:rsidR="00E65591" w:rsidRPr="006341E3" w14:paraId="7475AA32" w14:textId="77777777" w:rsidTr="00E65591">
        <w:tc>
          <w:tcPr>
            <w:tcW w:w="0" w:type="auto"/>
            <w:shd w:val="clear" w:color="auto" w:fill="F2F2F2" w:themeFill="background1" w:themeFillShade="F2"/>
            <w:hideMark/>
          </w:tcPr>
          <w:p w14:paraId="3E3B5390" w14:textId="77777777" w:rsidR="00E65591" w:rsidRPr="001257FE" w:rsidRDefault="00E65591" w:rsidP="00E65591">
            <w:pPr>
              <w:spacing w:after="0"/>
            </w:pPr>
            <w:proofErr w:type="spellStart"/>
            <w:r w:rsidRPr="001257FE">
              <w:t>HY_WaterEdge</w:t>
            </w:r>
            <w:proofErr w:type="spellEnd"/>
          </w:p>
        </w:tc>
        <w:tc>
          <w:tcPr>
            <w:tcW w:w="0" w:type="auto"/>
            <w:hideMark/>
          </w:tcPr>
          <w:p w14:paraId="050191EF" w14:textId="77777777" w:rsidR="00E65591" w:rsidRPr="001257FE" w:rsidRDefault="00E65591" w:rsidP="00E65591">
            <w:pPr>
              <w:spacing w:after="0"/>
            </w:pPr>
            <w:r w:rsidRPr="001257FE">
              <w:t>Not represented</w:t>
            </w:r>
          </w:p>
        </w:tc>
        <w:tc>
          <w:tcPr>
            <w:tcW w:w="0" w:type="auto"/>
            <w:hideMark/>
          </w:tcPr>
          <w:p w14:paraId="28483067" w14:textId="04A24FF4" w:rsidR="00E65591" w:rsidRPr="00230BC3" w:rsidRDefault="00E65591" w:rsidP="00E65591">
            <w:pPr>
              <w:spacing w:after="0"/>
            </w:pPr>
          </w:p>
        </w:tc>
      </w:tr>
      <w:tr w:rsidR="00E65591" w:rsidRPr="006341E3" w14:paraId="45376C4E" w14:textId="77777777" w:rsidTr="00E65591">
        <w:tc>
          <w:tcPr>
            <w:tcW w:w="0" w:type="auto"/>
            <w:shd w:val="clear" w:color="auto" w:fill="F2F2F2" w:themeFill="background1" w:themeFillShade="F2"/>
            <w:hideMark/>
          </w:tcPr>
          <w:p w14:paraId="610F24A4" w14:textId="77777777" w:rsidR="00E65591" w:rsidRPr="001257FE" w:rsidRDefault="00E65591" w:rsidP="00E65591">
            <w:pPr>
              <w:spacing w:after="0"/>
            </w:pPr>
            <w:proofErr w:type="spellStart"/>
            <w:r w:rsidRPr="001257FE">
              <w:t>HY_LongitudinalSection</w:t>
            </w:r>
            <w:proofErr w:type="spellEnd"/>
          </w:p>
        </w:tc>
        <w:tc>
          <w:tcPr>
            <w:tcW w:w="0" w:type="auto"/>
            <w:hideMark/>
          </w:tcPr>
          <w:p w14:paraId="1CFD97C0" w14:textId="77777777" w:rsidR="00E65591" w:rsidRPr="00230BC3" w:rsidRDefault="00E65591" w:rsidP="00E65591">
            <w:pPr>
              <w:spacing w:after="0"/>
            </w:pPr>
            <w:r w:rsidRPr="00230BC3">
              <w:t>Not represented</w:t>
            </w:r>
          </w:p>
        </w:tc>
        <w:tc>
          <w:tcPr>
            <w:tcW w:w="0" w:type="auto"/>
            <w:hideMark/>
          </w:tcPr>
          <w:p w14:paraId="47B35101" w14:textId="61E20906" w:rsidR="00E65591" w:rsidRPr="00230BC3" w:rsidRDefault="00E65591" w:rsidP="00E65591">
            <w:pPr>
              <w:spacing w:after="0"/>
            </w:pPr>
          </w:p>
        </w:tc>
      </w:tr>
      <w:tr w:rsidR="00E65591" w:rsidRPr="006341E3" w14:paraId="407D29AB" w14:textId="77777777" w:rsidTr="00E65591">
        <w:tc>
          <w:tcPr>
            <w:tcW w:w="0" w:type="auto"/>
            <w:shd w:val="clear" w:color="auto" w:fill="F2F2F2" w:themeFill="background1" w:themeFillShade="F2"/>
            <w:hideMark/>
          </w:tcPr>
          <w:p w14:paraId="7A42B71C" w14:textId="77777777" w:rsidR="00E65591" w:rsidRPr="001257FE" w:rsidRDefault="00E65591" w:rsidP="00E65591">
            <w:pPr>
              <w:spacing w:after="0"/>
            </w:pPr>
            <w:proofErr w:type="spellStart"/>
            <w:r w:rsidRPr="001257FE">
              <w:t>HY_CrossSection</w:t>
            </w:r>
            <w:proofErr w:type="spellEnd"/>
          </w:p>
        </w:tc>
        <w:tc>
          <w:tcPr>
            <w:tcW w:w="0" w:type="auto"/>
            <w:hideMark/>
          </w:tcPr>
          <w:p w14:paraId="6C77B803" w14:textId="77777777" w:rsidR="00E65591" w:rsidRPr="00230BC3" w:rsidRDefault="00E65591" w:rsidP="00E65591">
            <w:pPr>
              <w:spacing w:after="0"/>
            </w:pPr>
            <w:r w:rsidRPr="00230BC3">
              <w:t>Not represented</w:t>
            </w:r>
          </w:p>
        </w:tc>
        <w:tc>
          <w:tcPr>
            <w:tcW w:w="0" w:type="auto"/>
            <w:hideMark/>
          </w:tcPr>
          <w:p w14:paraId="47DB3B42" w14:textId="37810CAA" w:rsidR="00E65591" w:rsidRPr="00230BC3" w:rsidRDefault="00E65591" w:rsidP="00E65591">
            <w:pPr>
              <w:spacing w:after="0"/>
            </w:pPr>
          </w:p>
        </w:tc>
      </w:tr>
      <w:tr w:rsidR="00E65591" w:rsidRPr="006341E3" w14:paraId="27CAA6D5" w14:textId="77777777" w:rsidTr="00E65591">
        <w:tc>
          <w:tcPr>
            <w:tcW w:w="0" w:type="auto"/>
            <w:shd w:val="clear" w:color="auto" w:fill="F2F2F2" w:themeFill="background1" w:themeFillShade="F2"/>
            <w:hideMark/>
          </w:tcPr>
          <w:p w14:paraId="1CB46508" w14:textId="77777777" w:rsidR="00E65591" w:rsidRPr="001257FE" w:rsidRDefault="00E65591" w:rsidP="00E65591">
            <w:pPr>
              <w:spacing w:after="0"/>
            </w:pPr>
            <w:proofErr w:type="spellStart"/>
            <w:r w:rsidRPr="001257FE">
              <w:t>HY_WaterBodyStratum</w:t>
            </w:r>
            <w:proofErr w:type="spellEnd"/>
          </w:p>
        </w:tc>
        <w:tc>
          <w:tcPr>
            <w:tcW w:w="0" w:type="auto"/>
            <w:hideMark/>
          </w:tcPr>
          <w:p w14:paraId="4F94AA90" w14:textId="77777777" w:rsidR="00E65591" w:rsidRPr="00230BC3" w:rsidRDefault="00E65591" w:rsidP="00E65591">
            <w:pPr>
              <w:spacing w:after="0"/>
            </w:pPr>
            <w:r w:rsidRPr="00230BC3">
              <w:t>Not represented</w:t>
            </w:r>
          </w:p>
        </w:tc>
        <w:tc>
          <w:tcPr>
            <w:tcW w:w="0" w:type="auto"/>
            <w:hideMark/>
          </w:tcPr>
          <w:p w14:paraId="15603B2B" w14:textId="6CCF954B" w:rsidR="00E65591" w:rsidRPr="00230BC3" w:rsidRDefault="00E65591" w:rsidP="00E65591">
            <w:pPr>
              <w:spacing w:after="0"/>
            </w:pPr>
          </w:p>
        </w:tc>
      </w:tr>
      <w:tr w:rsidR="00E65591" w:rsidRPr="006341E3" w14:paraId="7EFF985A" w14:textId="77777777" w:rsidTr="00E65591">
        <w:tc>
          <w:tcPr>
            <w:tcW w:w="0" w:type="auto"/>
            <w:shd w:val="clear" w:color="auto" w:fill="F2F2F2" w:themeFill="background1" w:themeFillShade="F2"/>
            <w:hideMark/>
          </w:tcPr>
          <w:p w14:paraId="246EF46D" w14:textId="77777777" w:rsidR="00E65591" w:rsidRPr="001257FE" w:rsidRDefault="00E65591" w:rsidP="00E65591">
            <w:pPr>
              <w:spacing w:after="0"/>
            </w:pPr>
            <w:proofErr w:type="spellStart"/>
            <w:r w:rsidRPr="001257FE">
              <w:t>HY_Water_LiquidPhase</w:t>
            </w:r>
            <w:proofErr w:type="spellEnd"/>
          </w:p>
        </w:tc>
        <w:tc>
          <w:tcPr>
            <w:tcW w:w="0" w:type="auto"/>
            <w:hideMark/>
          </w:tcPr>
          <w:p w14:paraId="4FA3B22B" w14:textId="77777777" w:rsidR="00E65591" w:rsidRPr="00230BC3" w:rsidRDefault="00E65591" w:rsidP="00E65591">
            <w:pPr>
              <w:spacing w:after="0"/>
            </w:pPr>
            <w:r w:rsidRPr="00230BC3">
              <w:t>Not represented</w:t>
            </w:r>
          </w:p>
        </w:tc>
        <w:tc>
          <w:tcPr>
            <w:tcW w:w="0" w:type="auto"/>
            <w:hideMark/>
          </w:tcPr>
          <w:p w14:paraId="55F6FAC7" w14:textId="729F5FA5" w:rsidR="00E65591" w:rsidRPr="001257FE" w:rsidRDefault="00E65591" w:rsidP="00E65591">
            <w:pPr>
              <w:spacing w:after="0"/>
            </w:pPr>
          </w:p>
        </w:tc>
      </w:tr>
      <w:tr w:rsidR="00E65591" w:rsidRPr="006341E3" w14:paraId="2FD0699B" w14:textId="77777777" w:rsidTr="00E65591">
        <w:tc>
          <w:tcPr>
            <w:tcW w:w="0" w:type="auto"/>
            <w:shd w:val="clear" w:color="auto" w:fill="F2F2F2" w:themeFill="background1" w:themeFillShade="F2"/>
            <w:hideMark/>
          </w:tcPr>
          <w:p w14:paraId="2E84C2C3" w14:textId="77777777" w:rsidR="00E65591" w:rsidRPr="001257FE" w:rsidRDefault="00E65591" w:rsidP="00E65591">
            <w:pPr>
              <w:spacing w:after="0"/>
            </w:pPr>
            <w:proofErr w:type="spellStart"/>
            <w:r w:rsidRPr="001257FE">
              <w:t>HY_Water_SolidPhase</w:t>
            </w:r>
            <w:proofErr w:type="spellEnd"/>
          </w:p>
        </w:tc>
        <w:tc>
          <w:tcPr>
            <w:tcW w:w="0" w:type="auto"/>
            <w:hideMark/>
          </w:tcPr>
          <w:p w14:paraId="3630754D" w14:textId="77777777" w:rsidR="00E65591" w:rsidRPr="00230BC3" w:rsidRDefault="00E65591" w:rsidP="00E65591">
            <w:pPr>
              <w:spacing w:after="0"/>
            </w:pPr>
            <w:r w:rsidRPr="00230BC3">
              <w:t>Not represented</w:t>
            </w:r>
          </w:p>
        </w:tc>
        <w:tc>
          <w:tcPr>
            <w:tcW w:w="0" w:type="auto"/>
            <w:hideMark/>
          </w:tcPr>
          <w:p w14:paraId="7C10E93B" w14:textId="67253174" w:rsidR="00E65591" w:rsidRPr="00230BC3" w:rsidRDefault="00E65591" w:rsidP="00E65591">
            <w:pPr>
              <w:spacing w:after="0"/>
            </w:pPr>
          </w:p>
        </w:tc>
      </w:tr>
    </w:tbl>
    <w:p w14:paraId="0F4D8F80" w14:textId="637D9ECE" w:rsidR="00E65591" w:rsidRPr="00A51AF2" w:rsidRDefault="00FD636F" w:rsidP="00E65591">
      <w:pPr>
        <w:pStyle w:val="berschrift2"/>
        <w:numPr>
          <w:ilvl w:val="0"/>
          <w:numId w:val="0"/>
        </w:numPr>
      </w:pPr>
      <w:bookmarkStart w:id="250" w:name="_Toc459388266"/>
      <w:bookmarkStart w:id="251" w:name="_Toc471741693"/>
      <w:r>
        <w:t>F</w:t>
      </w:r>
      <w:r w:rsidR="00E65591" w:rsidRPr="00A51AF2">
        <w:t>.3 Hydrometric Network Model</w:t>
      </w:r>
      <w:bookmarkEnd w:id="250"/>
      <w:bookmarkEnd w:id="251"/>
    </w:p>
    <w:tbl>
      <w:tblPr>
        <w:tblStyle w:val="Tabellenraster"/>
        <w:tblW w:w="8897" w:type="dxa"/>
        <w:tblLook w:val="04A0" w:firstRow="1" w:lastRow="0" w:firstColumn="1" w:lastColumn="0" w:noHBand="0" w:noVBand="1"/>
      </w:tblPr>
      <w:tblGrid>
        <w:gridCol w:w="2896"/>
        <w:gridCol w:w="1850"/>
        <w:gridCol w:w="4151"/>
      </w:tblGrid>
      <w:tr w:rsidR="00E65591" w:rsidRPr="00A51AF2" w14:paraId="0AF23FD7" w14:textId="77777777" w:rsidTr="00E65591">
        <w:tc>
          <w:tcPr>
            <w:tcW w:w="0" w:type="auto"/>
            <w:shd w:val="clear" w:color="auto" w:fill="F2F2F2" w:themeFill="background1" w:themeFillShade="F2"/>
            <w:hideMark/>
          </w:tcPr>
          <w:p w14:paraId="2D86D92C" w14:textId="77777777" w:rsidR="00E65591" w:rsidRPr="00A51AF2" w:rsidRDefault="00E65591" w:rsidP="00E65591">
            <w:pPr>
              <w:spacing w:after="0"/>
              <w:rPr>
                <w:b/>
                <w:bCs/>
              </w:rPr>
            </w:pPr>
            <w:r w:rsidRPr="00A51AF2">
              <w:rPr>
                <w:b/>
                <w:bCs/>
              </w:rPr>
              <w:t>HY_Features Name</w:t>
            </w:r>
          </w:p>
        </w:tc>
        <w:tc>
          <w:tcPr>
            <w:tcW w:w="0" w:type="auto"/>
            <w:hideMark/>
          </w:tcPr>
          <w:p w14:paraId="29464540" w14:textId="77777777" w:rsidR="00E65591" w:rsidRPr="004C1BA3" w:rsidRDefault="00E65591" w:rsidP="00E65591">
            <w:pPr>
              <w:spacing w:after="0"/>
              <w:jc w:val="center"/>
              <w:rPr>
                <w:b/>
                <w:bCs/>
              </w:rPr>
            </w:pPr>
            <w:proofErr w:type="spellStart"/>
            <w:r w:rsidRPr="004C1BA3">
              <w:rPr>
                <w:b/>
                <w:bCs/>
              </w:rPr>
              <w:t>NHDPlus</w:t>
            </w:r>
            <w:proofErr w:type="spellEnd"/>
            <w:r w:rsidRPr="004C1BA3">
              <w:rPr>
                <w:b/>
                <w:bCs/>
              </w:rPr>
              <w:t xml:space="preserve"> Name</w:t>
            </w:r>
          </w:p>
        </w:tc>
        <w:tc>
          <w:tcPr>
            <w:tcW w:w="4151" w:type="dxa"/>
            <w:hideMark/>
          </w:tcPr>
          <w:p w14:paraId="07DB810B" w14:textId="77777777" w:rsidR="00E65591" w:rsidRPr="004C1BA3" w:rsidRDefault="00E65591" w:rsidP="00E65591">
            <w:pPr>
              <w:spacing w:after="0"/>
              <w:jc w:val="center"/>
              <w:rPr>
                <w:b/>
                <w:bCs/>
              </w:rPr>
            </w:pPr>
            <w:r w:rsidRPr="004C1BA3">
              <w:rPr>
                <w:b/>
                <w:bCs/>
              </w:rPr>
              <w:t>Comment</w:t>
            </w:r>
          </w:p>
        </w:tc>
      </w:tr>
      <w:tr w:rsidR="00E65591" w:rsidRPr="00A51AF2" w14:paraId="24269F9C" w14:textId="77777777" w:rsidTr="00E65591">
        <w:tc>
          <w:tcPr>
            <w:tcW w:w="0" w:type="auto"/>
            <w:shd w:val="clear" w:color="auto" w:fill="F2F2F2" w:themeFill="background1" w:themeFillShade="F2"/>
            <w:hideMark/>
          </w:tcPr>
          <w:p w14:paraId="0A87E177" w14:textId="77777777" w:rsidR="00E65591" w:rsidRPr="00A51AF2" w:rsidRDefault="00E65591" w:rsidP="00E65591">
            <w:pPr>
              <w:spacing w:after="0"/>
            </w:pPr>
            <w:r w:rsidRPr="00A51AF2">
              <w:t>HY_HydrometricNetwork</w:t>
            </w:r>
          </w:p>
        </w:tc>
        <w:tc>
          <w:tcPr>
            <w:tcW w:w="0" w:type="auto"/>
            <w:hideMark/>
          </w:tcPr>
          <w:p w14:paraId="19E15B37" w14:textId="77777777" w:rsidR="00E65591" w:rsidRPr="00A51AF2" w:rsidRDefault="00E65591" w:rsidP="00E65591">
            <w:pPr>
              <w:spacing w:after="0"/>
            </w:pPr>
            <w:r w:rsidRPr="00A51AF2">
              <w:t>Not Represented</w:t>
            </w:r>
          </w:p>
        </w:tc>
        <w:tc>
          <w:tcPr>
            <w:tcW w:w="4151" w:type="dxa"/>
            <w:hideMark/>
          </w:tcPr>
          <w:p w14:paraId="7574FD4E" w14:textId="18E71A5E" w:rsidR="00E65591" w:rsidRPr="00A51AF2" w:rsidRDefault="00E65591" w:rsidP="00E65591">
            <w:pPr>
              <w:spacing w:after="0"/>
            </w:pPr>
          </w:p>
        </w:tc>
      </w:tr>
      <w:tr w:rsidR="00E65591" w:rsidRPr="00A51AF2" w14:paraId="2AC812FE" w14:textId="77777777" w:rsidTr="00E65591">
        <w:tc>
          <w:tcPr>
            <w:tcW w:w="0" w:type="auto"/>
            <w:shd w:val="clear" w:color="auto" w:fill="F2F2F2" w:themeFill="background1" w:themeFillShade="F2"/>
            <w:hideMark/>
          </w:tcPr>
          <w:p w14:paraId="78C5EA53" w14:textId="77777777" w:rsidR="00E65591" w:rsidRPr="00A51AF2" w:rsidRDefault="00E65591" w:rsidP="00E65591">
            <w:pPr>
              <w:spacing w:after="0"/>
            </w:pPr>
            <w:proofErr w:type="spellStart"/>
            <w:r w:rsidRPr="00A51AF2">
              <w:t>HY_HydrometricFeature</w:t>
            </w:r>
            <w:proofErr w:type="spellEnd"/>
          </w:p>
        </w:tc>
        <w:tc>
          <w:tcPr>
            <w:tcW w:w="0" w:type="auto"/>
            <w:hideMark/>
          </w:tcPr>
          <w:p w14:paraId="5BBB7D5E" w14:textId="77777777" w:rsidR="00E65591" w:rsidRPr="00A51AF2" w:rsidRDefault="00E65591" w:rsidP="00E65591">
            <w:pPr>
              <w:spacing w:after="0"/>
            </w:pPr>
            <w:r w:rsidRPr="00A51AF2">
              <w:t>Not Represented</w:t>
            </w:r>
          </w:p>
        </w:tc>
        <w:tc>
          <w:tcPr>
            <w:tcW w:w="4151" w:type="dxa"/>
          </w:tcPr>
          <w:p w14:paraId="42C56BDF" w14:textId="74EB38D9" w:rsidR="00E65591" w:rsidRPr="00A51AF2" w:rsidRDefault="00E65591" w:rsidP="00E65591">
            <w:pPr>
              <w:spacing w:after="0"/>
            </w:pPr>
          </w:p>
        </w:tc>
      </w:tr>
      <w:tr w:rsidR="00E65591" w:rsidRPr="00A51AF2" w14:paraId="1908FFA7" w14:textId="77777777" w:rsidTr="00E65591">
        <w:tc>
          <w:tcPr>
            <w:tcW w:w="0" w:type="auto"/>
            <w:shd w:val="clear" w:color="auto" w:fill="F2F2F2" w:themeFill="background1" w:themeFillShade="F2"/>
            <w:hideMark/>
          </w:tcPr>
          <w:p w14:paraId="588D70F7" w14:textId="77777777" w:rsidR="00E65591" w:rsidRPr="00A51AF2" w:rsidRDefault="00E65591" w:rsidP="00E65591">
            <w:pPr>
              <w:spacing w:after="0"/>
            </w:pPr>
            <w:proofErr w:type="spellStart"/>
            <w:r w:rsidRPr="00A51AF2">
              <w:t>HY_RiverReferenceSystem</w:t>
            </w:r>
            <w:proofErr w:type="spellEnd"/>
          </w:p>
        </w:tc>
        <w:tc>
          <w:tcPr>
            <w:tcW w:w="0" w:type="auto"/>
            <w:hideMark/>
          </w:tcPr>
          <w:p w14:paraId="453393A4" w14:textId="77777777" w:rsidR="00E65591" w:rsidRPr="00A51AF2" w:rsidRDefault="00E65591" w:rsidP="00E65591">
            <w:pPr>
              <w:spacing w:after="0"/>
            </w:pPr>
            <w:r w:rsidRPr="00A51AF2">
              <w:t>Not Represented</w:t>
            </w:r>
          </w:p>
        </w:tc>
        <w:tc>
          <w:tcPr>
            <w:tcW w:w="4151" w:type="dxa"/>
          </w:tcPr>
          <w:p w14:paraId="66B3C13C" w14:textId="7EF0DF94" w:rsidR="00E65591" w:rsidRPr="00A51AF2" w:rsidRDefault="00E65591" w:rsidP="00E65591">
            <w:pPr>
              <w:spacing w:after="0"/>
            </w:pPr>
          </w:p>
        </w:tc>
      </w:tr>
      <w:tr w:rsidR="00E65591" w:rsidRPr="00F11F37" w14:paraId="274D4804" w14:textId="77777777" w:rsidTr="00E65591">
        <w:tc>
          <w:tcPr>
            <w:tcW w:w="0" w:type="auto"/>
            <w:shd w:val="clear" w:color="auto" w:fill="F2F2F2" w:themeFill="background1" w:themeFillShade="F2"/>
            <w:hideMark/>
          </w:tcPr>
          <w:p w14:paraId="09446FE1" w14:textId="77777777" w:rsidR="00E65591" w:rsidRPr="00A51AF2" w:rsidRDefault="00E65591" w:rsidP="00E65591">
            <w:pPr>
              <w:spacing w:after="0"/>
            </w:pPr>
            <w:proofErr w:type="spellStart"/>
            <w:r w:rsidRPr="00A51AF2">
              <w:t>HY_IndirectPosition</w:t>
            </w:r>
            <w:proofErr w:type="spellEnd"/>
          </w:p>
        </w:tc>
        <w:tc>
          <w:tcPr>
            <w:tcW w:w="0" w:type="auto"/>
            <w:hideMark/>
          </w:tcPr>
          <w:p w14:paraId="2184C5C9" w14:textId="77777777" w:rsidR="00E65591" w:rsidRPr="00A51AF2" w:rsidRDefault="00E65591" w:rsidP="00E65591">
            <w:pPr>
              <w:spacing w:after="0"/>
            </w:pPr>
            <w:r w:rsidRPr="00A51AF2">
              <w:t>Not Represented</w:t>
            </w:r>
          </w:p>
        </w:tc>
        <w:tc>
          <w:tcPr>
            <w:tcW w:w="4151" w:type="dxa"/>
          </w:tcPr>
          <w:p w14:paraId="7DA46896" w14:textId="79BE2F9E" w:rsidR="00E65591" w:rsidRPr="00F11F37" w:rsidRDefault="00E65591" w:rsidP="00E65591">
            <w:pPr>
              <w:spacing w:after="0"/>
            </w:pPr>
          </w:p>
        </w:tc>
      </w:tr>
    </w:tbl>
    <w:p w14:paraId="5AD08F4D" w14:textId="77777777" w:rsidR="00E65591" w:rsidRDefault="00E65591" w:rsidP="00834E29">
      <w:pPr>
        <w:pStyle w:val="berschrift1"/>
        <w:numPr>
          <w:ilvl w:val="0"/>
          <w:numId w:val="0"/>
        </w:numPr>
        <w:sectPr w:rsidR="00E65591" w:rsidSect="00E65591">
          <w:footerReference w:type="even" r:id="rId75"/>
          <w:footerReference w:type="default" r:id="rId76"/>
          <w:pgSz w:w="15840" w:h="12240" w:orient="landscape"/>
          <w:pgMar w:top="1800" w:right="1440" w:bottom="1800" w:left="1440" w:header="720" w:footer="720" w:gutter="0"/>
          <w:pgNumType w:start="1"/>
          <w:cols w:space="720"/>
          <w:docGrid w:linePitch="360"/>
        </w:sectPr>
      </w:pPr>
    </w:p>
    <w:p w14:paraId="537294E1" w14:textId="149DC4AF" w:rsidR="008F339B" w:rsidRPr="00B809FB" w:rsidRDefault="00785A05" w:rsidP="00834E29">
      <w:pPr>
        <w:pStyle w:val="berschrift1"/>
        <w:numPr>
          <w:ilvl w:val="0"/>
          <w:numId w:val="0"/>
        </w:numPr>
      </w:pPr>
      <w:bookmarkStart w:id="252" w:name="_Toc471741694"/>
      <w:r>
        <w:lastRenderedPageBreak/>
        <w:t>ANNEX</w:t>
      </w:r>
      <w:r w:rsidR="00881984">
        <w:t xml:space="preserve"> G</w:t>
      </w:r>
      <w:r w:rsidR="008F339B" w:rsidRPr="00B809FB">
        <w:t>: Bibliography</w:t>
      </w:r>
      <w:bookmarkEnd w:id="245"/>
      <w:bookmarkEnd w:id="252"/>
      <w:r w:rsidR="008F339B" w:rsidRPr="00B809FB">
        <w:t xml:space="preserve"> </w:t>
      </w:r>
      <w:r w:rsidR="008F339B" w:rsidRPr="00020318">
        <w:fldChar w:fldCharType="begin"/>
      </w:r>
      <w:r w:rsidR="008F339B" w:rsidRPr="00B809FB">
        <w:instrText xml:space="preserve"> ADDIN EN.REFLIST </w:instrText>
      </w:r>
      <w:r w:rsidR="008F339B" w:rsidRPr="00020318">
        <w:fldChar w:fldCharType="separate"/>
      </w:r>
    </w:p>
    <w:p w14:paraId="0955C9C4" w14:textId="646BEC32" w:rsidR="00364AAD" w:rsidRPr="00020318" w:rsidRDefault="00364AAD" w:rsidP="00C66441">
      <w:pPr>
        <w:pStyle w:val="StandardWeb"/>
        <w:numPr>
          <w:ilvl w:val="0"/>
          <w:numId w:val="26"/>
        </w:numPr>
        <w:spacing w:after="120" w:afterAutospacing="0"/>
        <w:ind w:left="425" w:hanging="357"/>
        <w:rPr>
          <w:lang w:val="en-US"/>
        </w:rPr>
      </w:pPr>
      <w:r w:rsidRPr="00020318">
        <w:rPr>
          <w:lang w:val="en-US"/>
        </w:rPr>
        <w:t>European Parliament and the Council</w:t>
      </w:r>
      <w:r>
        <w:rPr>
          <w:lang w:val="en-US"/>
        </w:rPr>
        <w:t xml:space="preserve">: </w:t>
      </w:r>
      <w:r w:rsidRPr="00020318">
        <w:rPr>
          <w:lang w:val="en-US"/>
        </w:rPr>
        <w:t>Directive 2000/60/EC of the European Parliament and of the Council of 23 October 2000 establishing a framework for the Community action in the field of water policy (EU Water Framework Directive)</w:t>
      </w:r>
      <w:r>
        <w:rPr>
          <w:lang w:val="en-US"/>
        </w:rPr>
        <w:t>. European Commission (2000)</w:t>
      </w:r>
    </w:p>
    <w:p w14:paraId="6BA5CDC1" w14:textId="3117B789" w:rsidR="008F339B" w:rsidRPr="00020318" w:rsidRDefault="00364AAD" w:rsidP="00C66441">
      <w:pPr>
        <w:pStyle w:val="StandardWeb"/>
        <w:numPr>
          <w:ilvl w:val="0"/>
          <w:numId w:val="26"/>
        </w:numPr>
        <w:spacing w:after="120" w:afterAutospacing="0"/>
        <w:ind w:left="425" w:hanging="357"/>
        <w:rPr>
          <w:lang w:val="en-US"/>
        </w:rPr>
      </w:pPr>
      <w:r w:rsidRPr="00020318">
        <w:rPr>
          <w:lang w:val="en-US"/>
        </w:rPr>
        <w:t>INSPIRE Thematic Working Group Hydrography</w:t>
      </w:r>
      <w:r>
        <w:rPr>
          <w:lang w:val="en-US"/>
        </w:rPr>
        <w:t>:</w:t>
      </w:r>
      <w:r w:rsidRPr="00020318">
        <w:rPr>
          <w:lang w:val="en-US"/>
        </w:rPr>
        <w:t xml:space="preserve"> </w:t>
      </w:r>
      <w:r w:rsidR="008F339B" w:rsidRPr="00020318">
        <w:rPr>
          <w:lang w:val="en-US"/>
        </w:rPr>
        <w:t>D2.8.I.8 Data Specification on Hydrography – Technical Guidelines. D2.8</w:t>
      </w:r>
      <w:r w:rsidR="00545400">
        <w:rPr>
          <w:lang w:val="en-US"/>
        </w:rPr>
        <w:t>.I.8_v3.1. European Commission (</w:t>
      </w:r>
      <w:r w:rsidR="00545400" w:rsidRPr="00020318">
        <w:rPr>
          <w:lang w:val="en-US"/>
        </w:rPr>
        <w:t>2014</w:t>
      </w:r>
      <w:r w:rsidR="00545400">
        <w:rPr>
          <w:lang w:val="en-US"/>
        </w:rPr>
        <w:t xml:space="preserve">), </w:t>
      </w:r>
      <w:hyperlink r:id="rId77" w:history="1">
        <w:r w:rsidR="008F339B" w:rsidRPr="00020318">
          <w:rPr>
            <w:rStyle w:val="Hyperlink"/>
            <w:lang w:val="en-US"/>
          </w:rPr>
          <w:t>http://inspire.ec.europa.eu/documents/Data_Specifications/INSPIRE_DataSpecification_HY_v3.1.pdf</w:t>
        </w:r>
      </w:hyperlink>
    </w:p>
    <w:p w14:paraId="52D3676A" w14:textId="1754F3BF" w:rsidR="008F339B" w:rsidRPr="00020318" w:rsidRDefault="008F339B" w:rsidP="00C66441">
      <w:pPr>
        <w:pStyle w:val="StandardWeb"/>
        <w:numPr>
          <w:ilvl w:val="0"/>
          <w:numId w:val="26"/>
        </w:numPr>
        <w:spacing w:after="120" w:afterAutospacing="0"/>
        <w:ind w:left="425" w:hanging="357"/>
        <w:rPr>
          <w:lang w:val="en-US"/>
        </w:rPr>
      </w:pPr>
      <w:r w:rsidRPr="00020318">
        <w:rPr>
          <w:lang w:val="en-US"/>
        </w:rPr>
        <w:t xml:space="preserve">OGC Hydrology Domain Working Group Charter. </w:t>
      </w:r>
      <w:r w:rsidR="00545400">
        <w:rPr>
          <w:lang w:val="en-US"/>
        </w:rPr>
        <w:t xml:space="preserve">OGC 08-095r5, </w:t>
      </w:r>
      <w:r w:rsidRPr="00020318">
        <w:rPr>
          <w:lang w:val="en-US"/>
        </w:rPr>
        <w:t>Open Geospatial Consortium</w:t>
      </w:r>
      <w:r w:rsidR="00545400">
        <w:rPr>
          <w:lang w:val="en-US"/>
        </w:rPr>
        <w:t xml:space="preserve"> (</w:t>
      </w:r>
      <w:r w:rsidRPr="00020318">
        <w:rPr>
          <w:lang w:val="en-US"/>
        </w:rPr>
        <w:t>2008</w:t>
      </w:r>
      <w:r w:rsidR="00545400">
        <w:rPr>
          <w:lang w:val="en-US"/>
        </w:rPr>
        <w:t xml:space="preserve">), </w:t>
      </w:r>
      <w:hyperlink r:id="rId78" w:history="1">
        <w:r w:rsidRPr="00020318">
          <w:rPr>
            <w:rStyle w:val="Hyperlink"/>
            <w:lang w:val="en-US"/>
          </w:rPr>
          <w:t>https://portal.opengeospatial.org/files/?artifact_id=59773</w:t>
        </w:r>
      </w:hyperlink>
    </w:p>
    <w:p w14:paraId="1333228E" w14:textId="36207C7F" w:rsidR="008F339B" w:rsidRPr="00020318" w:rsidRDefault="008F339B" w:rsidP="00C66441">
      <w:pPr>
        <w:pStyle w:val="StandardWeb"/>
        <w:numPr>
          <w:ilvl w:val="0"/>
          <w:numId w:val="26"/>
        </w:numPr>
        <w:spacing w:after="120" w:afterAutospacing="0"/>
        <w:ind w:left="425" w:hanging="357"/>
        <w:rPr>
          <w:lang w:val="en-US"/>
        </w:rPr>
      </w:pPr>
      <w:r w:rsidRPr="00020318">
        <w:rPr>
          <w:lang w:val="en-US"/>
        </w:rPr>
        <w:t>OGC WaterML 2.0: Part 1- Timeseri</w:t>
      </w:r>
      <w:r w:rsidR="00545400">
        <w:rPr>
          <w:lang w:val="en-US"/>
        </w:rPr>
        <w:t xml:space="preserve">es. </w:t>
      </w:r>
      <w:r w:rsidR="00545400" w:rsidRPr="00020318">
        <w:rPr>
          <w:lang w:val="en-US"/>
        </w:rPr>
        <w:t>OGC 10-126r4</w:t>
      </w:r>
      <w:r w:rsidR="00545400">
        <w:rPr>
          <w:lang w:val="en-US"/>
        </w:rPr>
        <w:t>, Open Geospatial Consortium (</w:t>
      </w:r>
      <w:r w:rsidRPr="00020318">
        <w:rPr>
          <w:lang w:val="en-US"/>
        </w:rPr>
        <w:t>2012</w:t>
      </w:r>
      <w:r w:rsidR="00545400">
        <w:rPr>
          <w:lang w:val="en-US"/>
        </w:rPr>
        <w:t>)</w:t>
      </w:r>
      <w:r w:rsidRPr="00020318">
        <w:rPr>
          <w:lang w:val="en-US"/>
        </w:rPr>
        <w:t xml:space="preserve">. </w:t>
      </w:r>
      <w:hyperlink r:id="rId79" w:history="1">
        <w:r w:rsidRPr="00020318">
          <w:rPr>
            <w:rStyle w:val="Hyperlink"/>
            <w:lang w:val="en-US"/>
          </w:rPr>
          <w:t>https://portal.opengeospatial.org/files/?artifact_id=57222</w:t>
        </w:r>
      </w:hyperlink>
    </w:p>
    <w:p w14:paraId="2BC15B48" w14:textId="7991D757" w:rsidR="008F339B" w:rsidRPr="00020318" w:rsidRDefault="008F339B" w:rsidP="00C66441">
      <w:pPr>
        <w:pStyle w:val="StandardWeb"/>
        <w:numPr>
          <w:ilvl w:val="0"/>
          <w:numId w:val="26"/>
        </w:numPr>
        <w:spacing w:after="120" w:afterAutospacing="0"/>
        <w:ind w:left="425" w:hanging="357"/>
        <w:rPr>
          <w:lang w:val="en-US"/>
        </w:rPr>
      </w:pPr>
      <w:r w:rsidRPr="00020318">
        <w:rPr>
          <w:lang w:val="en-US"/>
        </w:rPr>
        <w:t xml:space="preserve">OGC HY_Features: a </w:t>
      </w:r>
      <w:r w:rsidR="00545400">
        <w:rPr>
          <w:lang w:val="en-US"/>
        </w:rPr>
        <w:t>Common Hydrologic Feature Model: D</w:t>
      </w:r>
      <w:r w:rsidRPr="00020318">
        <w:rPr>
          <w:lang w:val="en-US"/>
        </w:rPr>
        <w:t xml:space="preserve">iscussion Paper. </w:t>
      </w:r>
      <w:r w:rsidR="00545400" w:rsidRPr="00020318">
        <w:rPr>
          <w:lang w:val="en-US"/>
        </w:rPr>
        <w:t>OGC 11-039r3</w:t>
      </w:r>
      <w:r w:rsidR="00545400">
        <w:rPr>
          <w:lang w:val="en-US"/>
        </w:rPr>
        <w:t>, Open Geospatial Consortium (</w:t>
      </w:r>
      <w:r w:rsidRPr="00020318">
        <w:rPr>
          <w:lang w:val="en-US"/>
        </w:rPr>
        <w:t>2013</w:t>
      </w:r>
      <w:r w:rsidR="00545400">
        <w:rPr>
          <w:lang w:val="en-US"/>
        </w:rPr>
        <w:t xml:space="preserve">), </w:t>
      </w:r>
      <w:hyperlink r:id="rId80" w:history="1">
        <w:r w:rsidRPr="00020318">
          <w:rPr>
            <w:rStyle w:val="Hyperlink"/>
            <w:lang w:val="en-US"/>
          </w:rPr>
          <w:t>https://portal.opengeospatial.org/files/?artifact_id=55157</w:t>
        </w:r>
      </w:hyperlink>
    </w:p>
    <w:p w14:paraId="33D7ADC0" w14:textId="6DFF6350" w:rsidR="008F339B" w:rsidRPr="00020318" w:rsidRDefault="008F339B" w:rsidP="00C66441">
      <w:pPr>
        <w:pStyle w:val="StandardWeb"/>
        <w:numPr>
          <w:ilvl w:val="0"/>
          <w:numId w:val="26"/>
        </w:numPr>
        <w:spacing w:after="120" w:afterAutospacing="0"/>
        <w:ind w:left="425" w:hanging="357"/>
        <w:rPr>
          <w:lang w:val="en-US"/>
        </w:rPr>
      </w:pPr>
      <w:r w:rsidRPr="00020318">
        <w:rPr>
          <w:lang w:val="en-US"/>
        </w:rPr>
        <w:t xml:space="preserve">OGC WaterML 2.0: Part 4- GroundwaterML 2 (GWML2). </w:t>
      </w:r>
      <w:r w:rsidR="00545400" w:rsidRPr="00020318">
        <w:rPr>
          <w:lang w:val="en-US"/>
        </w:rPr>
        <w:t>OGC 16-032r2</w:t>
      </w:r>
      <w:r w:rsidR="00545400">
        <w:rPr>
          <w:lang w:val="en-US"/>
        </w:rPr>
        <w:t xml:space="preserve">, </w:t>
      </w:r>
      <w:r w:rsidRPr="00020318">
        <w:rPr>
          <w:lang w:val="en-US"/>
        </w:rPr>
        <w:t>Open Geospatial Consortium</w:t>
      </w:r>
      <w:r w:rsidR="00545400">
        <w:rPr>
          <w:lang w:val="en-US"/>
        </w:rPr>
        <w:t xml:space="preserve"> (</w:t>
      </w:r>
      <w:r w:rsidRPr="00020318">
        <w:rPr>
          <w:lang w:val="en-US"/>
        </w:rPr>
        <w:t>2016</w:t>
      </w:r>
      <w:r w:rsidR="00545400">
        <w:rPr>
          <w:lang w:val="en-US"/>
        </w:rPr>
        <w:t>)</w:t>
      </w:r>
    </w:p>
    <w:p w14:paraId="74317B5C" w14:textId="7408B923" w:rsidR="008F339B" w:rsidRPr="00020318" w:rsidRDefault="008F339B" w:rsidP="00C66441">
      <w:pPr>
        <w:pStyle w:val="StandardWeb"/>
        <w:numPr>
          <w:ilvl w:val="0"/>
          <w:numId w:val="26"/>
        </w:numPr>
        <w:spacing w:after="120" w:afterAutospacing="0"/>
        <w:ind w:left="425" w:hanging="357"/>
        <w:rPr>
          <w:lang w:val="en-US"/>
        </w:rPr>
      </w:pPr>
      <w:r w:rsidRPr="00020318">
        <w:rPr>
          <w:lang w:val="en-US"/>
        </w:rPr>
        <w:t xml:space="preserve">Hydrologic units, hydrologic unit codes, and hydrologic unit names (Modified from Slack and Landwehr, 1992 and Seaber, Kapinos, &amp; Knapp, 1987). </w:t>
      </w:r>
      <w:r w:rsidR="00545400">
        <w:rPr>
          <w:lang w:val="en-US"/>
        </w:rPr>
        <w:t>US Geological Survey (</w:t>
      </w:r>
      <w:r w:rsidRPr="00020318">
        <w:rPr>
          <w:lang w:val="en-US"/>
        </w:rPr>
        <w:t>1992</w:t>
      </w:r>
      <w:r w:rsidR="00545400">
        <w:rPr>
          <w:lang w:val="en-US"/>
        </w:rPr>
        <w:t>),</w:t>
      </w:r>
      <w:r w:rsidRPr="00020318">
        <w:rPr>
          <w:lang w:val="en-US"/>
        </w:rPr>
        <w:t xml:space="preserve"> </w:t>
      </w:r>
      <w:hyperlink r:id="rId81" w:history="1">
        <w:r w:rsidRPr="00020318">
          <w:rPr>
            <w:rStyle w:val="Hyperlink"/>
            <w:lang w:val="en-US"/>
          </w:rPr>
          <w:t>https://water.usgs.gov/nawqa/sparrow/wrr97/geograp/hucs.txt</w:t>
        </w:r>
      </w:hyperlink>
    </w:p>
    <w:p w14:paraId="295665BE" w14:textId="6505059B" w:rsidR="008F339B" w:rsidRPr="00020318" w:rsidRDefault="008F339B" w:rsidP="00C66441">
      <w:pPr>
        <w:pStyle w:val="StandardWeb"/>
        <w:numPr>
          <w:ilvl w:val="0"/>
          <w:numId w:val="26"/>
        </w:numPr>
        <w:spacing w:after="120" w:afterAutospacing="0"/>
        <w:ind w:left="425" w:hanging="357"/>
        <w:rPr>
          <w:lang w:val="en-US"/>
        </w:rPr>
      </w:pPr>
      <w:r w:rsidRPr="00020318">
        <w:rPr>
          <w:lang w:val="en-US"/>
        </w:rPr>
        <w:t>Guide to Hydrological Practices. Volume I: Hydrology – From Measurement to Hydrolo</w:t>
      </w:r>
      <w:r w:rsidR="00545400">
        <w:rPr>
          <w:lang w:val="en-US"/>
        </w:rPr>
        <w:t xml:space="preserve">gical Information. </w:t>
      </w:r>
      <w:r w:rsidR="00EB4332" w:rsidRPr="00020318">
        <w:rPr>
          <w:lang w:val="en-US"/>
        </w:rPr>
        <w:t>Wo</w:t>
      </w:r>
      <w:r w:rsidR="00EB4332">
        <w:rPr>
          <w:lang w:val="en-US"/>
        </w:rPr>
        <w:t xml:space="preserve">rld Meteorological Organization (ed.). </w:t>
      </w:r>
      <w:r w:rsidR="00545400">
        <w:rPr>
          <w:lang w:val="en-US"/>
        </w:rPr>
        <w:t>WMO (Series)</w:t>
      </w:r>
      <w:r w:rsidR="00EB4332">
        <w:rPr>
          <w:lang w:val="en-US"/>
        </w:rPr>
        <w:t>, no</w:t>
      </w:r>
      <w:r w:rsidRPr="00020318">
        <w:rPr>
          <w:lang w:val="en-US"/>
        </w:rPr>
        <w:t>168</w:t>
      </w:r>
      <w:r w:rsidR="00EB4332">
        <w:rPr>
          <w:lang w:val="en-US"/>
        </w:rPr>
        <w:t xml:space="preserve">. WMO </w:t>
      </w:r>
      <w:r w:rsidR="00545400">
        <w:rPr>
          <w:lang w:val="en-US"/>
        </w:rPr>
        <w:t>,</w:t>
      </w:r>
      <w:r w:rsidRPr="00020318">
        <w:rPr>
          <w:lang w:val="en-US"/>
        </w:rPr>
        <w:t xml:space="preserve"> </w:t>
      </w:r>
      <w:r w:rsidR="00545400" w:rsidRPr="00020318">
        <w:rPr>
          <w:lang w:val="en-US"/>
        </w:rPr>
        <w:t xml:space="preserve">Geneva </w:t>
      </w:r>
      <w:r w:rsidR="00545400">
        <w:rPr>
          <w:lang w:val="en-US"/>
        </w:rPr>
        <w:t xml:space="preserve"> (2012), </w:t>
      </w:r>
      <w:hyperlink r:id="rId82" w:history="1">
        <w:r w:rsidRPr="00020318">
          <w:rPr>
            <w:rStyle w:val="Hyperlink"/>
            <w:lang w:val="en-US"/>
          </w:rPr>
          <w:t>http://www.whycos.org/chy/guide/168_Vol_I_en.pdf</w:t>
        </w:r>
      </w:hyperlink>
      <w:r w:rsidRPr="00020318">
        <w:rPr>
          <w:lang w:val="en-US"/>
        </w:rPr>
        <w:t>.</w:t>
      </w:r>
    </w:p>
    <w:p w14:paraId="728A0476" w14:textId="719D9888" w:rsidR="008F339B" w:rsidRDefault="008F339B" w:rsidP="00C66441">
      <w:pPr>
        <w:pStyle w:val="StandardWeb"/>
        <w:numPr>
          <w:ilvl w:val="0"/>
          <w:numId w:val="26"/>
        </w:numPr>
        <w:spacing w:after="120" w:afterAutospacing="0"/>
        <w:ind w:left="425" w:hanging="357"/>
        <w:rPr>
          <w:lang w:val="en-US"/>
        </w:rPr>
      </w:pPr>
      <w:r w:rsidRPr="00020318">
        <w:rPr>
          <w:lang w:val="en-US"/>
        </w:rPr>
        <w:t xml:space="preserve">International Glossary of Hydrology / Glossaire International d'Hydrologie. </w:t>
      </w:r>
      <w:r w:rsidR="00EB4332" w:rsidRPr="00020318">
        <w:rPr>
          <w:lang w:val="en-US"/>
        </w:rPr>
        <w:t>Wo</w:t>
      </w:r>
      <w:r w:rsidR="00EB4332">
        <w:rPr>
          <w:lang w:val="en-US"/>
        </w:rPr>
        <w:t xml:space="preserve">rld Meteorological Organization, </w:t>
      </w:r>
      <w:r w:rsidR="00EB4332" w:rsidRPr="00020318">
        <w:rPr>
          <w:lang w:val="en-US"/>
        </w:rPr>
        <w:t>United Nations Educational, Scientific and Cultural Organization</w:t>
      </w:r>
      <w:r w:rsidR="00EB4332">
        <w:rPr>
          <w:lang w:val="en-US"/>
        </w:rPr>
        <w:t xml:space="preserve"> (eds.). WMO (Series), no385. WMO</w:t>
      </w:r>
      <w:r w:rsidR="00545400">
        <w:rPr>
          <w:lang w:val="en-US"/>
        </w:rPr>
        <w:t>, Geneva (2016)</w:t>
      </w:r>
      <w:r w:rsidRPr="00020318">
        <w:rPr>
          <w:lang w:val="en-US"/>
        </w:rPr>
        <w:t xml:space="preserve">. ISBN 978-92-63-03385-8. ISBN 978-92-3-001154-3. </w:t>
      </w:r>
    </w:p>
    <w:p w14:paraId="52865C01" w14:textId="00E6D9A8" w:rsidR="00DB37AA" w:rsidRDefault="00DB37AA" w:rsidP="00C66441">
      <w:pPr>
        <w:pStyle w:val="StandardWeb"/>
        <w:numPr>
          <w:ilvl w:val="0"/>
          <w:numId w:val="26"/>
        </w:numPr>
        <w:spacing w:after="120" w:afterAutospacing="0"/>
        <w:ind w:left="425" w:hanging="357"/>
        <w:rPr>
          <w:lang w:val="en-US"/>
        </w:rPr>
      </w:pPr>
      <w:r w:rsidRPr="00DB37AA">
        <w:rPr>
          <w:lang w:val="en-US"/>
        </w:rPr>
        <w:t>McKay, L., Bondelid, T., Dewald, T., Johnston, J., Moore, R., and Rea, A.: NHDPlus Version 2: User Guide, Horizon Systems (2012), ftp://ftp.horizon-systems.com/nhdplus/NHDPlusV21/Documentation/NHDPlusV2_User_Guide.pdf</w:t>
      </w:r>
    </w:p>
    <w:p w14:paraId="6DC22265" w14:textId="77B0378A" w:rsidR="00FA3B31" w:rsidRDefault="00FA3B31" w:rsidP="00C66441">
      <w:pPr>
        <w:pStyle w:val="StandardWeb"/>
        <w:numPr>
          <w:ilvl w:val="0"/>
          <w:numId w:val="26"/>
        </w:numPr>
        <w:spacing w:after="120" w:afterAutospacing="0"/>
        <w:ind w:left="425" w:hanging="357"/>
        <w:rPr>
          <w:lang w:val="en-US"/>
        </w:rPr>
      </w:pPr>
      <w:r w:rsidRPr="00FA3B31">
        <w:rPr>
          <w:lang w:val="en-US"/>
        </w:rPr>
        <w:t>Bureau of Meteorology</w:t>
      </w:r>
      <w:r>
        <w:rPr>
          <w:lang w:val="en-US"/>
        </w:rPr>
        <w:t>:</w:t>
      </w:r>
      <w:r w:rsidRPr="00FA3B31">
        <w:rPr>
          <w:lang w:val="en-US"/>
        </w:rPr>
        <w:t xml:space="preserve"> Australian Hydrological Geospatial Fabric (Geofabric) version 3.0, Product Guide, Bur</w:t>
      </w:r>
      <w:r>
        <w:rPr>
          <w:lang w:val="en-US"/>
        </w:rPr>
        <w:t>eau of Meteorology, Australia</w:t>
      </w:r>
      <w:r w:rsidRPr="00FA3B31">
        <w:rPr>
          <w:lang w:val="en-US"/>
        </w:rPr>
        <w:t xml:space="preserve"> (2015)</w:t>
      </w:r>
      <w:r>
        <w:rPr>
          <w:lang w:val="en-US"/>
        </w:rPr>
        <w:t xml:space="preserve">, </w:t>
      </w:r>
      <w:r w:rsidRPr="00FA3B31">
        <w:rPr>
          <w:lang w:val="en-US"/>
        </w:rPr>
        <w:t>http://www.bom.gov.au/water/geofabric/documents/v3_0/ahgf</w:t>
      </w:r>
      <w:r w:rsidR="00755F16">
        <w:rPr>
          <w:lang w:val="en-US"/>
        </w:rPr>
        <w:t>_productguide_V3_0_release.pdf</w:t>
      </w:r>
    </w:p>
    <w:p w14:paraId="28F33D6D" w14:textId="676F3F87" w:rsidR="00FB7ACB" w:rsidRPr="00020318" w:rsidRDefault="00FB7ACB" w:rsidP="00C66441">
      <w:pPr>
        <w:pStyle w:val="StandardWeb"/>
        <w:numPr>
          <w:ilvl w:val="0"/>
          <w:numId w:val="26"/>
        </w:numPr>
        <w:spacing w:after="120" w:afterAutospacing="0"/>
        <w:ind w:left="425" w:hanging="357"/>
        <w:rPr>
          <w:lang w:val="en-US"/>
        </w:rPr>
      </w:pPr>
      <w:r w:rsidRPr="00FB7ACB">
        <w:rPr>
          <w:lang w:val="en-US"/>
        </w:rPr>
        <w:lastRenderedPageBreak/>
        <w:t>National service for water-data and reference-dataset management</w:t>
      </w:r>
      <w:r>
        <w:rPr>
          <w:lang w:val="en-US"/>
        </w:rPr>
        <w:t xml:space="preserve"> (2010), </w:t>
      </w:r>
      <w:r w:rsidRPr="00FB7ACB">
        <w:rPr>
          <w:lang w:val="en-US"/>
        </w:rPr>
        <w:t>http://www.sandre.eaufrance.fr/concept/national-service-water-data-and-reference-dataset-management?lang=en</w:t>
      </w:r>
    </w:p>
    <w:p w14:paraId="36D3D730" w14:textId="77777777" w:rsidR="00BA30D2" w:rsidRDefault="008F339B" w:rsidP="00834E29">
      <w:pPr>
        <w:pStyle w:val="berschrift2"/>
        <w:numPr>
          <w:ilvl w:val="0"/>
          <w:numId w:val="0"/>
        </w:numPr>
        <w:rPr>
          <w:lang w:eastAsia="en-AU"/>
        </w:rPr>
        <w:sectPr w:rsidR="00BA30D2" w:rsidSect="008F339B">
          <w:footerReference w:type="default" r:id="rId83"/>
          <w:type w:val="oddPage"/>
          <w:pgSz w:w="12240" w:h="15840"/>
          <w:pgMar w:top="1440" w:right="1800" w:bottom="1440" w:left="1800" w:header="720" w:footer="720" w:gutter="0"/>
          <w:pgNumType w:start="1"/>
          <w:cols w:space="720"/>
          <w:docGrid w:linePitch="360"/>
        </w:sectPr>
      </w:pPr>
      <w:r w:rsidRPr="00020318">
        <w:rPr>
          <w:lang w:eastAsia="en-AU"/>
        </w:rPr>
        <w:fldChar w:fldCharType="end"/>
      </w:r>
    </w:p>
    <w:p w14:paraId="75829BBF" w14:textId="26EDAAA3" w:rsidR="00BA30D2" w:rsidRDefault="00881984" w:rsidP="00834E29">
      <w:pPr>
        <w:pStyle w:val="berschrift1"/>
        <w:numPr>
          <w:ilvl w:val="0"/>
          <w:numId w:val="0"/>
        </w:numPr>
        <w:rPr>
          <w:lang w:eastAsia="en-AU"/>
        </w:rPr>
      </w:pPr>
      <w:bookmarkStart w:id="253" w:name="_Toc471741695"/>
      <w:r>
        <w:lastRenderedPageBreak/>
        <w:t>ANNEX H</w:t>
      </w:r>
      <w:r w:rsidR="00BA30D2" w:rsidRPr="00BA30D2">
        <w:t>: Revision history</w:t>
      </w:r>
      <w:bookmarkEnd w:id="253"/>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809"/>
        <w:gridCol w:w="1417"/>
        <w:gridCol w:w="1703"/>
        <w:gridCol w:w="3345"/>
      </w:tblGrid>
      <w:tr w:rsidR="00BA30D2" w:rsidRPr="00105FC1" w14:paraId="1E828163" w14:textId="77777777" w:rsidTr="00502E1B">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C5545A" w14:textId="77777777" w:rsidR="00BA30D2" w:rsidRPr="00105FC1" w:rsidRDefault="00BA30D2" w:rsidP="00671237">
            <w:pPr>
              <w:pStyle w:val="OGCtableheader"/>
            </w:pPr>
            <w:r w:rsidRPr="00105FC1">
              <w:t>Date</w:t>
            </w:r>
          </w:p>
        </w:tc>
        <w:tc>
          <w:tcPr>
            <w:tcW w:w="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41C93A" w14:textId="77777777" w:rsidR="00BA30D2" w:rsidRPr="00105FC1" w:rsidRDefault="00BA30D2" w:rsidP="00671237">
            <w:pPr>
              <w:pStyle w:val="OGCtableheader"/>
            </w:pPr>
            <w:r w:rsidRPr="00105FC1">
              <w:t>Release</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D18951" w14:textId="77777777" w:rsidR="00BA30D2" w:rsidRPr="00105FC1" w:rsidRDefault="00BA30D2" w:rsidP="00671237">
            <w:pPr>
              <w:pStyle w:val="OGCtableheader"/>
            </w:pPr>
            <w:r w:rsidRPr="00105FC1">
              <w:t>Author</w:t>
            </w:r>
          </w:p>
        </w:tc>
        <w:tc>
          <w:tcPr>
            <w:tcW w:w="1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8DBAB2" w14:textId="77777777" w:rsidR="00BA30D2" w:rsidRPr="00105FC1" w:rsidRDefault="00BA30D2" w:rsidP="00671237">
            <w:pPr>
              <w:pStyle w:val="OGCtableheader"/>
            </w:pPr>
            <w:r w:rsidRPr="00105FC1">
              <w:t>Paragraph modified</w:t>
            </w:r>
          </w:p>
        </w:tc>
        <w:tc>
          <w:tcPr>
            <w:tcW w:w="334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402970" w14:textId="77777777" w:rsidR="00BA30D2" w:rsidRPr="00105FC1" w:rsidRDefault="00BA30D2" w:rsidP="00671237">
            <w:pPr>
              <w:pStyle w:val="OGCtableheader"/>
            </w:pPr>
            <w:r w:rsidRPr="00105FC1">
              <w:t>Description</w:t>
            </w:r>
          </w:p>
        </w:tc>
      </w:tr>
      <w:tr w:rsidR="00BA30D2" w:rsidRPr="0056454E" w14:paraId="452D67C4" w14:textId="77777777" w:rsidTr="00502E1B">
        <w:tc>
          <w:tcPr>
            <w:tcW w:w="1276" w:type="dxa"/>
            <w:tcBorders>
              <w:top w:val="single" w:sz="4" w:space="0" w:color="auto"/>
              <w:left w:val="single" w:sz="4" w:space="0" w:color="auto"/>
              <w:bottom w:val="single" w:sz="4" w:space="0" w:color="auto"/>
              <w:right w:val="single" w:sz="4" w:space="0" w:color="auto"/>
            </w:tcBorders>
          </w:tcPr>
          <w:p w14:paraId="0FAA6253" w14:textId="34A189FF" w:rsidR="00BA30D2" w:rsidRPr="00105FC1" w:rsidRDefault="00BA30D2" w:rsidP="00671237">
            <w:pPr>
              <w:pStyle w:val="OGCtabletext"/>
            </w:pPr>
            <w:r w:rsidRPr="00105FC1">
              <w:t>08</w:t>
            </w:r>
            <w:r w:rsidR="0087145C">
              <w:t>.</w:t>
            </w:r>
            <w:r w:rsidRPr="00105FC1">
              <w:t>10</w:t>
            </w:r>
            <w:r w:rsidR="0087145C">
              <w:t>.</w:t>
            </w:r>
            <w:r w:rsidRPr="00105FC1">
              <w:t>2014</w:t>
            </w:r>
          </w:p>
        </w:tc>
        <w:tc>
          <w:tcPr>
            <w:tcW w:w="809" w:type="dxa"/>
            <w:tcBorders>
              <w:top w:val="single" w:sz="4" w:space="0" w:color="auto"/>
              <w:left w:val="single" w:sz="4" w:space="0" w:color="auto"/>
              <w:bottom w:val="single" w:sz="4" w:space="0" w:color="auto"/>
              <w:right w:val="single" w:sz="4" w:space="0" w:color="auto"/>
            </w:tcBorders>
          </w:tcPr>
          <w:p w14:paraId="168AB5D7" w14:textId="77777777" w:rsidR="00BA30D2" w:rsidRPr="00105FC1" w:rsidRDefault="00BA30D2" w:rsidP="00671237">
            <w:pPr>
              <w:pStyle w:val="OGCtabletext"/>
            </w:pPr>
            <w:r w:rsidRPr="00105FC1">
              <w:t>0.1</w:t>
            </w:r>
          </w:p>
        </w:tc>
        <w:tc>
          <w:tcPr>
            <w:tcW w:w="1417" w:type="dxa"/>
            <w:tcBorders>
              <w:top w:val="single" w:sz="4" w:space="0" w:color="auto"/>
              <w:left w:val="single" w:sz="4" w:space="0" w:color="auto"/>
              <w:bottom w:val="single" w:sz="4" w:space="0" w:color="auto"/>
              <w:right w:val="single" w:sz="4" w:space="0" w:color="auto"/>
            </w:tcBorders>
          </w:tcPr>
          <w:p w14:paraId="626EA89C"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4A4748A8" w14:textId="77777777" w:rsidR="00BA30D2" w:rsidRPr="00105FC1" w:rsidRDefault="00BA30D2" w:rsidP="00671237">
            <w:pPr>
              <w:pStyle w:val="OGCtabletext"/>
            </w:pPr>
            <w:r w:rsidRPr="00105FC1">
              <w:t>Initial version</w:t>
            </w:r>
          </w:p>
        </w:tc>
        <w:tc>
          <w:tcPr>
            <w:tcW w:w="3345" w:type="dxa"/>
            <w:tcBorders>
              <w:top w:val="single" w:sz="4" w:space="0" w:color="auto"/>
              <w:left w:val="single" w:sz="4" w:space="0" w:color="auto"/>
              <w:bottom w:val="single" w:sz="4" w:space="0" w:color="auto"/>
              <w:right w:val="single" w:sz="4" w:space="0" w:color="auto"/>
            </w:tcBorders>
          </w:tcPr>
          <w:p w14:paraId="2BBB22A9" w14:textId="5A4D3959" w:rsidR="00BA30D2" w:rsidRPr="0056454E" w:rsidRDefault="00BA30D2" w:rsidP="0056454E">
            <w:pPr>
              <w:pStyle w:val="OGCtabletext"/>
            </w:pPr>
            <w:r w:rsidRPr="0056454E">
              <w:t xml:space="preserve">Initial draft in OGC </w:t>
            </w:r>
            <w:r w:rsidR="0056454E" w:rsidRPr="0056454E">
              <w:t>template</w:t>
            </w:r>
          </w:p>
        </w:tc>
      </w:tr>
      <w:tr w:rsidR="00BA30D2" w:rsidRPr="00EF7A06" w14:paraId="12930C70" w14:textId="77777777" w:rsidTr="00502E1B">
        <w:tc>
          <w:tcPr>
            <w:tcW w:w="1276" w:type="dxa"/>
            <w:tcBorders>
              <w:top w:val="single" w:sz="4" w:space="0" w:color="auto"/>
              <w:left w:val="single" w:sz="4" w:space="0" w:color="auto"/>
              <w:bottom w:val="single" w:sz="4" w:space="0" w:color="auto"/>
              <w:right w:val="single" w:sz="4" w:space="0" w:color="auto"/>
            </w:tcBorders>
          </w:tcPr>
          <w:p w14:paraId="79F290C8" w14:textId="77777777" w:rsidR="00BA30D2" w:rsidRPr="00105FC1" w:rsidRDefault="00BA30D2" w:rsidP="00671237">
            <w:pPr>
              <w:pStyle w:val="OGCtabletext"/>
            </w:pPr>
            <w:r w:rsidRPr="00105FC1">
              <w:t>12.11.2014</w:t>
            </w:r>
          </w:p>
        </w:tc>
        <w:tc>
          <w:tcPr>
            <w:tcW w:w="809" w:type="dxa"/>
            <w:tcBorders>
              <w:top w:val="single" w:sz="4" w:space="0" w:color="auto"/>
              <w:left w:val="single" w:sz="4" w:space="0" w:color="auto"/>
              <w:bottom w:val="single" w:sz="4" w:space="0" w:color="auto"/>
              <w:right w:val="single" w:sz="4" w:space="0" w:color="auto"/>
            </w:tcBorders>
          </w:tcPr>
          <w:p w14:paraId="69A94CE7" w14:textId="77777777" w:rsidR="00BA30D2" w:rsidRPr="00105FC1" w:rsidRDefault="00BA30D2" w:rsidP="00671237">
            <w:pPr>
              <w:pStyle w:val="OGCtabletext"/>
            </w:pPr>
            <w:r w:rsidRPr="00105FC1">
              <w:t>0.2</w:t>
            </w:r>
          </w:p>
        </w:tc>
        <w:tc>
          <w:tcPr>
            <w:tcW w:w="1417" w:type="dxa"/>
            <w:tcBorders>
              <w:top w:val="single" w:sz="4" w:space="0" w:color="auto"/>
              <w:left w:val="single" w:sz="4" w:space="0" w:color="auto"/>
              <w:bottom w:val="single" w:sz="4" w:space="0" w:color="auto"/>
              <w:right w:val="single" w:sz="4" w:space="0" w:color="auto"/>
            </w:tcBorders>
          </w:tcPr>
          <w:p w14:paraId="1EF82AB0"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318A6393" w14:textId="2CCE13AC" w:rsidR="00BA30D2" w:rsidRPr="00105FC1" w:rsidRDefault="00671237" w:rsidP="00671237">
            <w:pPr>
              <w:pStyle w:val="OGCtabletext"/>
            </w:pPr>
            <w:r>
              <w:t>Section7</w:t>
            </w:r>
            <w:r w:rsidR="00BA30D2" w:rsidRPr="00105FC1">
              <w:t>, Annex D</w:t>
            </w:r>
            <w:r>
              <w:t xml:space="preserve"> included</w:t>
            </w:r>
          </w:p>
        </w:tc>
        <w:tc>
          <w:tcPr>
            <w:tcW w:w="3345" w:type="dxa"/>
            <w:tcBorders>
              <w:top w:val="single" w:sz="4" w:space="0" w:color="auto"/>
              <w:left w:val="single" w:sz="4" w:space="0" w:color="auto"/>
              <w:bottom w:val="single" w:sz="4" w:space="0" w:color="auto"/>
              <w:right w:val="single" w:sz="4" w:space="0" w:color="auto"/>
            </w:tcBorders>
          </w:tcPr>
          <w:p w14:paraId="251ADCBD" w14:textId="77777777" w:rsidR="00BA30D2" w:rsidRPr="00105FC1" w:rsidRDefault="00BA30D2" w:rsidP="00671237">
            <w:pPr>
              <w:pStyle w:val="OGCtabletext"/>
            </w:pPr>
            <w:r w:rsidRPr="00105FC1">
              <w:t>Editing requirements classes, Annex D included</w:t>
            </w:r>
          </w:p>
        </w:tc>
      </w:tr>
      <w:tr w:rsidR="00BA30D2" w14:paraId="40D1FDC5" w14:textId="77777777" w:rsidTr="00502E1B">
        <w:tc>
          <w:tcPr>
            <w:tcW w:w="1276" w:type="dxa"/>
            <w:tcBorders>
              <w:top w:val="single" w:sz="4" w:space="0" w:color="auto"/>
              <w:left w:val="single" w:sz="4" w:space="0" w:color="auto"/>
              <w:bottom w:val="single" w:sz="4" w:space="0" w:color="auto"/>
              <w:right w:val="single" w:sz="4" w:space="0" w:color="auto"/>
            </w:tcBorders>
          </w:tcPr>
          <w:p w14:paraId="2E50ECFF" w14:textId="192A4806" w:rsidR="00BA30D2" w:rsidRDefault="00BA30D2" w:rsidP="00671237">
            <w:pPr>
              <w:pStyle w:val="Aufzhlungszeichen"/>
            </w:pPr>
            <w:r>
              <w:t>15.08.2016</w:t>
            </w:r>
          </w:p>
        </w:tc>
        <w:tc>
          <w:tcPr>
            <w:tcW w:w="809" w:type="dxa"/>
            <w:tcBorders>
              <w:top w:val="single" w:sz="4" w:space="0" w:color="auto"/>
              <w:left w:val="single" w:sz="4" w:space="0" w:color="auto"/>
              <w:bottom w:val="single" w:sz="4" w:space="0" w:color="auto"/>
              <w:right w:val="single" w:sz="4" w:space="0" w:color="auto"/>
            </w:tcBorders>
          </w:tcPr>
          <w:p w14:paraId="71A0B0F9" w14:textId="0619D417" w:rsidR="00BA30D2" w:rsidRDefault="00BA30D2" w:rsidP="00671237">
            <w:pPr>
              <w:pStyle w:val="Aufzhlungszeichen"/>
            </w:pPr>
            <w:r>
              <w:t>0.3</w:t>
            </w:r>
          </w:p>
        </w:tc>
        <w:tc>
          <w:tcPr>
            <w:tcW w:w="1417" w:type="dxa"/>
            <w:tcBorders>
              <w:top w:val="single" w:sz="4" w:space="0" w:color="auto"/>
              <w:left w:val="single" w:sz="4" w:space="0" w:color="auto"/>
              <w:bottom w:val="single" w:sz="4" w:space="0" w:color="auto"/>
              <w:right w:val="single" w:sz="4" w:space="0" w:color="auto"/>
            </w:tcBorders>
          </w:tcPr>
          <w:p w14:paraId="3CB24575" w14:textId="27EA3BE4" w:rsidR="00BA30D2" w:rsidRDefault="00BA30D2" w:rsidP="00671237">
            <w:pPr>
              <w:pStyle w:val="Aufzhlungszeichen"/>
            </w:pPr>
            <w:r>
              <w:t>David Blodgett; Irina Dornblut</w:t>
            </w:r>
          </w:p>
        </w:tc>
        <w:tc>
          <w:tcPr>
            <w:tcW w:w="1703" w:type="dxa"/>
            <w:tcBorders>
              <w:top w:val="single" w:sz="4" w:space="0" w:color="auto"/>
              <w:left w:val="single" w:sz="4" w:space="0" w:color="auto"/>
              <w:bottom w:val="single" w:sz="4" w:space="0" w:color="auto"/>
              <w:right w:val="single" w:sz="4" w:space="0" w:color="auto"/>
            </w:tcBorders>
          </w:tcPr>
          <w:p w14:paraId="1E1F5CDE" w14:textId="6D60589D" w:rsidR="00BA30D2" w:rsidRDefault="0056454E" w:rsidP="00671237">
            <w:pPr>
              <w:pStyle w:val="Aufzhlungszeichen"/>
            </w:pPr>
            <w:r>
              <w:t>Completely revised version</w:t>
            </w:r>
          </w:p>
        </w:tc>
        <w:tc>
          <w:tcPr>
            <w:tcW w:w="3345" w:type="dxa"/>
            <w:tcBorders>
              <w:top w:val="single" w:sz="4" w:space="0" w:color="auto"/>
              <w:left w:val="single" w:sz="4" w:space="0" w:color="auto"/>
              <w:bottom w:val="single" w:sz="4" w:space="0" w:color="auto"/>
              <w:right w:val="single" w:sz="4" w:space="0" w:color="auto"/>
            </w:tcBorders>
          </w:tcPr>
          <w:p w14:paraId="343A6F70" w14:textId="5BDFE6C1" w:rsidR="00BA30D2" w:rsidRDefault="0056454E" w:rsidP="00671237">
            <w:pPr>
              <w:pStyle w:val="Aufzhlungszeichen"/>
            </w:pPr>
            <w:r>
              <w:t>Draft in OGC template</w:t>
            </w:r>
          </w:p>
        </w:tc>
      </w:tr>
      <w:tr w:rsidR="003125F8" w14:paraId="7DDBE307" w14:textId="77777777" w:rsidTr="00502E1B">
        <w:tc>
          <w:tcPr>
            <w:tcW w:w="1276" w:type="dxa"/>
            <w:tcBorders>
              <w:top w:val="single" w:sz="4" w:space="0" w:color="auto"/>
              <w:left w:val="single" w:sz="4" w:space="0" w:color="auto"/>
              <w:bottom w:val="single" w:sz="4" w:space="0" w:color="auto"/>
              <w:right w:val="single" w:sz="4" w:space="0" w:color="auto"/>
            </w:tcBorders>
          </w:tcPr>
          <w:p w14:paraId="24CB3D4F" w14:textId="301E7CC9" w:rsidR="003125F8" w:rsidRDefault="003125F8" w:rsidP="00671237">
            <w:pPr>
              <w:pStyle w:val="Aufzhlungszeichen"/>
            </w:pPr>
            <w:r>
              <w:t>18.08.2016</w:t>
            </w:r>
          </w:p>
        </w:tc>
        <w:tc>
          <w:tcPr>
            <w:tcW w:w="809" w:type="dxa"/>
            <w:tcBorders>
              <w:top w:val="single" w:sz="4" w:space="0" w:color="auto"/>
              <w:left w:val="single" w:sz="4" w:space="0" w:color="auto"/>
              <w:bottom w:val="single" w:sz="4" w:space="0" w:color="auto"/>
              <w:right w:val="single" w:sz="4" w:space="0" w:color="auto"/>
            </w:tcBorders>
          </w:tcPr>
          <w:p w14:paraId="23FBC323" w14:textId="1CA5EC0F" w:rsidR="003125F8" w:rsidRDefault="003125F8" w:rsidP="00671237">
            <w:pPr>
              <w:pStyle w:val="Aufzhlungszeichen"/>
            </w:pPr>
            <w:r>
              <w:t>0.4</w:t>
            </w:r>
          </w:p>
        </w:tc>
        <w:tc>
          <w:tcPr>
            <w:tcW w:w="1417" w:type="dxa"/>
            <w:tcBorders>
              <w:top w:val="single" w:sz="4" w:space="0" w:color="auto"/>
              <w:left w:val="single" w:sz="4" w:space="0" w:color="auto"/>
              <w:bottom w:val="single" w:sz="4" w:space="0" w:color="auto"/>
              <w:right w:val="single" w:sz="4" w:space="0" w:color="auto"/>
            </w:tcBorders>
          </w:tcPr>
          <w:p w14:paraId="0C79DB7A" w14:textId="245DC867" w:rsidR="003125F8" w:rsidRDefault="003125F8" w:rsidP="00671237">
            <w:pPr>
              <w:pStyle w:val="Aufzhlungszeichen"/>
            </w:pPr>
            <w:r>
              <w:t>Irina Dornblut</w:t>
            </w:r>
          </w:p>
        </w:tc>
        <w:tc>
          <w:tcPr>
            <w:tcW w:w="1703" w:type="dxa"/>
            <w:tcBorders>
              <w:top w:val="single" w:sz="4" w:space="0" w:color="auto"/>
              <w:left w:val="single" w:sz="4" w:space="0" w:color="auto"/>
              <w:bottom w:val="single" w:sz="4" w:space="0" w:color="auto"/>
              <w:right w:val="single" w:sz="4" w:space="0" w:color="auto"/>
            </w:tcBorders>
          </w:tcPr>
          <w:p w14:paraId="44D2771B" w14:textId="4593D647" w:rsidR="003125F8" w:rsidRDefault="0087145C" w:rsidP="00671237">
            <w:pPr>
              <w:pStyle w:val="Aufzhlungszeichen"/>
            </w:pPr>
            <w:r>
              <w:t>S</w:t>
            </w:r>
            <w:r w:rsidR="00390906">
              <w:t>ection 6</w:t>
            </w:r>
            <w:r w:rsidR="003125F8">
              <w:t xml:space="preserve"> </w:t>
            </w:r>
          </w:p>
          <w:p w14:paraId="39E58EEB" w14:textId="1FDA2E1E" w:rsidR="0087145C" w:rsidRDefault="0087145C" w:rsidP="00671237">
            <w:pPr>
              <w:pStyle w:val="Aufzhlungszeichen"/>
            </w:pPr>
          </w:p>
        </w:tc>
        <w:tc>
          <w:tcPr>
            <w:tcW w:w="3345" w:type="dxa"/>
            <w:tcBorders>
              <w:top w:val="single" w:sz="4" w:space="0" w:color="auto"/>
              <w:left w:val="single" w:sz="4" w:space="0" w:color="auto"/>
              <w:bottom w:val="single" w:sz="4" w:space="0" w:color="auto"/>
              <w:right w:val="single" w:sz="4" w:space="0" w:color="auto"/>
            </w:tcBorders>
          </w:tcPr>
          <w:p w14:paraId="36A89EAB" w14:textId="0476ACF6" w:rsidR="00502E1B" w:rsidRDefault="00390906" w:rsidP="00671237">
            <w:pPr>
              <w:pStyle w:val="Aufzhlungszeichen"/>
            </w:pPr>
            <w:r>
              <w:t xml:space="preserve">Catchment + UML figures </w:t>
            </w:r>
            <w:r w:rsidR="003125F8">
              <w:t>added</w:t>
            </w:r>
          </w:p>
        </w:tc>
      </w:tr>
      <w:tr w:rsidR="00502E1B" w14:paraId="7E333500" w14:textId="77777777" w:rsidTr="00502E1B">
        <w:tc>
          <w:tcPr>
            <w:tcW w:w="1276" w:type="dxa"/>
            <w:tcBorders>
              <w:top w:val="single" w:sz="4" w:space="0" w:color="auto"/>
              <w:left w:val="single" w:sz="4" w:space="0" w:color="auto"/>
              <w:bottom w:val="single" w:sz="4" w:space="0" w:color="auto"/>
              <w:right w:val="single" w:sz="4" w:space="0" w:color="auto"/>
            </w:tcBorders>
          </w:tcPr>
          <w:p w14:paraId="6DCB1753" w14:textId="70698A21" w:rsidR="00502E1B" w:rsidRDefault="0087145C" w:rsidP="0087145C">
            <w:pPr>
              <w:pStyle w:val="Aufzhlungszeichen"/>
            </w:pPr>
            <w:r>
              <w:t>31</w:t>
            </w:r>
            <w:r w:rsidR="00502E1B">
              <w:t>.</w:t>
            </w:r>
            <w:r>
              <w:t>08</w:t>
            </w:r>
            <w:r w:rsidR="00502E1B">
              <w:t>.2016</w:t>
            </w:r>
          </w:p>
        </w:tc>
        <w:tc>
          <w:tcPr>
            <w:tcW w:w="809" w:type="dxa"/>
            <w:tcBorders>
              <w:top w:val="single" w:sz="4" w:space="0" w:color="auto"/>
              <w:left w:val="single" w:sz="4" w:space="0" w:color="auto"/>
              <w:bottom w:val="single" w:sz="4" w:space="0" w:color="auto"/>
              <w:right w:val="single" w:sz="4" w:space="0" w:color="auto"/>
            </w:tcBorders>
          </w:tcPr>
          <w:p w14:paraId="234AAC69" w14:textId="0AFC2A10" w:rsidR="00502E1B" w:rsidRDefault="00502E1B" w:rsidP="00671237">
            <w:pPr>
              <w:pStyle w:val="Aufzhlungszeichen"/>
            </w:pPr>
            <w:r>
              <w:t>0.5</w:t>
            </w:r>
          </w:p>
        </w:tc>
        <w:tc>
          <w:tcPr>
            <w:tcW w:w="1417" w:type="dxa"/>
            <w:tcBorders>
              <w:top w:val="single" w:sz="4" w:space="0" w:color="auto"/>
              <w:left w:val="single" w:sz="4" w:space="0" w:color="auto"/>
              <w:bottom w:val="single" w:sz="4" w:space="0" w:color="auto"/>
              <w:right w:val="single" w:sz="4" w:space="0" w:color="auto"/>
            </w:tcBorders>
          </w:tcPr>
          <w:p w14:paraId="02C5094C" w14:textId="327E6FB1" w:rsidR="00502E1B" w:rsidRDefault="00502E1B" w:rsidP="00671237">
            <w:pPr>
              <w:pStyle w:val="Aufzhlungszeichen"/>
            </w:pPr>
            <w:r>
              <w:t>David Blodgett, Darren Smith, David Arctur</w:t>
            </w:r>
          </w:p>
        </w:tc>
        <w:tc>
          <w:tcPr>
            <w:tcW w:w="1703" w:type="dxa"/>
            <w:tcBorders>
              <w:top w:val="single" w:sz="4" w:space="0" w:color="auto"/>
              <w:left w:val="single" w:sz="4" w:space="0" w:color="auto"/>
              <w:bottom w:val="single" w:sz="4" w:space="0" w:color="auto"/>
              <w:right w:val="single" w:sz="4" w:space="0" w:color="auto"/>
            </w:tcBorders>
          </w:tcPr>
          <w:p w14:paraId="5C025138" w14:textId="189B3599" w:rsidR="00502E1B" w:rsidRDefault="00502E1B" w:rsidP="00671237">
            <w:pPr>
              <w:pStyle w:val="Aufzhlungszeichen"/>
            </w:pPr>
            <w:r>
              <w:t>Entire Document</w:t>
            </w:r>
          </w:p>
        </w:tc>
        <w:tc>
          <w:tcPr>
            <w:tcW w:w="3345" w:type="dxa"/>
            <w:tcBorders>
              <w:top w:val="single" w:sz="4" w:space="0" w:color="auto"/>
              <w:left w:val="single" w:sz="4" w:space="0" w:color="auto"/>
              <w:bottom w:val="single" w:sz="4" w:space="0" w:color="auto"/>
              <w:right w:val="single" w:sz="4" w:space="0" w:color="auto"/>
            </w:tcBorders>
          </w:tcPr>
          <w:p w14:paraId="5FF2BC6B" w14:textId="1563FD42" w:rsidR="00502E1B" w:rsidRDefault="00502E1B" w:rsidP="00671237">
            <w:pPr>
              <w:pStyle w:val="Aufzhlungszeichen"/>
            </w:pPr>
            <w:r>
              <w:t>General edit for clarity and consistency.</w:t>
            </w:r>
          </w:p>
        </w:tc>
      </w:tr>
      <w:tr w:rsidR="002877E1" w:rsidRPr="002877E1" w14:paraId="192EA59F" w14:textId="77777777" w:rsidTr="00502E1B">
        <w:tc>
          <w:tcPr>
            <w:tcW w:w="1276" w:type="dxa"/>
            <w:tcBorders>
              <w:top w:val="single" w:sz="4" w:space="0" w:color="auto"/>
              <w:left w:val="single" w:sz="4" w:space="0" w:color="auto"/>
              <w:bottom w:val="single" w:sz="4" w:space="0" w:color="auto"/>
              <w:right w:val="single" w:sz="4" w:space="0" w:color="auto"/>
            </w:tcBorders>
          </w:tcPr>
          <w:p w14:paraId="0CC5CEF9" w14:textId="2447213F" w:rsidR="002877E1" w:rsidRDefault="0087145C" w:rsidP="0087145C">
            <w:pPr>
              <w:pStyle w:val="Aufzhlungszeichen"/>
            </w:pPr>
            <w:r>
              <w:t>12</w:t>
            </w:r>
            <w:r w:rsidR="002877E1">
              <w:t>.09.2016</w:t>
            </w:r>
          </w:p>
        </w:tc>
        <w:tc>
          <w:tcPr>
            <w:tcW w:w="809" w:type="dxa"/>
            <w:tcBorders>
              <w:top w:val="single" w:sz="4" w:space="0" w:color="auto"/>
              <w:left w:val="single" w:sz="4" w:space="0" w:color="auto"/>
              <w:bottom w:val="single" w:sz="4" w:space="0" w:color="auto"/>
              <w:right w:val="single" w:sz="4" w:space="0" w:color="auto"/>
            </w:tcBorders>
          </w:tcPr>
          <w:p w14:paraId="1BA1E8EC" w14:textId="3D584D59" w:rsidR="002877E1" w:rsidRDefault="002877E1" w:rsidP="00671237">
            <w:pPr>
              <w:pStyle w:val="Aufzhlungszeichen"/>
            </w:pPr>
            <w:r>
              <w:t>0.6</w:t>
            </w:r>
          </w:p>
        </w:tc>
        <w:tc>
          <w:tcPr>
            <w:tcW w:w="1417" w:type="dxa"/>
            <w:tcBorders>
              <w:top w:val="single" w:sz="4" w:space="0" w:color="auto"/>
              <w:left w:val="single" w:sz="4" w:space="0" w:color="auto"/>
              <w:bottom w:val="single" w:sz="4" w:space="0" w:color="auto"/>
              <w:right w:val="single" w:sz="4" w:space="0" w:color="auto"/>
            </w:tcBorders>
          </w:tcPr>
          <w:p w14:paraId="3F095869" w14:textId="77777777" w:rsidR="002877E1" w:rsidRDefault="002877E1" w:rsidP="00671237">
            <w:pPr>
              <w:pStyle w:val="Aufzhlungszeichen"/>
            </w:pPr>
            <w:r>
              <w:t>Irina Dornblut</w:t>
            </w:r>
          </w:p>
          <w:p w14:paraId="2D715DA2" w14:textId="1117F66D" w:rsidR="00390906" w:rsidRDefault="00390906" w:rsidP="00671237">
            <w:pPr>
              <w:pStyle w:val="Aufzhlungszeichen"/>
            </w:pPr>
          </w:p>
        </w:tc>
        <w:tc>
          <w:tcPr>
            <w:tcW w:w="1703" w:type="dxa"/>
            <w:tcBorders>
              <w:top w:val="single" w:sz="4" w:space="0" w:color="auto"/>
              <w:left w:val="single" w:sz="4" w:space="0" w:color="auto"/>
              <w:bottom w:val="single" w:sz="4" w:space="0" w:color="auto"/>
              <w:right w:val="single" w:sz="4" w:space="0" w:color="auto"/>
            </w:tcBorders>
          </w:tcPr>
          <w:p w14:paraId="59EA303A" w14:textId="13FE17D9" w:rsidR="002877E1" w:rsidRDefault="001A20E5" w:rsidP="002877E1">
            <w:pPr>
              <w:pStyle w:val="Aufzhlungszeichen"/>
            </w:pPr>
            <w:r>
              <w:t>Entire document</w:t>
            </w:r>
          </w:p>
          <w:p w14:paraId="0848FCA3" w14:textId="77777777" w:rsidR="002877E1" w:rsidRDefault="002877E1" w:rsidP="002877E1">
            <w:pPr>
              <w:pStyle w:val="Aufzhlungszeichen"/>
            </w:pPr>
          </w:p>
          <w:p w14:paraId="7121D6A8" w14:textId="5E04941F" w:rsidR="002877E1" w:rsidRDefault="002877E1" w:rsidP="00766380">
            <w:pPr>
              <w:pStyle w:val="Aufzhlungszeichen"/>
            </w:pPr>
          </w:p>
        </w:tc>
        <w:tc>
          <w:tcPr>
            <w:tcW w:w="3345" w:type="dxa"/>
            <w:tcBorders>
              <w:top w:val="single" w:sz="4" w:space="0" w:color="auto"/>
              <w:left w:val="single" w:sz="4" w:space="0" w:color="auto"/>
              <w:bottom w:val="single" w:sz="4" w:space="0" w:color="auto"/>
              <w:right w:val="single" w:sz="4" w:space="0" w:color="auto"/>
            </w:tcBorders>
          </w:tcPr>
          <w:p w14:paraId="6C03B204" w14:textId="2A8B067D" w:rsidR="0087145C" w:rsidRDefault="0087145C" w:rsidP="00390906">
            <w:pPr>
              <w:pStyle w:val="Aufzhlungszeichen"/>
            </w:pPr>
            <w:r>
              <w:t>More edits for clarity and consistency</w:t>
            </w:r>
          </w:p>
          <w:p w14:paraId="3A34DDD2" w14:textId="29DE8856" w:rsidR="00390906" w:rsidRDefault="001A20E5" w:rsidP="00390906">
            <w:pPr>
              <w:pStyle w:val="Aufzhlungszeichen"/>
            </w:pPr>
            <w:r>
              <w:t>Translation into American</w:t>
            </w:r>
            <w:r w:rsidR="00390906">
              <w:t xml:space="preserve"> English</w:t>
            </w:r>
          </w:p>
        </w:tc>
      </w:tr>
      <w:tr w:rsidR="0087145C" w:rsidRPr="002877E1" w14:paraId="0064236E" w14:textId="77777777" w:rsidTr="00502E1B">
        <w:tc>
          <w:tcPr>
            <w:tcW w:w="1276" w:type="dxa"/>
            <w:tcBorders>
              <w:top w:val="single" w:sz="4" w:space="0" w:color="auto"/>
              <w:left w:val="single" w:sz="4" w:space="0" w:color="auto"/>
              <w:bottom w:val="single" w:sz="4" w:space="0" w:color="auto"/>
              <w:right w:val="single" w:sz="4" w:space="0" w:color="auto"/>
            </w:tcBorders>
          </w:tcPr>
          <w:p w14:paraId="02EC9295" w14:textId="76EC48EB" w:rsidR="0087145C" w:rsidRDefault="009C3B9A" w:rsidP="0087145C">
            <w:pPr>
              <w:pStyle w:val="Aufzhlungszeichen"/>
            </w:pPr>
            <w:r>
              <w:t>11.10</w:t>
            </w:r>
            <w:r w:rsidR="0087145C">
              <w:t>.2016</w:t>
            </w:r>
          </w:p>
        </w:tc>
        <w:tc>
          <w:tcPr>
            <w:tcW w:w="809" w:type="dxa"/>
            <w:tcBorders>
              <w:top w:val="single" w:sz="4" w:space="0" w:color="auto"/>
              <w:left w:val="single" w:sz="4" w:space="0" w:color="auto"/>
              <w:bottom w:val="single" w:sz="4" w:space="0" w:color="auto"/>
              <w:right w:val="single" w:sz="4" w:space="0" w:color="auto"/>
            </w:tcBorders>
          </w:tcPr>
          <w:p w14:paraId="48C002EB" w14:textId="404830B3" w:rsidR="0087145C" w:rsidRDefault="0087145C" w:rsidP="00671237">
            <w:pPr>
              <w:pStyle w:val="Aufzhlungszeichen"/>
            </w:pPr>
            <w:r>
              <w:t>0.7</w:t>
            </w:r>
          </w:p>
        </w:tc>
        <w:tc>
          <w:tcPr>
            <w:tcW w:w="1417" w:type="dxa"/>
            <w:tcBorders>
              <w:top w:val="single" w:sz="4" w:space="0" w:color="auto"/>
              <w:left w:val="single" w:sz="4" w:space="0" w:color="auto"/>
              <w:bottom w:val="single" w:sz="4" w:space="0" w:color="auto"/>
              <w:right w:val="single" w:sz="4" w:space="0" w:color="auto"/>
            </w:tcBorders>
          </w:tcPr>
          <w:p w14:paraId="79DE453E" w14:textId="77777777" w:rsidR="003C1512" w:rsidRDefault="0087145C" w:rsidP="00651AE3">
            <w:pPr>
              <w:pStyle w:val="Aufzhlungszeichen"/>
            </w:pPr>
            <w:r>
              <w:t>HYF-SWG</w:t>
            </w:r>
            <w:r w:rsidR="00651AE3">
              <w:t xml:space="preserve"> a</w:t>
            </w:r>
            <w:r w:rsidR="003C1512">
              <w:t>t Orlando TC meeting</w:t>
            </w:r>
          </w:p>
          <w:p w14:paraId="093CD256" w14:textId="60AC98F6" w:rsidR="0043100A" w:rsidRDefault="0043100A" w:rsidP="00651AE3">
            <w:pPr>
              <w:pStyle w:val="Aufzhlungszeichen"/>
            </w:pPr>
            <w:r>
              <w:t>Irina Dornblut</w:t>
            </w:r>
          </w:p>
        </w:tc>
        <w:tc>
          <w:tcPr>
            <w:tcW w:w="1703" w:type="dxa"/>
            <w:tcBorders>
              <w:top w:val="single" w:sz="4" w:space="0" w:color="auto"/>
              <w:left w:val="single" w:sz="4" w:space="0" w:color="auto"/>
              <w:bottom w:val="single" w:sz="4" w:space="0" w:color="auto"/>
              <w:right w:val="single" w:sz="4" w:space="0" w:color="auto"/>
            </w:tcBorders>
          </w:tcPr>
          <w:p w14:paraId="7D5DD301" w14:textId="29AD07CE" w:rsidR="0087145C" w:rsidRDefault="0087145C" w:rsidP="002877E1">
            <w:pPr>
              <w:pStyle w:val="Aufzhlungszeichen"/>
            </w:pPr>
            <w:r>
              <w:t>Entire Document</w:t>
            </w:r>
          </w:p>
        </w:tc>
        <w:tc>
          <w:tcPr>
            <w:tcW w:w="3345" w:type="dxa"/>
            <w:tcBorders>
              <w:top w:val="single" w:sz="4" w:space="0" w:color="auto"/>
              <w:left w:val="single" w:sz="4" w:space="0" w:color="auto"/>
              <w:bottom w:val="single" w:sz="4" w:space="0" w:color="auto"/>
              <w:right w:val="single" w:sz="4" w:space="0" w:color="auto"/>
            </w:tcBorders>
          </w:tcPr>
          <w:p w14:paraId="267B325D" w14:textId="2ABCF053" w:rsidR="0087145C" w:rsidRDefault="0087145C" w:rsidP="00390906">
            <w:pPr>
              <w:pStyle w:val="Aufzhlungszeichen"/>
            </w:pPr>
            <w:r>
              <w:t>Reconciling comments from the initial OAB review</w:t>
            </w:r>
          </w:p>
          <w:p w14:paraId="43D58D59" w14:textId="77777777" w:rsidR="009C3B9A" w:rsidRDefault="0087145C" w:rsidP="0043100A">
            <w:pPr>
              <w:pStyle w:val="Aufzhlungszeichen"/>
            </w:pPr>
            <w:r>
              <w:t>Review of conformance and requirements classes</w:t>
            </w:r>
          </w:p>
          <w:p w14:paraId="13FBE33D" w14:textId="77777777" w:rsidR="009C3B9A" w:rsidRDefault="009C3B9A" w:rsidP="0043100A">
            <w:pPr>
              <w:pStyle w:val="Aufzhlungszeichen"/>
            </w:pPr>
            <w:r>
              <w:t>Conformance to OGC Abstract Specification standards</w:t>
            </w:r>
          </w:p>
          <w:p w14:paraId="1374BC2F" w14:textId="68F678A5" w:rsidR="009C3B9A" w:rsidRDefault="009C3B9A" w:rsidP="009C3B9A">
            <w:pPr>
              <w:pStyle w:val="Aufzhlungszeichen"/>
            </w:pPr>
            <w:r>
              <w:t xml:space="preserve">Edits for consistency </w:t>
            </w:r>
          </w:p>
        </w:tc>
      </w:tr>
      <w:tr w:rsidR="0038732F" w:rsidRPr="002877E1" w14:paraId="1C7EA7EC" w14:textId="77777777" w:rsidTr="00502E1B">
        <w:tc>
          <w:tcPr>
            <w:tcW w:w="1276" w:type="dxa"/>
            <w:tcBorders>
              <w:top w:val="single" w:sz="4" w:space="0" w:color="auto"/>
              <w:left w:val="single" w:sz="4" w:space="0" w:color="auto"/>
              <w:bottom w:val="single" w:sz="4" w:space="0" w:color="auto"/>
              <w:right w:val="single" w:sz="4" w:space="0" w:color="auto"/>
            </w:tcBorders>
          </w:tcPr>
          <w:p w14:paraId="0ACB22BF" w14:textId="546C1F07" w:rsidR="0038732F" w:rsidRDefault="0038732F" w:rsidP="0087145C">
            <w:pPr>
              <w:pStyle w:val="Aufzhlungszeichen"/>
            </w:pPr>
            <w:r>
              <w:t>11.10.2016</w:t>
            </w:r>
          </w:p>
        </w:tc>
        <w:tc>
          <w:tcPr>
            <w:tcW w:w="809" w:type="dxa"/>
            <w:tcBorders>
              <w:top w:val="single" w:sz="4" w:space="0" w:color="auto"/>
              <w:left w:val="single" w:sz="4" w:space="0" w:color="auto"/>
              <w:bottom w:val="single" w:sz="4" w:space="0" w:color="auto"/>
              <w:right w:val="single" w:sz="4" w:space="0" w:color="auto"/>
            </w:tcBorders>
          </w:tcPr>
          <w:p w14:paraId="2E00B0E9" w14:textId="52EF410F" w:rsidR="0038732F" w:rsidRDefault="0038732F" w:rsidP="00671237">
            <w:pPr>
              <w:pStyle w:val="Aufzhlungszeichen"/>
            </w:pPr>
            <w:r>
              <w:t>0.8</w:t>
            </w:r>
          </w:p>
        </w:tc>
        <w:tc>
          <w:tcPr>
            <w:tcW w:w="1417" w:type="dxa"/>
            <w:tcBorders>
              <w:top w:val="single" w:sz="4" w:space="0" w:color="auto"/>
              <w:left w:val="single" w:sz="4" w:space="0" w:color="auto"/>
              <w:bottom w:val="single" w:sz="4" w:space="0" w:color="auto"/>
              <w:right w:val="single" w:sz="4" w:space="0" w:color="auto"/>
            </w:tcBorders>
          </w:tcPr>
          <w:p w14:paraId="6B8FA4F9" w14:textId="3F9FBD68" w:rsidR="0038732F" w:rsidRDefault="0038732F" w:rsidP="00651AE3">
            <w:pPr>
              <w:pStyle w:val="Aufzhlungszeichen"/>
            </w:pPr>
            <w:r>
              <w:t>David Blodgett</w:t>
            </w:r>
          </w:p>
        </w:tc>
        <w:tc>
          <w:tcPr>
            <w:tcW w:w="1703" w:type="dxa"/>
            <w:tcBorders>
              <w:top w:val="single" w:sz="4" w:space="0" w:color="auto"/>
              <w:left w:val="single" w:sz="4" w:space="0" w:color="auto"/>
              <w:bottom w:val="single" w:sz="4" w:space="0" w:color="auto"/>
              <w:right w:val="single" w:sz="4" w:space="0" w:color="auto"/>
            </w:tcBorders>
          </w:tcPr>
          <w:p w14:paraId="00B8C57E" w14:textId="6E321A44" w:rsidR="0038732F" w:rsidRDefault="0038732F" w:rsidP="002877E1">
            <w:pPr>
              <w:pStyle w:val="Aufzhlungszeichen"/>
            </w:pPr>
            <w:r>
              <w:t>Entire Document</w:t>
            </w:r>
          </w:p>
        </w:tc>
        <w:tc>
          <w:tcPr>
            <w:tcW w:w="3345" w:type="dxa"/>
            <w:tcBorders>
              <w:top w:val="single" w:sz="4" w:space="0" w:color="auto"/>
              <w:left w:val="single" w:sz="4" w:space="0" w:color="auto"/>
              <w:bottom w:val="single" w:sz="4" w:space="0" w:color="auto"/>
              <w:right w:val="single" w:sz="4" w:space="0" w:color="auto"/>
            </w:tcBorders>
          </w:tcPr>
          <w:p w14:paraId="13269A97" w14:textId="77777777" w:rsidR="0038732F" w:rsidRDefault="0038732F" w:rsidP="00F02312">
            <w:pPr>
              <w:pStyle w:val="Aufzhlungszeichen"/>
            </w:pPr>
            <w:r>
              <w:t xml:space="preserve">Figures updated </w:t>
            </w:r>
          </w:p>
          <w:p w14:paraId="4B7D2EF1" w14:textId="4B055E4F" w:rsidR="0038732F" w:rsidRDefault="0038732F" w:rsidP="00390906">
            <w:pPr>
              <w:pStyle w:val="Aufzhlungszeichen"/>
            </w:pPr>
            <w:r>
              <w:t>Edits for clarity</w:t>
            </w:r>
          </w:p>
        </w:tc>
      </w:tr>
      <w:tr w:rsidR="0038732F" w:rsidRPr="002877E1" w14:paraId="6EF090E2" w14:textId="77777777" w:rsidTr="00502E1B">
        <w:tc>
          <w:tcPr>
            <w:tcW w:w="1276" w:type="dxa"/>
            <w:tcBorders>
              <w:top w:val="single" w:sz="4" w:space="0" w:color="auto"/>
              <w:left w:val="single" w:sz="4" w:space="0" w:color="auto"/>
              <w:bottom w:val="single" w:sz="4" w:space="0" w:color="auto"/>
              <w:right w:val="single" w:sz="4" w:space="0" w:color="auto"/>
            </w:tcBorders>
          </w:tcPr>
          <w:p w14:paraId="523D484B" w14:textId="27FFD32B" w:rsidR="0038732F" w:rsidRDefault="0038732F" w:rsidP="0087145C">
            <w:pPr>
              <w:pStyle w:val="Aufzhlungszeichen"/>
            </w:pPr>
            <w:r>
              <w:t>11.18.2016</w:t>
            </w:r>
          </w:p>
        </w:tc>
        <w:tc>
          <w:tcPr>
            <w:tcW w:w="809" w:type="dxa"/>
            <w:tcBorders>
              <w:top w:val="single" w:sz="4" w:space="0" w:color="auto"/>
              <w:left w:val="single" w:sz="4" w:space="0" w:color="auto"/>
              <w:bottom w:val="single" w:sz="4" w:space="0" w:color="auto"/>
              <w:right w:val="single" w:sz="4" w:space="0" w:color="auto"/>
            </w:tcBorders>
          </w:tcPr>
          <w:p w14:paraId="140B34BF" w14:textId="1C54E3A0" w:rsidR="0038732F" w:rsidRDefault="0038732F" w:rsidP="00671237">
            <w:pPr>
              <w:pStyle w:val="Aufzhlungszeichen"/>
            </w:pPr>
            <w:r>
              <w:t>0.9</w:t>
            </w:r>
          </w:p>
        </w:tc>
        <w:tc>
          <w:tcPr>
            <w:tcW w:w="1417" w:type="dxa"/>
            <w:tcBorders>
              <w:top w:val="single" w:sz="4" w:space="0" w:color="auto"/>
              <w:left w:val="single" w:sz="4" w:space="0" w:color="auto"/>
              <w:bottom w:val="single" w:sz="4" w:space="0" w:color="auto"/>
              <w:right w:val="single" w:sz="4" w:space="0" w:color="auto"/>
            </w:tcBorders>
          </w:tcPr>
          <w:p w14:paraId="7FAD4424" w14:textId="77777777" w:rsidR="0038732F" w:rsidRDefault="0038732F" w:rsidP="00F02312">
            <w:pPr>
              <w:pStyle w:val="Aufzhlungszeichen"/>
            </w:pPr>
            <w:r>
              <w:t>Josh Lieberman</w:t>
            </w:r>
          </w:p>
          <w:p w14:paraId="0CF35284" w14:textId="351C232C" w:rsidR="0038732F" w:rsidRDefault="0038732F" w:rsidP="00651AE3">
            <w:pPr>
              <w:pStyle w:val="Aufzhlungszeichen"/>
            </w:pPr>
            <w:r>
              <w:t>David Blodgett</w:t>
            </w:r>
          </w:p>
        </w:tc>
        <w:tc>
          <w:tcPr>
            <w:tcW w:w="1703" w:type="dxa"/>
            <w:tcBorders>
              <w:top w:val="single" w:sz="4" w:space="0" w:color="auto"/>
              <w:left w:val="single" w:sz="4" w:space="0" w:color="auto"/>
              <w:bottom w:val="single" w:sz="4" w:space="0" w:color="auto"/>
              <w:right w:val="single" w:sz="4" w:space="0" w:color="auto"/>
            </w:tcBorders>
          </w:tcPr>
          <w:p w14:paraId="6DB13E3C" w14:textId="137E1FD6" w:rsidR="0038732F" w:rsidRDefault="0038732F" w:rsidP="002877E1">
            <w:pPr>
              <w:pStyle w:val="Aufzhlungszeichen"/>
            </w:pPr>
            <w:r>
              <w:t>Entire Document</w:t>
            </w:r>
          </w:p>
        </w:tc>
        <w:tc>
          <w:tcPr>
            <w:tcW w:w="3345" w:type="dxa"/>
            <w:tcBorders>
              <w:top w:val="single" w:sz="4" w:space="0" w:color="auto"/>
              <w:left w:val="single" w:sz="4" w:space="0" w:color="auto"/>
              <w:bottom w:val="single" w:sz="4" w:space="0" w:color="auto"/>
              <w:right w:val="single" w:sz="4" w:space="0" w:color="auto"/>
            </w:tcBorders>
          </w:tcPr>
          <w:p w14:paraId="689807D7" w14:textId="77777777" w:rsidR="0038732F" w:rsidRDefault="0038732F" w:rsidP="00F02312">
            <w:pPr>
              <w:pStyle w:val="Aufzhlungszeichen"/>
            </w:pPr>
            <w:r>
              <w:t>Edits in reference to conformance and topological concepts.</w:t>
            </w:r>
          </w:p>
          <w:p w14:paraId="2B71BEAA" w14:textId="77777777" w:rsidR="0038732F" w:rsidRDefault="0038732F" w:rsidP="00F02312">
            <w:pPr>
              <w:pStyle w:val="Aufzhlungszeichen"/>
            </w:pPr>
            <w:r>
              <w:t>Class associations, attributes, and constraints formatted into tables.</w:t>
            </w:r>
          </w:p>
          <w:p w14:paraId="43AD6B0C" w14:textId="45AC4764" w:rsidR="0038732F" w:rsidRDefault="0038732F" w:rsidP="00390906">
            <w:pPr>
              <w:pStyle w:val="Aufzhlungszeichen"/>
            </w:pPr>
            <w:r>
              <w:t>Conformance classes clarified.</w:t>
            </w:r>
          </w:p>
        </w:tc>
      </w:tr>
      <w:tr w:rsidR="00C11F93" w:rsidRPr="002877E1" w14:paraId="39893612" w14:textId="77777777" w:rsidTr="00502E1B">
        <w:tc>
          <w:tcPr>
            <w:tcW w:w="1276" w:type="dxa"/>
            <w:tcBorders>
              <w:top w:val="single" w:sz="4" w:space="0" w:color="auto"/>
              <w:left w:val="single" w:sz="4" w:space="0" w:color="auto"/>
              <w:bottom w:val="single" w:sz="4" w:space="0" w:color="auto"/>
              <w:right w:val="single" w:sz="4" w:space="0" w:color="auto"/>
            </w:tcBorders>
          </w:tcPr>
          <w:p w14:paraId="7A4C911F" w14:textId="611CE13F" w:rsidR="00C11F93" w:rsidRDefault="00C11F93" w:rsidP="003F6442">
            <w:r>
              <w:rPr>
                <w:lang w:eastAsia="en-AU"/>
              </w:rPr>
              <w:t>9.01.2017</w:t>
            </w:r>
          </w:p>
        </w:tc>
        <w:tc>
          <w:tcPr>
            <w:tcW w:w="809" w:type="dxa"/>
            <w:tcBorders>
              <w:top w:val="single" w:sz="4" w:space="0" w:color="auto"/>
              <w:left w:val="single" w:sz="4" w:space="0" w:color="auto"/>
              <w:bottom w:val="single" w:sz="4" w:space="0" w:color="auto"/>
              <w:right w:val="single" w:sz="4" w:space="0" w:color="auto"/>
            </w:tcBorders>
          </w:tcPr>
          <w:p w14:paraId="66685AA1" w14:textId="2BFA2ADF" w:rsidR="00C11F93" w:rsidRDefault="00C11F93" w:rsidP="00671237">
            <w:pPr>
              <w:pStyle w:val="Aufzhlungszeichen"/>
            </w:pPr>
            <w:r>
              <w:t>.10</w:t>
            </w:r>
          </w:p>
        </w:tc>
        <w:tc>
          <w:tcPr>
            <w:tcW w:w="1417" w:type="dxa"/>
            <w:tcBorders>
              <w:top w:val="single" w:sz="4" w:space="0" w:color="auto"/>
              <w:left w:val="single" w:sz="4" w:space="0" w:color="auto"/>
              <w:bottom w:val="single" w:sz="4" w:space="0" w:color="auto"/>
              <w:right w:val="single" w:sz="4" w:space="0" w:color="auto"/>
            </w:tcBorders>
          </w:tcPr>
          <w:p w14:paraId="4C69C2CE" w14:textId="374B7698" w:rsidR="00C11F93" w:rsidRDefault="00C11F93" w:rsidP="00F02312">
            <w:pPr>
              <w:pStyle w:val="Aufzhlungszeichen"/>
            </w:pPr>
            <w:r>
              <w:t>Irina Dornblut</w:t>
            </w:r>
          </w:p>
        </w:tc>
        <w:tc>
          <w:tcPr>
            <w:tcW w:w="1703" w:type="dxa"/>
            <w:tcBorders>
              <w:top w:val="single" w:sz="4" w:space="0" w:color="auto"/>
              <w:left w:val="single" w:sz="4" w:space="0" w:color="auto"/>
              <w:bottom w:val="single" w:sz="4" w:space="0" w:color="auto"/>
              <w:right w:val="single" w:sz="4" w:space="0" w:color="auto"/>
            </w:tcBorders>
          </w:tcPr>
          <w:p w14:paraId="10633D65" w14:textId="25D8E36A" w:rsidR="00C11F93" w:rsidRDefault="00C11F93" w:rsidP="00C11F93">
            <w:pPr>
              <w:pStyle w:val="Aufzhlungszeichen"/>
            </w:pPr>
            <w:r>
              <w:t>Section 6 and 7</w:t>
            </w:r>
          </w:p>
        </w:tc>
        <w:tc>
          <w:tcPr>
            <w:tcW w:w="3345" w:type="dxa"/>
            <w:tcBorders>
              <w:top w:val="single" w:sz="4" w:space="0" w:color="auto"/>
              <w:left w:val="single" w:sz="4" w:space="0" w:color="auto"/>
              <w:bottom w:val="single" w:sz="4" w:space="0" w:color="auto"/>
              <w:right w:val="single" w:sz="4" w:space="0" w:color="auto"/>
            </w:tcBorders>
          </w:tcPr>
          <w:p w14:paraId="4A36F607" w14:textId="309B80A9" w:rsidR="00C11F93" w:rsidRDefault="00C11F93" w:rsidP="00F02312">
            <w:pPr>
              <w:pStyle w:val="Aufzhlungszeichen"/>
            </w:pPr>
            <w:r>
              <w:t xml:space="preserve">Reconciling comments from the </w:t>
            </w:r>
            <w:r w:rsidR="000416C5">
              <w:t xml:space="preserve">second </w:t>
            </w:r>
            <w:r>
              <w:t xml:space="preserve">OAB review </w:t>
            </w:r>
          </w:p>
        </w:tc>
      </w:tr>
    </w:tbl>
    <w:p w14:paraId="2E9DE2FA" w14:textId="72BDD03B" w:rsidR="00BA30D2" w:rsidRDefault="00BA30D2" w:rsidP="00C11F93">
      <w:pPr>
        <w:rPr>
          <w:lang w:eastAsia="en-AU"/>
        </w:rPr>
      </w:pPr>
      <w:bookmarkStart w:id="254" w:name="_GoBack"/>
      <w:bookmarkEnd w:id="254"/>
    </w:p>
    <w:sectPr w:rsidR="00BA30D2" w:rsidSect="008F339B">
      <w:footerReference w:type="default" r:id="rId84"/>
      <w:type w:val="oddPage"/>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F83DE9" w14:textId="77777777" w:rsidR="00207200" w:rsidRDefault="00207200">
      <w:pPr>
        <w:spacing w:after="0"/>
      </w:pPr>
      <w:r>
        <w:separator/>
      </w:r>
    </w:p>
  </w:endnote>
  <w:endnote w:type="continuationSeparator" w:id="0">
    <w:p w14:paraId="28D5B076" w14:textId="77777777" w:rsidR="00207200" w:rsidRDefault="0020720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TimesNewRomanPSMT">
    <w:altName w:val="Times New Roman"/>
    <w:charset w:val="00"/>
    <w:family w:val="auto"/>
    <w:pitch w:val="variable"/>
    <w:sig w:usb0="E0002AE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MT">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6034903"/>
      <w:docPartObj>
        <w:docPartGallery w:val="Page Numbers (Bottom of Page)"/>
        <w:docPartUnique/>
      </w:docPartObj>
    </w:sdtPr>
    <w:sdtEndPr/>
    <w:sdtContent>
      <w:p w14:paraId="1800CE91" w14:textId="77777777" w:rsidR="00207200" w:rsidRDefault="00207200">
        <w:pPr>
          <w:pStyle w:val="Fuzeile"/>
          <w:jc w:val="center"/>
        </w:pPr>
        <w:r>
          <w:fldChar w:fldCharType="begin"/>
        </w:r>
        <w:r>
          <w:instrText>PAGE   \* MERGEFORMAT</w:instrText>
        </w:r>
        <w:r>
          <w:fldChar w:fldCharType="separate"/>
        </w:r>
        <w:r w:rsidR="000416C5" w:rsidRPr="000416C5">
          <w:rPr>
            <w:noProof/>
            <w:lang w:val="de-DE"/>
          </w:rPr>
          <w:t>x</w:t>
        </w:r>
        <w:r>
          <w:fldChar w:fldCharType="end"/>
        </w:r>
      </w:p>
    </w:sdtContent>
  </w:sdt>
  <w:p w14:paraId="3480EAC6" w14:textId="730C691C" w:rsidR="00207200" w:rsidRPr="002F3E1E" w:rsidRDefault="00207200" w:rsidP="002F3E1E">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5104494"/>
      <w:docPartObj>
        <w:docPartGallery w:val="Page Numbers (Bottom of Page)"/>
        <w:docPartUnique/>
      </w:docPartObj>
    </w:sdtPr>
    <w:sdtEndPr/>
    <w:sdtContent>
      <w:p w14:paraId="7F816693" w14:textId="0D8B1F19" w:rsidR="00207200" w:rsidRDefault="00207200">
        <w:pPr>
          <w:pStyle w:val="Fuzeile"/>
          <w:jc w:val="center"/>
        </w:pPr>
        <w:r>
          <w:t xml:space="preserve">D - </w:t>
        </w:r>
        <w:r>
          <w:fldChar w:fldCharType="begin"/>
        </w:r>
        <w:r>
          <w:instrText>PAGE   \* MERGEFORMAT</w:instrText>
        </w:r>
        <w:r>
          <w:fldChar w:fldCharType="separate"/>
        </w:r>
        <w:r w:rsidR="000416C5">
          <w:rPr>
            <w:noProof/>
          </w:rPr>
          <w:t>2</w:t>
        </w:r>
        <w:r>
          <w:fldChar w:fldCharType="end"/>
        </w:r>
      </w:p>
    </w:sdtContent>
  </w:sdt>
  <w:p w14:paraId="2249092B" w14:textId="7D9EED5B" w:rsidR="00207200" w:rsidRPr="002F3E1E" w:rsidRDefault="00207200" w:rsidP="008F339B">
    <w:pPr>
      <w:pStyle w:val="Fuzeile"/>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r>
      <w:rPr>
        <w:sz w:val="16"/>
        <w:szCs w:val="16"/>
      </w:rPr>
      <w:tab/>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2724967"/>
      <w:docPartObj>
        <w:docPartGallery w:val="Page Numbers (Bottom of Page)"/>
        <w:docPartUnique/>
      </w:docPartObj>
    </w:sdtPr>
    <w:sdtEndPr/>
    <w:sdtContent>
      <w:p w14:paraId="2F24080E" w14:textId="5A292898" w:rsidR="00207200" w:rsidRDefault="00207200" w:rsidP="00B62D99">
        <w:pPr>
          <w:pStyle w:val="Fuzeile"/>
          <w:jc w:val="center"/>
        </w:pPr>
        <w:r>
          <w:t xml:space="preserve">D - </w:t>
        </w:r>
        <w:r>
          <w:fldChar w:fldCharType="begin"/>
        </w:r>
        <w:r>
          <w:instrText>PAGE   \* MERGEFORMAT</w:instrText>
        </w:r>
        <w:r>
          <w:fldChar w:fldCharType="separate"/>
        </w:r>
        <w:r w:rsidR="000416C5" w:rsidRPr="000416C5">
          <w:rPr>
            <w:noProof/>
            <w:lang w:val="de-DE"/>
          </w:rPr>
          <w:t>3</w:t>
        </w:r>
        <w:r>
          <w:fldChar w:fldCharType="end"/>
        </w:r>
      </w:p>
      <w:p w14:paraId="1455CD11" w14:textId="77777777" w:rsidR="00207200" w:rsidRDefault="00207200"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7956406"/>
      <w:docPartObj>
        <w:docPartGallery w:val="Page Numbers (Bottom of Page)"/>
        <w:docPartUnique/>
      </w:docPartObj>
    </w:sdtPr>
    <w:sdtEndPr/>
    <w:sdtContent>
      <w:p w14:paraId="158A8843" w14:textId="77777777" w:rsidR="00207200" w:rsidRDefault="00207200">
        <w:pPr>
          <w:pStyle w:val="Fuzeile"/>
          <w:jc w:val="center"/>
        </w:pPr>
        <w:r>
          <w:t xml:space="preserve">E - </w:t>
        </w:r>
        <w:r>
          <w:fldChar w:fldCharType="begin"/>
        </w:r>
        <w:r>
          <w:instrText>PAGE   \* MERGEFORMAT</w:instrText>
        </w:r>
        <w:r>
          <w:fldChar w:fldCharType="separate"/>
        </w:r>
        <w:r w:rsidR="000416C5">
          <w:rPr>
            <w:noProof/>
          </w:rPr>
          <w:t>4</w:t>
        </w:r>
        <w:r>
          <w:fldChar w:fldCharType="end"/>
        </w:r>
      </w:p>
    </w:sdtContent>
  </w:sdt>
  <w:p w14:paraId="7E9A3639" w14:textId="3907762D" w:rsidR="00207200" w:rsidRPr="002F3E1E" w:rsidRDefault="00207200" w:rsidP="00F7549D">
    <w:pPr>
      <w:pStyle w:val="Fuzeile"/>
      <w:tabs>
        <w:tab w:val="clear" w:pos="4680"/>
        <w:tab w:val="clear" w:pos="9360"/>
        <w:tab w:val="center" w:pos="4320"/>
      </w:tabs>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4129603"/>
      <w:docPartObj>
        <w:docPartGallery w:val="Page Numbers (Bottom of Page)"/>
        <w:docPartUnique/>
      </w:docPartObj>
    </w:sdtPr>
    <w:sdtEndPr/>
    <w:sdtContent>
      <w:p w14:paraId="2CF3211A" w14:textId="77777777" w:rsidR="00207200" w:rsidRDefault="00207200" w:rsidP="00B62D99">
        <w:pPr>
          <w:pStyle w:val="Fuzeile"/>
          <w:jc w:val="center"/>
        </w:pPr>
        <w:r>
          <w:t xml:space="preserve">E - </w:t>
        </w:r>
        <w:r>
          <w:fldChar w:fldCharType="begin"/>
        </w:r>
        <w:r>
          <w:instrText>PAGE   \* MERGEFORMAT</w:instrText>
        </w:r>
        <w:r>
          <w:fldChar w:fldCharType="separate"/>
        </w:r>
        <w:r w:rsidR="000416C5" w:rsidRPr="000416C5">
          <w:rPr>
            <w:noProof/>
            <w:lang w:val="de-DE"/>
          </w:rPr>
          <w:t>5</w:t>
        </w:r>
        <w:r>
          <w:fldChar w:fldCharType="end"/>
        </w:r>
      </w:p>
      <w:p w14:paraId="0649BD0A" w14:textId="77777777" w:rsidR="00207200" w:rsidRDefault="00207200" w:rsidP="00F7549D">
        <w:pPr>
          <w:pStyle w:val="Fuzeile"/>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019238"/>
      <w:docPartObj>
        <w:docPartGallery w:val="Page Numbers (Bottom of Page)"/>
        <w:docPartUnique/>
      </w:docPartObj>
    </w:sdtPr>
    <w:sdtEndPr/>
    <w:sdtContent>
      <w:p w14:paraId="0E16729D" w14:textId="4C03C6A3" w:rsidR="00207200" w:rsidRDefault="00207200">
        <w:pPr>
          <w:pStyle w:val="Fuzeile"/>
          <w:jc w:val="center"/>
        </w:pPr>
        <w:r>
          <w:t xml:space="preserve">F - </w:t>
        </w:r>
        <w:r>
          <w:fldChar w:fldCharType="begin"/>
        </w:r>
        <w:r>
          <w:instrText>PAGE   \* MERGEFORMAT</w:instrText>
        </w:r>
        <w:r>
          <w:fldChar w:fldCharType="separate"/>
        </w:r>
        <w:r w:rsidR="000416C5">
          <w:rPr>
            <w:noProof/>
          </w:rPr>
          <w:t>2</w:t>
        </w:r>
        <w:r>
          <w:fldChar w:fldCharType="end"/>
        </w:r>
      </w:p>
    </w:sdtContent>
  </w:sdt>
  <w:p w14:paraId="0E37AB42" w14:textId="77777777" w:rsidR="00207200" w:rsidRPr="002F3E1E" w:rsidRDefault="00207200" w:rsidP="008F339B">
    <w:pPr>
      <w:pStyle w:val="Fuzeile"/>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r>
      <w:rPr>
        <w:sz w:val="16"/>
        <w:szCs w:val="16"/>
      </w:rPr>
      <w:tab/>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559169"/>
      <w:docPartObj>
        <w:docPartGallery w:val="Page Numbers (Bottom of Page)"/>
        <w:docPartUnique/>
      </w:docPartObj>
    </w:sdtPr>
    <w:sdtEndPr/>
    <w:sdtContent>
      <w:p w14:paraId="2577A8E4" w14:textId="39EA700C" w:rsidR="00207200" w:rsidRDefault="00207200" w:rsidP="00B62D99">
        <w:pPr>
          <w:pStyle w:val="Fuzeile"/>
          <w:jc w:val="center"/>
        </w:pPr>
        <w:r>
          <w:t xml:space="preserve">F - </w:t>
        </w:r>
        <w:r>
          <w:fldChar w:fldCharType="begin"/>
        </w:r>
        <w:r>
          <w:instrText>PAGE   \* MERGEFORMAT</w:instrText>
        </w:r>
        <w:r>
          <w:fldChar w:fldCharType="separate"/>
        </w:r>
        <w:r w:rsidR="000416C5" w:rsidRPr="000416C5">
          <w:rPr>
            <w:noProof/>
            <w:lang w:val="de-DE"/>
          </w:rPr>
          <w:t>3</w:t>
        </w:r>
        <w:r>
          <w:fldChar w:fldCharType="end"/>
        </w:r>
      </w:p>
      <w:p w14:paraId="7A96FC68" w14:textId="77777777" w:rsidR="00207200" w:rsidRDefault="00207200"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8922948"/>
      <w:docPartObj>
        <w:docPartGallery w:val="Page Numbers (Bottom of Page)"/>
        <w:docPartUnique/>
      </w:docPartObj>
    </w:sdtPr>
    <w:sdtEndPr/>
    <w:sdtContent>
      <w:p w14:paraId="3B871EAC" w14:textId="017696C6" w:rsidR="00207200" w:rsidRDefault="00207200" w:rsidP="00B62D99">
        <w:pPr>
          <w:pStyle w:val="Fuzeile"/>
          <w:jc w:val="center"/>
        </w:pPr>
        <w:r>
          <w:t xml:space="preserve">G - </w:t>
        </w:r>
        <w:r>
          <w:fldChar w:fldCharType="begin"/>
        </w:r>
        <w:r>
          <w:instrText>PAGE   \* MERGEFORMAT</w:instrText>
        </w:r>
        <w:r>
          <w:fldChar w:fldCharType="separate"/>
        </w:r>
        <w:r w:rsidR="000416C5" w:rsidRPr="000416C5">
          <w:rPr>
            <w:noProof/>
            <w:lang w:val="de-DE"/>
          </w:rPr>
          <w:t>1</w:t>
        </w:r>
        <w:r>
          <w:fldChar w:fldCharType="end"/>
        </w:r>
      </w:p>
      <w:p w14:paraId="49B0929D" w14:textId="77777777" w:rsidR="00207200" w:rsidRDefault="00207200"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7059233"/>
      <w:docPartObj>
        <w:docPartGallery w:val="Page Numbers (Bottom of Page)"/>
        <w:docPartUnique/>
      </w:docPartObj>
    </w:sdtPr>
    <w:sdtEndPr/>
    <w:sdtContent>
      <w:p w14:paraId="6BB50558" w14:textId="4BEFFDC5" w:rsidR="00207200" w:rsidRDefault="00207200" w:rsidP="00B62D99">
        <w:pPr>
          <w:pStyle w:val="Fuzeile"/>
          <w:jc w:val="center"/>
        </w:pPr>
        <w:r>
          <w:t xml:space="preserve">H - </w:t>
        </w:r>
        <w:r>
          <w:fldChar w:fldCharType="begin"/>
        </w:r>
        <w:r>
          <w:instrText>PAGE   \* MERGEFORMAT</w:instrText>
        </w:r>
        <w:r>
          <w:fldChar w:fldCharType="separate"/>
        </w:r>
        <w:r w:rsidR="003F6442" w:rsidRPr="003F6442">
          <w:rPr>
            <w:noProof/>
            <w:lang w:val="de-DE"/>
          </w:rPr>
          <w:t>1</w:t>
        </w:r>
        <w:r>
          <w:fldChar w:fldCharType="end"/>
        </w:r>
      </w:p>
      <w:p w14:paraId="1A9AF0FD" w14:textId="77777777" w:rsidR="00207200" w:rsidRDefault="00207200"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731368"/>
      <w:docPartObj>
        <w:docPartGallery w:val="Page Numbers (Bottom of Page)"/>
        <w:docPartUnique/>
      </w:docPartObj>
    </w:sdtPr>
    <w:sdtEndPr>
      <w:rPr>
        <w:noProof/>
      </w:rPr>
    </w:sdtEndPr>
    <w:sdtContent>
      <w:p w14:paraId="43CD73D4" w14:textId="77777777" w:rsidR="00207200" w:rsidRDefault="00207200">
        <w:pPr>
          <w:pStyle w:val="Fuzeile"/>
          <w:jc w:val="center"/>
        </w:pPr>
        <w:r>
          <w:fldChar w:fldCharType="begin"/>
        </w:r>
        <w:r>
          <w:instrText xml:space="preserve"> PAGE   \* MERGEFORMAT </w:instrText>
        </w:r>
        <w:r>
          <w:fldChar w:fldCharType="separate"/>
        </w:r>
        <w:r w:rsidR="000416C5">
          <w:rPr>
            <w:noProof/>
          </w:rPr>
          <w:t>xi</w:t>
        </w:r>
        <w:r>
          <w:rPr>
            <w:noProof/>
          </w:rPr>
          <w:fldChar w:fldCharType="end"/>
        </w:r>
      </w:p>
    </w:sdtContent>
  </w:sdt>
  <w:p w14:paraId="3BE1566C" w14:textId="2F48DFE9" w:rsidR="00207200" w:rsidRPr="0079517D" w:rsidRDefault="00207200" w:rsidP="0079517D">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BFF59" w14:textId="3B76F0E1" w:rsidR="00207200" w:rsidRPr="0079517D" w:rsidRDefault="00207200" w:rsidP="00932243">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p w14:paraId="293FC71C" w14:textId="77777777" w:rsidR="00207200" w:rsidRDefault="00207200">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4802260"/>
      <w:docPartObj>
        <w:docPartGallery w:val="Page Numbers (Bottom of Page)"/>
        <w:docPartUnique/>
      </w:docPartObj>
    </w:sdtPr>
    <w:sdtEndPr/>
    <w:sdtContent>
      <w:p w14:paraId="3CDD83C1" w14:textId="77777777" w:rsidR="00207200" w:rsidRDefault="00207200">
        <w:pPr>
          <w:pStyle w:val="Fuzeile"/>
          <w:jc w:val="center"/>
        </w:pPr>
        <w:r>
          <w:fldChar w:fldCharType="begin"/>
        </w:r>
        <w:r>
          <w:instrText>PAGE   \* MERGEFORMAT</w:instrText>
        </w:r>
        <w:r>
          <w:fldChar w:fldCharType="separate"/>
        </w:r>
        <w:r w:rsidR="000416C5" w:rsidRPr="000416C5">
          <w:rPr>
            <w:noProof/>
            <w:lang w:val="de-DE"/>
          </w:rPr>
          <w:t>82</w:t>
        </w:r>
        <w:r>
          <w:fldChar w:fldCharType="end"/>
        </w:r>
      </w:p>
    </w:sdtContent>
  </w:sdt>
  <w:p w14:paraId="1914505E" w14:textId="77777777" w:rsidR="00207200" w:rsidRPr="002F3E1E" w:rsidRDefault="00207200" w:rsidP="002F3E1E">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0024975"/>
      <w:docPartObj>
        <w:docPartGallery w:val="Page Numbers (Bottom of Page)"/>
        <w:docPartUnique/>
      </w:docPartObj>
    </w:sdtPr>
    <w:sdtEndPr/>
    <w:sdtContent>
      <w:p w14:paraId="654FE81C" w14:textId="4F1EABD6" w:rsidR="00207200" w:rsidRDefault="00207200">
        <w:pPr>
          <w:pStyle w:val="Fuzeile"/>
          <w:jc w:val="center"/>
        </w:pPr>
        <w:r>
          <w:fldChar w:fldCharType="begin"/>
        </w:r>
        <w:r>
          <w:instrText>PAGE   \* MERGEFORMAT</w:instrText>
        </w:r>
        <w:r>
          <w:fldChar w:fldCharType="separate"/>
        </w:r>
        <w:r w:rsidR="000416C5">
          <w:rPr>
            <w:noProof/>
          </w:rPr>
          <w:t>83</w:t>
        </w:r>
        <w:r>
          <w:fldChar w:fldCharType="end"/>
        </w:r>
      </w:p>
    </w:sdtContent>
  </w:sdt>
  <w:p w14:paraId="4588677E" w14:textId="70B8495A" w:rsidR="00207200" w:rsidRPr="0079517D" w:rsidRDefault="00207200" w:rsidP="00E23DD6">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92DA8" w14:textId="68102362" w:rsidR="00207200" w:rsidRDefault="00207200">
    <w:pPr>
      <w:pStyle w:val="Fuzeile"/>
      <w:jc w:val="center"/>
    </w:pPr>
    <w:r>
      <w:t xml:space="preserve"> B - </w:t>
    </w:r>
    <w:sdt>
      <w:sdtPr>
        <w:id w:val="281694150"/>
        <w:docPartObj>
          <w:docPartGallery w:val="Page Numbers (Bottom of Page)"/>
          <w:docPartUnique/>
        </w:docPartObj>
      </w:sdtPr>
      <w:sdtEndPr/>
      <w:sdtContent>
        <w:r>
          <w:fldChar w:fldCharType="begin"/>
        </w:r>
        <w:r>
          <w:instrText>PAGE   \* MERGEFORMAT</w:instrText>
        </w:r>
        <w:r>
          <w:fldChar w:fldCharType="separate"/>
        </w:r>
        <w:r w:rsidR="000416C5" w:rsidRPr="000416C5">
          <w:rPr>
            <w:noProof/>
            <w:lang w:val="de-DE"/>
          </w:rPr>
          <w:t>6</w:t>
        </w:r>
        <w:r>
          <w:fldChar w:fldCharType="end"/>
        </w:r>
      </w:sdtContent>
    </w:sdt>
  </w:p>
  <w:p w14:paraId="694C3FDE" w14:textId="77777777" w:rsidR="00207200" w:rsidRPr="002F3E1E" w:rsidRDefault="00207200" w:rsidP="00F7549D">
    <w:pPr>
      <w:pStyle w:val="Fuzeile"/>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6171125"/>
      <w:docPartObj>
        <w:docPartGallery w:val="Page Numbers (Bottom of Page)"/>
        <w:docPartUnique/>
      </w:docPartObj>
    </w:sdtPr>
    <w:sdtEndPr/>
    <w:sdtContent>
      <w:p w14:paraId="30E89515" w14:textId="0FD55C47" w:rsidR="00207200" w:rsidRDefault="00207200">
        <w:pPr>
          <w:pStyle w:val="Fuzeile"/>
          <w:jc w:val="center"/>
        </w:pPr>
        <w:r>
          <w:t xml:space="preserve"> B - </w:t>
        </w:r>
        <w:r>
          <w:fldChar w:fldCharType="begin"/>
        </w:r>
        <w:r>
          <w:instrText>PAGE   \* MERGEFORMAT</w:instrText>
        </w:r>
        <w:r>
          <w:fldChar w:fldCharType="separate"/>
        </w:r>
        <w:r w:rsidR="000416C5">
          <w:rPr>
            <w:noProof/>
          </w:rPr>
          <w:t>5</w:t>
        </w:r>
        <w:r>
          <w:fldChar w:fldCharType="end"/>
        </w:r>
      </w:p>
    </w:sdtContent>
  </w:sdt>
  <w:p w14:paraId="65AC16F3" w14:textId="77777777" w:rsidR="00207200" w:rsidRPr="0079517D" w:rsidRDefault="00207200" w:rsidP="00F7549D">
    <w:pPr>
      <w:pStyle w:val="Fuzeile"/>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7710782"/>
      <w:docPartObj>
        <w:docPartGallery w:val="Page Numbers (Bottom of Page)"/>
        <w:docPartUnique/>
      </w:docPartObj>
    </w:sdtPr>
    <w:sdtEndPr/>
    <w:sdtContent>
      <w:p w14:paraId="7CD14CBA" w14:textId="483F8CCC" w:rsidR="00207200" w:rsidRDefault="00207200">
        <w:pPr>
          <w:pStyle w:val="Fuzeile"/>
          <w:jc w:val="center"/>
        </w:pPr>
        <w:r>
          <w:t xml:space="preserve">C - </w:t>
        </w:r>
        <w:r>
          <w:fldChar w:fldCharType="begin"/>
        </w:r>
        <w:r>
          <w:instrText>PAGE   \* MERGEFORMAT</w:instrText>
        </w:r>
        <w:r>
          <w:fldChar w:fldCharType="separate"/>
        </w:r>
        <w:r w:rsidR="000416C5" w:rsidRPr="000416C5">
          <w:rPr>
            <w:noProof/>
            <w:lang w:val="de-DE"/>
          </w:rPr>
          <w:t>4</w:t>
        </w:r>
        <w:r>
          <w:fldChar w:fldCharType="end"/>
        </w:r>
      </w:p>
    </w:sdtContent>
  </w:sdt>
  <w:p w14:paraId="5496D8BD" w14:textId="77777777" w:rsidR="00207200" w:rsidRPr="002F3E1E" w:rsidRDefault="00207200" w:rsidP="00B62D99">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578861"/>
      <w:docPartObj>
        <w:docPartGallery w:val="Page Numbers (Bottom of Page)"/>
        <w:docPartUnique/>
      </w:docPartObj>
    </w:sdtPr>
    <w:sdtEndPr/>
    <w:sdtContent>
      <w:p w14:paraId="1825857F" w14:textId="6A44008C" w:rsidR="00207200" w:rsidRDefault="00207200" w:rsidP="00B62D99">
        <w:pPr>
          <w:pStyle w:val="Fuzeile"/>
          <w:jc w:val="center"/>
        </w:pPr>
        <w:r>
          <w:t xml:space="preserve">C - </w:t>
        </w:r>
        <w:r>
          <w:fldChar w:fldCharType="begin"/>
        </w:r>
        <w:r>
          <w:instrText>PAGE   \* MERGEFORMAT</w:instrText>
        </w:r>
        <w:r>
          <w:fldChar w:fldCharType="separate"/>
        </w:r>
        <w:r w:rsidR="000416C5" w:rsidRPr="000416C5">
          <w:rPr>
            <w:noProof/>
            <w:lang w:val="de-DE"/>
          </w:rPr>
          <w:t>3</w:t>
        </w:r>
        <w:r>
          <w:fldChar w:fldCharType="end"/>
        </w:r>
      </w:p>
      <w:p w14:paraId="01A4B7B5" w14:textId="05F8B6FC" w:rsidR="00207200" w:rsidRDefault="00207200"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CC55E2" w14:textId="77777777" w:rsidR="00207200" w:rsidRDefault="00207200">
      <w:pPr>
        <w:spacing w:after="0"/>
      </w:pPr>
      <w:r>
        <w:separator/>
      </w:r>
    </w:p>
  </w:footnote>
  <w:footnote w:type="continuationSeparator" w:id="0">
    <w:p w14:paraId="3126D458" w14:textId="77777777" w:rsidR="00207200" w:rsidRDefault="00207200">
      <w:pPr>
        <w:spacing w:after="0"/>
      </w:pPr>
      <w:r>
        <w:continuationSeparator/>
      </w:r>
    </w:p>
  </w:footnote>
  <w:footnote w:id="1">
    <w:p w14:paraId="7BE6A6E5" w14:textId="66C60F19" w:rsidR="00207200" w:rsidRPr="00552B26" w:rsidRDefault="00207200">
      <w:pPr>
        <w:pStyle w:val="Funotentext"/>
        <w:rPr>
          <w:lang w:val="de-DE"/>
        </w:rPr>
      </w:pPr>
      <w:r>
        <w:rPr>
          <w:rStyle w:val="Funotenzeichen"/>
        </w:rPr>
        <w:footnoteRef/>
      </w:r>
      <w:r>
        <w:t xml:space="preserve"> </w:t>
      </w:r>
      <w:r w:rsidRPr="00D5760F">
        <w:t>https://cite.opengeospatial.org/</w:t>
      </w:r>
    </w:p>
  </w:footnote>
  <w:footnote w:id="2">
    <w:p w14:paraId="77DDBD3E" w14:textId="14BDA54F" w:rsidR="00207200" w:rsidRPr="000E6040" w:rsidRDefault="00207200" w:rsidP="000E6040">
      <w:pPr>
        <w:pStyle w:val="Funotentext"/>
      </w:pPr>
      <w:r>
        <w:rPr>
          <w:rStyle w:val="Funotenzeichen"/>
        </w:rPr>
        <w:footnoteRef/>
      </w:r>
      <w:r w:rsidRPr="000E6040">
        <w:t xml:space="preserve"> </w:t>
      </w:r>
      <w:r>
        <w:t>a</w:t>
      </w:r>
      <w:r w:rsidRPr="00394D5A">
        <w:t>lso online</w:t>
      </w:r>
      <w:r>
        <w:t>,</w:t>
      </w:r>
      <w:r w:rsidRPr="00394D5A">
        <w:t xml:space="preserve"> </w:t>
      </w:r>
      <w:r w:rsidRPr="00394D5A">
        <w:rPr>
          <w:lang w:val="es-ES"/>
        </w:rPr>
        <w:t>http://webworld.unesco.org/water/ihp/db/glossary/glu/aglo.htm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7880E" w14:textId="00BCF4CA" w:rsidR="00207200" w:rsidRPr="00C060A8" w:rsidRDefault="00207200" w:rsidP="009F20BA">
    <w:pPr>
      <w:pStyle w:val="Kopfzeile"/>
      <w:tabs>
        <w:tab w:val="clear" w:pos="4680"/>
        <w:tab w:val="clear" w:pos="9360"/>
        <w:tab w:val="left" w:pos="1985"/>
        <w:tab w:val="right" w:pos="8647"/>
      </w:tabs>
      <w:jc w:val="right"/>
      <w:rPr>
        <w:lang w:val="en-GB"/>
      </w:rPr>
    </w:pPr>
    <w:r w:rsidRPr="00C060A8">
      <w:rPr>
        <w:lang w:val="en-GB"/>
      </w:rPr>
      <w:t>OGC 14-</w:t>
    </w:r>
    <w:r>
      <w:rPr>
        <w:lang w:val="en-GB"/>
      </w:rPr>
      <w:t>111r3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254D1" w14:textId="28F67B54" w:rsidR="00207200" w:rsidRPr="00A434DB" w:rsidRDefault="00207200" w:rsidP="001C775D">
    <w:pPr>
      <w:pStyle w:val="Kopfzeile"/>
      <w:tabs>
        <w:tab w:val="clear" w:pos="9360"/>
        <w:tab w:val="left" w:pos="6810"/>
        <w:tab w:val="right" w:pos="8647"/>
      </w:tabs>
      <w:rPr>
        <w:lang w:val="en-GB"/>
      </w:rPr>
    </w:pPr>
    <w:r>
      <w:rPr>
        <w:lang w:val="en-GB"/>
      </w:rPr>
      <w:tab/>
    </w:r>
    <w:r w:rsidRPr="00A434DB">
      <w:rPr>
        <w:lang w:val="en-GB"/>
      </w:rPr>
      <w:tab/>
      <w:t>OGC 14-</w:t>
    </w:r>
    <w:r>
      <w:rPr>
        <w:lang w:val="en-GB"/>
      </w:rPr>
      <w:t>111</w:t>
    </w:r>
    <w:r w:rsidRPr="00A434DB">
      <w:rPr>
        <w:lang w:val="en-GB"/>
      </w:rPr>
      <w:t>r</w:t>
    </w:r>
    <w:r>
      <w:rPr>
        <w:lang w:val="en-GB"/>
      </w:rPr>
      <w:t>3</w:t>
    </w:r>
  </w:p>
  <w:p w14:paraId="4CBCB097" w14:textId="77777777" w:rsidR="00207200" w:rsidRPr="005D4956" w:rsidRDefault="00207200" w:rsidP="00A434DB">
    <w:pPr>
      <w:pStyle w:val="Kopfzeile"/>
      <w:jc w:val="both"/>
      <w:rPr>
        <w:lang w:val="en-GB"/>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A5176C" w14:textId="1DF23E67" w:rsidR="00207200" w:rsidRPr="00A434DB" w:rsidRDefault="00207200" w:rsidP="00F7549D">
    <w:pPr>
      <w:pStyle w:val="Kopfzeile"/>
      <w:tabs>
        <w:tab w:val="clear" w:pos="9360"/>
        <w:tab w:val="right" w:pos="8647"/>
      </w:tabs>
      <w:jc w:val="right"/>
      <w:rPr>
        <w:lang w:val="en-GB"/>
      </w:rPr>
    </w:pPr>
    <w:r>
      <w:rPr>
        <w:lang w:val="en-GB"/>
      </w:rPr>
      <w:t>OGC 14-111</w:t>
    </w:r>
    <w:r w:rsidRPr="00A434DB">
      <w:rPr>
        <w:lang w:val="en-GB"/>
      </w:rPr>
      <w:t>r</w:t>
    </w:r>
    <w:r>
      <w:rPr>
        <w:lang w:val="en-GB"/>
      </w:rPr>
      <w:t>3</w:t>
    </w:r>
  </w:p>
  <w:p w14:paraId="62803491" w14:textId="77777777" w:rsidR="00207200" w:rsidRPr="00C71A5E" w:rsidRDefault="00207200" w:rsidP="00A434DB">
    <w:pPr>
      <w:pStyle w:val="Kopfzeile"/>
      <w:jc w:val="both"/>
      <w:rPr>
        <w:lang w:val="en-GB"/>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723B7" w14:textId="3F0A43C0" w:rsidR="00207200" w:rsidRPr="00A434DB" w:rsidRDefault="00207200" w:rsidP="009F20BA">
    <w:pPr>
      <w:pStyle w:val="Kopfzeile"/>
      <w:tabs>
        <w:tab w:val="clear" w:pos="9360"/>
        <w:tab w:val="right" w:pos="8647"/>
      </w:tabs>
      <w:jc w:val="right"/>
      <w:rPr>
        <w:lang w:val="en-GB"/>
      </w:rPr>
    </w:pPr>
    <w:r>
      <w:rPr>
        <w:lang w:val="en-GB"/>
      </w:rPr>
      <w:t>OGC 14-111</w:t>
    </w:r>
    <w:r w:rsidRPr="00A434DB">
      <w:rPr>
        <w:lang w:val="en-GB"/>
      </w:rPr>
      <w:t>r</w:t>
    </w:r>
    <w:r>
      <w:rPr>
        <w:lang w:val="en-GB"/>
      </w:rPr>
      <w:t>3</w:t>
    </w:r>
  </w:p>
  <w:p w14:paraId="12A1F71B" w14:textId="77777777" w:rsidR="00207200" w:rsidRPr="00C71A5E" w:rsidRDefault="00207200" w:rsidP="00A434DB">
    <w:pPr>
      <w:pStyle w:val="Kopfzeile"/>
      <w:jc w:val="both"/>
      <w:rPr>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08EBA3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361AC9D2"/>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385C75F0"/>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31968CA8"/>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CDCCC61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A66619F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F852F75C"/>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B0C89CC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A6A6A8DC"/>
    <w:lvl w:ilvl="0">
      <w:start w:val="1"/>
      <w:numFmt w:val="decimal"/>
      <w:pStyle w:val="Listennummer"/>
      <w:lvlText w:val="%1."/>
      <w:lvlJc w:val="left"/>
      <w:pPr>
        <w:tabs>
          <w:tab w:val="num" w:pos="360"/>
        </w:tabs>
        <w:ind w:left="360" w:hanging="360"/>
      </w:pPr>
    </w:lvl>
  </w:abstractNum>
  <w:abstractNum w:abstractNumId="9">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0">
    <w:nsid w:val="01EC6199"/>
    <w:multiLevelType w:val="multilevel"/>
    <w:tmpl w:val="C73E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47051CE"/>
    <w:multiLevelType w:val="hybridMultilevel"/>
    <w:tmpl w:val="43EC47C6"/>
    <w:lvl w:ilvl="0" w:tplc="CD3E7BE0">
      <w:start w:val="1"/>
      <w:numFmt w:val="bullet"/>
      <w:lvlText w:val=""/>
      <w:lvlJc w:val="left"/>
      <w:pPr>
        <w:tabs>
          <w:tab w:val="num" w:pos="720"/>
        </w:tabs>
        <w:ind w:left="720" w:hanging="360"/>
      </w:pPr>
      <w:rPr>
        <w:rFonts w:ascii="Wingdings" w:hAnsi="Wingdings" w:hint="default"/>
      </w:rPr>
    </w:lvl>
    <w:lvl w:ilvl="1" w:tplc="D898F0F4" w:tentative="1">
      <w:start w:val="1"/>
      <w:numFmt w:val="bullet"/>
      <w:lvlText w:val=""/>
      <w:lvlJc w:val="left"/>
      <w:pPr>
        <w:tabs>
          <w:tab w:val="num" w:pos="1440"/>
        </w:tabs>
        <w:ind w:left="1440" w:hanging="360"/>
      </w:pPr>
      <w:rPr>
        <w:rFonts w:ascii="Wingdings" w:hAnsi="Wingdings" w:hint="default"/>
      </w:rPr>
    </w:lvl>
    <w:lvl w:ilvl="2" w:tplc="77BCCA50" w:tentative="1">
      <w:start w:val="1"/>
      <w:numFmt w:val="bullet"/>
      <w:lvlText w:val=""/>
      <w:lvlJc w:val="left"/>
      <w:pPr>
        <w:tabs>
          <w:tab w:val="num" w:pos="2160"/>
        </w:tabs>
        <w:ind w:left="2160" w:hanging="360"/>
      </w:pPr>
      <w:rPr>
        <w:rFonts w:ascii="Wingdings" w:hAnsi="Wingdings" w:hint="default"/>
      </w:rPr>
    </w:lvl>
    <w:lvl w:ilvl="3" w:tplc="DD964548" w:tentative="1">
      <w:start w:val="1"/>
      <w:numFmt w:val="bullet"/>
      <w:lvlText w:val=""/>
      <w:lvlJc w:val="left"/>
      <w:pPr>
        <w:tabs>
          <w:tab w:val="num" w:pos="2880"/>
        </w:tabs>
        <w:ind w:left="2880" w:hanging="360"/>
      </w:pPr>
      <w:rPr>
        <w:rFonts w:ascii="Wingdings" w:hAnsi="Wingdings" w:hint="default"/>
      </w:rPr>
    </w:lvl>
    <w:lvl w:ilvl="4" w:tplc="28EEBFDC" w:tentative="1">
      <w:start w:val="1"/>
      <w:numFmt w:val="bullet"/>
      <w:lvlText w:val=""/>
      <w:lvlJc w:val="left"/>
      <w:pPr>
        <w:tabs>
          <w:tab w:val="num" w:pos="3600"/>
        </w:tabs>
        <w:ind w:left="3600" w:hanging="360"/>
      </w:pPr>
      <w:rPr>
        <w:rFonts w:ascii="Wingdings" w:hAnsi="Wingdings" w:hint="default"/>
      </w:rPr>
    </w:lvl>
    <w:lvl w:ilvl="5" w:tplc="D4C654A8" w:tentative="1">
      <w:start w:val="1"/>
      <w:numFmt w:val="bullet"/>
      <w:lvlText w:val=""/>
      <w:lvlJc w:val="left"/>
      <w:pPr>
        <w:tabs>
          <w:tab w:val="num" w:pos="4320"/>
        </w:tabs>
        <w:ind w:left="4320" w:hanging="360"/>
      </w:pPr>
      <w:rPr>
        <w:rFonts w:ascii="Wingdings" w:hAnsi="Wingdings" w:hint="default"/>
      </w:rPr>
    </w:lvl>
    <w:lvl w:ilvl="6" w:tplc="37229D6A" w:tentative="1">
      <w:start w:val="1"/>
      <w:numFmt w:val="bullet"/>
      <w:lvlText w:val=""/>
      <w:lvlJc w:val="left"/>
      <w:pPr>
        <w:tabs>
          <w:tab w:val="num" w:pos="5040"/>
        </w:tabs>
        <w:ind w:left="5040" w:hanging="360"/>
      </w:pPr>
      <w:rPr>
        <w:rFonts w:ascii="Wingdings" w:hAnsi="Wingdings" w:hint="default"/>
      </w:rPr>
    </w:lvl>
    <w:lvl w:ilvl="7" w:tplc="70C81352" w:tentative="1">
      <w:start w:val="1"/>
      <w:numFmt w:val="bullet"/>
      <w:lvlText w:val=""/>
      <w:lvlJc w:val="left"/>
      <w:pPr>
        <w:tabs>
          <w:tab w:val="num" w:pos="5760"/>
        </w:tabs>
        <w:ind w:left="5760" w:hanging="360"/>
      </w:pPr>
      <w:rPr>
        <w:rFonts w:ascii="Wingdings" w:hAnsi="Wingdings" w:hint="default"/>
      </w:rPr>
    </w:lvl>
    <w:lvl w:ilvl="8" w:tplc="88F0F34A" w:tentative="1">
      <w:start w:val="1"/>
      <w:numFmt w:val="bullet"/>
      <w:lvlText w:val=""/>
      <w:lvlJc w:val="left"/>
      <w:pPr>
        <w:tabs>
          <w:tab w:val="num" w:pos="6480"/>
        </w:tabs>
        <w:ind w:left="6480" w:hanging="360"/>
      </w:pPr>
      <w:rPr>
        <w:rFonts w:ascii="Wingdings" w:hAnsi="Wingdings" w:hint="default"/>
      </w:rPr>
    </w:lvl>
  </w:abstractNum>
  <w:abstractNum w:abstractNumId="12">
    <w:nsid w:val="17A0021C"/>
    <w:multiLevelType w:val="hybridMultilevel"/>
    <w:tmpl w:val="14DA4F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2E5836"/>
    <w:multiLevelType w:val="hybridMultilevel"/>
    <w:tmpl w:val="90A69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5">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6">
    <w:nsid w:val="27FB7A3C"/>
    <w:multiLevelType w:val="singleLevel"/>
    <w:tmpl w:val="70AE539E"/>
    <w:lvl w:ilvl="0">
      <w:start w:val="1"/>
      <w:numFmt w:val="decimal"/>
      <w:pStyle w:val="TermNum"/>
      <w:lvlText w:val="4.%1"/>
      <w:lvlJc w:val="left"/>
      <w:pPr>
        <w:tabs>
          <w:tab w:val="num" w:pos="1004"/>
        </w:tabs>
        <w:ind w:left="1004" w:hanging="720"/>
      </w:pPr>
      <w:rPr>
        <w:rFonts w:ascii="Arial" w:hAnsi="Arial" w:cs="Arial" w:hint="default"/>
        <w:b/>
        <w:i w:val="0"/>
      </w:rPr>
    </w:lvl>
  </w:abstractNum>
  <w:abstractNum w:abstractNumId="17">
    <w:nsid w:val="2A8E5315"/>
    <w:multiLevelType w:val="hybridMultilevel"/>
    <w:tmpl w:val="121C01A4"/>
    <w:lvl w:ilvl="0" w:tplc="68CE13FC">
      <w:start w:val="1"/>
      <w:numFmt w:val="bullet"/>
      <w:pStyle w:val="List2OGCbullets"/>
      <w:lvlText w:val=""/>
      <w:lvlJc w:val="left"/>
      <w:pPr>
        <w:tabs>
          <w:tab w:val="num" w:pos="1778"/>
        </w:tabs>
        <w:ind w:left="177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2F4102E5"/>
    <w:multiLevelType w:val="hybridMultilevel"/>
    <w:tmpl w:val="9A0E7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13E662B"/>
    <w:multiLevelType w:val="multilevel"/>
    <w:tmpl w:val="0809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0">
    <w:nsid w:val="35AA7DCC"/>
    <w:multiLevelType w:val="multilevel"/>
    <w:tmpl w:val="8F7607AA"/>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1main"/>
      <w:lvlText w:val="%1.%2"/>
      <w:lvlJc w:val="left"/>
      <w:pPr>
        <w:tabs>
          <w:tab w:val="num" w:pos="576"/>
        </w:tabs>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en-US"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nnexLevel2"/>
      <w:lvlText w:val="%1.%2.%3"/>
      <w:lvlJc w:val="left"/>
      <w:pPr>
        <w:tabs>
          <w:tab w:val="num" w:pos="1146"/>
        </w:tabs>
        <w:ind w:left="1146" w:hanging="720"/>
      </w:pPr>
      <w:rPr>
        <w:rFonts w:ascii="Times New Roman" w:hAnsi="Times New Roman" w:cs="Times New Roman" w:hint="default"/>
      </w:rPr>
    </w:lvl>
    <w:lvl w:ilvl="3">
      <w:start w:val="1"/>
      <w:numFmt w:val="decimal"/>
      <w:pStyle w:val="Annexlevel3"/>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1">
    <w:nsid w:val="36120A6F"/>
    <w:multiLevelType w:val="hybridMultilevel"/>
    <w:tmpl w:val="04081444"/>
    <w:lvl w:ilvl="0" w:tplc="0CC407BE">
      <w:start w:val="1"/>
      <w:numFmt w:val="lowerLetter"/>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A5F0416"/>
    <w:multiLevelType w:val="hybridMultilevel"/>
    <w:tmpl w:val="9B847F4E"/>
    <w:lvl w:ilvl="0" w:tplc="FFFFFFFF">
      <w:start w:val="1"/>
      <w:numFmt w:val="none"/>
      <w:pStyle w:val="Note"/>
      <w:lvlText w:val="NOTE: "/>
      <w:lvlJc w:val="left"/>
      <w:pPr>
        <w:tabs>
          <w:tab w:val="num" w:pos="1287"/>
        </w:tabs>
        <w:ind w:left="1287" w:hanging="360"/>
      </w:pPr>
      <w:rPr>
        <w:rFonts w:hint="default"/>
      </w:rPr>
    </w:lvl>
    <w:lvl w:ilvl="1" w:tplc="17742B04">
      <w:start w:val="1"/>
      <w:numFmt w:val="decimal"/>
      <w:lvlText w:val="%2."/>
      <w:lvlJc w:val="left"/>
      <w:pPr>
        <w:tabs>
          <w:tab w:val="num" w:pos="1440"/>
        </w:tabs>
        <w:ind w:left="1440" w:hanging="360"/>
      </w:pPr>
      <w:rPr>
        <w:rFonts w:hint="default"/>
      </w:rPr>
    </w:lvl>
    <w:lvl w:ilvl="2" w:tplc="761A5E8A">
      <w:start w:val="1"/>
      <w:numFmt w:val="bullet"/>
      <w:lvlText w:val="-"/>
      <w:lvlJc w:val="left"/>
      <w:pPr>
        <w:tabs>
          <w:tab w:val="num" w:pos="2340"/>
        </w:tabs>
        <w:ind w:left="2340" w:hanging="360"/>
      </w:pPr>
      <w:rPr>
        <w:rFonts w:ascii="Times New Roman" w:eastAsia="Times New Roman" w:hAnsi="Times New Roman" w:cs="Times New Roman"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nsid w:val="3E91100A"/>
    <w:multiLevelType w:val="multilevel"/>
    <w:tmpl w:val="F7A40F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nsid w:val="44E7048D"/>
    <w:multiLevelType w:val="multilevel"/>
    <w:tmpl w:val="635A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76C4E4F"/>
    <w:multiLevelType w:val="hybridMultilevel"/>
    <w:tmpl w:val="C62CF9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4A9278D"/>
    <w:multiLevelType w:val="hybridMultilevel"/>
    <w:tmpl w:val="EDE88688"/>
    <w:lvl w:ilvl="0" w:tplc="9266BDF8">
      <w:start w:val="1"/>
      <w:numFmt w:val="bullet"/>
      <w:lvlText w:val=""/>
      <w:lvlJc w:val="left"/>
      <w:pPr>
        <w:tabs>
          <w:tab w:val="num" w:pos="720"/>
        </w:tabs>
        <w:ind w:left="720" w:hanging="360"/>
      </w:pPr>
      <w:rPr>
        <w:rFonts w:ascii="Wingdings" w:hAnsi="Wingdings" w:hint="default"/>
      </w:rPr>
    </w:lvl>
    <w:lvl w:ilvl="1" w:tplc="5074DA9A" w:tentative="1">
      <w:start w:val="1"/>
      <w:numFmt w:val="bullet"/>
      <w:lvlText w:val=""/>
      <w:lvlJc w:val="left"/>
      <w:pPr>
        <w:tabs>
          <w:tab w:val="num" w:pos="1440"/>
        </w:tabs>
        <w:ind w:left="1440" w:hanging="360"/>
      </w:pPr>
      <w:rPr>
        <w:rFonts w:ascii="Wingdings" w:hAnsi="Wingdings" w:hint="default"/>
      </w:rPr>
    </w:lvl>
    <w:lvl w:ilvl="2" w:tplc="D6503962" w:tentative="1">
      <w:start w:val="1"/>
      <w:numFmt w:val="bullet"/>
      <w:lvlText w:val=""/>
      <w:lvlJc w:val="left"/>
      <w:pPr>
        <w:tabs>
          <w:tab w:val="num" w:pos="2160"/>
        </w:tabs>
        <w:ind w:left="2160" w:hanging="360"/>
      </w:pPr>
      <w:rPr>
        <w:rFonts w:ascii="Wingdings" w:hAnsi="Wingdings" w:hint="default"/>
      </w:rPr>
    </w:lvl>
    <w:lvl w:ilvl="3" w:tplc="EE362DE2" w:tentative="1">
      <w:start w:val="1"/>
      <w:numFmt w:val="bullet"/>
      <w:lvlText w:val=""/>
      <w:lvlJc w:val="left"/>
      <w:pPr>
        <w:tabs>
          <w:tab w:val="num" w:pos="2880"/>
        </w:tabs>
        <w:ind w:left="2880" w:hanging="360"/>
      </w:pPr>
      <w:rPr>
        <w:rFonts w:ascii="Wingdings" w:hAnsi="Wingdings" w:hint="default"/>
      </w:rPr>
    </w:lvl>
    <w:lvl w:ilvl="4" w:tplc="85082584" w:tentative="1">
      <w:start w:val="1"/>
      <w:numFmt w:val="bullet"/>
      <w:lvlText w:val=""/>
      <w:lvlJc w:val="left"/>
      <w:pPr>
        <w:tabs>
          <w:tab w:val="num" w:pos="3600"/>
        </w:tabs>
        <w:ind w:left="3600" w:hanging="360"/>
      </w:pPr>
      <w:rPr>
        <w:rFonts w:ascii="Wingdings" w:hAnsi="Wingdings" w:hint="default"/>
      </w:rPr>
    </w:lvl>
    <w:lvl w:ilvl="5" w:tplc="B4C20C56" w:tentative="1">
      <w:start w:val="1"/>
      <w:numFmt w:val="bullet"/>
      <w:lvlText w:val=""/>
      <w:lvlJc w:val="left"/>
      <w:pPr>
        <w:tabs>
          <w:tab w:val="num" w:pos="4320"/>
        </w:tabs>
        <w:ind w:left="4320" w:hanging="360"/>
      </w:pPr>
      <w:rPr>
        <w:rFonts w:ascii="Wingdings" w:hAnsi="Wingdings" w:hint="default"/>
      </w:rPr>
    </w:lvl>
    <w:lvl w:ilvl="6" w:tplc="B8BC8310" w:tentative="1">
      <w:start w:val="1"/>
      <w:numFmt w:val="bullet"/>
      <w:lvlText w:val=""/>
      <w:lvlJc w:val="left"/>
      <w:pPr>
        <w:tabs>
          <w:tab w:val="num" w:pos="5040"/>
        </w:tabs>
        <w:ind w:left="5040" w:hanging="360"/>
      </w:pPr>
      <w:rPr>
        <w:rFonts w:ascii="Wingdings" w:hAnsi="Wingdings" w:hint="default"/>
      </w:rPr>
    </w:lvl>
    <w:lvl w:ilvl="7" w:tplc="82E40AA6" w:tentative="1">
      <w:start w:val="1"/>
      <w:numFmt w:val="bullet"/>
      <w:lvlText w:val=""/>
      <w:lvlJc w:val="left"/>
      <w:pPr>
        <w:tabs>
          <w:tab w:val="num" w:pos="5760"/>
        </w:tabs>
        <w:ind w:left="5760" w:hanging="360"/>
      </w:pPr>
      <w:rPr>
        <w:rFonts w:ascii="Wingdings" w:hAnsi="Wingdings" w:hint="default"/>
      </w:rPr>
    </w:lvl>
    <w:lvl w:ilvl="8" w:tplc="D2268C18" w:tentative="1">
      <w:start w:val="1"/>
      <w:numFmt w:val="bullet"/>
      <w:lvlText w:val=""/>
      <w:lvlJc w:val="left"/>
      <w:pPr>
        <w:tabs>
          <w:tab w:val="num" w:pos="6480"/>
        </w:tabs>
        <w:ind w:left="6480" w:hanging="360"/>
      </w:pPr>
      <w:rPr>
        <w:rFonts w:ascii="Wingdings" w:hAnsi="Wingdings" w:hint="default"/>
      </w:rPr>
    </w:lvl>
  </w:abstractNum>
  <w:abstractNum w:abstractNumId="27">
    <w:nsid w:val="5BB742E2"/>
    <w:multiLevelType w:val="hybridMultilevel"/>
    <w:tmpl w:val="16DC57BA"/>
    <w:lvl w:ilvl="0" w:tplc="0C427C94">
      <w:start w:val="1"/>
      <w:numFmt w:val="bullet"/>
      <w:lvlText w:val="•"/>
      <w:lvlJc w:val="left"/>
      <w:pPr>
        <w:tabs>
          <w:tab w:val="num" w:pos="720"/>
        </w:tabs>
        <w:ind w:left="720" w:hanging="360"/>
      </w:pPr>
      <w:rPr>
        <w:rFonts w:ascii="Arial" w:hAnsi="Arial" w:hint="default"/>
      </w:rPr>
    </w:lvl>
    <w:lvl w:ilvl="1" w:tplc="BC76996E" w:tentative="1">
      <w:start w:val="1"/>
      <w:numFmt w:val="bullet"/>
      <w:lvlText w:val="•"/>
      <w:lvlJc w:val="left"/>
      <w:pPr>
        <w:tabs>
          <w:tab w:val="num" w:pos="1440"/>
        </w:tabs>
        <w:ind w:left="1440" w:hanging="360"/>
      </w:pPr>
      <w:rPr>
        <w:rFonts w:ascii="Arial" w:hAnsi="Arial" w:hint="default"/>
      </w:rPr>
    </w:lvl>
    <w:lvl w:ilvl="2" w:tplc="7F0C8ABA" w:tentative="1">
      <w:start w:val="1"/>
      <w:numFmt w:val="bullet"/>
      <w:lvlText w:val="•"/>
      <w:lvlJc w:val="left"/>
      <w:pPr>
        <w:tabs>
          <w:tab w:val="num" w:pos="2160"/>
        </w:tabs>
        <w:ind w:left="2160" w:hanging="360"/>
      </w:pPr>
      <w:rPr>
        <w:rFonts w:ascii="Arial" w:hAnsi="Arial" w:hint="default"/>
      </w:rPr>
    </w:lvl>
    <w:lvl w:ilvl="3" w:tplc="6F78D1E4" w:tentative="1">
      <w:start w:val="1"/>
      <w:numFmt w:val="bullet"/>
      <w:lvlText w:val="•"/>
      <w:lvlJc w:val="left"/>
      <w:pPr>
        <w:tabs>
          <w:tab w:val="num" w:pos="2880"/>
        </w:tabs>
        <w:ind w:left="2880" w:hanging="360"/>
      </w:pPr>
      <w:rPr>
        <w:rFonts w:ascii="Arial" w:hAnsi="Arial" w:hint="default"/>
      </w:rPr>
    </w:lvl>
    <w:lvl w:ilvl="4" w:tplc="BC9AFACE" w:tentative="1">
      <w:start w:val="1"/>
      <w:numFmt w:val="bullet"/>
      <w:lvlText w:val="•"/>
      <w:lvlJc w:val="left"/>
      <w:pPr>
        <w:tabs>
          <w:tab w:val="num" w:pos="3600"/>
        </w:tabs>
        <w:ind w:left="3600" w:hanging="360"/>
      </w:pPr>
      <w:rPr>
        <w:rFonts w:ascii="Arial" w:hAnsi="Arial" w:hint="default"/>
      </w:rPr>
    </w:lvl>
    <w:lvl w:ilvl="5" w:tplc="487C2D36" w:tentative="1">
      <w:start w:val="1"/>
      <w:numFmt w:val="bullet"/>
      <w:lvlText w:val="•"/>
      <w:lvlJc w:val="left"/>
      <w:pPr>
        <w:tabs>
          <w:tab w:val="num" w:pos="4320"/>
        </w:tabs>
        <w:ind w:left="4320" w:hanging="360"/>
      </w:pPr>
      <w:rPr>
        <w:rFonts w:ascii="Arial" w:hAnsi="Arial" w:hint="default"/>
      </w:rPr>
    </w:lvl>
    <w:lvl w:ilvl="6" w:tplc="D8E67CDC" w:tentative="1">
      <w:start w:val="1"/>
      <w:numFmt w:val="bullet"/>
      <w:lvlText w:val="•"/>
      <w:lvlJc w:val="left"/>
      <w:pPr>
        <w:tabs>
          <w:tab w:val="num" w:pos="5040"/>
        </w:tabs>
        <w:ind w:left="5040" w:hanging="360"/>
      </w:pPr>
      <w:rPr>
        <w:rFonts w:ascii="Arial" w:hAnsi="Arial" w:hint="default"/>
      </w:rPr>
    </w:lvl>
    <w:lvl w:ilvl="7" w:tplc="A9E2EF1C" w:tentative="1">
      <w:start w:val="1"/>
      <w:numFmt w:val="bullet"/>
      <w:lvlText w:val="•"/>
      <w:lvlJc w:val="left"/>
      <w:pPr>
        <w:tabs>
          <w:tab w:val="num" w:pos="5760"/>
        </w:tabs>
        <w:ind w:left="5760" w:hanging="360"/>
      </w:pPr>
      <w:rPr>
        <w:rFonts w:ascii="Arial" w:hAnsi="Arial" w:hint="default"/>
      </w:rPr>
    </w:lvl>
    <w:lvl w:ilvl="8" w:tplc="BA944E4C" w:tentative="1">
      <w:start w:val="1"/>
      <w:numFmt w:val="bullet"/>
      <w:lvlText w:val="•"/>
      <w:lvlJc w:val="left"/>
      <w:pPr>
        <w:tabs>
          <w:tab w:val="num" w:pos="6480"/>
        </w:tabs>
        <w:ind w:left="6480" w:hanging="360"/>
      </w:pPr>
      <w:rPr>
        <w:rFonts w:ascii="Arial" w:hAnsi="Arial" w:hint="default"/>
      </w:rPr>
    </w:lvl>
  </w:abstractNum>
  <w:abstractNum w:abstractNumId="28">
    <w:nsid w:val="5D02721D"/>
    <w:multiLevelType w:val="hybridMultilevel"/>
    <w:tmpl w:val="0C86CABE"/>
    <w:lvl w:ilvl="0" w:tplc="59E899BA">
      <w:start w:val="1"/>
      <w:numFmt w:val="decimal"/>
      <w:pStyle w:val="Foreword"/>
      <w:lvlText w:val="Figure %1."/>
      <w:lvlJc w:val="left"/>
      <w:pPr>
        <w:tabs>
          <w:tab w:val="num" w:pos="3338"/>
        </w:tabs>
        <w:ind w:left="3338" w:hanging="360"/>
      </w:pPr>
      <w:rPr>
        <w:rFonts w:hint="default"/>
        <w:b/>
        <w:i w:val="0"/>
        <w:color w:val="auto"/>
      </w:rPr>
    </w:lvl>
    <w:lvl w:ilvl="1" w:tplc="FFFFFFFF">
      <w:start w:val="1"/>
      <w:numFmt w:val="lowerLetter"/>
      <w:lvlText w:val="%2."/>
      <w:lvlJc w:val="left"/>
      <w:pPr>
        <w:tabs>
          <w:tab w:val="num" w:pos="4058"/>
        </w:tabs>
        <w:ind w:left="4058" w:hanging="360"/>
      </w:pPr>
    </w:lvl>
    <w:lvl w:ilvl="2" w:tplc="FFFFFFFF">
      <w:start w:val="1"/>
      <w:numFmt w:val="lowerRoman"/>
      <w:lvlText w:val="%3."/>
      <w:lvlJc w:val="right"/>
      <w:pPr>
        <w:tabs>
          <w:tab w:val="num" w:pos="4778"/>
        </w:tabs>
        <w:ind w:left="4778" w:hanging="180"/>
      </w:pPr>
    </w:lvl>
    <w:lvl w:ilvl="3" w:tplc="FFFFFFFF" w:tentative="1">
      <w:start w:val="1"/>
      <w:numFmt w:val="decimal"/>
      <w:lvlText w:val="%4."/>
      <w:lvlJc w:val="left"/>
      <w:pPr>
        <w:tabs>
          <w:tab w:val="num" w:pos="5498"/>
        </w:tabs>
        <w:ind w:left="5498" w:hanging="360"/>
      </w:pPr>
    </w:lvl>
    <w:lvl w:ilvl="4" w:tplc="FFFFFFFF" w:tentative="1">
      <w:start w:val="1"/>
      <w:numFmt w:val="lowerLetter"/>
      <w:lvlText w:val="%5."/>
      <w:lvlJc w:val="left"/>
      <w:pPr>
        <w:tabs>
          <w:tab w:val="num" w:pos="6218"/>
        </w:tabs>
        <w:ind w:left="6218" w:hanging="360"/>
      </w:pPr>
    </w:lvl>
    <w:lvl w:ilvl="5" w:tplc="FFFFFFFF" w:tentative="1">
      <w:start w:val="1"/>
      <w:numFmt w:val="lowerRoman"/>
      <w:lvlText w:val="%6."/>
      <w:lvlJc w:val="right"/>
      <w:pPr>
        <w:tabs>
          <w:tab w:val="num" w:pos="6938"/>
        </w:tabs>
        <w:ind w:left="6938" w:hanging="180"/>
      </w:pPr>
    </w:lvl>
    <w:lvl w:ilvl="6" w:tplc="FFFFFFFF" w:tentative="1">
      <w:start w:val="1"/>
      <w:numFmt w:val="decimal"/>
      <w:lvlText w:val="%7."/>
      <w:lvlJc w:val="left"/>
      <w:pPr>
        <w:tabs>
          <w:tab w:val="num" w:pos="7658"/>
        </w:tabs>
        <w:ind w:left="7658" w:hanging="360"/>
      </w:pPr>
    </w:lvl>
    <w:lvl w:ilvl="7" w:tplc="FFFFFFFF" w:tentative="1">
      <w:start w:val="1"/>
      <w:numFmt w:val="lowerLetter"/>
      <w:lvlText w:val="%8."/>
      <w:lvlJc w:val="left"/>
      <w:pPr>
        <w:tabs>
          <w:tab w:val="num" w:pos="8378"/>
        </w:tabs>
        <w:ind w:left="8378" w:hanging="360"/>
      </w:pPr>
    </w:lvl>
    <w:lvl w:ilvl="8" w:tplc="FFFFFFFF" w:tentative="1">
      <w:start w:val="1"/>
      <w:numFmt w:val="lowerRoman"/>
      <w:lvlText w:val="%9."/>
      <w:lvlJc w:val="right"/>
      <w:pPr>
        <w:tabs>
          <w:tab w:val="num" w:pos="9098"/>
        </w:tabs>
        <w:ind w:left="9098" w:hanging="180"/>
      </w:pPr>
    </w:lvl>
  </w:abstractNum>
  <w:abstractNum w:abstractNumId="29">
    <w:nsid w:val="5D8C0722"/>
    <w:multiLevelType w:val="hybridMultilevel"/>
    <w:tmpl w:val="A4A83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E7911D0"/>
    <w:multiLevelType w:val="multilevel"/>
    <w:tmpl w:val="064A9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30B6060"/>
    <w:multiLevelType w:val="hybridMultilevel"/>
    <w:tmpl w:val="DE446178"/>
    <w:lvl w:ilvl="0" w:tplc="04070017">
      <w:start w:val="1"/>
      <w:numFmt w:val="lowerLetter"/>
      <w:lvlText w:val="%1)"/>
      <w:lvlJc w:val="left"/>
      <w:pPr>
        <w:ind w:left="360" w:hanging="360"/>
      </w:pPr>
      <w:rPr>
        <w:rFonts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32">
    <w:nsid w:val="67DA5D40"/>
    <w:multiLevelType w:val="hybridMultilevel"/>
    <w:tmpl w:val="4FDCF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72926EB"/>
    <w:multiLevelType w:val="multilevel"/>
    <w:tmpl w:val="0809001F"/>
    <w:styleLink w:val="111111"/>
    <w:lvl w:ilvl="0">
      <w:start w:val="1"/>
      <w:numFmt w:val="decimal"/>
      <w:lvlText w:val="%1."/>
      <w:lvlJc w:val="left"/>
      <w:pPr>
        <w:tabs>
          <w:tab w:val="num" w:pos="360"/>
        </w:tabs>
        <w:ind w:left="360" w:hanging="360"/>
      </w:pPr>
    </w:lvl>
    <w:lvl w:ilvl="1">
      <w:start w:val="4"/>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34">
    <w:nsid w:val="7AE74056"/>
    <w:multiLevelType w:val="multilevel"/>
    <w:tmpl w:val="EF1EFC5C"/>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0" w:firstLine="0"/>
      </w:pPr>
      <w:rPr>
        <w:rFonts w:hint="default"/>
      </w:rPr>
    </w:lvl>
    <w:lvl w:ilvl="2">
      <w:start w:val="1"/>
      <w:numFmt w:val="decimal"/>
      <w:pStyle w:val="berschrift3"/>
      <w:lvlText w:val="%1.%2.%3"/>
      <w:lvlJc w:val="left"/>
      <w:pPr>
        <w:ind w:left="0" w:firstLine="0"/>
      </w:pPr>
      <w:rPr>
        <w:rFonts w:hint="default"/>
      </w:rPr>
    </w:lvl>
    <w:lvl w:ilvl="3">
      <w:start w:val="1"/>
      <w:numFmt w:val="decimal"/>
      <w:pStyle w:val="berschrift4"/>
      <w:lvlText w:val="%1.%2.%3.%4"/>
      <w:lvlJc w:val="left"/>
      <w:pPr>
        <w:ind w:left="284" w:firstLine="0"/>
      </w:pPr>
      <w:rPr>
        <w:rFonts w:hint="default"/>
      </w:rPr>
    </w:lvl>
    <w:lvl w:ilvl="4">
      <w:start w:val="1"/>
      <w:numFmt w:val="decimal"/>
      <w:pStyle w:val="berschrift5"/>
      <w:lvlText w:val="%1.%2.%3.%4.%5"/>
      <w:lvlJc w:val="left"/>
      <w:pPr>
        <w:ind w:left="0" w:firstLine="0"/>
      </w:pPr>
      <w:rPr>
        <w:rFonts w:hint="default"/>
      </w:rPr>
    </w:lvl>
    <w:lvl w:ilvl="5">
      <w:start w:val="1"/>
      <w:numFmt w:val="decimal"/>
      <w:pStyle w:val="berschrift6"/>
      <w:lvlText w:val="%1.%2.%3.%4.%5.%6"/>
      <w:lvlJc w:val="left"/>
      <w:pPr>
        <w:ind w:left="0" w:firstLine="0"/>
      </w:pPr>
      <w:rPr>
        <w:rFonts w:hint="default"/>
      </w:rPr>
    </w:lvl>
    <w:lvl w:ilvl="6">
      <w:start w:val="1"/>
      <w:numFmt w:val="decimal"/>
      <w:pStyle w:val="berschrift7"/>
      <w:lvlText w:val="%1.%2.%3.%4.%5.%6.%7"/>
      <w:lvlJc w:val="left"/>
      <w:pPr>
        <w:ind w:left="0" w:firstLine="0"/>
      </w:pPr>
      <w:rPr>
        <w:rFonts w:hint="default"/>
      </w:rPr>
    </w:lvl>
    <w:lvl w:ilvl="7">
      <w:start w:val="1"/>
      <w:numFmt w:val="decimal"/>
      <w:pStyle w:val="berschrift8"/>
      <w:lvlText w:val="%1.%2.%3.%4.%5.%6.%7.%8"/>
      <w:lvlJc w:val="left"/>
      <w:pPr>
        <w:ind w:left="0" w:firstLine="0"/>
      </w:pPr>
      <w:rPr>
        <w:rFonts w:hint="default"/>
      </w:rPr>
    </w:lvl>
    <w:lvl w:ilvl="8">
      <w:start w:val="1"/>
      <w:numFmt w:val="decimal"/>
      <w:pStyle w:val="berschrift9"/>
      <w:lvlText w:val="%1.%2.%3.%4.%5.%6.%7.%8.%9"/>
      <w:lvlJc w:val="left"/>
      <w:pPr>
        <w:ind w:left="0" w:firstLine="0"/>
      </w:pPr>
      <w:rPr>
        <w:rFonts w:hint="default"/>
      </w:rPr>
    </w:lvl>
  </w:abstractNum>
  <w:num w:numId="1">
    <w:abstractNumId w:val="34"/>
  </w:num>
  <w:num w:numId="2">
    <w:abstractNumId w:val="9"/>
  </w:num>
  <w:num w:numId="3">
    <w:abstractNumId w:val="14"/>
  </w:num>
  <w:num w:numId="4">
    <w:abstractNumId w:val="17"/>
  </w:num>
  <w:num w:numId="5">
    <w:abstractNumId w:val="16"/>
  </w:num>
  <w:num w:numId="6">
    <w:abstractNumId w:val="15"/>
  </w:num>
  <w:num w:numId="7">
    <w:abstractNumId w:val="19"/>
  </w:num>
  <w:num w:numId="8">
    <w:abstractNumId w:val="22"/>
  </w:num>
  <w:num w:numId="9">
    <w:abstractNumId w:val="20"/>
  </w:num>
  <w:num w:numId="10">
    <w:abstractNumId w:val="8"/>
  </w:num>
  <w:num w:numId="11">
    <w:abstractNumId w:val="33"/>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28"/>
  </w:num>
  <w:num w:numId="21">
    <w:abstractNumId w:val="10"/>
  </w:num>
  <w:num w:numId="22">
    <w:abstractNumId w:val="24"/>
  </w:num>
  <w:num w:numId="23">
    <w:abstractNumId w:val="30"/>
  </w:num>
  <w:num w:numId="24">
    <w:abstractNumId w:val="29"/>
  </w:num>
  <w:num w:numId="25">
    <w:abstractNumId w:val="32"/>
  </w:num>
  <w:num w:numId="26">
    <w:abstractNumId w:val="18"/>
  </w:num>
  <w:num w:numId="27">
    <w:abstractNumId w:val="23"/>
  </w:num>
  <w:num w:numId="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num>
  <w:num w:numId="30">
    <w:abstractNumId w:val="21"/>
  </w:num>
  <w:num w:numId="31">
    <w:abstractNumId w:val="31"/>
  </w:num>
  <w:num w:numId="32">
    <w:abstractNumId w:val="13"/>
  </w:num>
  <w:num w:numId="33">
    <w:abstractNumId w:val="12"/>
  </w:num>
  <w:num w:numId="34">
    <w:abstractNumId w:val="25"/>
  </w:num>
  <w:num w:numId="35">
    <w:abstractNumId w:val="16"/>
  </w:num>
  <w:num w:numId="36">
    <w:abstractNumId w:val="16"/>
  </w:num>
  <w:num w:numId="37">
    <w:abstractNumId w:val="27"/>
  </w:num>
  <w:num w:numId="38">
    <w:abstractNumId w:val="26"/>
  </w:num>
  <w:num w:numId="39">
    <w:abstractNumId w:val="34"/>
  </w:num>
  <w:num w:numId="40">
    <w:abstractNumId w:val="11"/>
  </w:num>
  <w:num w:numId="41">
    <w:abstractNumId w:val="16"/>
  </w:num>
  <w:numIdMacAtCleanup w:val="26"/>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eberman, Joshua">
    <w15:presenceInfo w15:providerId="None" w15:userId="Lieberman, Joshu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attachedTemplate r:id="rId1"/>
  <w:trackRevisions/>
  <w:defaultTabStop w:val="720"/>
  <w:evenAndOddHeaders/>
  <w:noPunctuationKerning/>
  <w:characterSpacingControl w:val="doNotCompress"/>
  <w:hdrShapeDefaults>
    <o:shapedefaults v:ext="edit" spidmax="3686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52E"/>
    <w:rsid w:val="00000055"/>
    <w:rsid w:val="000002B3"/>
    <w:rsid w:val="00000352"/>
    <w:rsid w:val="000009F5"/>
    <w:rsid w:val="0000110E"/>
    <w:rsid w:val="00001192"/>
    <w:rsid w:val="00002799"/>
    <w:rsid w:val="00002E89"/>
    <w:rsid w:val="00005A8C"/>
    <w:rsid w:val="00005CA5"/>
    <w:rsid w:val="00005E29"/>
    <w:rsid w:val="000062C0"/>
    <w:rsid w:val="0000657C"/>
    <w:rsid w:val="000112AD"/>
    <w:rsid w:val="0001318A"/>
    <w:rsid w:val="00014B91"/>
    <w:rsid w:val="00014ECC"/>
    <w:rsid w:val="0001508C"/>
    <w:rsid w:val="00015E02"/>
    <w:rsid w:val="0001661B"/>
    <w:rsid w:val="00017231"/>
    <w:rsid w:val="00017536"/>
    <w:rsid w:val="00017651"/>
    <w:rsid w:val="00017CF1"/>
    <w:rsid w:val="000200A1"/>
    <w:rsid w:val="000203FF"/>
    <w:rsid w:val="00021804"/>
    <w:rsid w:val="00022947"/>
    <w:rsid w:val="00023510"/>
    <w:rsid w:val="00024219"/>
    <w:rsid w:val="0002466E"/>
    <w:rsid w:val="000248C5"/>
    <w:rsid w:val="0002492A"/>
    <w:rsid w:val="00026E27"/>
    <w:rsid w:val="000271EF"/>
    <w:rsid w:val="00030624"/>
    <w:rsid w:val="00031D1A"/>
    <w:rsid w:val="000324CC"/>
    <w:rsid w:val="00032B54"/>
    <w:rsid w:val="00032BFC"/>
    <w:rsid w:val="00033C57"/>
    <w:rsid w:val="00033F3D"/>
    <w:rsid w:val="00034259"/>
    <w:rsid w:val="00034A6D"/>
    <w:rsid w:val="00035283"/>
    <w:rsid w:val="000352BA"/>
    <w:rsid w:val="00035727"/>
    <w:rsid w:val="00040D04"/>
    <w:rsid w:val="000410A3"/>
    <w:rsid w:val="000416C5"/>
    <w:rsid w:val="000421BB"/>
    <w:rsid w:val="0004248D"/>
    <w:rsid w:val="00042787"/>
    <w:rsid w:val="00042E10"/>
    <w:rsid w:val="00043CED"/>
    <w:rsid w:val="00045E28"/>
    <w:rsid w:val="00046160"/>
    <w:rsid w:val="0004665B"/>
    <w:rsid w:val="00047A57"/>
    <w:rsid w:val="000527B3"/>
    <w:rsid w:val="0005355F"/>
    <w:rsid w:val="00053564"/>
    <w:rsid w:val="00053FB3"/>
    <w:rsid w:val="00054D70"/>
    <w:rsid w:val="00056156"/>
    <w:rsid w:val="00056311"/>
    <w:rsid w:val="00057460"/>
    <w:rsid w:val="0005794C"/>
    <w:rsid w:val="0006047D"/>
    <w:rsid w:val="000605D4"/>
    <w:rsid w:val="00060AA6"/>
    <w:rsid w:val="0006128D"/>
    <w:rsid w:val="00062C0A"/>
    <w:rsid w:val="0006438B"/>
    <w:rsid w:val="00064FB5"/>
    <w:rsid w:val="00065903"/>
    <w:rsid w:val="00065984"/>
    <w:rsid w:val="00065CF9"/>
    <w:rsid w:val="00070673"/>
    <w:rsid w:val="0007152C"/>
    <w:rsid w:val="000716B0"/>
    <w:rsid w:val="000717BA"/>
    <w:rsid w:val="00074DA9"/>
    <w:rsid w:val="00076A3C"/>
    <w:rsid w:val="000809AE"/>
    <w:rsid w:val="00082198"/>
    <w:rsid w:val="00082ACD"/>
    <w:rsid w:val="00083894"/>
    <w:rsid w:val="00084094"/>
    <w:rsid w:val="000845C2"/>
    <w:rsid w:val="00084719"/>
    <w:rsid w:val="0008537B"/>
    <w:rsid w:val="0008552D"/>
    <w:rsid w:val="0008573D"/>
    <w:rsid w:val="00090EA9"/>
    <w:rsid w:val="00091BC3"/>
    <w:rsid w:val="00091F5D"/>
    <w:rsid w:val="000935B3"/>
    <w:rsid w:val="00093A75"/>
    <w:rsid w:val="00095CAE"/>
    <w:rsid w:val="00095D0D"/>
    <w:rsid w:val="000961E0"/>
    <w:rsid w:val="00096BFA"/>
    <w:rsid w:val="00097C5C"/>
    <w:rsid w:val="000A06CE"/>
    <w:rsid w:val="000A103C"/>
    <w:rsid w:val="000A1BD4"/>
    <w:rsid w:val="000A3859"/>
    <w:rsid w:val="000A4D54"/>
    <w:rsid w:val="000A53D7"/>
    <w:rsid w:val="000A5CC4"/>
    <w:rsid w:val="000A6104"/>
    <w:rsid w:val="000A641C"/>
    <w:rsid w:val="000A7F9D"/>
    <w:rsid w:val="000B013A"/>
    <w:rsid w:val="000B04FE"/>
    <w:rsid w:val="000B0A53"/>
    <w:rsid w:val="000B1258"/>
    <w:rsid w:val="000B25ED"/>
    <w:rsid w:val="000B2F2B"/>
    <w:rsid w:val="000B4534"/>
    <w:rsid w:val="000B5A84"/>
    <w:rsid w:val="000B5BA5"/>
    <w:rsid w:val="000C0055"/>
    <w:rsid w:val="000C043D"/>
    <w:rsid w:val="000C1474"/>
    <w:rsid w:val="000C3282"/>
    <w:rsid w:val="000C42F5"/>
    <w:rsid w:val="000C6B94"/>
    <w:rsid w:val="000C6BB2"/>
    <w:rsid w:val="000C73A5"/>
    <w:rsid w:val="000C7924"/>
    <w:rsid w:val="000D1475"/>
    <w:rsid w:val="000D29E9"/>
    <w:rsid w:val="000D2B0D"/>
    <w:rsid w:val="000D3531"/>
    <w:rsid w:val="000D365E"/>
    <w:rsid w:val="000D4093"/>
    <w:rsid w:val="000D4A65"/>
    <w:rsid w:val="000D6819"/>
    <w:rsid w:val="000D7633"/>
    <w:rsid w:val="000D7B6E"/>
    <w:rsid w:val="000D7B72"/>
    <w:rsid w:val="000E0093"/>
    <w:rsid w:val="000E0692"/>
    <w:rsid w:val="000E21C1"/>
    <w:rsid w:val="000E41C9"/>
    <w:rsid w:val="000E57AD"/>
    <w:rsid w:val="000E5820"/>
    <w:rsid w:val="000E5A5E"/>
    <w:rsid w:val="000E6040"/>
    <w:rsid w:val="000E6847"/>
    <w:rsid w:val="000E6C4D"/>
    <w:rsid w:val="000F0EDB"/>
    <w:rsid w:val="000F1F57"/>
    <w:rsid w:val="000F2914"/>
    <w:rsid w:val="000F2E21"/>
    <w:rsid w:val="000F3647"/>
    <w:rsid w:val="000F3CB4"/>
    <w:rsid w:val="000F3DAB"/>
    <w:rsid w:val="000F4CF0"/>
    <w:rsid w:val="000F51AE"/>
    <w:rsid w:val="00100CB3"/>
    <w:rsid w:val="00100DCB"/>
    <w:rsid w:val="00100EE1"/>
    <w:rsid w:val="00102098"/>
    <w:rsid w:val="001024B6"/>
    <w:rsid w:val="001033D9"/>
    <w:rsid w:val="00103E47"/>
    <w:rsid w:val="00104C4A"/>
    <w:rsid w:val="00104CFA"/>
    <w:rsid w:val="001051BC"/>
    <w:rsid w:val="00106C0B"/>
    <w:rsid w:val="001101C6"/>
    <w:rsid w:val="00110451"/>
    <w:rsid w:val="00110C18"/>
    <w:rsid w:val="00112351"/>
    <w:rsid w:val="00112626"/>
    <w:rsid w:val="00113A18"/>
    <w:rsid w:val="00114B44"/>
    <w:rsid w:val="001155BB"/>
    <w:rsid w:val="001158E3"/>
    <w:rsid w:val="00115940"/>
    <w:rsid w:val="00115F99"/>
    <w:rsid w:val="00117633"/>
    <w:rsid w:val="00120235"/>
    <w:rsid w:val="00120914"/>
    <w:rsid w:val="00120E7E"/>
    <w:rsid w:val="001214AF"/>
    <w:rsid w:val="0012269F"/>
    <w:rsid w:val="00124063"/>
    <w:rsid w:val="0012406C"/>
    <w:rsid w:val="00125664"/>
    <w:rsid w:val="00125EFA"/>
    <w:rsid w:val="00125F7F"/>
    <w:rsid w:val="00126614"/>
    <w:rsid w:val="00126E9C"/>
    <w:rsid w:val="00127449"/>
    <w:rsid w:val="00127BFD"/>
    <w:rsid w:val="0013068F"/>
    <w:rsid w:val="00130EE7"/>
    <w:rsid w:val="00131569"/>
    <w:rsid w:val="00131585"/>
    <w:rsid w:val="00131B67"/>
    <w:rsid w:val="0013283D"/>
    <w:rsid w:val="001330F5"/>
    <w:rsid w:val="00133DDD"/>
    <w:rsid w:val="00133EB3"/>
    <w:rsid w:val="00134887"/>
    <w:rsid w:val="00135A1B"/>
    <w:rsid w:val="001363F9"/>
    <w:rsid w:val="00136A2A"/>
    <w:rsid w:val="00142A5B"/>
    <w:rsid w:val="00142F91"/>
    <w:rsid w:val="001434CC"/>
    <w:rsid w:val="001443EB"/>
    <w:rsid w:val="001446E4"/>
    <w:rsid w:val="0014512F"/>
    <w:rsid w:val="00145B24"/>
    <w:rsid w:val="00145B63"/>
    <w:rsid w:val="00145BEA"/>
    <w:rsid w:val="00145C24"/>
    <w:rsid w:val="00145DBB"/>
    <w:rsid w:val="00146D92"/>
    <w:rsid w:val="00147019"/>
    <w:rsid w:val="00147024"/>
    <w:rsid w:val="00151361"/>
    <w:rsid w:val="0015168C"/>
    <w:rsid w:val="00152486"/>
    <w:rsid w:val="00152A48"/>
    <w:rsid w:val="00153131"/>
    <w:rsid w:val="001533F5"/>
    <w:rsid w:val="00154114"/>
    <w:rsid w:val="00154490"/>
    <w:rsid w:val="00155E8A"/>
    <w:rsid w:val="00155F92"/>
    <w:rsid w:val="001564E6"/>
    <w:rsid w:val="00157B8E"/>
    <w:rsid w:val="0016027C"/>
    <w:rsid w:val="001604FA"/>
    <w:rsid w:val="00160AFA"/>
    <w:rsid w:val="00160DCF"/>
    <w:rsid w:val="001617FA"/>
    <w:rsid w:val="00162066"/>
    <w:rsid w:val="00162765"/>
    <w:rsid w:val="00164650"/>
    <w:rsid w:val="00164A2A"/>
    <w:rsid w:val="00165E04"/>
    <w:rsid w:val="00166118"/>
    <w:rsid w:val="00167956"/>
    <w:rsid w:val="00167E1C"/>
    <w:rsid w:val="001708E4"/>
    <w:rsid w:val="00170C4B"/>
    <w:rsid w:val="00171125"/>
    <w:rsid w:val="00171FEA"/>
    <w:rsid w:val="00172035"/>
    <w:rsid w:val="00172E8A"/>
    <w:rsid w:val="0017415C"/>
    <w:rsid w:val="001742B1"/>
    <w:rsid w:val="001744D6"/>
    <w:rsid w:val="00175F0F"/>
    <w:rsid w:val="00177E46"/>
    <w:rsid w:val="00180C2B"/>
    <w:rsid w:val="001811FA"/>
    <w:rsid w:val="00181314"/>
    <w:rsid w:val="00181AFC"/>
    <w:rsid w:val="00182684"/>
    <w:rsid w:val="00182AFE"/>
    <w:rsid w:val="0018587E"/>
    <w:rsid w:val="00190110"/>
    <w:rsid w:val="00191A84"/>
    <w:rsid w:val="00191AB3"/>
    <w:rsid w:val="0019201A"/>
    <w:rsid w:val="00192181"/>
    <w:rsid w:val="00192AA3"/>
    <w:rsid w:val="0019472A"/>
    <w:rsid w:val="00196E79"/>
    <w:rsid w:val="00196FAD"/>
    <w:rsid w:val="0019707D"/>
    <w:rsid w:val="00197CF6"/>
    <w:rsid w:val="001A20E5"/>
    <w:rsid w:val="001A2B71"/>
    <w:rsid w:val="001A30DA"/>
    <w:rsid w:val="001A32D0"/>
    <w:rsid w:val="001A3F5C"/>
    <w:rsid w:val="001A48BA"/>
    <w:rsid w:val="001A4A9E"/>
    <w:rsid w:val="001A53F2"/>
    <w:rsid w:val="001B151F"/>
    <w:rsid w:val="001B1F0D"/>
    <w:rsid w:val="001B213F"/>
    <w:rsid w:val="001B2330"/>
    <w:rsid w:val="001B3F3F"/>
    <w:rsid w:val="001B4195"/>
    <w:rsid w:val="001B4562"/>
    <w:rsid w:val="001B5AD0"/>
    <w:rsid w:val="001B6B0A"/>
    <w:rsid w:val="001B7094"/>
    <w:rsid w:val="001B71F4"/>
    <w:rsid w:val="001C0ACC"/>
    <w:rsid w:val="001C15D3"/>
    <w:rsid w:val="001C1786"/>
    <w:rsid w:val="001C1C57"/>
    <w:rsid w:val="001C263A"/>
    <w:rsid w:val="001C2CD6"/>
    <w:rsid w:val="001C37FB"/>
    <w:rsid w:val="001C38B3"/>
    <w:rsid w:val="001C3991"/>
    <w:rsid w:val="001C565D"/>
    <w:rsid w:val="001C56DE"/>
    <w:rsid w:val="001C6D07"/>
    <w:rsid w:val="001C6D69"/>
    <w:rsid w:val="001C74FE"/>
    <w:rsid w:val="001C7695"/>
    <w:rsid w:val="001C775D"/>
    <w:rsid w:val="001C7981"/>
    <w:rsid w:val="001D13E7"/>
    <w:rsid w:val="001D20FF"/>
    <w:rsid w:val="001D27A5"/>
    <w:rsid w:val="001D2F59"/>
    <w:rsid w:val="001D30AB"/>
    <w:rsid w:val="001D3AD6"/>
    <w:rsid w:val="001D437D"/>
    <w:rsid w:val="001D4508"/>
    <w:rsid w:val="001D4813"/>
    <w:rsid w:val="001D51DE"/>
    <w:rsid w:val="001D594B"/>
    <w:rsid w:val="001D5F55"/>
    <w:rsid w:val="001D7357"/>
    <w:rsid w:val="001D7C18"/>
    <w:rsid w:val="001E0264"/>
    <w:rsid w:val="001E0A06"/>
    <w:rsid w:val="001E1CB1"/>
    <w:rsid w:val="001E1F66"/>
    <w:rsid w:val="001E2095"/>
    <w:rsid w:val="001E24C1"/>
    <w:rsid w:val="001E44C3"/>
    <w:rsid w:val="001E451B"/>
    <w:rsid w:val="001E5A6D"/>
    <w:rsid w:val="001E5F25"/>
    <w:rsid w:val="001F0339"/>
    <w:rsid w:val="001F1677"/>
    <w:rsid w:val="001F1EBD"/>
    <w:rsid w:val="001F682A"/>
    <w:rsid w:val="001F776E"/>
    <w:rsid w:val="00200093"/>
    <w:rsid w:val="002002CB"/>
    <w:rsid w:val="002007E4"/>
    <w:rsid w:val="0020179A"/>
    <w:rsid w:val="002027D3"/>
    <w:rsid w:val="0020295E"/>
    <w:rsid w:val="002033C6"/>
    <w:rsid w:val="0020452A"/>
    <w:rsid w:val="002052E5"/>
    <w:rsid w:val="00205CA7"/>
    <w:rsid w:val="00206983"/>
    <w:rsid w:val="00207200"/>
    <w:rsid w:val="0021024C"/>
    <w:rsid w:val="002104D0"/>
    <w:rsid w:val="00211657"/>
    <w:rsid w:val="002141DD"/>
    <w:rsid w:val="0021435B"/>
    <w:rsid w:val="002159A7"/>
    <w:rsid w:val="002168BF"/>
    <w:rsid w:val="00220723"/>
    <w:rsid w:val="00221B8C"/>
    <w:rsid w:val="00221BB8"/>
    <w:rsid w:val="002228F1"/>
    <w:rsid w:val="00222EB4"/>
    <w:rsid w:val="002246FB"/>
    <w:rsid w:val="002276C0"/>
    <w:rsid w:val="0022780C"/>
    <w:rsid w:val="00227920"/>
    <w:rsid w:val="0023066B"/>
    <w:rsid w:val="002320A2"/>
    <w:rsid w:val="00232D4E"/>
    <w:rsid w:val="00233099"/>
    <w:rsid w:val="0023342C"/>
    <w:rsid w:val="00234F88"/>
    <w:rsid w:val="00236F26"/>
    <w:rsid w:val="002404D5"/>
    <w:rsid w:val="00241299"/>
    <w:rsid w:val="00241C2C"/>
    <w:rsid w:val="002423BE"/>
    <w:rsid w:val="00243F02"/>
    <w:rsid w:val="002441D8"/>
    <w:rsid w:val="002449AA"/>
    <w:rsid w:val="00245415"/>
    <w:rsid w:val="00245BE7"/>
    <w:rsid w:val="00246308"/>
    <w:rsid w:val="00247248"/>
    <w:rsid w:val="00247D06"/>
    <w:rsid w:val="002504AB"/>
    <w:rsid w:val="0025073A"/>
    <w:rsid w:val="002525CE"/>
    <w:rsid w:val="00252E49"/>
    <w:rsid w:val="00252EC6"/>
    <w:rsid w:val="00253484"/>
    <w:rsid w:val="0025355F"/>
    <w:rsid w:val="0025382E"/>
    <w:rsid w:val="00253F3E"/>
    <w:rsid w:val="00254080"/>
    <w:rsid w:val="00254E14"/>
    <w:rsid w:val="002574EC"/>
    <w:rsid w:val="00260263"/>
    <w:rsid w:val="00260603"/>
    <w:rsid w:val="00260EB6"/>
    <w:rsid w:val="002612F2"/>
    <w:rsid w:val="00261A4C"/>
    <w:rsid w:val="00261C0D"/>
    <w:rsid w:val="00262AB4"/>
    <w:rsid w:val="00263BE6"/>
    <w:rsid w:val="00263DBA"/>
    <w:rsid w:val="00264040"/>
    <w:rsid w:val="002641A2"/>
    <w:rsid w:val="00264598"/>
    <w:rsid w:val="00266517"/>
    <w:rsid w:val="0026671F"/>
    <w:rsid w:val="0026708A"/>
    <w:rsid w:val="00270F2E"/>
    <w:rsid w:val="00273C2A"/>
    <w:rsid w:val="00274AAD"/>
    <w:rsid w:val="00274E95"/>
    <w:rsid w:val="00275FC8"/>
    <w:rsid w:val="002760FE"/>
    <w:rsid w:val="00276AB9"/>
    <w:rsid w:val="00277D72"/>
    <w:rsid w:val="0028056A"/>
    <w:rsid w:val="00281409"/>
    <w:rsid w:val="002822E3"/>
    <w:rsid w:val="00282A94"/>
    <w:rsid w:val="00283916"/>
    <w:rsid w:val="00283A23"/>
    <w:rsid w:val="002850CE"/>
    <w:rsid w:val="00286014"/>
    <w:rsid w:val="00287354"/>
    <w:rsid w:val="002877E1"/>
    <w:rsid w:val="00287AF7"/>
    <w:rsid w:val="00290A74"/>
    <w:rsid w:val="0029194C"/>
    <w:rsid w:val="002921AB"/>
    <w:rsid w:val="00292BFD"/>
    <w:rsid w:val="002937CD"/>
    <w:rsid w:val="00293B87"/>
    <w:rsid w:val="0029408D"/>
    <w:rsid w:val="00294A07"/>
    <w:rsid w:val="002959E5"/>
    <w:rsid w:val="00296573"/>
    <w:rsid w:val="00296DF1"/>
    <w:rsid w:val="0029760E"/>
    <w:rsid w:val="002A00D1"/>
    <w:rsid w:val="002A018A"/>
    <w:rsid w:val="002A326F"/>
    <w:rsid w:val="002A3454"/>
    <w:rsid w:val="002A41A8"/>
    <w:rsid w:val="002A47B6"/>
    <w:rsid w:val="002A4903"/>
    <w:rsid w:val="002A4B5B"/>
    <w:rsid w:val="002A5861"/>
    <w:rsid w:val="002A6E4C"/>
    <w:rsid w:val="002B1D11"/>
    <w:rsid w:val="002B2109"/>
    <w:rsid w:val="002B3130"/>
    <w:rsid w:val="002B3A83"/>
    <w:rsid w:val="002B3E61"/>
    <w:rsid w:val="002B44B0"/>
    <w:rsid w:val="002B5BA8"/>
    <w:rsid w:val="002B633E"/>
    <w:rsid w:val="002B764B"/>
    <w:rsid w:val="002C0B9E"/>
    <w:rsid w:val="002C1307"/>
    <w:rsid w:val="002C1A4A"/>
    <w:rsid w:val="002C1BDD"/>
    <w:rsid w:val="002C207B"/>
    <w:rsid w:val="002C28A1"/>
    <w:rsid w:val="002C3C8A"/>
    <w:rsid w:val="002C41BE"/>
    <w:rsid w:val="002C507E"/>
    <w:rsid w:val="002C5340"/>
    <w:rsid w:val="002C6563"/>
    <w:rsid w:val="002C6683"/>
    <w:rsid w:val="002C71EA"/>
    <w:rsid w:val="002C765F"/>
    <w:rsid w:val="002D10F4"/>
    <w:rsid w:val="002D14B0"/>
    <w:rsid w:val="002D1C4A"/>
    <w:rsid w:val="002D268C"/>
    <w:rsid w:val="002D41FF"/>
    <w:rsid w:val="002D61AE"/>
    <w:rsid w:val="002D6722"/>
    <w:rsid w:val="002D6E67"/>
    <w:rsid w:val="002D6E7C"/>
    <w:rsid w:val="002D7324"/>
    <w:rsid w:val="002D7422"/>
    <w:rsid w:val="002D769B"/>
    <w:rsid w:val="002D7875"/>
    <w:rsid w:val="002E1C17"/>
    <w:rsid w:val="002E2EB7"/>
    <w:rsid w:val="002E3205"/>
    <w:rsid w:val="002E3CF0"/>
    <w:rsid w:val="002E4ADE"/>
    <w:rsid w:val="002E508B"/>
    <w:rsid w:val="002E65D6"/>
    <w:rsid w:val="002E77D1"/>
    <w:rsid w:val="002F0B2A"/>
    <w:rsid w:val="002F1216"/>
    <w:rsid w:val="002F1406"/>
    <w:rsid w:val="002F15C4"/>
    <w:rsid w:val="002F345C"/>
    <w:rsid w:val="002F3E1E"/>
    <w:rsid w:val="002F416B"/>
    <w:rsid w:val="002F4646"/>
    <w:rsid w:val="002F67B9"/>
    <w:rsid w:val="002F6F89"/>
    <w:rsid w:val="002F6FCF"/>
    <w:rsid w:val="002F7311"/>
    <w:rsid w:val="00300EAD"/>
    <w:rsid w:val="00301535"/>
    <w:rsid w:val="00302A22"/>
    <w:rsid w:val="003037AB"/>
    <w:rsid w:val="00304EBC"/>
    <w:rsid w:val="0030610F"/>
    <w:rsid w:val="003065A2"/>
    <w:rsid w:val="003067C2"/>
    <w:rsid w:val="003101B9"/>
    <w:rsid w:val="003106AA"/>
    <w:rsid w:val="003125F8"/>
    <w:rsid w:val="003135B6"/>
    <w:rsid w:val="00313FF5"/>
    <w:rsid w:val="00314D4B"/>
    <w:rsid w:val="00315FE6"/>
    <w:rsid w:val="00316EBB"/>
    <w:rsid w:val="00320041"/>
    <w:rsid w:val="00320579"/>
    <w:rsid w:val="00322A4A"/>
    <w:rsid w:val="003247A2"/>
    <w:rsid w:val="00324FE3"/>
    <w:rsid w:val="00325B8A"/>
    <w:rsid w:val="00325FAD"/>
    <w:rsid w:val="00327231"/>
    <w:rsid w:val="00327CAE"/>
    <w:rsid w:val="00331C52"/>
    <w:rsid w:val="00331CB6"/>
    <w:rsid w:val="003328EA"/>
    <w:rsid w:val="00334360"/>
    <w:rsid w:val="00334D7A"/>
    <w:rsid w:val="0033593D"/>
    <w:rsid w:val="003377F2"/>
    <w:rsid w:val="00337E73"/>
    <w:rsid w:val="003400F3"/>
    <w:rsid w:val="003403E7"/>
    <w:rsid w:val="003408E5"/>
    <w:rsid w:val="00341250"/>
    <w:rsid w:val="0034166A"/>
    <w:rsid w:val="00341FA7"/>
    <w:rsid w:val="00342709"/>
    <w:rsid w:val="0034377C"/>
    <w:rsid w:val="00343A3A"/>
    <w:rsid w:val="00343F95"/>
    <w:rsid w:val="003446B8"/>
    <w:rsid w:val="00351F87"/>
    <w:rsid w:val="003550F0"/>
    <w:rsid w:val="0035585B"/>
    <w:rsid w:val="0035613A"/>
    <w:rsid w:val="0035614A"/>
    <w:rsid w:val="00356237"/>
    <w:rsid w:val="00356C23"/>
    <w:rsid w:val="003602D6"/>
    <w:rsid w:val="00360E45"/>
    <w:rsid w:val="00360E85"/>
    <w:rsid w:val="003614A0"/>
    <w:rsid w:val="0036157A"/>
    <w:rsid w:val="003622E5"/>
    <w:rsid w:val="00362A3B"/>
    <w:rsid w:val="0036327C"/>
    <w:rsid w:val="00363BEE"/>
    <w:rsid w:val="003641D9"/>
    <w:rsid w:val="00364AAD"/>
    <w:rsid w:val="00365409"/>
    <w:rsid w:val="0036587F"/>
    <w:rsid w:val="00366A60"/>
    <w:rsid w:val="00367D68"/>
    <w:rsid w:val="0037077B"/>
    <w:rsid w:val="00370C3B"/>
    <w:rsid w:val="003712C9"/>
    <w:rsid w:val="00371ADB"/>
    <w:rsid w:val="00372327"/>
    <w:rsid w:val="00373248"/>
    <w:rsid w:val="00374C1B"/>
    <w:rsid w:val="00376FAC"/>
    <w:rsid w:val="00377235"/>
    <w:rsid w:val="00377850"/>
    <w:rsid w:val="00380649"/>
    <w:rsid w:val="0038066D"/>
    <w:rsid w:val="003808AE"/>
    <w:rsid w:val="0038152E"/>
    <w:rsid w:val="00384DE9"/>
    <w:rsid w:val="00385CCA"/>
    <w:rsid w:val="00385F60"/>
    <w:rsid w:val="0038732F"/>
    <w:rsid w:val="00390906"/>
    <w:rsid w:val="00390D3E"/>
    <w:rsid w:val="00391E6A"/>
    <w:rsid w:val="00392C79"/>
    <w:rsid w:val="0039317A"/>
    <w:rsid w:val="00393925"/>
    <w:rsid w:val="003947EA"/>
    <w:rsid w:val="00395DC4"/>
    <w:rsid w:val="00396189"/>
    <w:rsid w:val="003A0802"/>
    <w:rsid w:val="003A352D"/>
    <w:rsid w:val="003A42C2"/>
    <w:rsid w:val="003A537B"/>
    <w:rsid w:val="003A5E97"/>
    <w:rsid w:val="003A6616"/>
    <w:rsid w:val="003A7274"/>
    <w:rsid w:val="003A7673"/>
    <w:rsid w:val="003A7A8E"/>
    <w:rsid w:val="003B04D4"/>
    <w:rsid w:val="003B104D"/>
    <w:rsid w:val="003B267B"/>
    <w:rsid w:val="003B5D4E"/>
    <w:rsid w:val="003C092C"/>
    <w:rsid w:val="003C13A9"/>
    <w:rsid w:val="003C144A"/>
    <w:rsid w:val="003C1512"/>
    <w:rsid w:val="003C3400"/>
    <w:rsid w:val="003C4D82"/>
    <w:rsid w:val="003C58D9"/>
    <w:rsid w:val="003D0498"/>
    <w:rsid w:val="003D1006"/>
    <w:rsid w:val="003D1BB3"/>
    <w:rsid w:val="003D1C38"/>
    <w:rsid w:val="003D254C"/>
    <w:rsid w:val="003D3DB9"/>
    <w:rsid w:val="003D49B2"/>
    <w:rsid w:val="003D50B2"/>
    <w:rsid w:val="003D56BD"/>
    <w:rsid w:val="003D77AC"/>
    <w:rsid w:val="003E01B2"/>
    <w:rsid w:val="003E0D1E"/>
    <w:rsid w:val="003E23E5"/>
    <w:rsid w:val="003E289F"/>
    <w:rsid w:val="003E35C5"/>
    <w:rsid w:val="003E39C6"/>
    <w:rsid w:val="003E39F6"/>
    <w:rsid w:val="003E4A3C"/>
    <w:rsid w:val="003E4ABF"/>
    <w:rsid w:val="003E4BDF"/>
    <w:rsid w:val="003E4FB3"/>
    <w:rsid w:val="003E5488"/>
    <w:rsid w:val="003E594B"/>
    <w:rsid w:val="003E7189"/>
    <w:rsid w:val="003F0677"/>
    <w:rsid w:val="003F08FA"/>
    <w:rsid w:val="003F0A22"/>
    <w:rsid w:val="003F0A38"/>
    <w:rsid w:val="003F1661"/>
    <w:rsid w:val="003F2C1F"/>
    <w:rsid w:val="003F4288"/>
    <w:rsid w:val="003F4892"/>
    <w:rsid w:val="003F6442"/>
    <w:rsid w:val="004031C9"/>
    <w:rsid w:val="004033C6"/>
    <w:rsid w:val="00403615"/>
    <w:rsid w:val="004050DA"/>
    <w:rsid w:val="004056DE"/>
    <w:rsid w:val="00406971"/>
    <w:rsid w:val="00406DFE"/>
    <w:rsid w:val="00407043"/>
    <w:rsid w:val="0041223F"/>
    <w:rsid w:val="00412528"/>
    <w:rsid w:val="00413CF9"/>
    <w:rsid w:val="00413FCC"/>
    <w:rsid w:val="00415CC7"/>
    <w:rsid w:val="00415CDC"/>
    <w:rsid w:val="00417539"/>
    <w:rsid w:val="004203F0"/>
    <w:rsid w:val="004213A8"/>
    <w:rsid w:val="004213D7"/>
    <w:rsid w:val="00422094"/>
    <w:rsid w:val="0042228B"/>
    <w:rsid w:val="0042245E"/>
    <w:rsid w:val="00423F3C"/>
    <w:rsid w:val="0042478A"/>
    <w:rsid w:val="00424A26"/>
    <w:rsid w:val="0043037C"/>
    <w:rsid w:val="0043100A"/>
    <w:rsid w:val="0043102E"/>
    <w:rsid w:val="00431E18"/>
    <w:rsid w:val="00432582"/>
    <w:rsid w:val="0043265C"/>
    <w:rsid w:val="00433AB4"/>
    <w:rsid w:val="00433CC9"/>
    <w:rsid w:val="00433D90"/>
    <w:rsid w:val="00434EC2"/>
    <w:rsid w:val="004353F5"/>
    <w:rsid w:val="00435D60"/>
    <w:rsid w:val="00435DC8"/>
    <w:rsid w:val="00436031"/>
    <w:rsid w:val="00436079"/>
    <w:rsid w:val="00437267"/>
    <w:rsid w:val="00437E50"/>
    <w:rsid w:val="00440339"/>
    <w:rsid w:val="00441825"/>
    <w:rsid w:val="004423BE"/>
    <w:rsid w:val="004426C0"/>
    <w:rsid w:val="004438CC"/>
    <w:rsid w:val="00443F29"/>
    <w:rsid w:val="0044571B"/>
    <w:rsid w:val="00445ACD"/>
    <w:rsid w:val="00446118"/>
    <w:rsid w:val="00446195"/>
    <w:rsid w:val="0044777B"/>
    <w:rsid w:val="004500E7"/>
    <w:rsid w:val="00450A24"/>
    <w:rsid w:val="00450C77"/>
    <w:rsid w:val="00452167"/>
    <w:rsid w:val="00452B33"/>
    <w:rsid w:val="00452D2F"/>
    <w:rsid w:val="00454423"/>
    <w:rsid w:val="00455B4B"/>
    <w:rsid w:val="00456A0D"/>
    <w:rsid w:val="00456BF2"/>
    <w:rsid w:val="0045785C"/>
    <w:rsid w:val="004618DA"/>
    <w:rsid w:val="00462F6E"/>
    <w:rsid w:val="00463826"/>
    <w:rsid w:val="004664CB"/>
    <w:rsid w:val="00466591"/>
    <w:rsid w:val="00467427"/>
    <w:rsid w:val="0046755F"/>
    <w:rsid w:val="00467904"/>
    <w:rsid w:val="00467DE0"/>
    <w:rsid w:val="00470067"/>
    <w:rsid w:val="00470110"/>
    <w:rsid w:val="0047039F"/>
    <w:rsid w:val="00470EF6"/>
    <w:rsid w:val="00472C39"/>
    <w:rsid w:val="00474278"/>
    <w:rsid w:val="0047776A"/>
    <w:rsid w:val="004808E0"/>
    <w:rsid w:val="004818BE"/>
    <w:rsid w:val="00482839"/>
    <w:rsid w:val="00482CC5"/>
    <w:rsid w:val="004838DC"/>
    <w:rsid w:val="00483908"/>
    <w:rsid w:val="0048421B"/>
    <w:rsid w:val="00485264"/>
    <w:rsid w:val="00485D53"/>
    <w:rsid w:val="004865A5"/>
    <w:rsid w:val="00486908"/>
    <w:rsid w:val="004879CE"/>
    <w:rsid w:val="00487DE4"/>
    <w:rsid w:val="00491555"/>
    <w:rsid w:val="00491868"/>
    <w:rsid w:val="004918F5"/>
    <w:rsid w:val="0049222C"/>
    <w:rsid w:val="00493101"/>
    <w:rsid w:val="00493AC6"/>
    <w:rsid w:val="004943AE"/>
    <w:rsid w:val="004948FE"/>
    <w:rsid w:val="00494BC5"/>
    <w:rsid w:val="00495FE8"/>
    <w:rsid w:val="00496E60"/>
    <w:rsid w:val="00497558"/>
    <w:rsid w:val="004977F3"/>
    <w:rsid w:val="004A04F6"/>
    <w:rsid w:val="004A43FE"/>
    <w:rsid w:val="004A53E8"/>
    <w:rsid w:val="004A5507"/>
    <w:rsid w:val="004A65E3"/>
    <w:rsid w:val="004A7342"/>
    <w:rsid w:val="004B14C5"/>
    <w:rsid w:val="004B1A4C"/>
    <w:rsid w:val="004B20F4"/>
    <w:rsid w:val="004B2996"/>
    <w:rsid w:val="004B4373"/>
    <w:rsid w:val="004B6A47"/>
    <w:rsid w:val="004B6FDB"/>
    <w:rsid w:val="004B721E"/>
    <w:rsid w:val="004B760B"/>
    <w:rsid w:val="004B7D66"/>
    <w:rsid w:val="004C109D"/>
    <w:rsid w:val="004C2A3D"/>
    <w:rsid w:val="004C414A"/>
    <w:rsid w:val="004C43DA"/>
    <w:rsid w:val="004C529C"/>
    <w:rsid w:val="004C5486"/>
    <w:rsid w:val="004C6544"/>
    <w:rsid w:val="004C6ABA"/>
    <w:rsid w:val="004C77EE"/>
    <w:rsid w:val="004D0877"/>
    <w:rsid w:val="004D27AF"/>
    <w:rsid w:val="004D2A35"/>
    <w:rsid w:val="004D3166"/>
    <w:rsid w:val="004D33F5"/>
    <w:rsid w:val="004D39D3"/>
    <w:rsid w:val="004D40C2"/>
    <w:rsid w:val="004D4CF7"/>
    <w:rsid w:val="004D58C8"/>
    <w:rsid w:val="004D696A"/>
    <w:rsid w:val="004E0FED"/>
    <w:rsid w:val="004E2941"/>
    <w:rsid w:val="004E325F"/>
    <w:rsid w:val="004E3896"/>
    <w:rsid w:val="004E3B6F"/>
    <w:rsid w:val="004E4DE6"/>
    <w:rsid w:val="004E5E44"/>
    <w:rsid w:val="004E6DC5"/>
    <w:rsid w:val="004E763B"/>
    <w:rsid w:val="004F04F4"/>
    <w:rsid w:val="004F1B71"/>
    <w:rsid w:val="004F2DCA"/>
    <w:rsid w:val="004F45EA"/>
    <w:rsid w:val="004F4B6D"/>
    <w:rsid w:val="004F4EE3"/>
    <w:rsid w:val="004F51E1"/>
    <w:rsid w:val="004F5D4B"/>
    <w:rsid w:val="004F61F1"/>
    <w:rsid w:val="004F6763"/>
    <w:rsid w:val="004F6C5D"/>
    <w:rsid w:val="004F7A33"/>
    <w:rsid w:val="004F7CCB"/>
    <w:rsid w:val="00500275"/>
    <w:rsid w:val="00502287"/>
    <w:rsid w:val="00502E1B"/>
    <w:rsid w:val="00504571"/>
    <w:rsid w:val="005052C3"/>
    <w:rsid w:val="00505D54"/>
    <w:rsid w:val="005069AC"/>
    <w:rsid w:val="0050705A"/>
    <w:rsid w:val="00510352"/>
    <w:rsid w:val="00510EBB"/>
    <w:rsid w:val="005130F1"/>
    <w:rsid w:val="00513A40"/>
    <w:rsid w:val="005142E4"/>
    <w:rsid w:val="00514373"/>
    <w:rsid w:val="005145F3"/>
    <w:rsid w:val="0051538B"/>
    <w:rsid w:val="00515E21"/>
    <w:rsid w:val="00516DEE"/>
    <w:rsid w:val="005170C8"/>
    <w:rsid w:val="0051776F"/>
    <w:rsid w:val="00517C7A"/>
    <w:rsid w:val="005203A7"/>
    <w:rsid w:val="0052045D"/>
    <w:rsid w:val="00521E2C"/>
    <w:rsid w:val="00522D16"/>
    <w:rsid w:val="00523A9B"/>
    <w:rsid w:val="00523C54"/>
    <w:rsid w:val="00523E12"/>
    <w:rsid w:val="00524BAB"/>
    <w:rsid w:val="00526406"/>
    <w:rsid w:val="00527BFC"/>
    <w:rsid w:val="00527EBB"/>
    <w:rsid w:val="00530F0D"/>
    <w:rsid w:val="005320E5"/>
    <w:rsid w:val="0053261E"/>
    <w:rsid w:val="0053276C"/>
    <w:rsid w:val="00532F88"/>
    <w:rsid w:val="00533323"/>
    <w:rsid w:val="00533568"/>
    <w:rsid w:val="00533B24"/>
    <w:rsid w:val="005346E5"/>
    <w:rsid w:val="00534974"/>
    <w:rsid w:val="00534F6B"/>
    <w:rsid w:val="00535608"/>
    <w:rsid w:val="005367E7"/>
    <w:rsid w:val="00540B68"/>
    <w:rsid w:val="005416D8"/>
    <w:rsid w:val="0054293C"/>
    <w:rsid w:val="00544C35"/>
    <w:rsid w:val="00544FC6"/>
    <w:rsid w:val="0054513A"/>
    <w:rsid w:val="00545400"/>
    <w:rsid w:val="005458C5"/>
    <w:rsid w:val="005461AD"/>
    <w:rsid w:val="00546D4E"/>
    <w:rsid w:val="00546E2B"/>
    <w:rsid w:val="00546F87"/>
    <w:rsid w:val="00547049"/>
    <w:rsid w:val="00547E2A"/>
    <w:rsid w:val="00552A62"/>
    <w:rsid w:val="00552B26"/>
    <w:rsid w:val="00553407"/>
    <w:rsid w:val="005553CA"/>
    <w:rsid w:val="005556CC"/>
    <w:rsid w:val="00555C6F"/>
    <w:rsid w:val="00556C82"/>
    <w:rsid w:val="0055713B"/>
    <w:rsid w:val="005577D0"/>
    <w:rsid w:val="00557B1D"/>
    <w:rsid w:val="00557D11"/>
    <w:rsid w:val="0056071D"/>
    <w:rsid w:val="0056213B"/>
    <w:rsid w:val="00563488"/>
    <w:rsid w:val="00563798"/>
    <w:rsid w:val="0056454E"/>
    <w:rsid w:val="0056585A"/>
    <w:rsid w:val="00571B2C"/>
    <w:rsid w:val="005728BE"/>
    <w:rsid w:val="00572AE9"/>
    <w:rsid w:val="00574CED"/>
    <w:rsid w:val="005767C4"/>
    <w:rsid w:val="005804A4"/>
    <w:rsid w:val="005810D9"/>
    <w:rsid w:val="00581E61"/>
    <w:rsid w:val="005837E3"/>
    <w:rsid w:val="005839D5"/>
    <w:rsid w:val="005858EB"/>
    <w:rsid w:val="00585BA6"/>
    <w:rsid w:val="00586714"/>
    <w:rsid w:val="0058719E"/>
    <w:rsid w:val="005924B5"/>
    <w:rsid w:val="00592DA5"/>
    <w:rsid w:val="00593476"/>
    <w:rsid w:val="00594E99"/>
    <w:rsid w:val="005965AB"/>
    <w:rsid w:val="00597DDD"/>
    <w:rsid w:val="005A011C"/>
    <w:rsid w:val="005A0706"/>
    <w:rsid w:val="005A253F"/>
    <w:rsid w:val="005A2A63"/>
    <w:rsid w:val="005A3CEC"/>
    <w:rsid w:val="005A640F"/>
    <w:rsid w:val="005A6A5F"/>
    <w:rsid w:val="005A7FC9"/>
    <w:rsid w:val="005B0252"/>
    <w:rsid w:val="005B0C37"/>
    <w:rsid w:val="005B17AD"/>
    <w:rsid w:val="005B292C"/>
    <w:rsid w:val="005B5062"/>
    <w:rsid w:val="005B59DA"/>
    <w:rsid w:val="005B6E0F"/>
    <w:rsid w:val="005C029C"/>
    <w:rsid w:val="005C25F9"/>
    <w:rsid w:val="005C51E7"/>
    <w:rsid w:val="005C59DE"/>
    <w:rsid w:val="005C6279"/>
    <w:rsid w:val="005C6F2B"/>
    <w:rsid w:val="005C7D76"/>
    <w:rsid w:val="005D0298"/>
    <w:rsid w:val="005D0471"/>
    <w:rsid w:val="005D0D31"/>
    <w:rsid w:val="005D1758"/>
    <w:rsid w:val="005D26B0"/>
    <w:rsid w:val="005D327C"/>
    <w:rsid w:val="005D34D2"/>
    <w:rsid w:val="005D43C0"/>
    <w:rsid w:val="005D46D9"/>
    <w:rsid w:val="005D4956"/>
    <w:rsid w:val="005D4FDE"/>
    <w:rsid w:val="005D542B"/>
    <w:rsid w:val="005D5867"/>
    <w:rsid w:val="005D60D3"/>
    <w:rsid w:val="005D68A8"/>
    <w:rsid w:val="005D6DE1"/>
    <w:rsid w:val="005D715A"/>
    <w:rsid w:val="005D7941"/>
    <w:rsid w:val="005E02FE"/>
    <w:rsid w:val="005E05B6"/>
    <w:rsid w:val="005E0E03"/>
    <w:rsid w:val="005E3467"/>
    <w:rsid w:val="005E5043"/>
    <w:rsid w:val="005E6B6A"/>
    <w:rsid w:val="005E6FEB"/>
    <w:rsid w:val="005F0F2E"/>
    <w:rsid w:val="005F1777"/>
    <w:rsid w:val="005F1D17"/>
    <w:rsid w:val="005F69DB"/>
    <w:rsid w:val="005F6C5B"/>
    <w:rsid w:val="005F7BDD"/>
    <w:rsid w:val="005F7C31"/>
    <w:rsid w:val="00601360"/>
    <w:rsid w:val="00601FA8"/>
    <w:rsid w:val="00603338"/>
    <w:rsid w:val="00604011"/>
    <w:rsid w:val="00604248"/>
    <w:rsid w:val="00604B6C"/>
    <w:rsid w:val="00604C0F"/>
    <w:rsid w:val="00605384"/>
    <w:rsid w:val="006056F2"/>
    <w:rsid w:val="00606092"/>
    <w:rsid w:val="006060E4"/>
    <w:rsid w:val="006063CC"/>
    <w:rsid w:val="0060713B"/>
    <w:rsid w:val="00610099"/>
    <w:rsid w:val="00610E0A"/>
    <w:rsid w:val="006119FB"/>
    <w:rsid w:val="0061218B"/>
    <w:rsid w:val="0061311A"/>
    <w:rsid w:val="00613CC2"/>
    <w:rsid w:val="006157DD"/>
    <w:rsid w:val="0061691D"/>
    <w:rsid w:val="006177A6"/>
    <w:rsid w:val="00620874"/>
    <w:rsid w:val="00621E67"/>
    <w:rsid w:val="00622259"/>
    <w:rsid w:val="0062341A"/>
    <w:rsid w:val="006238C9"/>
    <w:rsid w:val="006276FB"/>
    <w:rsid w:val="00627773"/>
    <w:rsid w:val="00631515"/>
    <w:rsid w:val="00632B54"/>
    <w:rsid w:val="00633A72"/>
    <w:rsid w:val="00637EFB"/>
    <w:rsid w:val="0064089C"/>
    <w:rsid w:val="00640D92"/>
    <w:rsid w:val="006410FC"/>
    <w:rsid w:val="00642C08"/>
    <w:rsid w:val="00644EF0"/>
    <w:rsid w:val="00645F3A"/>
    <w:rsid w:val="0064763C"/>
    <w:rsid w:val="006477EE"/>
    <w:rsid w:val="00647B0F"/>
    <w:rsid w:val="00647D98"/>
    <w:rsid w:val="006512DB"/>
    <w:rsid w:val="00651AE3"/>
    <w:rsid w:val="00655456"/>
    <w:rsid w:val="006565D3"/>
    <w:rsid w:val="006614D2"/>
    <w:rsid w:val="00661D3F"/>
    <w:rsid w:val="00664C36"/>
    <w:rsid w:val="0066630B"/>
    <w:rsid w:val="00666A3F"/>
    <w:rsid w:val="00671237"/>
    <w:rsid w:val="00671495"/>
    <w:rsid w:val="00671D34"/>
    <w:rsid w:val="00672889"/>
    <w:rsid w:val="00673ABF"/>
    <w:rsid w:val="00674174"/>
    <w:rsid w:val="006747CE"/>
    <w:rsid w:val="006753B8"/>
    <w:rsid w:val="006757C8"/>
    <w:rsid w:val="00675A90"/>
    <w:rsid w:val="006760A2"/>
    <w:rsid w:val="00676338"/>
    <w:rsid w:val="006764E3"/>
    <w:rsid w:val="006765B5"/>
    <w:rsid w:val="00681D39"/>
    <w:rsid w:val="00683144"/>
    <w:rsid w:val="006845DB"/>
    <w:rsid w:val="00684C85"/>
    <w:rsid w:val="006860EC"/>
    <w:rsid w:val="0068612E"/>
    <w:rsid w:val="0068660C"/>
    <w:rsid w:val="00690300"/>
    <w:rsid w:val="006911E4"/>
    <w:rsid w:val="006926C8"/>
    <w:rsid w:val="00692820"/>
    <w:rsid w:val="006929D9"/>
    <w:rsid w:val="006947C2"/>
    <w:rsid w:val="006959E7"/>
    <w:rsid w:val="00697554"/>
    <w:rsid w:val="006A08DC"/>
    <w:rsid w:val="006A0B3A"/>
    <w:rsid w:val="006A17E9"/>
    <w:rsid w:val="006A307E"/>
    <w:rsid w:val="006A3099"/>
    <w:rsid w:val="006A39E2"/>
    <w:rsid w:val="006A541A"/>
    <w:rsid w:val="006A628F"/>
    <w:rsid w:val="006A6A09"/>
    <w:rsid w:val="006B12E3"/>
    <w:rsid w:val="006B2388"/>
    <w:rsid w:val="006B2E9A"/>
    <w:rsid w:val="006B301F"/>
    <w:rsid w:val="006B402B"/>
    <w:rsid w:val="006B515E"/>
    <w:rsid w:val="006B59E1"/>
    <w:rsid w:val="006B6649"/>
    <w:rsid w:val="006B6E5C"/>
    <w:rsid w:val="006B7DB1"/>
    <w:rsid w:val="006C1759"/>
    <w:rsid w:val="006C2113"/>
    <w:rsid w:val="006C2F5B"/>
    <w:rsid w:val="006C43FF"/>
    <w:rsid w:val="006C5C45"/>
    <w:rsid w:val="006C5D1E"/>
    <w:rsid w:val="006C61CD"/>
    <w:rsid w:val="006C68A8"/>
    <w:rsid w:val="006C6F72"/>
    <w:rsid w:val="006C7508"/>
    <w:rsid w:val="006C7CAA"/>
    <w:rsid w:val="006D0E8F"/>
    <w:rsid w:val="006D0F16"/>
    <w:rsid w:val="006D2CB5"/>
    <w:rsid w:val="006D45A2"/>
    <w:rsid w:val="006D4E3F"/>
    <w:rsid w:val="006D6A27"/>
    <w:rsid w:val="006D78A4"/>
    <w:rsid w:val="006E2769"/>
    <w:rsid w:val="006E4B54"/>
    <w:rsid w:val="006E4E00"/>
    <w:rsid w:val="006E4E04"/>
    <w:rsid w:val="006E545A"/>
    <w:rsid w:val="006E7628"/>
    <w:rsid w:val="006E7F3A"/>
    <w:rsid w:val="006F0F00"/>
    <w:rsid w:val="006F1231"/>
    <w:rsid w:val="006F2C68"/>
    <w:rsid w:val="006F457F"/>
    <w:rsid w:val="006F4847"/>
    <w:rsid w:val="006F6259"/>
    <w:rsid w:val="006F6447"/>
    <w:rsid w:val="006F65FC"/>
    <w:rsid w:val="006F68A9"/>
    <w:rsid w:val="007004D7"/>
    <w:rsid w:val="00700A6F"/>
    <w:rsid w:val="00700E20"/>
    <w:rsid w:val="00705313"/>
    <w:rsid w:val="00705858"/>
    <w:rsid w:val="00705A2E"/>
    <w:rsid w:val="00705D09"/>
    <w:rsid w:val="00705D32"/>
    <w:rsid w:val="007064E6"/>
    <w:rsid w:val="007064F7"/>
    <w:rsid w:val="0070650A"/>
    <w:rsid w:val="00711659"/>
    <w:rsid w:val="00711F80"/>
    <w:rsid w:val="00712778"/>
    <w:rsid w:val="007128E6"/>
    <w:rsid w:val="0071416D"/>
    <w:rsid w:val="007148F7"/>
    <w:rsid w:val="00714C6D"/>
    <w:rsid w:val="00714D78"/>
    <w:rsid w:val="00715AD2"/>
    <w:rsid w:val="007162D5"/>
    <w:rsid w:val="007164C2"/>
    <w:rsid w:val="007238DD"/>
    <w:rsid w:val="0072653B"/>
    <w:rsid w:val="007267C1"/>
    <w:rsid w:val="00727835"/>
    <w:rsid w:val="00732BE5"/>
    <w:rsid w:val="00732F89"/>
    <w:rsid w:val="00733152"/>
    <w:rsid w:val="007332F8"/>
    <w:rsid w:val="00733BF8"/>
    <w:rsid w:val="00733C91"/>
    <w:rsid w:val="00733E46"/>
    <w:rsid w:val="007355CE"/>
    <w:rsid w:val="007366B6"/>
    <w:rsid w:val="00736764"/>
    <w:rsid w:val="00736BD2"/>
    <w:rsid w:val="00737F38"/>
    <w:rsid w:val="0074022F"/>
    <w:rsid w:val="0074040E"/>
    <w:rsid w:val="00742AE1"/>
    <w:rsid w:val="00742DC3"/>
    <w:rsid w:val="00743755"/>
    <w:rsid w:val="00743FBA"/>
    <w:rsid w:val="00744A67"/>
    <w:rsid w:val="00744D32"/>
    <w:rsid w:val="007451BA"/>
    <w:rsid w:val="0074606A"/>
    <w:rsid w:val="00747D39"/>
    <w:rsid w:val="007501D5"/>
    <w:rsid w:val="00750451"/>
    <w:rsid w:val="0075085D"/>
    <w:rsid w:val="0075184D"/>
    <w:rsid w:val="0075194F"/>
    <w:rsid w:val="00751D4F"/>
    <w:rsid w:val="007526CB"/>
    <w:rsid w:val="007526FB"/>
    <w:rsid w:val="00753A5E"/>
    <w:rsid w:val="00754A98"/>
    <w:rsid w:val="00755F16"/>
    <w:rsid w:val="00757091"/>
    <w:rsid w:val="00757620"/>
    <w:rsid w:val="0075777E"/>
    <w:rsid w:val="0076120B"/>
    <w:rsid w:val="007619E9"/>
    <w:rsid w:val="00763879"/>
    <w:rsid w:val="007656B3"/>
    <w:rsid w:val="007656C8"/>
    <w:rsid w:val="00765EA6"/>
    <w:rsid w:val="00766205"/>
    <w:rsid w:val="00766380"/>
    <w:rsid w:val="007669BE"/>
    <w:rsid w:val="00766EA5"/>
    <w:rsid w:val="007675EB"/>
    <w:rsid w:val="00767EB5"/>
    <w:rsid w:val="00770505"/>
    <w:rsid w:val="00772250"/>
    <w:rsid w:val="00772251"/>
    <w:rsid w:val="00772BFC"/>
    <w:rsid w:val="00773158"/>
    <w:rsid w:val="0077485D"/>
    <w:rsid w:val="00774A99"/>
    <w:rsid w:val="00774F88"/>
    <w:rsid w:val="00776A41"/>
    <w:rsid w:val="00776C29"/>
    <w:rsid w:val="00780495"/>
    <w:rsid w:val="00780784"/>
    <w:rsid w:val="00780865"/>
    <w:rsid w:val="00782246"/>
    <w:rsid w:val="00784F7C"/>
    <w:rsid w:val="00785A05"/>
    <w:rsid w:val="007865B2"/>
    <w:rsid w:val="007865C1"/>
    <w:rsid w:val="007867C9"/>
    <w:rsid w:val="0078780F"/>
    <w:rsid w:val="00787BAC"/>
    <w:rsid w:val="00787CC1"/>
    <w:rsid w:val="007907FB"/>
    <w:rsid w:val="00790A8F"/>
    <w:rsid w:val="00790BA6"/>
    <w:rsid w:val="00791285"/>
    <w:rsid w:val="00791A49"/>
    <w:rsid w:val="00791ECE"/>
    <w:rsid w:val="00791FA2"/>
    <w:rsid w:val="007927D6"/>
    <w:rsid w:val="0079310C"/>
    <w:rsid w:val="00793409"/>
    <w:rsid w:val="00793430"/>
    <w:rsid w:val="0079373F"/>
    <w:rsid w:val="00794DC7"/>
    <w:rsid w:val="0079517D"/>
    <w:rsid w:val="007956EE"/>
    <w:rsid w:val="0079623C"/>
    <w:rsid w:val="00796530"/>
    <w:rsid w:val="00797742"/>
    <w:rsid w:val="0079783A"/>
    <w:rsid w:val="007A3DBF"/>
    <w:rsid w:val="007A44C4"/>
    <w:rsid w:val="007A4BAF"/>
    <w:rsid w:val="007A4BD5"/>
    <w:rsid w:val="007A6369"/>
    <w:rsid w:val="007A6686"/>
    <w:rsid w:val="007A7216"/>
    <w:rsid w:val="007A7224"/>
    <w:rsid w:val="007B0835"/>
    <w:rsid w:val="007B3407"/>
    <w:rsid w:val="007B530E"/>
    <w:rsid w:val="007B655A"/>
    <w:rsid w:val="007C1AA4"/>
    <w:rsid w:val="007C1E26"/>
    <w:rsid w:val="007C1F9E"/>
    <w:rsid w:val="007C233B"/>
    <w:rsid w:val="007C26E3"/>
    <w:rsid w:val="007C3984"/>
    <w:rsid w:val="007C46AD"/>
    <w:rsid w:val="007C5290"/>
    <w:rsid w:val="007C539E"/>
    <w:rsid w:val="007C7588"/>
    <w:rsid w:val="007C78EE"/>
    <w:rsid w:val="007D1FE2"/>
    <w:rsid w:val="007D2A65"/>
    <w:rsid w:val="007D2BFC"/>
    <w:rsid w:val="007D3D14"/>
    <w:rsid w:val="007D4D6A"/>
    <w:rsid w:val="007D57FE"/>
    <w:rsid w:val="007D60F4"/>
    <w:rsid w:val="007D6ADA"/>
    <w:rsid w:val="007D7206"/>
    <w:rsid w:val="007E0352"/>
    <w:rsid w:val="007E0704"/>
    <w:rsid w:val="007E1059"/>
    <w:rsid w:val="007E29B6"/>
    <w:rsid w:val="007E3643"/>
    <w:rsid w:val="007E4044"/>
    <w:rsid w:val="007E45B2"/>
    <w:rsid w:val="007E52CC"/>
    <w:rsid w:val="007E6B11"/>
    <w:rsid w:val="007E6E77"/>
    <w:rsid w:val="007E702C"/>
    <w:rsid w:val="007F0DBC"/>
    <w:rsid w:val="007F2B3A"/>
    <w:rsid w:val="007F3AFB"/>
    <w:rsid w:val="007F3C4D"/>
    <w:rsid w:val="007F416C"/>
    <w:rsid w:val="007F492E"/>
    <w:rsid w:val="007F6680"/>
    <w:rsid w:val="007F7A66"/>
    <w:rsid w:val="0080005C"/>
    <w:rsid w:val="00800D2D"/>
    <w:rsid w:val="00801244"/>
    <w:rsid w:val="00801400"/>
    <w:rsid w:val="00802D55"/>
    <w:rsid w:val="00803111"/>
    <w:rsid w:val="00803910"/>
    <w:rsid w:val="00806095"/>
    <w:rsid w:val="00806268"/>
    <w:rsid w:val="008069BB"/>
    <w:rsid w:val="00807D2F"/>
    <w:rsid w:val="00810BB1"/>
    <w:rsid w:val="00810C46"/>
    <w:rsid w:val="00813594"/>
    <w:rsid w:val="008136F7"/>
    <w:rsid w:val="008137B6"/>
    <w:rsid w:val="00813AA2"/>
    <w:rsid w:val="008148EC"/>
    <w:rsid w:val="00814F6B"/>
    <w:rsid w:val="00816A8D"/>
    <w:rsid w:val="00816CA9"/>
    <w:rsid w:val="00817838"/>
    <w:rsid w:val="00817F8E"/>
    <w:rsid w:val="00820462"/>
    <w:rsid w:val="00822AB2"/>
    <w:rsid w:val="00823CDE"/>
    <w:rsid w:val="00824D47"/>
    <w:rsid w:val="00825927"/>
    <w:rsid w:val="00825D22"/>
    <w:rsid w:val="00827B55"/>
    <w:rsid w:val="0083058B"/>
    <w:rsid w:val="00830688"/>
    <w:rsid w:val="008314A8"/>
    <w:rsid w:val="00831B5B"/>
    <w:rsid w:val="00832021"/>
    <w:rsid w:val="00832264"/>
    <w:rsid w:val="008327CD"/>
    <w:rsid w:val="00832E19"/>
    <w:rsid w:val="00832FB9"/>
    <w:rsid w:val="0083305D"/>
    <w:rsid w:val="00833485"/>
    <w:rsid w:val="00834985"/>
    <w:rsid w:val="00834C6C"/>
    <w:rsid w:val="00834E29"/>
    <w:rsid w:val="00836956"/>
    <w:rsid w:val="00836D74"/>
    <w:rsid w:val="00836F59"/>
    <w:rsid w:val="00840923"/>
    <w:rsid w:val="008410C4"/>
    <w:rsid w:val="008420BD"/>
    <w:rsid w:val="00842A1F"/>
    <w:rsid w:val="00842D1B"/>
    <w:rsid w:val="008436AA"/>
    <w:rsid w:val="00844BA9"/>
    <w:rsid w:val="0084544E"/>
    <w:rsid w:val="00846171"/>
    <w:rsid w:val="008464F2"/>
    <w:rsid w:val="0084673D"/>
    <w:rsid w:val="0085093F"/>
    <w:rsid w:val="00850B5F"/>
    <w:rsid w:val="00851012"/>
    <w:rsid w:val="00851D0E"/>
    <w:rsid w:val="008523B2"/>
    <w:rsid w:val="008523D2"/>
    <w:rsid w:val="00852DE1"/>
    <w:rsid w:val="008545BE"/>
    <w:rsid w:val="00854664"/>
    <w:rsid w:val="00854B8A"/>
    <w:rsid w:val="00855BF2"/>
    <w:rsid w:val="00855EAF"/>
    <w:rsid w:val="0085634D"/>
    <w:rsid w:val="00857818"/>
    <w:rsid w:val="00860515"/>
    <w:rsid w:val="00862C1B"/>
    <w:rsid w:val="00862DE5"/>
    <w:rsid w:val="00863824"/>
    <w:rsid w:val="008643DE"/>
    <w:rsid w:val="00864A94"/>
    <w:rsid w:val="0086592B"/>
    <w:rsid w:val="00865F27"/>
    <w:rsid w:val="00866323"/>
    <w:rsid w:val="008672EB"/>
    <w:rsid w:val="00870394"/>
    <w:rsid w:val="00870420"/>
    <w:rsid w:val="0087145C"/>
    <w:rsid w:val="00872A71"/>
    <w:rsid w:val="00872B25"/>
    <w:rsid w:val="008733BB"/>
    <w:rsid w:val="008733EF"/>
    <w:rsid w:val="00874BCD"/>
    <w:rsid w:val="00875418"/>
    <w:rsid w:val="0087592C"/>
    <w:rsid w:val="00875D44"/>
    <w:rsid w:val="00877184"/>
    <w:rsid w:val="00880EAA"/>
    <w:rsid w:val="00881984"/>
    <w:rsid w:val="00882200"/>
    <w:rsid w:val="00882601"/>
    <w:rsid w:val="00882BF5"/>
    <w:rsid w:val="00883307"/>
    <w:rsid w:val="00884E5A"/>
    <w:rsid w:val="00885D6E"/>
    <w:rsid w:val="0088723E"/>
    <w:rsid w:val="00890C2F"/>
    <w:rsid w:val="00890E35"/>
    <w:rsid w:val="00890EB2"/>
    <w:rsid w:val="00891D8B"/>
    <w:rsid w:val="00893C90"/>
    <w:rsid w:val="00894D9A"/>
    <w:rsid w:val="00895141"/>
    <w:rsid w:val="00895E54"/>
    <w:rsid w:val="00896699"/>
    <w:rsid w:val="00896853"/>
    <w:rsid w:val="008A04C4"/>
    <w:rsid w:val="008A21B6"/>
    <w:rsid w:val="008A2263"/>
    <w:rsid w:val="008A241C"/>
    <w:rsid w:val="008A28CA"/>
    <w:rsid w:val="008A3C9A"/>
    <w:rsid w:val="008A4A86"/>
    <w:rsid w:val="008A4FEB"/>
    <w:rsid w:val="008A5499"/>
    <w:rsid w:val="008A596B"/>
    <w:rsid w:val="008A6608"/>
    <w:rsid w:val="008A6D92"/>
    <w:rsid w:val="008A6E2D"/>
    <w:rsid w:val="008B0259"/>
    <w:rsid w:val="008B442C"/>
    <w:rsid w:val="008B4C0B"/>
    <w:rsid w:val="008B4F04"/>
    <w:rsid w:val="008B5362"/>
    <w:rsid w:val="008B54DB"/>
    <w:rsid w:val="008B6318"/>
    <w:rsid w:val="008B6A43"/>
    <w:rsid w:val="008B7823"/>
    <w:rsid w:val="008B79EA"/>
    <w:rsid w:val="008B7FB2"/>
    <w:rsid w:val="008C03C8"/>
    <w:rsid w:val="008C10C5"/>
    <w:rsid w:val="008C1880"/>
    <w:rsid w:val="008C2160"/>
    <w:rsid w:val="008C33A2"/>
    <w:rsid w:val="008C473D"/>
    <w:rsid w:val="008C5B1C"/>
    <w:rsid w:val="008C5ED1"/>
    <w:rsid w:val="008C70C9"/>
    <w:rsid w:val="008C7429"/>
    <w:rsid w:val="008C7756"/>
    <w:rsid w:val="008D037F"/>
    <w:rsid w:val="008D084D"/>
    <w:rsid w:val="008D0D58"/>
    <w:rsid w:val="008D149E"/>
    <w:rsid w:val="008D213A"/>
    <w:rsid w:val="008D2D49"/>
    <w:rsid w:val="008D2F3D"/>
    <w:rsid w:val="008D3849"/>
    <w:rsid w:val="008D38D6"/>
    <w:rsid w:val="008D3FA4"/>
    <w:rsid w:val="008D4DB5"/>
    <w:rsid w:val="008D4EE7"/>
    <w:rsid w:val="008D5284"/>
    <w:rsid w:val="008D60B2"/>
    <w:rsid w:val="008E04DB"/>
    <w:rsid w:val="008E1588"/>
    <w:rsid w:val="008E2DE5"/>
    <w:rsid w:val="008E35DE"/>
    <w:rsid w:val="008E4C40"/>
    <w:rsid w:val="008E4C80"/>
    <w:rsid w:val="008E4E26"/>
    <w:rsid w:val="008E510D"/>
    <w:rsid w:val="008E5881"/>
    <w:rsid w:val="008E6952"/>
    <w:rsid w:val="008E6ED4"/>
    <w:rsid w:val="008E727D"/>
    <w:rsid w:val="008E79F3"/>
    <w:rsid w:val="008E7D00"/>
    <w:rsid w:val="008F01F8"/>
    <w:rsid w:val="008F1A01"/>
    <w:rsid w:val="008F339B"/>
    <w:rsid w:val="008F384C"/>
    <w:rsid w:val="008F4DA8"/>
    <w:rsid w:val="008F68A0"/>
    <w:rsid w:val="008F6A9A"/>
    <w:rsid w:val="008F752E"/>
    <w:rsid w:val="008F7AD1"/>
    <w:rsid w:val="008F7CEF"/>
    <w:rsid w:val="00901EA6"/>
    <w:rsid w:val="00902FDD"/>
    <w:rsid w:val="00903EBE"/>
    <w:rsid w:val="00904AE0"/>
    <w:rsid w:val="00904CCB"/>
    <w:rsid w:val="00904DE3"/>
    <w:rsid w:val="00905542"/>
    <w:rsid w:val="009061FF"/>
    <w:rsid w:val="009065F7"/>
    <w:rsid w:val="00910EA3"/>
    <w:rsid w:val="00911653"/>
    <w:rsid w:val="00911946"/>
    <w:rsid w:val="009124F8"/>
    <w:rsid w:val="00912C85"/>
    <w:rsid w:val="009138D6"/>
    <w:rsid w:val="00913FDC"/>
    <w:rsid w:val="00914A5E"/>
    <w:rsid w:val="00915084"/>
    <w:rsid w:val="00915693"/>
    <w:rsid w:val="009157AF"/>
    <w:rsid w:val="00915A2A"/>
    <w:rsid w:val="009164E6"/>
    <w:rsid w:val="0091738B"/>
    <w:rsid w:val="009210E0"/>
    <w:rsid w:val="009211C5"/>
    <w:rsid w:val="009224F3"/>
    <w:rsid w:val="00922B13"/>
    <w:rsid w:val="00923EF6"/>
    <w:rsid w:val="00924371"/>
    <w:rsid w:val="00924580"/>
    <w:rsid w:val="00925BDF"/>
    <w:rsid w:val="00925CB2"/>
    <w:rsid w:val="009272C8"/>
    <w:rsid w:val="00927BB0"/>
    <w:rsid w:val="00927BEE"/>
    <w:rsid w:val="00930DB7"/>
    <w:rsid w:val="0093142A"/>
    <w:rsid w:val="00932243"/>
    <w:rsid w:val="0093230C"/>
    <w:rsid w:val="00932868"/>
    <w:rsid w:val="00935684"/>
    <w:rsid w:val="009361FC"/>
    <w:rsid w:val="00936A14"/>
    <w:rsid w:val="00936C41"/>
    <w:rsid w:val="00937621"/>
    <w:rsid w:val="0093775D"/>
    <w:rsid w:val="00937AB7"/>
    <w:rsid w:val="0094069A"/>
    <w:rsid w:val="00940B7C"/>
    <w:rsid w:val="009412CB"/>
    <w:rsid w:val="009434AC"/>
    <w:rsid w:val="00944012"/>
    <w:rsid w:val="00944403"/>
    <w:rsid w:val="0094464E"/>
    <w:rsid w:val="00946809"/>
    <w:rsid w:val="00951D97"/>
    <w:rsid w:val="0095395F"/>
    <w:rsid w:val="00954482"/>
    <w:rsid w:val="009567D1"/>
    <w:rsid w:val="00962AD4"/>
    <w:rsid w:val="009639FA"/>
    <w:rsid w:val="0096525B"/>
    <w:rsid w:val="00965CE8"/>
    <w:rsid w:val="00967910"/>
    <w:rsid w:val="00967EEB"/>
    <w:rsid w:val="00971102"/>
    <w:rsid w:val="0097184B"/>
    <w:rsid w:val="0097187C"/>
    <w:rsid w:val="00972EC5"/>
    <w:rsid w:val="00974BF6"/>
    <w:rsid w:val="0097511A"/>
    <w:rsid w:val="0097621F"/>
    <w:rsid w:val="00976511"/>
    <w:rsid w:val="00976BBA"/>
    <w:rsid w:val="00980B7C"/>
    <w:rsid w:val="00981807"/>
    <w:rsid w:val="00981ABB"/>
    <w:rsid w:val="00984E85"/>
    <w:rsid w:val="00985742"/>
    <w:rsid w:val="00986726"/>
    <w:rsid w:val="009868AC"/>
    <w:rsid w:val="00986F05"/>
    <w:rsid w:val="00986F8F"/>
    <w:rsid w:val="009905DD"/>
    <w:rsid w:val="0099183F"/>
    <w:rsid w:val="00991EDB"/>
    <w:rsid w:val="00992749"/>
    <w:rsid w:val="00992987"/>
    <w:rsid w:val="009933CB"/>
    <w:rsid w:val="00993DE5"/>
    <w:rsid w:val="00994301"/>
    <w:rsid w:val="00995355"/>
    <w:rsid w:val="0099570A"/>
    <w:rsid w:val="00995C33"/>
    <w:rsid w:val="00995DD3"/>
    <w:rsid w:val="00997C07"/>
    <w:rsid w:val="00997CEC"/>
    <w:rsid w:val="009A051F"/>
    <w:rsid w:val="009A1D97"/>
    <w:rsid w:val="009A1DC9"/>
    <w:rsid w:val="009A2651"/>
    <w:rsid w:val="009A4125"/>
    <w:rsid w:val="009A51E3"/>
    <w:rsid w:val="009A64CF"/>
    <w:rsid w:val="009A6886"/>
    <w:rsid w:val="009A7047"/>
    <w:rsid w:val="009A7415"/>
    <w:rsid w:val="009A7B37"/>
    <w:rsid w:val="009B0454"/>
    <w:rsid w:val="009B1249"/>
    <w:rsid w:val="009B1312"/>
    <w:rsid w:val="009B16C7"/>
    <w:rsid w:val="009B1A38"/>
    <w:rsid w:val="009B292A"/>
    <w:rsid w:val="009B2B08"/>
    <w:rsid w:val="009B2B13"/>
    <w:rsid w:val="009B3563"/>
    <w:rsid w:val="009B61A9"/>
    <w:rsid w:val="009C2610"/>
    <w:rsid w:val="009C3082"/>
    <w:rsid w:val="009C3B9A"/>
    <w:rsid w:val="009C4123"/>
    <w:rsid w:val="009C468F"/>
    <w:rsid w:val="009C536D"/>
    <w:rsid w:val="009C55CD"/>
    <w:rsid w:val="009C635D"/>
    <w:rsid w:val="009C6627"/>
    <w:rsid w:val="009C68C1"/>
    <w:rsid w:val="009C6BA5"/>
    <w:rsid w:val="009C71C3"/>
    <w:rsid w:val="009D3223"/>
    <w:rsid w:val="009D35CD"/>
    <w:rsid w:val="009D4186"/>
    <w:rsid w:val="009D463E"/>
    <w:rsid w:val="009D59D7"/>
    <w:rsid w:val="009D5A79"/>
    <w:rsid w:val="009D5ADB"/>
    <w:rsid w:val="009E106A"/>
    <w:rsid w:val="009E110B"/>
    <w:rsid w:val="009E1477"/>
    <w:rsid w:val="009E1AE7"/>
    <w:rsid w:val="009E2DB2"/>
    <w:rsid w:val="009E4992"/>
    <w:rsid w:val="009E50F8"/>
    <w:rsid w:val="009E524C"/>
    <w:rsid w:val="009E53CF"/>
    <w:rsid w:val="009E7E9D"/>
    <w:rsid w:val="009F02CC"/>
    <w:rsid w:val="009F20BA"/>
    <w:rsid w:val="009F3336"/>
    <w:rsid w:val="009F405D"/>
    <w:rsid w:val="009F6B1A"/>
    <w:rsid w:val="00A00ACE"/>
    <w:rsid w:val="00A00C82"/>
    <w:rsid w:val="00A00D9A"/>
    <w:rsid w:val="00A017E4"/>
    <w:rsid w:val="00A04AD2"/>
    <w:rsid w:val="00A05757"/>
    <w:rsid w:val="00A0584C"/>
    <w:rsid w:val="00A077DC"/>
    <w:rsid w:val="00A10CCD"/>
    <w:rsid w:val="00A1142D"/>
    <w:rsid w:val="00A12536"/>
    <w:rsid w:val="00A146F0"/>
    <w:rsid w:val="00A16A6C"/>
    <w:rsid w:val="00A25AB2"/>
    <w:rsid w:val="00A2617B"/>
    <w:rsid w:val="00A26183"/>
    <w:rsid w:val="00A27EFB"/>
    <w:rsid w:val="00A30056"/>
    <w:rsid w:val="00A30529"/>
    <w:rsid w:val="00A3135F"/>
    <w:rsid w:val="00A314D9"/>
    <w:rsid w:val="00A32515"/>
    <w:rsid w:val="00A32660"/>
    <w:rsid w:val="00A332E7"/>
    <w:rsid w:val="00A35280"/>
    <w:rsid w:val="00A35AB1"/>
    <w:rsid w:val="00A35EAE"/>
    <w:rsid w:val="00A36357"/>
    <w:rsid w:val="00A373F0"/>
    <w:rsid w:val="00A37EDC"/>
    <w:rsid w:val="00A4167C"/>
    <w:rsid w:val="00A41AB6"/>
    <w:rsid w:val="00A4249C"/>
    <w:rsid w:val="00A433B8"/>
    <w:rsid w:val="00A434DB"/>
    <w:rsid w:val="00A45372"/>
    <w:rsid w:val="00A47715"/>
    <w:rsid w:val="00A50C62"/>
    <w:rsid w:val="00A51B67"/>
    <w:rsid w:val="00A52C2E"/>
    <w:rsid w:val="00A53A37"/>
    <w:rsid w:val="00A54AD6"/>
    <w:rsid w:val="00A558C4"/>
    <w:rsid w:val="00A55976"/>
    <w:rsid w:val="00A6032D"/>
    <w:rsid w:val="00A627CB"/>
    <w:rsid w:val="00A634BD"/>
    <w:rsid w:val="00A63543"/>
    <w:rsid w:val="00A649DA"/>
    <w:rsid w:val="00A6576E"/>
    <w:rsid w:val="00A65BD7"/>
    <w:rsid w:val="00A6686E"/>
    <w:rsid w:val="00A66F26"/>
    <w:rsid w:val="00A700E5"/>
    <w:rsid w:val="00A70FC0"/>
    <w:rsid w:val="00A719B6"/>
    <w:rsid w:val="00A73CDA"/>
    <w:rsid w:val="00A73F31"/>
    <w:rsid w:val="00A74C3E"/>
    <w:rsid w:val="00A75449"/>
    <w:rsid w:val="00A755C7"/>
    <w:rsid w:val="00A76204"/>
    <w:rsid w:val="00A76C36"/>
    <w:rsid w:val="00A771F5"/>
    <w:rsid w:val="00A7757F"/>
    <w:rsid w:val="00A779E6"/>
    <w:rsid w:val="00A80874"/>
    <w:rsid w:val="00A814CB"/>
    <w:rsid w:val="00A81F60"/>
    <w:rsid w:val="00A81F7F"/>
    <w:rsid w:val="00A823EB"/>
    <w:rsid w:val="00A82974"/>
    <w:rsid w:val="00A82CED"/>
    <w:rsid w:val="00A82FF3"/>
    <w:rsid w:val="00A85D8D"/>
    <w:rsid w:val="00A85EAD"/>
    <w:rsid w:val="00A9021D"/>
    <w:rsid w:val="00A91595"/>
    <w:rsid w:val="00A91E03"/>
    <w:rsid w:val="00A91E7B"/>
    <w:rsid w:val="00A935AC"/>
    <w:rsid w:val="00A94450"/>
    <w:rsid w:val="00A94D96"/>
    <w:rsid w:val="00A96DAB"/>
    <w:rsid w:val="00A96E51"/>
    <w:rsid w:val="00A97225"/>
    <w:rsid w:val="00A9753E"/>
    <w:rsid w:val="00A9767A"/>
    <w:rsid w:val="00A97A32"/>
    <w:rsid w:val="00AA15D6"/>
    <w:rsid w:val="00AA2F55"/>
    <w:rsid w:val="00AA3331"/>
    <w:rsid w:val="00AA3A6D"/>
    <w:rsid w:val="00AA41F4"/>
    <w:rsid w:val="00AA4AD8"/>
    <w:rsid w:val="00AA50B1"/>
    <w:rsid w:val="00AA685E"/>
    <w:rsid w:val="00AA7741"/>
    <w:rsid w:val="00AA7946"/>
    <w:rsid w:val="00AA7E5A"/>
    <w:rsid w:val="00AB0747"/>
    <w:rsid w:val="00AB0879"/>
    <w:rsid w:val="00AB256D"/>
    <w:rsid w:val="00AB2AC7"/>
    <w:rsid w:val="00AB2E5C"/>
    <w:rsid w:val="00AB3658"/>
    <w:rsid w:val="00AB3763"/>
    <w:rsid w:val="00AB6BBE"/>
    <w:rsid w:val="00AB6DAC"/>
    <w:rsid w:val="00AB769F"/>
    <w:rsid w:val="00AC181F"/>
    <w:rsid w:val="00AC2741"/>
    <w:rsid w:val="00AC27D3"/>
    <w:rsid w:val="00AC2E40"/>
    <w:rsid w:val="00AC3AA2"/>
    <w:rsid w:val="00AC412E"/>
    <w:rsid w:val="00AC5977"/>
    <w:rsid w:val="00AC61BB"/>
    <w:rsid w:val="00AC68EF"/>
    <w:rsid w:val="00AC778C"/>
    <w:rsid w:val="00AC7D96"/>
    <w:rsid w:val="00AD06AC"/>
    <w:rsid w:val="00AD1130"/>
    <w:rsid w:val="00AD3EA7"/>
    <w:rsid w:val="00AD521A"/>
    <w:rsid w:val="00AD570C"/>
    <w:rsid w:val="00AD5EC8"/>
    <w:rsid w:val="00AD5F53"/>
    <w:rsid w:val="00AD60C9"/>
    <w:rsid w:val="00AD642E"/>
    <w:rsid w:val="00AD66E5"/>
    <w:rsid w:val="00AE0777"/>
    <w:rsid w:val="00AE0A98"/>
    <w:rsid w:val="00AE0DE4"/>
    <w:rsid w:val="00AE15B6"/>
    <w:rsid w:val="00AE3373"/>
    <w:rsid w:val="00AE5B3D"/>
    <w:rsid w:val="00AE6610"/>
    <w:rsid w:val="00AE72D5"/>
    <w:rsid w:val="00AF01A3"/>
    <w:rsid w:val="00AF0A86"/>
    <w:rsid w:val="00AF163D"/>
    <w:rsid w:val="00AF47A8"/>
    <w:rsid w:val="00AF49A2"/>
    <w:rsid w:val="00AF4ECC"/>
    <w:rsid w:val="00AF4F4F"/>
    <w:rsid w:val="00AF6100"/>
    <w:rsid w:val="00AF6DDF"/>
    <w:rsid w:val="00AF767E"/>
    <w:rsid w:val="00B00D42"/>
    <w:rsid w:val="00B013A7"/>
    <w:rsid w:val="00B0182C"/>
    <w:rsid w:val="00B02CFB"/>
    <w:rsid w:val="00B062FE"/>
    <w:rsid w:val="00B0746B"/>
    <w:rsid w:val="00B10363"/>
    <w:rsid w:val="00B12058"/>
    <w:rsid w:val="00B128CC"/>
    <w:rsid w:val="00B134CF"/>
    <w:rsid w:val="00B13E7D"/>
    <w:rsid w:val="00B14750"/>
    <w:rsid w:val="00B149B7"/>
    <w:rsid w:val="00B152E5"/>
    <w:rsid w:val="00B15AE4"/>
    <w:rsid w:val="00B160EE"/>
    <w:rsid w:val="00B16924"/>
    <w:rsid w:val="00B17F0B"/>
    <w:rsid w:val="00B20912"/>
    <w:rsid w:val="00B21F25"/>
    <w:rsid w:val="00B21FB6"/>
    <w:rsid w:val="00B23514"/>
    <w:rsid w:val="00B24173"/>
    <w:rsid w:val="00B245F9"/>
    <w:rsid w:val="00B246A3"/>
    <w:rsid w:val="00B2500C"/>
    <w:rsid w:val="00B251BB"/>
    <w:rsid w:val="00B25331"/>
    <w:rsid w:val="00B260CB"/>
    <w:rsid w:val="00B27E4D"/>
    <w:rsid w:val="00B3016F"/>
    <w:rsid w:val="00B30656"/>
    <w:rsid w:val="00B30B68"/>
    <w:rsid w:val="00B30ED9"/>
    <w:rsid w:val="00B30F05"/>
    <w:rsid w:val="00B31486"/>
    <w:rsid w:val="00B31F36"/>
    <w:rsid w:val="00B33E21"/>
    <w:rsid w:val="00B3448F"/>
    <w:rsid w:val="00B3484B"/>
    <w:rsid w:val="00B353CF"/>
    <w:rsid w:val="00B35871"/>
    <w:rsid w:val="00B375D5"/>
    <w:rsid w:val="00B379FA"/>
    <w:rsid w:val="00B37B77"/>
    <w:rsid w:val="00B37DA8"/>
    <w:rsid w:val="00B4081A"/>
    <w:rsid w:val="00B41C54"/>
    <w:rsid w:val="00B4245D"/>
    <w:rsid w:val="00B44CE3"/>
    <w:rsid w:val="00B44DA2"/>
    <w:rsid w:val="00B479B2"/>
    <w:rsid w:val="00B51308"/>
    <w:rsid w:val="00B514C8"/>
    <w:rsid w:val="00B5165C"/>
    <w:rsid w:val="00B519AF"/>
    <w:rsid w:val="00B5398E"/>
    <w:rsid w:val="00B53DAA"/>
    <w:rsid w:val="00B55A1A"/>
    <w:rsid w:val="00B567DA"/>
    <w:rsid w:val="00B57C47"/>
    <w:rsid w:val="00B608A8"/>
    <w:rsid w:val="00B628D4"/>
    <w:rsid w:val="00B62D99"/>
    <w:rsid w:val="00B64C3F"/>
    <w:rsid w:val="00B655C9"/>
    <w:rsid w:val="00B65C28"/>
    <w:rsid w:val="00B67EBE"/>
    <w:rsid w:val="00B70085"/>
    <w:rsid w:val="00B70144"/>
    <w:rsid w:val="00B70D14"/>
    <w:rsid w:val="00B71767"/>
    <w:rsid w:val="00B71C68"/>
    <w:rsid w:val="00B73D42"/>
    <w:rsid w:val="00B74D12"/>
    <w:rsid w:val="00B7556D"/>
    <w:rsid w:val="00B7698D"/>
    <w:rsid w:val="00B76A7D"/>
    <w:rsid w:val="00B76D15"/>
    <w:rsid w:val="00B77375"/>
    <w:rsid w:val="00B77EBF"/>
    <w:rsid w:val="00B804D8"/>
    <w:rsid w:val="00B809FB"/>
    <w:rsid w:val="00B815FF"/>
    <w:rsid w:val="00B817B2"/>
    <w:rsid w:val="00B824EE"/>
    <w:rsid w:val="00B833D3"/>
    <w:rsid w:val="00B8370D"/>
    <w:rsid w:val="00B844F3"/>
    <w:rsid w:val="00B85EF4"/>
    <w:rsid w:val="00B86035"/>
    <w:rsid w:val="00B86CEA"/>
    <w:rsid w:val="00B9008D"/>
    <w:rsid w:val="00B90BB6"/>
    <w:rsid w:val="00B90C2C"/>
    <w:rsid w:val="00B90FE2"/>
    <w:rsid w:val="00B91E1B"/>
    <w:rsid w:val="00B95277"/>
    <w:rsid w:val="00B953D7"/>
    <w:rsid w:val="00BA07C8"/>
    <w:rsid w:val="00BA2B12"/>
    <w:rsid w:val="00BA30D2"/>
    <w:rsid w:val="00BA31E5"/>
    <w:rsid w:val="00BA6FB7"/>
    <w:rsid w:val="00BA7865"/>
    <w:rsid w:val="00BB076F"/>
    <w:rsid w:val="00BB1AD7"/>
    <w:rsid w:val="00BB1F1B"/>
    <w:rsid w:val="00BB23DB"/>
    <w:rsid w:val="00BB27F7"/>
    <w:rsid w:val="00BB28ED"/>
    <w:rsid w:val="00BB3475"/>
    <w:rsid w:val="00BB368C"/>
    <w:rsid w:val="00BB3F6E"/>
    <w:rsid w:val="00BB5645"/>
    <w:rsid w:val="00BB71B0"/>
    <w:rsid w:val="00BB71B1"/>
    <w:rsid w:val="00BC0157"/>
    <w:rsid w:val="00BC04B2"/>
    <w:rsid w:val="00BC2FEA"/>
    <w:rsid w:val="00BC31F4"/>
    <w:rsid w:val="00BC4589"/>
    <w:rsid w:val="00BC4757"/>
    <w:rsid w:val="00BC492D"/>
    <w:rsid w:val="00BC5B04"/>
    <w:rsid w:val="00BC5D5D"/>
    <w:rsid w:val="00BD09B2"/>
    <w:rsid w:val="00BD2227"/>
    <w:rsid w:val="00BD3066"/>
    <w:rsid w:val="00BD35D9"/>
    <w:rsid w:val="00BD3C2C"/>
    <w:rsid w:val="00BD4152"/>
    <w:rsid w:val="00BD74C0"/>
    <w:rsid w:val="00BD7744"/>
    <w:rsid w:val="00BD774E"/>
    <w:rsid w:val="00BE0AA5"/>
    <w:rsid w:val="00BE1679"/>
    <w:rsid w:val="00BE23CD"/>
    <w:rsid w:val="00BE394C"/>
    <w:rsid w:val="00BE6932"/>
    <w:rsid w:val="00BE7E1E"/>
    <w:rsid w:val="00BF1035"/>
    <w:rsid w:val="00BF2669"/>
    <w:rsid w:val="00BF44A3"/>
    <w:rsid w:val="00BF5361"/>
    <w:rsid w:val="00BF6912"/>
    <w:rsid w:val="00BF74FD"/>
    <w:rsid w:val="00BF7F33"/>
    <w:rsid w:val="00C007FB"/>
    <w:rsid w:val="00C019EA"/>
    <w:rsid w:val="00C028C5"/>
    <w:rsid w:val="00C02DAA"/>
    <w:rsid w:val="00C055D7"/>
    <w:rsid w:val="00C060A8"/>
    <w:rsid w:val="00C065A8"/>
    <w:rsid w:val="00C0756F"/>
    <w:rsid w:val="00C10D60"/>
    <w:rsid w:val="00C11F93"/>
    <w:rsid w:val="00C1455D"/>
    <w:rsid w:val="00C147E7"/>
    <w:rsid w:val="00C14BA3"/>
    <w:rsid w:val="00C1502B"/>
    <w:rsid w:val="00C1506C"/>
    <w:rsid w:val="00C20518"/>
    <w:rsid w:val="00C20785"/>
    <w:rsid w:val="00C210E5"/>
    <w:rsid w:val="00C2153A"/>
    <w:rsid w:val="00C2271B"/>
    <w:rsid w:val="00C234F4"/>
    <w:rsid w:val="00C253EC"/>
    <w:rsid w:val="00C2565C"/>
    <w:rsid w:val="00C260BD"/>
    <w:rsid w:val="00C300E0"/>
    <w:rsid w:val="00C309B3"/>
    <w:rsid w:val="00C31F07"/>
    <w:rsid w:val="00C32F0B"/>
    <w:rsid w:val="00C33EA5"/>
    <w:rsid w:val="00C34200"/>
    <w:rsid w:val="00C351D6"/>
    <w:rsid w:val="00C3550E"/>
    <w:rsid w:val="00C363BA"/>
    <w:rsid w:val="00C40224"/>
    <w:rsid w:val="00C4143E"/>
    <w:rsid w:val="00C4185F"/>
    <w:rsid w:val="00C41A88"/>
    <w:rsid w:val="00C429B8"/>
    <w:rsid w:val="00C42CC9"/>
    <w:rsid w:val="00C45756"/>
    <w:rsid w:val="00C461B5"/>
    <w:rsid w:val="00C462F6"/>
    <w:rsid w:val="00C50EF1"/>
    <w:rsid w:val="00C53E18"/>
    <w:rsid w:val="00C57841"/>
    <w:rsid w:val="00C57BC3"/>
    <w:rsid w:val="00C57FF3"/>
    <w:rsid w:val="00C60E2C"/>
    <w:rsid w:val="00C626DD"/>
    <w:rsid w:val="00C62790"/>
    <w:rsid w:val="00C646F9"/>
    <w:rsid w:val="00C65FFA"/>
    <w:rsid w:val="00C661A3"/>
    <w:rsid w:val="00C66441"/>
    <w:rsid w:val="00C671BA"/>
    <w:rsid w:val="00C7159A"/>
    <w:rsid w:val="00C71A5E"/>
    <w:rsid w:val="00C71F34"/>
    <w:rsid w:val="00C74EBF"/>
    <w:rsid w:val="00C75574"/>
    <w:rsid w:val="00C75B19"/>
    <w:rsid w:val="00C77238"/>
    <w:rsid w:val="00C77AC4"/>
    <w:rsid w:val="00C822A5"/>
    <w:rsid w:val="00C82D1B"/>
    <w:rsid w:val="00C832D9"/>
    <w:rsid w:val="00C83A1C"/>
    <w:rsid w:val="00C85133"/>
    <w:rsid w:val="00C85D57"/>
    <w:rsid w:val="00C86433"/>
    <w:rsid w:val="00C8681F"/>
    <w:rsid w:val="00C8694F"/>
    <w:rsid w:val="00C906C9"/>
    <w:rsid w:val="00C9118B"/>
    <w:rsid w:val="00C92D86"/>
    <w:rsid w:val="00C9308C"/>
    <w:rsid w:val="00C94F48"/>
    <w:rsid w:val="00C964C6"/>
    <w:rsid w:val="00C96558"/>
    <w:rsid w:val="00C96F06"/>
    <w:rsid w:val="00C9749D"/>
    <w:rsid w:val="00CA0636"/>
    <w:rsid w:val="00CA2109"/>
    <w:rsid w:val="00CA3290"/>
    <w:rsid w:val="00CA36F1"/>
    <w:rsid w:val="00CA3C2A"/>
    <w:rsid w:val="00CA4E2C"/>
    <w:rsid w:val="00CA7567"/>
    <w:rsid w:val="00CB054F"/>
    <w:rsid w:val="00CB2504"/>
    <w:rsid w:val="00CB3275"/>
    <w:rsid w:val="00CB3795"/>
    <w:rsid w:val="00CB40C9"/>
    <w:rsid w:val="00CB5329"/>
    <w:rsid w:val="00CB62DF"/>
    <w:rsid w:val="00CB65AB"/>
    <w:rsid w:val="00CB6A2A"/>
    <w:rsid w:val="00CC30AB"/>
    <w:rsid w:val="00CC3285"/>
    <w:rsid w:val="00CC5F5A"/>
    <w:rsid w:val="00CC60B7"/>
    <w:rsid w:val="00CC6131"/>
    <w:rsid w:val="00CC68A4"/>
    <w:rsid w:val="00CC6BA3"/>
    <w:rsid w:val="00CC7805"/>
    <w:rsid w:val="00CC784A"/>
    <w:rsid w:val="00CD0D43"/>
    <w:rsid w:val="00CD1075"/>
    <w:rsid w:val="00CD2FAF"/>
    <w:rsid w:val="00CD304F"/>
    <w:rsid w:val="00CD36E2"/>
    <w:rsid w:val="00CD37CD"/>
    <w:rsid w:val="00CD3828"/>
    <w:rsid w:val="00CD51A2"/>
    <w:rsid w:val="00CD5B4D"/>
    <w:rsid w:val="00CD66F1"/>
    <w:rsid w:val="00CD6724"/>
    <w:rsid w:val="00CE0F74"/>
    <w:rsid w:val="00CE26DE"/>
    <w:rsid w:val="00CE2BEB"/>
    <w:rsid w:val="00CE301D"/>
    <w:rsid w:val="00CE4736"/>
    <w:rsid w:val="00CE5F89"/>
    <w:rsid w:val="00CE6B94"/>
    <w:rsid w:val="00CE6D2B"/>
    <w:rsid w:val="00CE725E"/>
    <w:rsid w:val="00CE7628"/>
    <w:rsid w:val="00CE7CA4"/>
    <w:rsid w:val="00CF041F"/>
    <w:rsid w:val="00CF0CE0"/>
    <w:rsid w:val="00CF380B"/>
    <w:rsid w:val="00CF4A7F"/>
    <w:rsid w:val="00CF5484"/>
    <w:rsid w:val="00CF55D4"/>
    <w:rsid w:val="00CF64F7"/>
    <w:rsid w:val="00CF6596"/>
    <w:rsid w:val="00D01866"/>
    <w:rsid w:val="00D03383"/>
    <w:rsid w:val="00D034D6"/>
    <w:rsid w:val="00D0562B"/>
    <w:rsid w:val="00D0587B"/>
    <w:rsid w:val="00D0692D"/>
    <w:rsid w:val="00D06B4D"/>
    <w:rsid w:val="00D07078"/>
    <w:rsid w:val="00D078F8"/>
    <w:rsid w:val="00D11846"/>
    <w:rsid w:val="00D11AB2"/>
    <w:rsid w:val="00D11D52"/>
    <w:rsid w:val="00D11F08"/>
    <w:rsid w:val="00D1218C"/>
    <w:rsid w:val="00D12A62"/>
    <w:rsid w:val="00D12AAB"/>
    <w:rsid w:val="00D132CC"/>
    <w:rsid w:val="00D137C2"/>
    <w:rsid w:val="00D1438E"/>
    <w:rsid w:val="00D1480E"/>
    <w:rsid w:val="00D14A4B"/>
    <w:rsid w:val="00D160FC"/>
    <w:rsid w:val="00D1698A"/>
    <w:rsid w:val="00D1743A"/>
    <w:rsid w:val="00D17502"/>
    <w:rsid w:val="00D211E6"/>
    <w:rsid w:val="00D21277"/>
    <w:rsid w:val="00D218EB"/>
    <w:rsid w:val="00D21D93"/>
    <w:rsid w:val="00D21FDE"/>
    <w:rsid w:val="00D21FE6"/>
    <w:rsid w:val="00D22441"/>
    <w:rsid w:val="00D2287B"/>
    <w:rsid w:val="00D231B0"/>
    <w:rsid w:val="00D23448"/>
    <w:rsid w:val="00D240E1"/>
    <w:rsid w:val="00D250A7"/>
    <w:rsid w:val="00D252F6"/>
    <w:rsid w:val="00D2586C"/>
    <w:rsid w:val="00D27AE1"/>
    <w:rsid w:val="00D30F93"/>
    <w:rsid w:val="00D31D68"/>
    <w:rsid w:val="00D32766"/>
    <w:rsid w:val="00D32AD9"/>
    <w:rsid w:val="00D3330E"/>
    <w:rsid w:val="00D33591"/>
    <w:rsid w:val="00D35301"/>
    <w:rsid w:val="00D3543D"/>
    <w:rsid w:val="00D35D92"/>
    <w:rsid w:val="00D36600"/>
    <w:rsid w:val="00D36DF9"/>
    <w:rsid w:val="00D37266"/>
    <w:rsid w:val="00D4047D"/>
    <w:rsid w:val="00D410CA"/>
    <w:rsid w:val="00D42844"/>
    <w:rsid w:val="00D429B6"/>
    <w:rsid w:val="00D44112"/>
    <w:rsid w:val="00D44A43"/>
    <w:rsid w:val="00D44A9D"/>
    <w:rsid w:val="00D44D80"/>
    <w:rsid w:val="00D45802"/>
    <w:rsid w:val="00D51C2D"/>
    <w:rsid w:val="00D52E32"/>
    <w:rsid w:val="00D539E4"/>
    <w:rsid w:val="00D53D9C"/>
    <w:rsid w:val="00D542A3"/>
    <w:rsid w:val="00D548E2"/>
    <w:rsid w:val="00D56EAC"/>
    <w:rsid w:val="00D5712A"/>
    <w:rsid w:val="00D604FF"/>
    <w:rsid w:val="00D61204"/>
    <w:rsid w:val="00D62331"/>
    <w:rsid w:val="00D645EA"/>
    <w:rsid w:val="00D65082"/>
    <w:rsid w:val="00D65D94"/>
    <w:rsid w:val="00D66264"/>
    <w:rsid w:val="00D66A28"/>
    <w:rsid w:val="00D66EDD"/>
    <w:rsid w:val="00D67CA3"/>
    <w:rsid w:val="00D67EBA"/>
    <w:rsid w:val="00D71BD0"/>
    <w:rsid w:val="00D735AA"/>
    <w:rsid w:val="00D73C95"/>
    <w:rsid w:val="00D740F1"/>
    <w:rsid w:val="00D75387"/>
    <w:rsid w:val="00D76842"/>
    <w:rsid w:val="00D7707E"/>
    <w:rsid w:val="00D776D1"/>
    <w:rsid w:val="00D77B53"/>
    <w:rsid w:val="00D77C36"/>
    <w:rsid w:val="00D819AD"/>
    <w:rsid w:val="00D84AFC"/>
    <w:rsid w:val="00D84C90"/>
    <w:rsid w:val="00D85884"/>
    <w:rsid w:val="00D9108D"/>
    <w:rsid w:val="00D9140F"/>
    <w:rsid w:val="00D91F4A"/>
    <w:rsid w:val="00D92003"/>
    <w:rsid w:val="00D924D8"/>
    <w:rsid w:val="00D93796"/>
    <w:rsid w:val="00D94C41"/>
    <w:rsid w:val="00D94FD8"/>
    <w:rsid w:val="00D9537E"/>
    <w:rsid w:val="00D963E7"/>
    <w:rsid w:val="00D96B7F"/>
    <w:rsid w:val="00D96D34"/>
    <w:rsid w:val="00DA0757"/>
    <w:rsid w:val="00DA26DD"/>
    <w:rsid w:val="00DA2C56"/>
    <w:rsid w:val="00DA46F9"/>
    <w:rsid w:val="00DA68B6"/>
    <w:rsid w:val="00DA7313"/>
    <w:rsid w:val="00DA7491"/>
    <w:rsid w:val="00DA7887"/>
    <w:rsid w:val="00DB078B"/>
    <w:rsid w:val="00DB1F99"/>
    <w:rsid w:val="00DB31A2"/>
    <w:rsid w:val="00DB3530"/>
    <w:rsid w:val="00DB37AA"/>
    <w:rsid w:val="00DB3E97"/>
    <w:rsid w:val="00DB41AC"/>
    <w:rsid w:val="00DB4BD2"/>
    <w:rsid w:val="00DB53CC"/>
    <w:rsid w:val="00DB5CBF"/>
    <w:rsid w:val="00DB5F41"/>
    <w:rsid w:val="00DC023B"/>
    <w:rsid w:val="00DC0786"/>
    <w:rsid w:val="00DC0E9A"/>
    <w:rsid w:val="00DC1B1D"/>
    <w:rsid w:val="00DC2132"/>
    <w:rsid w:val="00DC4A10"/>
    <w:rsid w:val="00DC6037"/>
    <w:rsid w:val="00DC67FB"/>
    <w:rsid w:val="00DC6FF6"/>
    <w:rsid w:val="00DC706F"/>
    <w:rsid w:val="00DC74A1"/>
    <w:rsid w:val="00DD072F"/>
    <w:rsid w:val="00DD0F86"/>
    <w:rsid w:val="00DD1266"/>
    <w:rsid w:val="00DD1530"/>
    <w:rsid w:val="00DD1A2D"/>
    <w:rsid w:val="00DD350D"/>
    <w:rsid w:val="00DD5055"/>
    <w:rsid w:val="00DD6C54"/>
    <w:rsid w:val="00DE0459"/>
    <w:rsid w:val="00DE106F"/>
    <w:rsid w:val="00DE2613"/>
    <w:rsid w:val="00DE33E7"/>
    <w:rsid w:val="00DE3567"/>
    <w:rsid w:val="00DE3568"/>
    <w:rsid w:val="00DE3BF4"/>
    <w:rsid w:val="00DE6827"/>
    <w:rsid w:val="00DE698C"/>
    <w:rsid w:val="00DF1727"/>
    <w:rsid w:val="00DF2CB0"/>
    <w:rsid w:val="00DF2ED2"/>
    <w:rsid w:val="00DF40C5"/>
    <w:rsid w:val="00DF497D"/>
    <w:rsid w:val="00DF6EEB"/>
    <w:rsid w:val="00DF73C0"/>
    <w:rsid w:val="00DF7B13"/>
    <w:rsid w:val="00E00114"/>
    <w:rsid w:val="00E009B3"/>
    <w:rsid w:val="00E01A7D"/>
    <w:rsid w:val="00E0226F"/>
    <w:rsid w:val="00E0238C"/>
    <w:rsid w:val="00E033E7"/>
    <w:rsid w:val="00E03FE3"/>
    <w:rsid w:val="00E05B9E"/>
    <w:rsid w:val="00E05DD6"/>
    <w:rsid w:val="00E06F66"/>
    <w:rsid w:val="00E10244"/>
    <w:rsid w:val="00E11FC0"/>
    <w:rsid w:val="00E13A66"/>
    <w:rsid w:val="00E15377"/>
    <w:rsid w:val="00E156F4"/>
    <w:rsid w:val="00E16AA6"/>
    <w:rsid w:val="00E16CDE"/>
    <w:rsid w:val="00E1766A"/>
    <w:rsid w:val="00E1798D"/>
    <w:rsid w:val="00E202B4"/>
    <w:rsid w:val="00E226E8"/>
    <w:rsid w:val="00E2369E"/>
    <w:rsid w:val="00E23DD6"/>
    <w:rsid w:val="00E24C80"/>
    <w:rsid w:val="00E266F1"/>
    <w:rsid w:val="00E30BF1"/>
    <w:rsid w:val="00E31C42"/>
    <w:rsid w:val="00E32129"/>
    <w:rsid w:val="00E3328F"/>
    <w:rsid w:val="00E33EF4"/>
    <w:rsid w:val="00E34401"/>
    <w:rsid w:val="00E34B15"/>
    <w:rsid w:val="00E352EC"/>
    <w:rsid w:val="00E357E5"/>
    <w:rsid w:val="00E361B8"/>
    <w:rsid w:val="00E36C2C"/>
    <w:rsid w:val="00E36CB1"/>
    <w:rsid w:val="00E36D84"/>
    <w:rsid w:val="00E400E6"/>
    <w:rsid w:val="00E40727"/>
    <w:rsid w:val="00E44561"/>
    <w:rsid w:val="00E45170"/>
    <w:rsid w:val="00E5040B"/>
    <w:rsid w:val="00E50724"/>
    <w:rsid w:val="00E50AC2"/>
    <w:rsid w:val="00E50ED2"/>
    <w:rsid w:val="00E524BD"/>
    <w:rsid w:val="00E535D8"/>
    <w:rsid w:val="00E53D54"/>
    <w:rsid w:val="00E5514A"/>
    <w:rsid w:val="00E56CA1"/>
    <w:rsid w:val="00E575DD"/>
    <w:rsid w:val="00E60305"/>
    <w:rsid w:val="00E60398"/>
    <w:rsid w:val="00E60A3D"/>
    <w:rsid w:val="00E61A7A"/>
    <w:rsid w:val="00E62168"/>
    <w:rsid w:val="00E63310"/>
    <w:rsid w:val="00E64137"/>
    <w:rsid w:val="00E649AD"/>
    <w:rsid w:val="00E65591"/>
    <w:rsid w:val="00E66825"/>
    <w:rsid w:val="00E6790F"/>
    <w:rsid w:val="00E7001E"/>
    <w:rsid w:val="00E70397"/>
    <w:rsid w:val="00E71327"/>
    <w:rsid w:val="00E7147F"/>
    <w:rsid w:val="00E71C8E"/>
    <w:rsid w:val="00E7272C"/>
    <w:rsid w:val="00E727AE"/>
    <w:rsid w:val="00E74EC0"/>
    <w:rsid w:val="00E759FE"/>
    <w:rsid w:val="00E75D39"/>
    <w:rsid w:val="00E76006"/>
    <w:rsid w:val="00E80059"/>
    <w:rsid w:val="00E8076C"/>
    <w:rsid w:val="00E81CA9"/>
    <w:rsid w:val="00E83400"/>
    <w:rsid w:val="00E83526"/>
    <w:rsid w:val="00E84282"/>
    <w:rsid w:val="00E8548F"/>
    <w:rsid w:val="00E90EC5"/>
    <w:rsid w:val="00E916E1"/>
    <w:rsid w:val="00E933FE"/>
    <w:rsid w:val="00E946D6"/>
    <w:rsid w:val="00E961EA"/>
    <w:rsid w:val="00E9724B"/>
    <w:rsid w:val="00EA08EB"/>
    <w:rsid w:val="00EA0BDE"/>
    <w:rsid w:val="00EA17E1"/>
    <w:rsid w:val="00EA38BC"/>
    <w:rsid w:val="00EA40B3"/>
    <w:rsid w:val="00EA4C55"/>
    <w:rsid w:val="00EA5FA8"/>
    <w:rsid w:val="00EA61AB"/>
    <w:rsid w:val="00EA7028"/>
    <w:rsid w:val="00EA765A"/>
    <w:rsid w:val="00EA77C6"/>
    <w:rsid w:val="00EB1238"/>
    <w:rsid w:val="00EB2B7C"/>
    <w:rsid w:val="00EB4332"/>
    <w:rsid w:val="00EB49B0"/>
    <w:rsid w:val="00EB5A8C"/>
    <w:rsid w:val="00EB644F"/>
    <w:rsid w:val="00EB646B"/>
    <w:rsid w:val="00EC4720"/>
    <w:rsid w:val="00EC521A"/>
    <w:rsid w:val="00EC5C5C"/>
    <w:rsid w:val="00EC64B8"/>
    <w:rsid w:val="00EC6724"/>
    <w:rsid w:val="00EC769E"/>
    <w:rsid w:val="00ED0575"/>
    <w:rsid w:val="00ED0695"/>
    <w:rsid w:val="00ED0C4B"/>
    <w:rsid w:val="00ED3501"/>
    <w:rsid w:val="00ED6249"/>
    <w:rsid w:val="00ED6A4E"/>
    <w:rsid w:val="00EE004C"/>
    <w:rsid w:val="00EE1015"/>
    <w:rsid w:val="00EE12EA"/>
    <w:rsid w:val="00EE2057"/>
    <w:rsid w:val="00EE30C1"/>
    <w:rsid w:val="00EE30E8"/>
    <w:rsid w:val="00EE3161"/>
    <w:rsid w:val="00EE319C"/>
    <w:rsid w:val="00EE49F8"/>
    <w:rsid w:val="00EE4F2B"/>
    <w:rsid w:val="00EE618E"/>
    <w:rsid w:val="00EE622C"/>
    <w:rsid w:val="00EE65DE"/>
    <w:rsid w:val="00EE784D"/>
    <w:rsid w:val="00EE7AC4"/>
    <w:rsid w:val="00EE7F25"/>
    <w:rsid w:val="00EF07E1"/>
    <w:rsid w:val="00EF0B74"/>
    <w:rsid w:val="00EF0E54"/>
    <w:rsid w:val="00EF15C7"/>
    <w:rsid w:val="00EF287E"/>
    <w:rsid w:val="00EF2AFB"/>
    <w:rsid w:val="00EF3864"/>
    <w:rsid w:val="00EF3E7E"/>
    <w:rsid w:val="00EF42A4"/>
    <w:rsid w:val="00EF550C"/>
    <w:rsid w:val="00EF55CB"/>
    <w:rsid w:val="00EF6B54"/>
    <w:rsid w:val="00EF78FF"/>
    <w:rsid w:val="00EF7A06"/>
    <w:rsid w:val="00EF7E53"/>
    <w:rsid w:val="00F0084E"/>
    <w:rsid w:val="00F00D72"/>
    <w:rsid w:val="00F00E9B"/>
    <w:rsid w:val="00F01160"/>
    <w:rsid w:val="00F0120F"/>
    <w:rsid w:val="00F02312"/>
    <w:rsid w:val="00F04909"/>
    <w:rsid w:val="00F062FF"/>
    <w:rsid w:val="00F07884"/>
    <w:rsid w:val="00F07AD8"/>
    <w:rsid w:val="00F07B88"/>
    <w:rsid w:val="00F1203F"/>
    <w:rsid w:val="00F13368"/>
    <w:rsid w:val="00F148FE"/>
    <w:rsid w:val="00F16F57"/>
    <w:rsid w:val="00F173CA"/>
    <w:rsid w:val="00F201C3"/>
    <w:rsid w:val="00F20882"/>
    <w:rsid w:val="00F21B53"/>
    <w:rsid w:val="00F21FCB"/>
    <w:rsid w:val="00F22716"/>
    <w:rsid w:val="00F22CC8"/>
    <w:rsid w:val="00F24561"/>
    <w:rsid w:val="00F24CE1"/>
    <w:rsid w:val="00F24DA9"/>
    <w:rsid w:val="00F25803"/>
    <w:rsid w:val="00F25E95"/>
    <w:rsid w:val="00F273E0"/>
    <w:rsid w:val="00F27D5A"/>
    <w:rsid w:val="00F30512"/>
    <w:rsid w:val="00F3058B"/>
    <w:rsid w:val="00F30A25"/>
    <w:rsid w:val="00F32C8F"/>
    <w:rsid w:val="00F33F78"/>
    <w:rsid w:val="00F368B0"/>
    <w:rsid w:val="00F36EDC"/>
    <w:rsid w:val="00F371F9"/>
    <w:rsid w:val="00F41705"/>
    <w:rsid w:val="00F4227F"/>
    <w:rsid w:val="00F42599"/>
    <w:rsid w:val="00F437CE"/>
    <w:rsid w:val="00F448A4"/>
    <w:rsid w:val="00F45A4D"/>
    <w:rsid w:val="00F45B20"/>
    <w:rsid w:val="00F46385"/>
    <w:rsid w:val="00F4790B"/>
    <w:rsid w:val="00F47DD6"/>
    <w:rsid w:val="00F52340"/>
    <w:rsid w:val="00F541C0"/>
    <w:rsid w:val="00F55788"/>
    <w:rsid w:val="00F560B3"/>
    <w:rsid w:val="00F56164"/>
    <w:rsid w:val="00F56670"/>
    <w:rsid w:val="00F57590"/>
    <w:rsid w:val="00F57D4A"/>
    <w:rsid w:val="00F60135"/>
    <w:rsid w:val="00F60762"/>
    <w:rsid w:val="00F60840"/>
    <w:rsid w:val="00F60CB2"/>
    <w:rsid w:val="00F60DD4"/>
    <w:rsid w:val="00F61137"/>
    <w:rsid w:val="00F61353"/>
    <w:rsid w:val="00F613F1"/>
    <w:rsid w:val="00F61663"/>
    <w:rsid w:val="00F6368D"/>
    <w:rsid w:val="00F63B62"/>
    <w:rsid w:val="00F63F4C"/>
    <w:rsid w:val="00F65677"/>
    <w:rsid w:val="00F66C26"/>
    <w:rsid w:val="00F6748B"/>
    <w:rsid w:val="00F67765"/>
    <w:rsid w:val="00F7066B"/>
    <w:rsid w:val="00F72DF5"/>
    <w:rsid w:val="00F733E9"/>
    <w:rsid w:val="00F74C86"/>
    <w:rsid w:val="00F74DA3"/>
    <w:rsid w:val="00F7549D"/>
    <w:rsid w:val="00F76486"/>
    <w:rsid w:val="00F772C0"/>
    <w:rsid w:val="00F776C0"/>
    <w:rsid w:val="00F822A9"/>
    <w:rsid w:val="00F83A11"/>
    <w:rsid w:val="00F849B7"/>
    <w:rsid w:val="00F855AD"/>
    <w:rsid w:val="00F85A8C"/>
    <w:rsid w:val="00F8713B"/>
    <w:rsid w:val="00F873B9"/>
    <w:rsid w:val="00F875C3"/>
    <w:rsid w:val="00F8795C"/>
    <w:rsid w:val="00F900CD"/>
    <w:rsid w:val="00F9075D"/>
    <w:rsid w:val="00F92A61"/>
    <w:rsid w:val="00F9408D"/>
    <w:rsid w:val="00F941F9"/>
    <w:rsid w:val="00F96CE8"/>
    <w:rsid w:val="00FA15A5"/>
    <w:rsid w:val="00FA201E"/>
    <w:rsid w:val="00FA3B31"/>
    <w:rsid w:val="00FA43E9"/>
    <w:rsid w:val="00FA576C"/>
    <w:rsid w:val="00FA590F"/>
    <w:rsid w:val="00FA5D4B"/>
    <w:rsid w:val="00FA6052"/>
    <w:rsid w:val="00FA6342"/>
    <w:rsid w:val="00FA7B0D"/>
    <w:rsid w:val="00FA7BF6"/>
    <w:rsid w:val="00FB03E8"/>
    <w:rsid w:val="00FB0D5D"/>
    <w:rsid w:val="00FB0E71"/>
    <w:rsid w:val="00FB2AEA"/>
    <w:rsid w:val="00FB3432"/>
    <w:rsid w:val="00FB3944"/>
    <w:rsid w:val="00FB3E50"/>
    <w:rsid w:val="00FB5278"/>
    <w:rsid w:val="00FB579C"/>
    <w:rsid w:val="00FB5A94"/>
    <w:rsid w:val="00FB7ACB"/>
    <w:rsid w:val="00FB7CD3"/>
    <w:rsid w:val="00FC01FD"/>
    <w:rsid w:val="00FC14D3"/>
    <w:rsid w:val="00FC178F"/>
    <w:rsid w:val="00FC1800"/>
    <w:rsid w:val="00FC1881"/>
    <w:rsid w:val="00FC5074"/>
    <w:rsid w:val="00FC54F9"/>
    <w:rsid w:val="00FC65DA"/>
    <w:rsid w:val="00FC674C"/>
    <w:rsid w:val="00FD04D6"/>
    <w:rsid w:val="00FD124F"/>
    <w:rsid w:val="00FD18CE"/>
    <w:rsid w:val="00FD1FAD"/>
    <w:rsid w:val="00FD2288"/>
    <w:rsid w:val="00FD56D4"/>
    <w:rsid w:val="00FD5E6D"/>
    <w:rsid w:val="00FD636F"/>
    <w:rsid w:val="00FD6D0B"/>
    <w:rsid w:val="00FE0219"/>
    <w:rsid w:val="00FE3278"/>
    <w:rsid w:val="00FE4E06"/>
    <w:rsid w:val="00FE51C7"/>
    <w:rsid w:val="00FF0226"/>
    <w:rsid w:val="00FF247D"/>
    <w:rsid w:val="00FF293A"/>
    <w:rsid w:val="00FF2FD4"/>
    <w:rsid w:val="00FF37ED"/>
    <w:rsid w:val="00FF45DF"/>
    <w:rsid w:val="00FF62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6865"/>
    <o:shapelayout v:ext="edit">
      <o:idmap v:ext="edit" data="1"/>
    </o:shapelayout>
  </w:shapeDefaults>
  <w:decimalSymbol w:val="."/>
  <w:listSeparator w:val=","/>
  <w14:docId w14:val="46BE0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No List"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EB5A8C"/>
    <w:pPr>
      <w:spacing w:after="240"/>
    </w:pPr>
  </w:style>
  <w:style w:type="paragraph" w:styleId="berschrift1">
    <w:name w:val="heading 1"/>
    <w:aliases w:val="OGC Header Level 1,numbered,h1,clause,H1"/>
    <w:basedOn w:val="Standard"/>
    <w:next w:val="Standard"/>
    <w:link w:val="berschrift1Zchn"/>
    <w:qFormat/>
    <w:rsid w:val="00F27D5A"/>
    <w:pPr>
      <w:keepNext/>
      <w:numPr>
        <w:numId w:val="1"/>
      </w:numPr>
      <w:spacing w:before="480" w:line="360" w:lineRule="auto"/>
      <w:outlineLvl w:val="0"/>
    </w:pPr>
    <w:rPr>
      <w:b/>
      <w:bCs/>
      <w:sz w:val="28"/>
    </w:rPr>
  </w:style>
  <w:style w:type="paragraph" w:styleId="berschrift2">
    <w:name w:val="heading 2"/>
    <w:aliases w:val="OGC Heading 2,h2,sub-clause 2,H2,H21,l2"/>
    <w:basedOn w:val="Standard"/>
    <w:next w:val="Standard"/>
    <w:link w:val="berschrift2Zchn"/>
    <w:qFormat/>
    <w:rsid w:val="00F27D5A"/>
    <w:pPr>
      <w:keepNext/>
      <w:numPr>
        <w:ilvl w:val="1"/>
        <w:numId w:val="1"/>
      </w:numPr>
      <w:spacing w:before="240" w:after="60"/>
      <w:outlineLvl w:val="1"/>
    </w:pPr>
    <w:rPr>
      <w:rFonts w:cs="Arial"/>
      <w:b/>
      <w:bCs/>
      <w:iCs/>
      <w:szCs w:val="28"/>
    </w:rPr>
  </w:style>
  <w:style w:type="paragraph" w:styleId="berschrift3">
    <w:name w:val="heading 3"/>
    <w:aliases w:val="OGC Heading 3,h3,sub-clause 3,H3,hd3"/>
    <w:basedOn w:val="Standard"/>
    <w:next w:val="Standard"/>
    <w:link w:val="berschrift3Zchn"/>
    <w:qFormat/>
    <w:rsid w:val="00F27D5A"/>
    <w:pPr>
      <w:keepNext/>
      <w:numPr>
        <w:ilvl w:val="2"/>
        <w:numId w:val="1"/>
      </w:numPr>
      <w:spacing w:before="240" w:after="60"/>
      <w:outlineLvl w:val="2"/>
    </w:pPr>
    <w:rPr>
      <w:rFonts w:cs="Arial"/>
      <w:b/>
      <w:bCs/>
      <w:szCs w:val="26"/>
    </w:rPr>
  </w:style>
  <w:style w:type="paragraph" w:styleId="berschrift4">
    <w:name w:val="heading 4"/>
    <w:aliases w:val="OGC Heading 4,h4,sub-clause 4,H4"/>
    <w:basedOn w:val="Standard"/>
    <w:next w:val="Standard"/>
    <w:link w:val="berschrift4Zchn"/>
    <w:qFormat/>
    <w:rsid w:val="00F27D5A"/>
    <w:pPr>
      <w:keepNext/>
      <w:numPr>
        <w:ilvl w:val="3"/>
        <w:numId w:val="1"/>
      </w:numPr>
      <w:spacing w:before="240" w:after="60"/>
      <w:outlineLvl w:val="3"/>
    </w:pPr>
    <w:rPr>
      <w:b/>
      <w:bCs/>
      <w:szCs w:val="28"/>
    </w:rPr>
  </w:style>
  <w:style w:type="paragraph" w:styleId="berschrift5">
    <w:name w:val="heading 5"/>
    <w:aliases w:val="H5"/>
    <w:basedOn w:val="Standard"/>
    <w:next w:val="Standard"/>
    <w:qFormat/>
    <w:rsid w:val="00F27D5A"/>
    <w:pPr>
      <w:numPr>
        <w:ilvl w:val="4"/>
        <w:numId w:val="1"/>
      </w:numPr>
      <w:spacing w:before="240" w:after="60"/>
      <w:outlineLvl w:val="4"/>
    </w:pPr>
    <w:rPr>
      <w:b/>
      <w:bCs/>
      <w:i/>
      <w:iCs/>
      <w:sz w:val="26"/>
      <w:szCs w:val="26"/>
    </w:rPr>
  </w:style>
  <w:style w:type="paragraph" w:styleId="berschrift6">
    <w:name w:val="heading 6"/>
    <w:aliases w:val="H6"/>
    <w:basedOn w:val="Standard"/>
    <w:next w:val="Standard"/>
    <w:qFormat/>
    <w:rsid w:val="00F27D5A"/>
    <w:pPr>
      <w:numPr>
        <w:ilvl w:val="5"/>
        <w:numId w:val="1"/>
      </w:numPr>
      <w:spacing w:before="240" w:after="60"/>
      <w:outlineLvl w:val="5"/>
    </w:pPr>
    <w:rPr>
      <w:b/>
      <w:bCs/>
      <w:sz w:val="22"/>
      <w:szCs w:val="22"/>
    </w:rPr>
  </w:style>
  <w:style w:type="paragraph" w:styleId="berschrift7">
    <w:name w:val="heading 7"/>
    <w:basedOn w:val="Standard"/>
    <w:next w:val="Standard"/>
    <w:qFormat/>
    <w:rsid w:val="00F27D5A"/>
    <w:pPr>
      <w:numPr>
        <w:ilvl w:val="6"/>
        <w:numId w:val="1"/>
      </w:numPr>
      <w:spacing w:before="240" w:after="60"/>
      <w:outlineLvl w:val="6"/>
    </w:pPr>
  </w:style>
  <w:style w:type="paragraph" w:styleId="berschrift8">
    <w:name w:val="heading 8"/>
    <w:basedOn w:val="Standard"/>
    <w:next w:val="Standard"/>
    <w:qFormat/>
    <w:rsid w:val="00F27D5A"/>
    <w:pPr>
      <w:numPr>
        <w:ilvl w:val="7"/>
        <w:numId w:val="1"/>
      </w:numPr>
      <w:spacing w:before="240" w:after="60"/>
      <w:outlineLvl w:val="7"/>
    </w:pPr>
    <w:rPr>
      <w:i/>
      <w:iCs/>
    </w:rPr>
  </w:style>
  <w:style w:type="paragraph" w:styleId="berschrift9">
    <w:name w:val="heading 9"/>
    <w:aliases w:val="Appendix Heading 1"/>
    <w:basedOn w:val="Standard"/>
    <w:next w:val="Standard"/>
    <w:qFormat/>
    <w:rsid w:val="00F27D5A"/>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2">
    <w:name w:val="p2"/>
    <w:basedOn w:val="Standard"/>
    <w:next w:val="Standard"/>
    <w:rsid w:val="00F27D5A"/>
    <w:pPr>
      <w:tabs>
        <w:tab w:val="left" w:pos="560"/>
      </w:tabs>
    </w:pPr>
    <w:rPr>
      <w:szCs w:val="20"/>
      <w:lang w:val="en-GB"/>
    </w:rPr>
  </w:style>
  <w:style w:type="paragraph" w:customStyle="1" w:styleId="OGCClause">
    <w:name w:val="OGC Clause"/>
    <w:basedOn w:val="Standard"/>
    <w:next w:val="Standard"/>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Standard"/>
    <w:next w:val="Standard"/>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Standard"/>
    <w:rsid w:val="00F27D5A"/>
    <w:pPr>
      <w:spacing w:after="220"/>
      <w:jc w:val="right"/>
    </w:pPr>
    <w:rPr>
      <w:b/>
      <w:color w:val="000000"/>
      <w:szCs w:val="20"/>
      <w:lang w:val="en-GB"/>
    </w:rPr>
  </w:style>
  <w:style w:type="character" w:styleId="Hyperlink">
    <w:name w:val="Hyperlink"/>
    <w:basedOn w:val="Absatz-Standardschriftart"/>
    <w:uiPriority w:val="99"/>
    <w:rsid w:val="00F27D5A"/>
    <w:rPr>
      <w:rFonts w:cs="Times New Roman"/>
      <w:color w:val="0000FF"/>
      <w:u w:val="single"/>
    </w:rPr>
  </w:style>
  <w:style w:type="paragraph" w:customStyle="1" w:styleId="OGCtableheader">
    <w:name w:val="OGC table header"/>
    <w:basedOn w:val="Standard"/>
    <w:autoRedefine/>
    <w:qFormat/>
    <w:rsid w:val="00C66441"/>
    <w:pPr>
      <w:spacing w:before="60" w:after="60" w:line="211" w:lineRule="auto"/>
      <w:jc w:val="both"/>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Standard"/>
    <w:qFormat/>
    <w:rsid w:val="00F27D5A"/>
    <w:pPr>
      <w:numPr>
        <w:numId w:val="3"/>
      </w:numPr>
    </w:pPr>
    <w:rPr>
      <w:szCs w:val="20"/>
      <w:lang w:val="en-GB"/>
    </w:rPr>
  </w:style>
  <w:style w:type="paragraph" w:styleId="Funotentext">
    <w:name w:val="footnote text"/>
    <w:basedOn w:val="Standard"/>
    <w:link w:val="FunotentextZchn"/>
    <w:semiHidden/>
    <w:rsid w:val="00F27D5A"/>
    <w:rPr>
      <w:sz w:val="20"/>
      <w:szCs w:val="20"/>
    </w:rPr>
  </w:style>
  <w:style w:type="character" w:customStyle="1" w:styleId="Codefragment">
    <w:name w:val="Codefragment"/>
    <w:basedOn w:val="Absatz-Standardschriftart"/>
    <w:rsid w:val="00F27D5A"/>
    <w:rPr>
      <w:rFonts w:ascii="Courier New" w:hAnsi="Courier New" w:cs="Courier New"/>
      <w:noProof/>
      <w:sz w:val="22"/>
      <w:szCs w:val="22"/>
      <w:lang w:val="en-US"/>
    </w:rPr>
  </w:style>
  <w:style w:type="paragraph" w:customStyle="1" w:styleId="List2OGCbullets">
    <w:name w:val="List 2 OGC bullets"/>
    <w:basedOn w:val="Standard"/>
    <w:qFormat/>
    <w:rsid w:val="00D44A9D"/>
    <w:pPr>
      <w:numPr>
        <w:numId w:val="4"/>
      </w:numPr>
      <w:jc w:val="both"/>
    </w:pPr>
  </w:style>
  <w:style w:type="paragraph" w:customStyle="1" w:styleId="Definition">
    <w:name w:val="Definition"/>
    <w:basedOn w:val="Standard"/>
    <w:next w:val="TermNum"/>
    <w:qFormat/>
    <w:rsid w:val="00F27D5A"/>
    <w:rPr>
      <w:szCs w:val="20"/>
      <w:lang w:val="en-GB"/>
    </w:rPr>
  </w:style>
  <w:style w:type="paragraph" w:customStyle="1" w:styleId="Terms">
    <w:name w:val="Term(s)"/>
    <w:basedOn w:val="Standard"/>
    <w:next w:val="Definition"/>
    <w:uiPriority w:val="99"/>
    <w:qFormat/>
    <w:rsid w:val="00F27D5A"/>
    <w:pPr>
      <w:keepNext/>
      <w:suppressAutoHyphens/>
      <w:spacing w:after="0"/>
    </w:pPr>
    <w:rPr>
      <w:b/>
      <w:szCs w:val="20"/>
      <w:lang w:val="en-GB"/>
    </w:rPr>
  </w:style>
  <w:style w:type="paragraph" w:customStyle="1" w:styleId="TermNum">
    <w:name w:val="TermNum"/>
    <w:basedOn w:val="Standard"/>
    <w:next w:val="Terms"/>
    <w:uiPriority w:val="99"/>
    <w:qFormat/>
    <w:rsid w:val="00F27D5A"/>
    <w:pPr>
      <w:keepNext/>
      <w:numPr>
        <w:numId w:val="5"/>
      </w:numPr>
      <w:spacing w:after="0"/>
    </w:pPr>
    <w:rPr>
      <w:b/>
      <w:szCs w:val="20"/>
      <w:lang w:val="en-GB"/>
    </w:rPr>
  </w:style>
  <w:style w:type="paragraph" w:customStyle="1" w:styleId="Requirement">
    <w:name w:val="Requirement"/>
    <w:basedOn w:val="Standard"/>
    <w:next w:val="Standard"/>
    <w:qFormat/>
    <w:rsid w:val="00F27D5A"/>
    <w:pPr>
      <w:numPr>
        <w:numId w:val="6"/>
      </w:numPr>
      <w:tabs>
        <w:tab w:val="left" w:pos="964"/>
      </w:tabs>
    </w:pPr>
    <w:rPr>
      <w:noProof/>
      <w:sz w:val="23"/>
      <w:lang w:val="en-GB"/>
    </w:rPr>
  </w:style>
  <w:style w:type="paragraph" w:customStyle="1" w:styleId="AnnexLevel1main">
    <w:name w:val="Annex Level 1 (main)"/>
    <w:basedOn w:val="Standard"/>
    <w:next w:val="Standard"/>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berschrift3"/>
    <w:next w:val="Standard"/>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KeinLeerraum">
    <w:name w:val="No Spacing"/>
    <w:uiPriority w:val="1"/>
    <w:qFormat/>
    <w:rsid w:val="004A5507"/>
  </w:style>
  <w:style w:type="paragraph" w:customStyle="1" w:styleId="AnnexLevel2">
    <w:name w:val="Annex Level 2"/>
    <w:basedOn w:val="berschrift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Aufzhlungszeichen">
    <w:name w:val="List Bullet"/>
    <w:basedOn w:val="Liste"/>
    <w:autoRedefine/>
    <w:rsid w:val="00671237"/>
    <w:pPr>
      <w:keepLines/>
      <w:spacing w:after="120"/>
      <w:ind w:left="0" w:firstLine="0"/>
    </w:pPr>
    <w:rPr>
      <w:szCs w:val="20"/>
      <w:lang w:val="en-GB"/>
    </w:rPr>
  </w:style>
  <w:style w:type="paragraph" w:styleId="Liste">
    <w:name w:val="List"/>
    <w:basedOn w:val="Standard"/>
    <w:rsid w:val="00F27D5A"/>
    <w:pPr>
      <w:ind w:left="360" w:hanging="360"/>
    </w:pPr>
  </w:style>
  <w:style w:type="paragraph" w:customStyle="1" w:styleId="Annex">
    <w:name w:val="Annex"/>
    <w:basedOn w:val="AnnexLevel1main"/>
    <w:next w:val="Standard"/>
    <w:link w:val="AnnexChar"/>
    <w:qFormat/>
    <w:rsid w:val="004A5507"/>
  </w:style>
  <w:style w:type="paragraph" w:customStyle="1" w:styleId="AnnexNumbered">
    <w:name w:val="Annex Numbered"/>
    <w:basedOn w:val="AnnexLevel2"/>
    <w:next w:val="Standard"/>
    <w:link w:val="AnnexNumberedChar"/>
    <w:qFormat/>
    <w:rsid w:val="002F6FCF"/>
    <w:pPr>
      <w:tabs>
        <w:tab w:val="clear" w:pos="720"/>
      </w:tabs>
    </w:pPr>
  </w:style>
  <w:style w:type="character" w:customStyle="1" w:styleId="AnnexLevel1mainChar">
    <w:name w:val="Annex Level 1 (main) Char"/>
    <w:basedOn w:val="Absatz-Standardschriftar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berschrift4"/>
    <w:next w:val="Standard"/>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berschrift2Zchn">
    <w:name w:val="Überschrift 2 Zchn"/>
    <w:aliases w:val="OGC Heading 2 Zchn,h2 Zchn,sub-clause 2 Zchn,H2 Zchn,H21 Zchn,l2 Zchn"/>
    <w:basedOn w:val="Absatz-Standardschriftart"/>
    <w:link w:val="berschrift2"/>
    <w:rsid w:val="004A5507"/>
    <w:rPr>
      <w:rFonts w:cs="Arial"/>
      <w:b/>
      <w:bCs/>
      <w:iCs/>
      <w:szCs w:val="28"/>
    </w:rPr>
  </w:style>
  <w:style w:type="character" w:customStyle="1" w:styleId="AnnexLevel2Char">
    <w:name w:val="Annex Level 2 Char"/>
    <w:basedOn w:val="berschrift2Zchn"/>
    <w:link w:val="AnnexLevel2"/>
    <w:rsid w:val="004A5507"/>
    <w:rPr>
      <w:rFonts w:cs="Arial"/>
      <w:b/>
      <w:bCs w:val="0"/>
      <w:iCs w:val="0"/>
      <w:sz w:val="22"/>
      <w:szCs w:val="20"/>
      <w:lang w:val="en-AU" w:eastAsia="en-AU"/>
    </w:rPr>
  </w:style>
  <w:style w:type="character" w:customStyle="1" w:styleId="AnnexNumberedChar">
    <w:name w:val="Annex Numbered Char"/>
    <w:basedOn w:val="AnnexLevel2Char"/>
    <w:link w:val="AnnexNumbered"/>
    <w:rsid w:val="00910EA3"/>
    <w:rPr>
      <w:rFonts w:cs="Arial"/>
      <w:b/>
      <w:bCs w:val="0"/>
      <w:iCs w:val="0"/>
      <w:sz w:val="22"/>
      <w:szCs w:val="20"/>
      <w:lang w:val="en-AU" w:eastAsia="en-AU"/>
    </w:rPr>
  </w:style>
  <w:style w:type="paragraph" w:styleId="Inhaltsverzeichnisberschrift">
    <w:name w:val="TOC Heading"/>
    <w:basedOn w:val="berschrift1"/>
    <w:next w:val="Standard"/>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Verzeichnis1">
    <w:name w:val="toc 1"/>
    <w:basedOn w:val="Standard"/>
    <w:next w:val="Standard"/>
    <w:autoRedefine/>
    <w:uiPriority w:val="39"/>
    <w:unhideWhenUsed/>
    <w:rsid w:val="00F60CB2"/>
  </w:style>
  <w:style w:type="paragraph" w:styleId="Verzeichnis2">
    <w:name w:val="toc 2"/>
    <w:basedOn w:val="Standard"/>
    <w:next w:val="Standard"/>
    <w:autoRedefine/>
    <w:uiPriority w:val="39"/>
    <w:unhideWhenUsed/>
    <w:rsid w:val="00F60CB2"/>
    <w:pPr>
      <w:ind w:left="240"/>
    </w:pPr>
  </w:style>
  <w:style w:type="paragraph" w:styleId="Verzeichnis3">
    <w:name w:val="toc 3"/>
    <w:basedOn w:val="Standard"/>
    <w:next w:val="Standard"/>
    <w:autoRedefine/>
    <w:uiPriority w:val="39"/>
    <w:unhideWhenUsed/>
    <w:rsid w:val="00F60CB2"/>
    <w:pPr>
      <w:ind w:left="480"/>
    </w:pPr>
  </w:style>
  <w:style w:type="paragraph" w:styleId="Kopfzeile">
    <w:name w:val="header"/>
    <w:basedOn w:val="Standard"/>
    <w:link w:val="KopfzeileZchn"/>
    <w:uiPriority w:val="99"/>
    <w:unhideWhenUsed/>
    <w:rsid w:val="0079517D"/>
    <w:pPr>
      <w:tabs>
        <w:tab w:val="center" w:pos="4680"/>
        <w:tab w:val="right" w:pos="9360"/>
      </w:tabs>
      <w:spacing w:after="0"/>
    </w:pPr>
  </w:style>
  <w:style w:type="character" w:customStyle="1" w:styleId="KopfzeileZchn">
    <w:name w:val="Kopfzeile Zchn"/>
    <w:basedOn w:val="Absatz-Standardschriftart"/>
    <w:link w:val="Kopfzeile"/>
    <w:uiPriority w:val="99"/>
    <w:rsid w:val="0079517D"/>
    <w:rPr>
      <w:sz w:val="24"/>
      <w:szCs w:val="24"/>
    </w:rPr>
  </w:style>
  <w:style w:type="paragraph" w:styleId="Fuzeile">
    <w:name w:val="footer"/>
    <w:basedOn w:val="Standard"/>
    <w:link w:val="FuzeileZchn"/>
    <w:uiPriority w:val="99"/>
    <w:unhideWhenUsed/>
    <w:rsid w:val="0079517D"/>
    <w:pPr>
      <w:tabs>
        <w:tab w:val="center" w:pos="4680"/>
        <w:tab w:val="right" w:pos="9360"/>
      </w:tabs>
      <w:spacing w:after="0"/>
    </w:pPr>
  </w:style>
  <w:style w:type="character" w:customStyle="1" w:styleId="FuzeileZchn">
    <w:name w:val="Fußzeile Zchn"/>
    <w:basedOn w:val="Absatz-Standardschriftart"/>
    <w:link w:val="Fuzeile"/>
    <w:uiPriority w:val="99"/>
    <w:rsid w:val="0079517D"/>
    <w:rPr>
      <w:sz w:val="24"/>
      <w:szCs w:val="24"/>
    </w:rPr>
  </w:style>
  <w:style w:type="paragraph" w:styleId="Textkrper-Zeileneinzug">
    <w:name w:val="Body Text Indent"/>
    <w:basedOn w:val="Standard"/>
    <w:link w:val="Textkrper-ZeileneinzugZchn"/>
    <w:rsid w:val="00FE0219"/>
    <w:pPr>
      <w:spacing w:before="40" w:after="40" w:line="211" w:lineRule="auto"/>
      <w:ind w:left="144" w:hanging="144"/>
    </w:pPr>
    <w:rPr>
      <w:sz w:val="22"/>
      <w:szCs w:val="22"/>
    </w:rPr>
  </w:style>
  <w:style w:type="character" w:customStyle="1" w:styleId="Textkrper-ZeileneinzugZchn">
    <w:name w:val="Textkörper-Zeileneinzug Zchn"/>
    <w:basedOn w:val="Absatz-Standardschriftart"/>
    <w:link w:val="Textkrper-Zeileneinzug"/>
    <w:rsid w:val="00FE0219"/>
    <w:rPr>
      <w:sz w:val="22"/>
      <w:szCs w:val="22"/>
    </w:rPr>
  </w:style>
  <w:style w:type="paragraph" w:customStyle="1" w:styleId="TablefootnoteChar">
    <w:name w:val="Table footnote Char"/>
    <w:basedOn w:val="Standard"/>
    <w:rsid w:val="00FE0219"/>
    <w:pPr>
      <w:tabs>
        <w:tab w:val="left" w:pos="340"/>
      </w:tabs>
      <w:spacing w:before="60" w:after="60" w:line="210" w:lineRule="auto"/>
    </w:pPr>
    <w:rPr>
      <w:sz w:val="18"/>
      <w:szCs w:val="18"/>
    </w:rPr>
  </w:style>
  <w:style w:type="paragraph" w:styleId="Listenabsatz">
    <w:name w:val="List Paragraph"/>
    <w:basedOn w:val="Standard"/>
    <w:uiPriority w:val="34"/>
    <w:qFormat/>
    <w:rsid w:val="00FA590F"/>
    <w:pPr>
      <w:ind w:left="720"/>
      <w:contextualSpacing/>
    </w:pPr>
  </w:style>
  <w:style w:type="character" w:customStyle="1" w:styleId="hps">
    <w:name w:val="hps"/>
    <w:basedOn w:val="Absatz-Standardschriftart"/>
    <w:rsid w:val="00F7066B"/>
  </w:style>
  <w:style w:type="character" w:customStyle="1" w:styleId="atn">
    <w:name w:val="atn"/>
    <w:basedOn w:val="Absatz-Standardschriftart"/>
    <w:rsid w:val="00F7066B"/>
  </w:style>
  <w:style w:type="character" w:customStyle="1" w:styleId="st">
    <w:name w:val="st"/>
    <w:basedOn w:val="Absatz-Standardschriftart"/>
    <w:rsid w:val="006A541A"/>
  </w:style>
  <w:style w:type="paragraph" w:styleId="StandardWeb">
    <w:name w:val="Normal (Web)"/>
    <w:basedOn w:val="Standard"/>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lang w:val="en-GB" w:eastAsia="en-GB"/>
    </w:rPr>
  </w:style>
  <w:style w:type="numbering" w:styleId="ArtikelAbschnitt">
    <w:name w:val="Outline List 3"/>
    <w:basedOn w:val="KeineListe"/>
    <w:rsid w:val="0015168C"/>
    <w:pPr>
      <w:numPr>
        <w:numId w:val="7"/>
      </w:numPr>
    </w:pPr>
  </w:style>
  <w:style w:type="paragraph" w:customStyle="1" w:styleId="Note">
    <w:name w:val="Note"/>
    <w:basedOn w:val="Standard"/>
    <w:next w:val="Standard"/>
    <w:link w:val="NoteZchn"/>
    <w:uiPriority w:val="99"/>
    <w:rsid w:val="001A30DA"/>
    <w:pPr>
      <w:numPr>
        <w:numId w:val="8"/>
      </w:numPr>
      <w:tabs>
        <w:tab w:val="left" w:pos="960"/>
      </w:tabs>
      <w:spacing w:line="211" w:lineRule="auto"/>
    </w:pPr>
    <w:rPr>
      <w:sz w:val="18"/>
      <w:szCs w:val="18"/>
    </w:rPr>
  </w:style>
  <w:style w:type="character" w:customStyle="1" w:styleId="NoteZchn">
    <w:name w:val="Note Zchn"/>
    <w:link w:val="Note"/>
    <w:uiPriority w:val="99"/>
    <w:rsid w:val="001A30DA"/>
    <w:rPr>
      <w:sz w:val="18"/>
      <w:szCs w:val="18"/>
    </w:rPr>
  </w:style>
  <w:style w:type="table" w:styleId="Tabellenraster">
    <w:name w:val="Table Grid"/>
    <w:basedOn w:val="NormaleTabelle"/>
    <w:rsid w:val="00D21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title">
    <w:name w:val="Figure title"/>
    <w:basedOn w:val="Standard"/>
    <w:next w:val="Standard"/>
    <w:rsid w:val="003247A2"/>
    <w:pPr>
      <w:tabs>
        <w:tab w:val="num" w:pos="3338"/>
      </w:tabs>
      <w:suppressAutoHyphens/>
      <w:spacing w:before="220" w:after="220"/>
      <w:ind w:left="714" w:hanging="357"/>
      <w:jc w:val="center"/>
    </w:pPr>
    <w:rPr>
      <w:b/>
      <w:bCs/>
    </w:rPr>
  </w:style>
  <w:style w:type="paragraph" w:styleId="Sprechblasentext">
    <w:name w:val="Balloon Text"/>
    <w:basedOn w:val="Standard"/>
    <w:link w:val="SprechblasentextZchn"/>
    <w:semiHidden/>
    <w:unhideWhenUsed/>
    <w:rsid w:val="003247A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247A2"/>
    <w:rPr>
      <w:rFonts w:ascii="Tahoma" w:hAnsi="Tahoma" w:cs="Tahoma"/>
      <w:sz w:val="16"/>
      <w:szCs w:val="16"/>
    </w:rPr>
  </w:style>
  <w:style w:type="character" w:styleId="Kommentarzeichen">
    <w:name w:val="annotation reference"/>
    <w:basedOn w:val="Absatz-Standardschriftart"/>
    <w:semiHidden/>
    <w:unhideWhenUsed/>
    <w:rsid w:val="005E0E03"/>
    <w:rPr>
      <w:sz w:val="16"/>
      <w:szCs w:val="16"/>
    </w:rPr>
  </w:style>
  <w:style w:type="paragraph" w:styleId="Kommentartext">
    <w:name w:val="annotation text"/>
    <w:basedOn w:val="Standard"/>
    <w:link w:val="KommentartextZchn"/>
    <w:semiHidden/>
    <w:unhideWhenUsed/>
    <w:rsid w:val="005E0E03"/>
    <w:rPr>
      <w:sz w:val="20"/>
      <w:szCs w:val="20"/>
    </w:rPr>
  </w:style>
  <w:style w:type="character" w:customStyle="1" w:styleId="KommentartextZchn">
    <w:name w:val="Kommentartext Zchn"/>
    <w:basedOn w:val="Absatz-Standardschriftart"/>
    <w:link w:val="Kommentartext"/>
    <w:semiHidden/>
    <w:rsid w:val="005E0E03"/>
  </w:style>
  <w:style w:type="paragraph" w:styleId="Kommentarthema">
    <w:name w:val="annotation subject"/>
    <w:basedOn w:val="Kommentartext"/>
    <w:next w:val="Kommentartext"/>
    <w:link w:val="KommentarthemaZchn"/>
    <w:semiHidden/>
    <w:unhideWhenUsed/>
    <w:rsid w:val="005E0E03"/>
    <w:rPr>
      <w:b/>
      <w:bCs/>
    </w:rPr>
  </w:style>
  <w:style w:type="character" w:customStyle="1" w:styleId="KommentarthemaZchn">
    <w:name w:val="Kommentarthema Zchn"/>
    <w:basedOn w:val="KommentartextZchn"/>
    <w:link w:val="Kommentarthema"/>
    <w:uiPriority w:val="99"/>
    <w:semiHidden/>
    <w:rsid w:val="005E0E03"/>
    <w:rPr>
      <w:b/>
      <w:bCs/>
    </w:rPr>
  </w:style>
  <w:style w:type="character" w:customStyle="1" w:styleId="hpsalt-edited">
    <w:name w:val="hps alt-edited"/>
    <w:basedOn w:val="Absatz-Standardschriftart"/>
    <w:rsid w:val="00EF78FF"/>
  </w:style>
  <w:style w:type="paragraph" w:styleId="berarbeitung">
    <w:name w:val="Revision"/>
    <w:hidden/>
    <w:uiPriority w:val="99"/>
    <w:semiHidden/>
    <w:rsid w:val="00E916E1"/>
  </w:style>
  <w:style w:type="paragraph" w:customStyle="1" w:styleId="Listing">
    <w:name w:val="Listing"/>
    <w:basedOn w:val="Standard"/>
    <w:next w:val="Standard"/>
    <w:rsid w:val="00E60305"/>
    <w:pPr>
      <w:spacing w:after="0"/>
    </w:pPr>
    <w:rPr>
      <w:rFonts w:ascii="Arial" w:hAnsi="Arial"/>
      <w:snapToGrid w:val="0"/>
      <w:sz w:val="16"/>
    </w:rPr>
  </w:style>
  <w:style w:type="paragraph" w:styleId="Beschriftung">
    <w:name w:val="caption"/>
    <w:basedOn w:val="Standard"/>
    <w:next w:val="Standard"/>
    <w:link w:val="BeschriftungZchn"/>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berschrift4Zchn">
    <w:name w:val="Überschrift 4 Zchn"/>
    <w:aliases w:val="OGC Heading 4 Zchn,h4 Zchn,sub-clause 4 Zchn,H4 Zchn"/>
    <w:basedOn w:val="Absatz-Standardschriftart"/>
    <w:link w:val="berschrift4"/>
    <w:rsid w:val="00424A26"/>
    <w:rPr>
      <w:b/>
      <w:bCs/>
      <w:szCs w:val="28"/>
    </w:rPr>
  </w:style>
  <w:style w:type="character" w:customStyle="1" w:styleId="shorttext">
    <w:name w:val="short_text"/>
    <w:basedOn w:val="Absatz-Standardschriftart"/>
    <w:rsid w:val="0061311A"/>
  </w:style>
  <w:style w:type="character" w:customStyle="1" w:styleId="berschrift1Zchn">
    <w:name w:val="Überschrift 1 Zchn"/>
    <w:aliases w:val="OGC Header Level 1 Zchn,numbered Zchn,h1 Zchn,clause Zchn,H1 Zchn"/>
    <w:basedOn w:val="Absatz-Standardschriftart"/>
    <w:link w:val="berschrift1"/>
    <w:locked/>
    <w:rsid w:val="00766EA5"/>
    <w:rPr>
      <w:b/>
      <w:bCs/>
      <w:sz w:val="28"/>
    </w:rPr>
  </w:style>
  <w:style w:type="paragraph" w:customStyle="1" w:styleId="Heading2notnumbered">
    <w:name w:val="Heading 2 not numbered"/>
    <w:basedOn w:val="berschrift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Abbildungsverzeichnis">
    <w:name w:val="table of figures"/>
    <w:basedOn w:val="Standard"/>
    <w:next w:val="Standard"/>
    <w:uiPriority w:val="99"/>
    <w:rsid w:val="001155BB"/>
    <w:pPr>
      <w:spacing w:before="120" w:after="120"/>
      <w:ind w:right="851"/>
    </w:pPr>
    <w:rPr>
      <w:lang w:val="en-GB" w:eastAsia="en-GB"/>
    </w:rPr>
  </w:style>
  <w:style w:type="paragraph" w:styleId="Listennummer">
    <w:name w:val="List Number"/>
    <w:basedOn w:val="Standard"/>
    <w:rsid w:val="00D078F8"/>
    <w:pPr>
      <w:numPr>
        <w:numId w:val="10"/>
      </w:numPr>
      <w:spacing w:after="0"/>
    </w:pPr>
    <w:rPr>
      <w:lang w:val="en-GB" w:eastAsia="en-GB"/>
    </w:rPr>
  </w:style>
  <w:style w:type="character" w:customStyle="1" w:styleId="BeschriftungZchn">
    <w:name w:val="Beschriftung Zchn"/>
    <w:basedOn w:val="Absatz-Standardschriftart"/>
    <w:link w:val="Beschriftung"/>
    <w:rsid w:val="00152486"/>
    <w:rPr>
      <w:b/>
      <w:bCs/>
      <w:szCs w:val="24"/>
      <w:lang w:val="en-GB"/>
    </w:rPr>
  </w:style>
  <w:style w:type="character" w:styleId="Hervorhebung">
    <w:name w:val="Emphasis"/>
    <w:basedOn w:val="Absatz-Standardschriftart"/>
    <w:uiPriority w:val="20"/>
    <w:qFormat/>
    <w:rsid w:val="00152486"/>
    <w:rPr>
      <w:i/>
      <w:iCs/>
    </w:rPr>
  </w:style>
  <w:style w:type="character" w:styleId="Fett">
    <w:name w:val="Strong"/>
    <w:basedOn w:val="Absatz-Standardschriftart"/>
    <w:uiPriority w:val="22"/>
    <w:qFormat/>
    <w:rsid w:val="00152486"/>
    <w:rPr>
      <w:b/>
      <w:bCs/>
    </w:rPr>
  </w:style>
  <w:style w:type="paragraph" w:styleId="Titel">
    <w:name w:val="Title"/>
    <w:basedOn w:val="Standard"/>
    <w:link w:val="TitelZchn"/>
    <w:qFormat/>
    <w:rsid w:val="00152486"/>
    <w:pPr>
      <w:spacing w:before="240" w:after="60"/>
      <w:jc w:val="center"/>
      <w:outlineLvl w:val="0"/>
    </w:pPr>
    <w:rPr>
      <w:rFonts w:ascii="Arial" w:hAnsi="Arial" w:cs="Arial"/>
      <w:b/>
      <w:bCs/>
      <w:kern w:val="28"/>
      <w:sz w:val="32"/>
      <w:szCs w:val="32"/>
      <w:lang w:val="en-GB"/>
    </w:rPr>
  </w:style>
  <w:style w:type="character" w:customStyle="1" w:styleId="TitelZchn">
    <w:name w:val="Titel Zchn"/>
    <w:basedOn w:val="Absatz-Standardschriftart"/>
    <w:link w:val="Titel"/>
    <w:rsid w:val="00152486"/>
    <w:rPr>
      <w:rFonts w:ascii="Arial" w:hAnsi="Arial" w:cs="Arial"/>
      <w:b/>
      <w:bCs/>
      <w:kern w:val="28"/>
      <w:sz w:val="32"/>
      <w:szCs w:val="32"/>
      <w:lang w:val="en-GB"/>
    </w:rPr>
  </w:style>
  <w:style w:type="character" w:styleId="Seitenzahl">
    <w:name w:val="page number"/>
    <w:basedOn w:val="Absatz-Standardschriftart"/>
    <w:rsid w:val="00152486"/>
  </w:style>
  <w:style w:type="paragraph" w:styleId="Textkrper">
    <w:name w:val="Body Text"/>
    <w:basedOn w:val="Standard"/>
    <w:link w:val="TextkrperZchn"/>
    <w:rsid w:val="00152486"/>
    <w:pPr>
      <w:spacing w:after="120"/>
    </w:pPr>
    <w:rPr>
      <w:lang w:val="en-GB"/>
    </w:rPr>
  </w:style>
  <w:style w:type="character" w:customStyle="1" w:styleId="TextkrperZchn">
    <w:name w:val="Textkörper Zchn"/>
    <w:basedOn w:val="Absatz-Standardschriftart"/>
    <w:link w:val="Textkrper"/>
    <w:rsid w:val="00152486"/>
    <w:rPr>
      <w:sz w:val="24"/>
      <w:szCs w:val="24"/>
      <w:lang w:val="en-GB"/>
    </w:rPr>
  </w:style>
  <w:style w:type="table" w:styleId="TabelleProfessionell">
    <w:name w:val="Table Professional"/>
    <w:basedOn w:val="NormaleTabelle"/>
    <w:rsid w:val="00152486"/>
    <w:pPr>
      <w:spacing w:after="120"/>
      <w:jc w:val="both"/>
    </w:pPr>
    <w:rPr>
      <w:sz w:val="16"/>
      <w:lang w:val="en-GB" w:eastAsia="en-GB"/>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Standard"/>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Standard"/>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Standard"/>
    <w:rsid w:val="00152486"/>
    <w:pPr>
      <w:tabs>
        <w:tab w:val="left" w:pos="1247"/>
      </w:tabs>
      <w:spacing w:after="0" w:line="500" w:lineRule="exact"/>
    </w:pPr>
    <w:rPr>
      <w:position w:val="12"/>
      <w:sz w:val="22"/>
      <w:szCs w:val="20"/>
      <w:lang w:val="de-DE" w:eastAsia="de-DE"/>
    </w:rPr>
  </w:style>
  <w:style w:type="character" w:styleId="BesuchterHyperlink">
    <w:name w:val="FollowedHyperlink"/>
    <w:basedOn w:val="Absatz-Standardschriftart"/>
    <w:rsid w:val="00152486"/>
    <w:rPr>
      <w:color w:val="800080"/>
      <w:u w:val="single"/>
    </w:rPr>
  </w:style>
  <w:style w:type="character" w:customStyle="1" w:styleId="berschrift3Zchn">
    <w:name w:val="Überschrift 3 Zchn"/>
    <w:aliases w:val="OGC Heading 3 Zchn,h3 Zchn,sub-clause 3 Zchn,H3 Zchn,hd3 Zchn"/>
    <w:basedOn w:val="Absatz-Standardschriftart"/>
    <w:link w:val="berschrift3"/>
    <w:rsid w:val="00152486"/>
    <w:rPr>
      <w:rFonts w:cs="Arial"/>
      <w:b/>
      <w:bCs/>
      <w:szCs w:val="26"/>
    </w:rPr>
  </w:style>
  <w:style w:type="numbering" w:styleId="111111">
    <w:name w:val="Outline List 2"/>
    <w:basedOn w:val="KeineListe"/>
    <w:rsid w:val="00152486"/>
    <w:pPr>
      <w:numPr>
        <w:numId w:val="11"/>
      </w:numPr>
    </w:pPr>
  </w:style>
  <w:style w:type="character" w:styleId="Funotenzeichen">
    <w:name w:val="footnote reference"/>
    <w:basedOn w:val="Absatz-Standardschriftart"/>
    <w:semiHidden/>
    <w:rsid w:val="00152486"/>
    <w:rPr>
      <w:vertAlign w:val="superscript"/>
    </w:rPr>
  </w:style>
  <w:style w:type="paragraph" w:styleId="Anrede">
    <w:name w:val="Salutation"/>
    <w:basedOn w:val="Standard"/>
    <w:next w:val="Standard"/>
    <w:link w:val="AnredeZchn"/>
    <w:rsid w:val="00152486"/>
    <w:pPr>
      <w:spacing w:after="0"/>
    </w:pPr>
    <w:rPr>
      <w:lang w:val="en-GB" w:eastAsia="en-GB"/>
    </w:rPr>
  </w:style>
  <w:style w:type="character" w:customStyle="1" w:styleId="AnredeZchn">
    <w:name w:val="Anrede Zchn"/>
    <w:basedOn w:val="Absatz-Standardschriftart"/>
    <w:link w:val="Anrede"/>
    <w:rsid w:val="00152486"/>
    <w:rPr>
      <w:sz w:val="24"/>
      <w:szCs w:val="24"/>
      <w:lang w:val="en-GB" w:eastAsia="en-GB"/>
    </w:rPr>
  </w:style>
  <w:style w:type="paragraph" w:styleId="Aufzhlungszeichen2">
    <w:name w:val="List Bullet 2"/>
    <w:basedOn w:val="Standard"/>
    <w:rsid w:val="00152486"/>
    <w:pPr>
      <w:numPr>
        <w:numId w:val="12"/>
      </w:numPr>
      <w:spacing w:after="0"/>
    </w:pPr>
    <w:rPr>
      <w:lang w:val="en-GB" w:eastAsia="en-GB"/>
    </w:rPr>
  </w:style>
  <w:style w:type="paragraph" w:styleId="Aufzhlungszeichen3">
    <w:name w:val="List Bullet 3"/>
    <w:basedOn w:val="Standard"/>
    <w:rsid w:val="00152486"/>
    <w:pPr>
      <w:numPr>
        <w:numId w:val="13"/>
      </w:numPr>
      <w:spacing w:after="0"/>
    </w:pPr>
    <w:rPr>
      <w:lang w:val="en-GB" w:eastAsia="en-GB"/>
    </w:rPr>
  </w:style>
  <w:style w:type="paragraph" w:styleId="Aufzhlungszeichen4">
    <w:name w:val="List Bullet 4"/>
    <w:basedOn w:val="Standard"/>
    <w:rsid w:val="00152486"/>
    <w:pPr>
      <w:numPr>
        <w:numId w:val="14"/>
      </w:numPr>
      <w:spacing w:after="0"/>
    </w:pPr>
    <w:rPr>
      <w:lang w:val="en-GB" w:eastAsia="en-GB"/>
    </w:rPr>
  </w:style>
  <w:style w:type="paragraph" w:styleId="Aufzhlungszeichen5">
    <w:name w:val="List Bullet 5"/>
    <w:basedOn w:val="Standard"/>
    <w:rsid w:val="00152486"/>
    <w:pPr>
      <w:numPr>
        <w:numId w:val="15"/>
      </w:numPr>
      <w:spacing w:after="0"/>
    </w:pPr>
    <w:rPr>
      <w:lang w:val="en-GB" w:eastAsia="en-GB"/>
    </w:rPr>
  </w:style>
  <w:style w:type="paragraph" w:styleId="Blocktext">
    <w:name w:val="Block Text"/>
    <w:basedOn w:val="Standard"/>
    <w:rsid w:val="00152486"/>
    <w:pPr>
      <w:spacing w:after="120"/>
      <w:ind w:left="1440" w:right="1440"/>
    </w:pPr>
    <w:rPr>
      <w:lang w:val="en-GB" w:eastAsia="en-GB"/>
    </w:rPr>
  </w:style>
  <w:style w:type="paragraph" w:styleId="Datum">
    <w:name w:val="Date"/>
    <w:basedOn w:val="Standard"/>
    <w:next w:val="Standard"/>
    <w:link w:val="DatumZchn"/>
    <w:rsid w:val="00152486"/>
    <w:pPr>
      <w:spacing w:after="0"/>
    </w:pPr>
    <w:rPr>
      <w:lang w:val="en-GB" w:eastAsia="en-GB"/>
    </w:rPr>
  </w:style>
  <w:style w:type="character" w:customStyle="1" w:styleId="DatumZchn">
    <w:name w:val="Datum Zchn"/>
    <w:basedOn w:val="Absatz-Standardschriftart"/>
    <w:link w:val="Datum"/>
    <w:rsid w:val="00152486"/>
    <w:rPr>
      <w:sz w:val="24"/>
      <w:szCs w:val="24"/>
      <w:lang w:val="en-GB" w:eastAsia="en-GB"/>
    </w:rPr>
  </w:style>
  <w:style w:type="paragraph" w:styleId="Dokumentstruktur">
    <w:name w:val="Document Map"/>
    <w:basedOn w:val="Standard"/>
    <w:link w:val="DokumentstrukturZchn"/>
    <w:semiHidden/>
    <w:rsid w:val="00152486"/>
    <w:pPr>
      <w:shd w:val="clear" w:color="auto" w:fill="000080"/>
      <w:spacing w:after="0"/>
    </w:pPr>
    <w:rPr>
      <w:rFonts w:ascii="Tahoma" w:hAnsi="Tahoma" w:cs="Tahoma"/>
      <w:sz w:val="20"/>
      <w:szCs w:val="20"/>
      <w:lang w:val="en-GB" w:eastAsia="en-GB"/>
    </w:rPr>
  </w:style>
  <w:style w:type="character" w:customStyle="1" w:styleId="DokumentstrukturZchn">
    <w:name w:val="Dokumentstruktur Zchn"/>
    <w:basedOn w:val="Absatz-Standardschriftart"/>
    <w:link w:val="Dokumentstruktur"/>
    <w:semiHidden/>
    <w:rsid w:val="00152486"/>
    <w:rPr>
      <w:rFonts w:ascii="Tahoma" w:hAnsi="Tahoma" w:cs="Tahoma"/>
      <w:shd w:val="clear" w:color="auto" w:fill="000080"/>
      <w:lang w:val="en-GB" w:eastAsia="en-GB"/>
    </w:rPr>
  </w:style>
  <w:style w:type="paragraph" w:styleId="E-Mail-Signatur">
    <w:name w:val="E-mail Signature"/>
    <w:basedOn w:val="Standard"/>
    <w:link w:val="E-Mail-SignaturZchn"/>
    <w:rsid w:val="00152486"/>
    <w:pPr>
      <w:spacing w:after="0"/>
    </w:pPr>
    <w:rPr>
      <w:lang w:val="en-GB" w:eastAsia="en-GB"/>
    </w:rPr>
  </w:style>
  <w:style w:type="character" w:customStyle="1" w:styleId="E-Mail-SignaturZchn">
    <w:name w:val="E-Mail-Signatur Zchn"/>
    <w:basedOn w:val="Absatz-Standardschriftart"/>
    <w:link w:val="E-Mail-Signatur"/>
    <w:rsid w:val="00152486"/>
    <w:rPr>
      <w:sz w:val="24"/>
      <w:szCs w:val="24"/>
      <w:lang w:val="en-GB" w:eastAsia="en-GB"/>
    </w:rPr>
  </w:style>
  <w:style w:type="paragraph" w:styleId="Endnotentext">
    <w:name w:val="endnote text"/>
    <w:basedOn w:val="Standard"/>
    <w:link w:val="EndnotentextZchn"/>
    <w:semiHidden/>
    <w:rsid w:val="00152486"/>
    <w:pPr>
      <w:spacing w:after="0"/>
    </w:pPr>
    <w:rPr>
      <w:sz w:val="20"/>
      <w:szCs w:val="20"/>
      <w:lang w:val="en-GB" w:eastAsia="en-GB"/>
    </w:rPr>
  </w:style>
  <w:style w:type="character" w:customStyle="1" w:styleId="EndnotentextZchn">
    <w:name w:val="Endnotentext Zchn"/>
    <w:basedOn w:val="Absatz-Standardschriftart"/>
    <w:link w:val="Endnotentext"/>
    <w:semiHidden/>
    <w:rsid w:val="00152486"/>
    <w:rPr>
      <w:lang w:val="en-GB" w:eastAsia="en-GB"/>
    </w:rPr>
  </w:style>
  <w:style w:type="paragraph" w:styleId="Fu-Endnotenberschrift">
    <w:name w:val="Note Heading"/>
    <w:basedOn w:val="Standard"/>
    <w:next w:val="Standard"/>
    <w:link w:val="Fu-EndnotenberschriftZchn"/>
    <w:rsid w:val="00152486"/>
    <w:pPr>
      <w:spacing w:after="0"/>
    </w:pPr>
    <w:rPr>
      <w:lang w:val="en-GB" w:eastAsia="en-GB"/>
    </w:rPr>
  </w:style>
  <w:style w:type="character" w:customStyle="1" w:styleId="Fu-EndnotenberschriftZchn">
    <w:name w:val="Fuß/-Endnotenüberschrift Zchn"/>
    <w:basedOn w:val="Absatz-Standardschriftart"/>
    <w:link w:val="Fu-Endnotenberschrift"/>
    <w:rsid w:val="00152486"/>
    <w:rPr>
      <w:sz w:val="24"/>
      <w:szCs w:val="24"/>
      <w:lang w:val="en-GB" w:eastAsia="en-GB"/>
    </w:rPr>
  </w:style>
  <w:style w:type="paragraph" w:styleId="Gruformel">
    <w:name w:val="Closing"/>
    <w:basedOn w:val="Standard"/>
    <w:link w:val="GruformelZchn"/>
    <w:rsid w:val="00152486"/>
    <w:pPr>
      <w:spacing w:after="0"/>
      <w:ind w:left="4252"/>
    </w:pPr>
    <w:rPr>
      <w:lang w:val="en-GB" w:eastAsia="en-GB"/>
    </w:rPr>
  </w:style>
  <w:style w:type="character" w:customStyle="1" w:styleId="GruformelZchn">
    <w:name w:val="Grußformel Zchn"/>
    <w:basedOn w:val="Absatz-Standardschriftart"/>
    <w:link w:val="Gruformel"/>
    <w:rsid w:val="00152486"/>
    <w:rPr>
      <w:sz w:val="24"/>
      <w:szCs w:val="24"/>
      <w:lang w:val="en-GB" w:eastAsia="en-GB"/>
    </w:rPr>
  </w:style>
  <w:style w:type="paragraph" w:styleId="HTMLAdresse">
    <w:name w:val="HTML Address"/>
    <w:basedOn w:val="Standard"/>
    <w:link w:val="HTMLAdresseZchn"/>
    <w:rsid w:val="00152486"/>
    <w:pPr>
      <w:spacing w:after="0"/>
    </w:pPr>
    <w:rPr>
      <w:i/>
      <w:iCs/>
      <w:lang w:val="en-GB" w:eastAsia="en-GB"/>
    </w:rPr>
  </w:style>
  <w:style w:type="character" w:customStyle="1" w:styleId="HTMLAdresseZchn">
    <w:name w:val="HTML Adresse Zchn"/>
    <w:basedOn w:val="Absatz-Standardschriftart"/>
    <w:link w:val="HTMLAdresse"/>
    <w:rsid w:val="00152486"/>
    <w:rPr>
      <w:i/>
      <w:iCs/>
      <w:sz w:val="24"/>
      <w:szCs w:val="24"/>
      <w:lang w:val="en-GB" w:eastAsia="en-GB"/>
    </w:rPr>
  </w:style>
  <w:style w:type="paragraph" w:styleId="HTMLVorformatiert">
    <w:name w:val="HTML Preformatted"/>
    <w:basedOn w:val="Standard"/>
    <w:link w:val="HTMLVorformatiertZchn"/>
    <w:rsid w:val="00152486"/>
    <w:pPr>
      <w:spacing w:after="0"/>
    </w:pPr>
    <w:rPr>
      <w:rFonts w:ascii="Courier New" w:hAnsi="Courier New" w:cs="Courier New"/>
      <w:sz w:val="20"/>
      <w:szCs w:val="20"/>
      <w:lang w:val="en-GB" w:eastAsia="en-GB"/>
    </w:rPr>
  </w:style>
  <w:style w:type="character" w:customStyle="1" w:styleId="HTMLVorformatiertZchn">
    <w:name w:val="HTML Vorformatiert Zchn"/>
    <w:basedOn w:val="Absatz-Standardschriftart"/>
    <w:link w:val="HTMLVorformatiert"/>
    <w:rsid w:val="00152486"/>
    <w:rPr>
      <w:rFonts w:ascii="Courier New" w:hAnsi="Courier New" w:cs="Courier New"/>
      <w:lang w:val="en-GB" w:eastAsia="en-GB"/>
    </w:rPr>
  </w:style>
  <w:style w:type="paragraph" w:styleId="Index1">
    <w:name w:val="index 1"/>
    <w:basedOn w:val="Standard"/>
    <w:next w:val="Standard"/>
    <w:autoRedefine/>
    <w:uiPriority w:val="99"/>
    <w:semiHidden/>
    <w:rsid w:val="00152486"/>
    <w:pPr>
      <w:spacing w:after="0"/>
      <w:ind w:left="240" w:hanging="240"/>
    </w:pPr>
    <w:rPr>
      <w:lang w:val="en-GB" w:eastAsia="en-GB"/>
    </w:rPr>
  </w:style>
  <w:style w:type="paragraph" w:styleId="Index2">
    <w:name w:val="index 2"/>
    <w:basedOn w:val="Standard"/>
    <w:next w:val="Standard"/>
    <w:autoRedefine/>
    <w:uiPriority w:val="99"/>
    <w:semiHidden/>
    <w:rsid w:val="00152486"/>
    <w:pPr>
      <w:spacing w:after="0"/>
      <w:ind w:left="480" w:hanging="240"/>
    </w:pPr>
    <w:rPr>
      <w:lang w:val="en-GB" w:eastAsia="en-GB"/>
    </w:rPr>
  </w:style>
  <w:style w:type="paragraph" w:styleId="Index3">
    <w:name w:val="index 3"/>
    <w:basedOn w:val="Standard"/>
    <w:next w:val="Standard"/>
    <w:autoRedefine/>
    <w:semiHidden/>
    <w:rsid w:val="00152486"/>
    <w:pPr>
      <w:spacing w:after="0"/>
      <w:ind w:left="720" w:hanging="240"/>
    </w:pPr>
    <w:rPr>
      <w:lang w:val="en-GB" w:eastAsia="en-GB"/>
    </w:rPr>
  </w:style>
  <w:style w:type="paragraph" w:styleId="Index4">
    <w:name w:val="index 4"/>
    <w:basedOn w:val="Standard"/>
    <w:next w:val="Standard"/>
    <w:autoRedefine/>
    <w:semiHidden/>
    <w:rsid w:val="00152486"/>
    <w:pPr>
      <w:spacing w:after="0"/>
      <w:ind w:left="960" w:hanging="240"/>
    </w:pPr>
    <w:rPr>
      <w:lang w:val="en-GB" w:eastAsia="en-GB"/>
    </w:rPr>
  </w:style>
  <w:style w:type="paragraph" w:styleId="Index5">
    <w:name w:val="index 5"/>
    <w:basedOn w:val="Standard"/>
    <w:next w:val="Standard"/>
    <w:autoRedefine/>
    <w:semiHidden/>
    <w:rsid w:val="00152486"/>
    <w:pPr>
      <w:spacing w:after="0"/>
      <w:ind w:left="1200" w:hanging="240"/>
    </w:pPr>
    <w:rPr>
      <w:lang w:val="en-GB" w:eastAsia="en-GB"/>
    </w:rPr>
  </w:style>
  <w:style w:type="paragraph" w:styleId="Index6">
    <w:name w:val="index 6"/>
    <w:basedOn w:val="Standard"/>
    <w:next w:val="Standard"/>
    <w:autoRedefine/>
    <w:semiHidden/>
    <w:rsid w:val="00152486"/>
    <w:pPr>
      <w:spacing w:after="0"/>
      <w:ind w:left="1440" w:hanging="240"/>
    </w:pPr>
    <w:rPr>
      <w:lang w:val="en-GB" w:eastAsia="en-GB"/>
    </w:rPr>
  </w:style>
  <w:style w:type="paragraph" w:styleId="Index7">
    <w:name w:val="index 7"/>
    <w:basedOn w:val="Standard"/>
    <w:next w:val="Standard"/>
    <w:autoRedefine/>
    <w:semiHidden/>
    <w:rsid w:val="00152486"/>
    <w:pPr>
      <w:spacing w:after="0"/>
      <w:ind w:left="1680" w:hanging="240"/>
    </w:pPr>
    <w:rPr>
      <w:lang w:val="en-GB" w:eastAsia="en-GB"/>
    </w:rPr>
  </w:style>
  <w:style w:type="paragraph" w:styleId="Index8">
    <w:name w:val="index 8"/>
    <w:basedOn w:val="Standard"/>
    <w:next w:val="Standard"/>
    <w:autoRedefine/>
    <w:semiHidden/>
    <w:rsid w:val="00152486"/>
    <w:pPr>
      <w:spacing w:after="0"/>
      <w:ind w:left="1920" w:hanging="240"/>
    </w:pPr>
    <w:rPr>
      <w:lang w:val="en-GB" w:eastAsia="en-GB"/>
    </w:rPr>
  </w:style>
  <w:style w:type="paragraph" w:styleId="Index9">
    <w:name w:val="index 9"/>
    <w:basedOn w:val="Standard"/>
    <w:next w:val="Standard"/>
    <w:autoRedefine/>
    <w:semiHidden/>
    <w:rsid w:val="00152486"/>
    <w:pPr>
      <w:spacing w:after="0"/>
      <w:ind w:left="2160" w:hanging="240"/>
    </w:pPr>
    <w:rPr>
      <w:lang w:val="en-GB" w:eastAsia="en-GB"/>
    </w:rPr>
  </w:style>
  <w:style w:type="paragraph" w:styleId="Indexberschrift">
    <w:name w:val="index heading"/>
    <w:basedOn w:val="Standard"/>
    <w:next w:val="Index1"/>
    <w:semiHidden/>
    <w:rsid w:val="00152486"/>
    <w:pPr>
      <w:spacing w:after="0"/>
    </w:pPr>
    <w:rPr>
      <w:rFonts w:ascii="Arial" w:hAnsi="Arial" w:cs="Arial"/>
      <w:b/>
      <w:bCs/>
      <w:lang w:val="en-GB" w:eastAsia="en-GB"/>
    </w:rPr>
  </w:style>
  <w:style w:type="paragraph" w:styleId="Liste2">
    <w:name w:val="List 2"/>
    <w:basedOn w:val="Standard"/>
    <w:rsid w:val="00152486"/>
    <w:pPr>
      <w:spacing w:after="0"/>
      <w:ind w:left="566" w:hanging="283"/>
    </w:pPr>
    <w:rPr>
      <w:lang w:val="en-GB" w:eastAsia="en-GB"/>
    </w:rPr>
  </w:style>
  <w:style w:type="paragraph" w:styleId="Liste3">
    <w:name w:val="List 3"/>
    <w:basedOn w:val="Standard"/>
    <w:rsid w:val="00152486"/>
    <w:pPr>
      <w:spacing w:after="0"/>
      <w:ind w:left="849" w:hanging="283"/>
    </w:pPr>
    <w:rPr>
      <w:lang w:val="en-GB" w:eastAsia="en-GB"/>
    </w:rPr>
  </w:style>
  <w:style w:type="paragraph" w:styleId="Liste4">
    <w:name w:val="List 4"/>
    <w:basedOn w:val="Standard"/>
    <w:rsid w:val="00152486"/>
    <w:pPr>
      <w:spacing w:after="0"/>
      <w:ind w:left="1132" w:hanging="283"/>
    </w:pPr>
    <w:rPr>
      <w:lang w:val="en-GB" w:eastAsia="en-GB"/>
    </w:rPr>
  </w:style>
  <w:style w:type="paragraph" w:styleId="Liste5">
    <w:name w:val="List 5"/>
    <w:basedOn w:val="Standard"/>
    <w:rsid w:val="00152486"/>
    <w:pPr>
      <w:spacing w:after="0"/>
      <w:ind w:left="1415" w:hanging="283"/>
    </w:pPr>
    <w:rPr>
      <w:lang w:val="en-GB" w:eastAsia="en-GB"/>
    </w:rPr>
  </w:style>
  <w:style w:type="paragraph" w:styleId="Listenfortsetzung">
    <w:name w:val="List Continue"/>
    <w:basedOn w:val="Standard"/>
    <w:rsid w:val="00152486"/>
    <w:pPr>
      <w:spacing w:after="120"/>
      <w:ind w:left="283"/>
    </w:pPr>
    <w:rPr>
      <w:lang w:val="en-GB" w:eastAsia="en-GB"/>
    </w:rPr>
  </w:style>
  <w:style w:type="paragraph" w:styleId="Listenfortsetzung2">
    <w:name w:val="List Continue 2"/>
    <w:basedOn w:val="Standard"/>
    <w:rsid w:val="00152486"/>
    <w:pPr>
      <w:spacing w:after="120"/>
      <w:ind w:left="566"/>
    </w:pPr>
    <w:rPr>
      <w:lang w:val="en-GB" w:eastAsia="en-GB"/>
    </w:rPr>
  </w:style>
  <w:style w:type="paragraph" w:styleId="Listenfortsetzung3">
    <w:name w:val="List Continue 3"/>
    <w:basedOn w:val="Standard"/>
    <w:rsid w:val="00152486"/>
    <w:pPr>
      <w:spacing w:after="120"/>
      <w:ind w:left="849"/>
    </w:pPr>
    <w:rPr>
      <w:lang w:val="en-GB" w:eastAsia="en-GB"/>
    </w:rPr>
  </w:style>
  <w:style w:type="paragraph" w:styleId="Listenfortsetzung4">
    <w:name w:val="List Continue 4"/>
    <w:basedOn w:val="Standard"/>
    <w:rsid w:val="00152486"/>
    <w:pPr>
      <w:spacing w:after="120"/>
      <w:ind w:left="1132"/>
    </w:pPr>
    <w:rPr>
      <w:lang w:val="en-GB" w:eastAsia="en-GB"/>
    </w:rPr>
  </w:style>
  <w:style w:type="paragraph" w:styleId="Listenfortsetzung5">
    <w:name w:val="List Continue 5"/>
    <w:basedOn w:val="Standard"/>
    <w:rsid w:val="00152486"/>
    <w:pPr>
      <w:spacing w:after="120"/>
      <w:ind w:left="1415"/>
    </w:pPr>
    <w:rPr>
      <w:lang w:val="en-GB" w:eastAsia="en-GB"/>
    </w:rPr>
  </w:style>
  <w:style w:type="paragraph" w:styleId="Listennummer2">
    <w:name w:val="List Number 2"/>
    <w:basedOn w:val="Standard"/>
    <w:rsid w:val="00152486"/>
    <w:pPr>
      <w:numPr>
        <w:numId w:val="16"/>
      </w:numPr>
      <w:spacing w:after="0"/>
    </w:pPr>
    <w:rPr>
      <w:lang w:val="en-GB" w:eastAsia="en-GB"/>
    </w:rPr>
  </w:style>
  <w:style w:type="paragraph" w:styleId="Listennummer3">
    <w:name w:val="List Number 3"/>
    <w:basedOn w:val="Standard"/>
    <w:rsid w:val="00152486"/>
    <w:pPr>
      <w:numPr>
        <w:numId w:val="17"/>
      </w:numPr>
      <w:spacing w:after="0"/>
    </w:pPr>
    <w:rPr>
      <w:lang w:val="en-GB" w:eastAsia="en-GB"/>
    </w:rPr>
  </w:style>
  <w:style w:type="paragraph" w:styleId="Listennummer4">
    <w:name w:val="List Number 4"/>
    <w:basedOn w:val="Standard"/>
    <w:rsid w:val="00152486"/>
    <w:pPr>
      <w:numPr>
        <w:numId w:val="18"/>
      </w:numPr>
      <w:spacing w:after="0"/>
    </w:pPr>
    <w:rPr>
      <w:lang w:val="en-GB" w:eastAsia="en-GB"/>
    </w:rPr>
  </w:style>
  <w:style w:type="paragraph" w:styleId="Listennummer5">
    <w:name w:val="List Number 5"/>
    <w:basedOn w:val="Standard"/>
    <w:rsid w:val="00152486"/>
    <w:pPr>
      <w:numPr>
        <w:numId w:val="19"/>
      </w:numPr>
      <w:spacing w:after="0"/>
    </w:pPr>
    <w:rPr>
      <w:lang w:val="en-GB" w:eastAsia="en-GB"/>
    </w:rPr>
  </w:style>
  <w:style w:type="paragraph" w:styleId="Makrotext">
    <w:name w:val="macro"/>
    <w:link w:val="MakrotextZchn"/>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krotextZchn">
    <w:name w:val="Makrotext Zchn"/>
    <w:basedOn w:val="Absatz-Standardschriftart"/>
    <w:link w:val="Makrotext"/>
    <w:semiHidden/>
    <w:rsid w:val="00152486"/>
    <w:rPr>
      <w:rFonts w:ascii="Courier New" w:hAnsi="Courier New" w:cs="Courier New"/>
      <w:lang w:val="en-GB" w:eastAsia="en-GB"/>
    </w:rPr>
  </w:style>
  <w:style w:type="paragraph" w:styleId="Nachrichtenkopf">
    <w:name w:val="Message Header"/>
    <w:basedOn w:val="Standard"/>
    <w:link w:val="NachrichtenkopfZchn"/>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NachrichtenkopfZchn">
    <w:name w:val="Nachrichtenkopf Zchn"/>
    <w:basedOn w:val="Absatz-Standardschriftart"/>
    <w:link w:val="Nachrichtenkopf"/>
    <w:rsid w:val="00152486"/>
    <w:rPr>
      <w:rFonts w:ascii="Arial" w:hAnsi="Arial" w:cs="Arial"/>
      <w:sz w:val="24"/>
      <w:szCs w:val="24"/>
      <w:shd w:val="pct20" w:color="auto" w:fill="auto"/>
      <w:lang w:val="en-GB" w:eastAsia="en-GB"/>
    </w:rPr>
  </w:style>
  <w:style w:type="paragraph" w:styleId="NurText">
    <w:name w:val="Plain Text"/>
    <w:basedOn w:val="Standard"/>
    <w:link w:val="NurTextZchn"/>
    <w:rsid w:val="00152486"/>
    <w:pPr>
      <w:spacing w:after="0"/>
    </w:pPr>
    <w:rPr>
      <w:rFonts w:ascii="Courier New" w:hAnsi="Courier New" w:cs="Courier New"/>
      <w:sz w:val="20"/>
      <w:szCs w:val="20"/>
      <w:lang w:val="en-GB" w:eastAsia="en-GB"/>
    </w:rPr>
  </w:style>
  <w:style w:type="character" w:customStyle="1" w:styleId="NurTextZchn">
    <w:name w:val="Nur Text Zchn"/>
    <w:basedOn w:val="Absatz-Standardschriftart"/>
    <w:link w:val="NurText"/>
    <w:rsid w:val="00152486"/>
    <w:rPr>
      <w:rFonts w:ascii="Courier New" w:hAnsi="Courier New" w:cs="Courier New"/>
      <w:lang w:val="en-GB" w:eastAsia="en-GB"/>
    </w:rPr>
  </w:style>
  <w:style w:type="paragraph" w:styleId="Rechtsgrundlagenverzeichnis">
    <w:name w:val="table of authorities"/>
    <w:basedOn w:val="Standard"/>
    <w:next w:val="Standard"/>
    <w:semiHidden/>
    <w:rsid w:val="00152486"/>
    <w:pPr>
      <w:spacing w:after="0"/>
      <w:ind w:left="240" w:hanging="240"/>
    </w:pPr>
    <w:rPr>
      <w:lang w:val="en-GB" w:eastAsia="en-GB"/>
    </w:rPr>
  </w:style>
  <w:style w:type="paragraph" w:styleId="RGV-berschrift">
    <w:name w:val="toa heading"/>
    <w:basedOn w:val="Standard"/>
    <w:next w:val="Standard"/>
    <w:semiHidden/>
    <w:rsid w:val="00152486"/>
    <w:pPr>
      <w:spacing w:before="120" w:after="0"/>
    </w:pPr>
    <w:rPr>
      <w:rFonts w:ascii="Arial" w:hAnsi="Arial" w:cs="Arial"/>
      <w:b/>
      <w:bCs/>
      <w:lang w:val="en-GB" w:eastAsia="en-GB"/>
    </w:rPr>
  </w:style>
  <w:style w:type="paragraph" w:styleId="Standardeinzug">
    <w:name w:val="Normal Indent"/>
    <w:basedOn w:val="Standard"/>
    <w:rsid w:val="00152486"/>
    <w:pPr>
      <w:spacing w:after="0"/>
      <w:ind w:left="720"/>
    </w:pPr>
    <w:rPr>
      <w:lang w:val="en-GB" w:eastAsia="en-GB"/>
    </w:rPr>
  </w:style>
  <w:style w:type="paragraph" w:styleId="Textkrper2">
    <w:name w:val="Body Text 2"/>
    <w:basedOn w:val="Standard"/>
    <w:link w:val="Textkrper2Zchn"/>
    <w:rsid w:val="00152486"/>
    <w:pPr>
      <w:spacing w:after="120" w:line="480" w:lineRule="auto"/>
    </w:pPr>
    <w:rPr>
      <w:lang w:val="en-GB" w:eastAsia="en-GB"/>
    </w:rPr>
  </w:style>
  <w:style w:type="character" w:customStyle="1" w:styleId="Textkrper2Zchn">
    <w:name w:val="Textkörper 2 Zchn"/>
    <w:basedOn w:val="Absatz-Standardschriftart"/>
    <w:link w:val="Textkrper2"/>
    <w:rsid w:val="00152486"/>
    <w:rPr>
      <w:sz w:val="24"/>
      <w:szCs w:val="24"/>
      <w:lang w:val="en-GB" w:eastAsia="en-GB"/>
    </w:rPr>
  </w:style>
  <w:style w:type="paragraph" w:styleId="Textkrper3">
    <w:name w:val="Body Text 3"/>
    <w:basedOn w:val="Standard"/>
    <w:link w:val="Textkrper3Zchn"/>
    <w:rsid w:val="00152486"/>
    <w:pPr>
      <w:spacing w:after="120"/>
    </w:pPr>
    <w:rPr>
      <w:sz w:val="16"/>
      <w:szCs w:val="16"/>
      <w:lang w:val="en-GB" w:eastAsia="en-GB"/>
    </w:rPr>
  </w:style>
  <w:style w:type="character" w:customStyle="1" w:styleId="Textkrper3Zchn">
    <w:name w:val="Textkörper 3 Zchn"/>
    <w:basedOn w:val="Absatz-Standardschriftart"/>
    <w:link w:val="Textkrper3"/>
    <w:rsid w:val="00152486"/>
    <w:rPr>
      <w:sz w:val="16"/>
      <w:szCs w:val="16"/>
      <w:lang w:val="en-GB" w:eastAsia="en-GB"/>
    </w:rPr>
  </w:style>
  <w:style w:type="paragraph" w:styleId="Textkrper-Einzug2">
    <w:name w:val="Body Text Indent 2"/>
    <w:basedOn w:val="Standard"/>
    <w:link w:val="Textkrper-Einzug2Zchn"/>
    <w:rsid w:val="00152486"/>
    <w:pPr>
      <w:spacing w:after="120" w:line="480" w:lineRule="auto"/>
      <w:ind w:left="283"/>
    </w:pPr>
    <w:rPr>
      <w:lang w:val="en-GB" w:eastAsia="en-GB"/>
    </w:rPr>
  </w:style>
  <w:style w:type="character" w:customStyle="1" w:styleId="Textkrper-Einzug2Zchn">
    <w:name w:val="Textkörper-Einzug 2 Zchn"/>
    <w:basedOn w:val="Absatz-Standardschriftart"/>
    <w:link w:val="Textkrper-Einzug2"/>
    <w:rsid w:val="00152486"/>
    <w:rPr>
      <w:sz w:val="24"/>
      <w:szCs w:val="24"/>
      <w:lang w:val="en-GB" w:eastAsia="en-GB"/>
    </w:rPr>
  </w:style>
  <w:style w:type="paragraph" w:styleId="Textkrper-Einzug3">
    <w:name w:val="Body Text Indent 3"/>
    <w:basedOn w:val="Standard"/>
    <w:link w:val="Textkrper-Einzug3Zchn"/>
    <w:rsid w:val="00152486"/>
    <w:pPr>
      <w:spacing w:after="120"/>
      <w:ind w:left="283"/>
    </w:pPr>
    <w:rPr>
      <w:sz w:val="16"/>
      <w:szCs w:val="16"/>
      <w:lang w:val="en-GB" w:eastAsia="en-GB"/>
    </w:rPr>
  </w:style>
  <w:style w:type="character" w:customStyle="1" w:styleId="Textkrper-Einzug3Zchn">
    <w:name w:val="Textkörper-Einzug 3 Zchn"/>
    <w:basedOn w:val="Absatz-Standardschriftart"/>
    <w:link w:val="Textkrper-Einzug3"/>
    <w:rsid w:val="00152486"/>
    <w:rPr>
      <w:sz w:val="16"/>
      <w:szCs w:val="16"/>
      <w:lang w:val="en-GB" w:eastAsia="en-GB"/>
    </w:rPr>
  </w:style>
  <w:style w:type="paragraph" w:styleId="Textkrper-Erstzeileneinzug">
    <w:name w:val="Body Text First Indent"/>
    <w:basedOn w:val="Textkrper"/>
    <w:link w:val="Textkrper-ErstzeileneinzugZchn"/>
    <w:rsid w:val="00152486"/>
    <w:pPr>
      <w:ind w:firstLine="210"/>
    </w:pPr>
    <w:rPr>
      <w:lang w:eastAsia="en-GB"/>
    </w:rPr>
  </w:style>
  <w:style w:type="character" w:customStyle="1" w:styleId="Textkrper-ErstzeileneinzugZchn">
    <w:name w:val="Textkörper-Erstzeileneinzug Zchn"/>
    <w:basedOn w:val="TextkrperZchn"/>
    <w:link w:val="Textkrper-Erstzeileneinzug"/>
    <w:rsid w:val="00152486"/>
    <w:rPr>
      <w:sz w:val="24"/>
      <w:szCs w:val="24"/>
      <w:lang w:val="en-GB" w:eastAsia="en-GB"/>
    </w:rPr>
  </w:style>
  <w:style w:type="paragraph" w:styleId="Textkrper-Erstzeileneinzug2">
    <w:name w:val="Body Text First Indent 2"/>
    <w:basedOn w:val="Textkrper-Zeileneinzug"/>
    <w:link w:val="Textkrper-Erstzeileneinzug2Zchn"/>
    <w:rsid w:val="00152486"/>
    <w:pPr>
      <w:spacing w:before="0" w:after="120" w:line="240" w:lineRule="auto"/>
      <w:ind w:left="283" w:firstLine="210"/>
    </w:pPr>
    <w:rPr>
      <w:sz w:val="24"/>
      <w:szCs w:val="24"/>
      <w:lang w:val="en-GB" w:eastAsia="en-GB"/>
    </w:rPr>
  </w:style>
  <w:style w:type="character" w:customStyle="1" w:styleId="Textkrper-Erstzeileneinzug2Zchn">
    <w:name w:val="Textkörper-Erstzeileneinzug 2 Zchn"/>
    <w:basedOn w:val="Textkrper-ZeileneinzugZchn"/>
    <w:link w:val="Textkrper-Erstzeileneinzug2"/>
    <w:rsid w:val="00152486"/>
    <w:rPr>
      <w:sz w:val="24"/>
      <w:szCs w:val="24"/>
      <w:lang w:val="en-GB" w:eastAsia="en-GB"/>
    </w:rPr>
  </w:style>
  <w:style w:type="paragraph" w:styleId="Umschlagabsenderadresse">
    <w:name w:val="envelope return"/>
    <w:basedOn w:val="Standard"/>
    <w:rsid w:val="00152486"/>
    <w:pPr>
      <w:spacing w:after="0"/>
    </w:pPr>
    <w:rPr>
      <w:rFonts w:ascii="Arial" w:hAnsi="Arial" w:cs="Arial"/>
      <w:sz w:val="20"/>
      <w:szCs w:val="20"/>
      <w:lang w:val="en-GB" w:eastAsia="en-GB"/>
    </w:rPr>
  </w:style>
  <w:style w:type="paragraph" w:styleId="Umschlagadresse">
    <w:name w:val="envelope address"/>
    <w:basedOn w:val="Standard"/>
    <w:rsid w:val="00152486"/>
    <w:pPr>
      <w:framePr w:w="7920" w:h="1980" w:hRule="exact" w:hSpace="180" w:wrap="auto" w:hAnchor="page" w:xAlign="center" w:yAlign="bottom"/>
      <w:spacing w:after="0"/>
      <w:ind w:left="2880"/>
    </w:pPr>
    <w:rPr>
      <w:rFonts w:ascii="Arial" w:hAnsi="Arial" w:cs="Arial"/>
      <w:lang w:val="en-GB" w:eastAsia="en-GB"/>
    </w:rPr>
  </w:style>
  <w:style w:type="paragraph" w:styleId="Unterschrift">
    <w:name w:val="Signature"/>
    <w:basedOn w:val="Standard"/>
    <w:link w:val="UnterschriftZchn"/>
    <w:rsid w:val="00152486"/>
    <w:pPr>
      <w:spacing w:after="0"/>
      <w:ind w:left="4252"/>
    </w:pPr>
    <w:rPr>
      <w:lang w:val="en-GB" w:eastAsia="en-GB"/>
    </w:rPr>
  </w:style>
  <w:style w:type="character" w:customStyle="1" w:styleId="UnterschriftZchn">
    <w:name w:val="Unterschrift Zchn"/>
    <w:basedOn w:val="Absatz-Standardschriftart"/>
    <w:link w:val="Unterschrift"/>
    <w:rsid w:val="00152486"/>
    <w:rPr>
      <w:sz w:val="24"/>
      <w:szCs w:val="24"/>
      <w:lang w:val="en-GB" w:eastAsia="en-GB"/>
    </w:rPr>
  </w:style>
  <w:style w:type="paragraph" w:styleId="Untertitel">
    <w:name w:val="Subtitle"/>
    <w:basedOn w:val="Standard"/>
    <w:link w:val="UntertitelZchn"/>
    <w:qFormat/>
    <w:rsid w:val="00152486"/>
    <w:pPr>
      <w:spacing w:after="60"/>
      <w:jc w:val="center"/>
      <w:outlineLvl w:val="1"/>
    </w:pPr>
    <w:rPr>
      <w:rFonts w:ascii="Arial" w:hAnsi="Arial" w:cs="Arial"/>
      <w:lang w:val="en-GB" w:eastAsia="en-GB"/>
    </w:rPr>
  </w:style>
  <w:style w:type="character" w:customStyle="1" w:styleId="UntertitelZchn">
    <w:name w:val="Untertitel Zchn"/>
    <w:basedOn w:val="Absatz-Standardschriftart"/>
    <w:link w:val="Untertitel"/>
    <w:rsid w:val="00152486"/>
    <w:rPr>
      <w:rFonts w:ascii="Arial" w:hAnsi="Arial" w:cs="Arial"/>
      <w:sz w:val="24"/>
      <w:szCs w:val="24"/>
      <w:lang w:val="en-GB" w:eastAsia="en-GB"/>
    </w:rPr>
  </w:style>
  <w:style w:type="paragraph" w:styleId="Verzeichnis4">
    <w:name w:val="toc 4"/>
    <w:basedOn w:val="Standard"/>
    <w:next w:val="Standard"/>
    <w:autoRedefine/>
    <w:uiPriority w:val="39"/>
    <w:rsid w:val="00152486"/>
    <w:pPr>
      <w:spacing w:after="0"/>
      <w:ind w:left="720"/>
    </w:pPr>
    <w:rPr>
      <w:lang w:val="en-GB" w:eastAsia="en-GB"/>
    </w:rPr>
  </w:style>
  <w:style w:type="paragraph" w:styleId="Verzeichnis5">
    <w:name w:val="toc 5"/>
    <w:basedOn w:val="Standard"/>
    <w:next w:val="Standard"/>
    <w:autoRedefine/>
    <w:uiPriority w:val="39"/>
    <w:rsid w:val="00152486"/>
    <w:pPr>
      <w:spacing w:after="0"/>
      <w:ind w:left="960"/>
    </w:pPr>
    <w:rPr>
      <w:lang w:val="en-GB" w:eastAsia="en-GB"/>
    </w:rPr>
  </w:style>
  <w:style w:type="paragraph" w:styleId="Verzeichnis6">
    <w:name w:val="toc 6"/>
    <w:basedOn w:val="Standard"/>
    <w:next w:val="Standard"/>
    <w:autoRedefine/>
    <w:uiPriority w:val="39"/>
    <w:rsid w:val="00152486"/>
    <w:pPr>
      <w:spacing w:after="0"/>
      <w:ind w:left="1200"/>
    </w:pPr>
    <w:rPr>
      <w:lang w:val="en-GB" w:eastAsia="en-GB"/>
    </w:rPr>
  </w:style>
  <w:style w:type="paragraph" w:styleId="Verzeichnis7">
    <w:name w:val="toc 7"/>
    <w:basedOn w:val="Standard"/>
    <w:next w:val="Standard"/>
    <w:autoRedefine/>
    <w:uiPriority w:val="39"/>
    <w:rsid w:val="00152486"/>
    <w:pPr>
      <w:spacing w:after="0"/>
      <w:ind w:left="1440"/>
    </w:pPr>
    <w:rPr>
      <w:lang w:val="en-GB" w:eastAsia="en-GB"/>
    </w:rPr>
  </w:style>
  <w:style w:type="paragraph" w:styleId="Verzeichnis8">
    <w:name w:val="toc 8"/>
    <w:basedOn w:val="Standard"/>
    <w:next w:val="Standard"/>
    <w:autoRedefine/>
    <w:uiPriority w:val="39"/>
    <w:rsid w:val="00152486"/>
    <w:pPr>
      <w:spacing w:after="0"/>
      <w:ind w:left="1680"/>
    </w:pPr>
    <w:rPr>
      <w:lang w:val="en-GB" w:eastAsia="en-GB"/>
    </w:rPr>
  </w:style>
  <w:style w:type="paragraph" w:styleId="Verzeichnis9">
    <w:name w:val="toc 9"/>
    <w:basedOn w:val="Standard"/>
    <w:next w:val="Standard"/>
    <w:autoRedefine/>
    <w:uiPriority w:val="39"/>
    <w:rsid w:val="00152486"/>
    <w:pPr>
      <w:spacing w:after="0"/>
      <w:ind w:left="1920"/>
    </w:pPr>
    <w:rPr>
      <w:lang w:val="en-GB" w:eastAsia="en-GB"/>
    </w:rPr>
  </w:style>
  <w:style w:type="character" w:customStyle="1" w:styleId="FunotentextZchn">
    <w:name w:val="Fußnotentext Zchn"/>
    <w:basedOn w:val="Absatz-Standardschriftart"/>
    <w:link w:val="Funotentext"/>
    <w:semiHidden/>
    <w:locked/>
    <w:rsid w:val="00152486"/>
  </w:style>
  <w:style w:type="paragraph" w:customStyle="1" w:styleId="bodytextpara">
    <w:name w:val="body text para"/>
    <w:basedOn w:val="Standard"/>
    <w:rsid w:val="00152486"/>
    <w:pPr>
      <w:spacing w:after="0"/>
      <w:ind w:firstLine="480"/>
      <w:jc w:val="both"/>
    </w:pPr>
    <w:rPr>
      <w:rFonts w:eastAsia="Batang"/>
      <w:sz w:val="22"/>
      <w:szCs w:val="20"/>
    </w:rPr>
  </w:style>
  <w:style w:type="paragraph" w:customStyle="1" w:styleId="font5">
    <w:name w:val="font5"/>
    <w:basedOn w:val="Standard"/>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Standard"/>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Standard"/>
    <w:rsid w:val="00152486"/>
    <w:pPr>
      <w:spacing w:before="100" w:beforeAutospacing="1" w:after="100" w:afterAutospacing="1"/>
      <w:textAlignment w:val="top"/>
    </w:pPr>
    <w:rPr>
      <w:rFonts w:ascii="Arial" w:hAnsi="Arial"/>
      <w:lang w:val="de-DE" w:eastAsia="ko-KR"/>
    </w:rPr>
  </w:style>
  <w:style w:type="paragraph" w:customStyle="1" w:styleId="xl54">
    <w:name w:val="xl54"/>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Standard"/>
    <w:rsid w:val="00152486"/>
    <w:pPr>
      <w:numPr>
        <w:numId w:val="20"/>
      </w:numPr>
    </w:pPr>
    <w:rPr>
      <w:color w:val="0000FF"/>
    </w:rPr>
  </w:style>
  <w:style w:type="paragraph" w:customStyle="1" w:styleId="bottomentry">
    <w:name w:val="bottom_entry"/>
    <w:basedOn w:val="Standard"/>
    <w:rsid w:val="00152486"/>
    <w:pPr>
      <w:spacing w:before="100" w:beforeAutospacing="1" w:after="100" w:afterAutospacing="1"/>
    </w:pPr>
    <w:rPr>
      <w:lang w:val="de-DE" w:eastAsia="ko-KR"/>
    </w:rPr>
  </w:style>
  <w:style w:type="paragraph" w:customStyle="1" w:styleId="Citation">
    <w:name w:val="Citation"/>
    <w:basedOn w:val="Standard"/>
    <w:next w:val="Standard"/>
    <w:link w:val="CitationZchn"/>
    <w:rsid w:val="00152486"/>
    <w:pPr>
      <w:spacing w:after="0"/>
    </w:pPr>
    <w:rPr>
      <w:bCs/>
      <w:i/>
      <w:iCs/>
      <w:lang w:val="en-GB" w:eastAsia="en-GB"/>
    </w:rPr>
  </w:style>
  <w:style w:type="paragraph" w:customStyle="1" w:styleId="citation0">
    <w:name w:val="citation"/>
    <w:basedOn w:val="Standard"/>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StandardWeb"/>
    <w:link w:val="FormatvorlageCitationLateinFettZchn"/>
    <w:rsid w:val="00152486"/>
    <w:rPr>
      <w:b/>
    </w:rPr>
  </w:style>
  <w:style w:type="character" w:customStyle="1" w:styleId="CitationZchn">
    <w:name w:val="Citation Zchn"/>
    <w:basedOn w:val="Absatz-Standardschriftar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Absatz-Standardschriftart"/>
    <w:link w:val="citation0"/>
    <w:rsid w:val="00152486"/>
    <w:rPr>
      <w:bCs/>
      <w:i/>
      <w:sz w:val="24"/>
      <w:szCs w:val="24"/>
      <w:lang w:val="en-GB" w:eastAsia="en-GB"/>
    </w:rPr>
  </w:style>
  <w:style w:type="paragraph" w:customStyle="1" w:styleId="spec">
    <w:name w:val="spec"/>
    <w:basedOn w:val="Standard"/>
    <w:rsid w:val="000F2914"/>
    <w:pPr>
      <w:spacing w:before="100" w:beforeAutospacing="1" w:after="100" w:afterAutospacing="1"/>
    </w:pPr>
    <w:rPr>
      <w:lang w:val="en-GB" w:eastAsia="en-GB"/>
    </w:rPr>
  </w:style>
  <w:style w:type="paragraph" w:customStyle="1" w:styleId="OGCFigure">
    <w:name w:val="OGC Figure"/>
    <w:basedOn w:val="Beschriftung"/>
    <w:link w:val="OGCFigureZchn"/>
    <w:qFormat/>
    <w:rsid w:val="006D2CB5"/>
    <w:rPr>
      <w:lang w:val="en-US"/>
    </w:rPr>
  </w:style>
  <w:style w:type="character" w:customStyle="1" w:styleId="OGCFigureZchn">
    <w:name w:val="OGC Figure Zchn"/>
    <w:basedOn w:val="BeschriftungZchn"/>
    <w:link w:val="OGCFigure"/>
    <w:rsid w:val="006D2CB5"/>
    <w:rPr>
      <w:b/>
      <w:bCs/>
      <w:szCs w:val="24"/>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No List"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EB5A8C"/>
    <w:pPr>
      <w:spacing w:after="240"/>
    </w:pPr>
  </w:style>
  <w:style w:type="paragraph" w:styleId="berschrift1">
    <w:name w:val="heading 1"/>
    <w:aliases w:val="OGC Header Level 1,numbered,h1,clause,H1"/>
    <w:basedOn w:val="Standard"/>
    <w:next w:val="Standard"/>
    <w:link w:val="berschrift1Zchn"/>
    <w:qFormat/>
    <w:rsid w:val="00F27D5A"/>
    <w:pPr>
      <w:keepNext/>
      <w:numPr>
        <w:numId w:val="1"/>
      </w:numPr>
      <w:spacing w:before="480" w:line="360" w:lineRule="auto"/>
      <w:outlineLvl w:val="0"/>
    </w:pPr>
    <w:rPr>
      <w:b/>
      <w:bCs/>
      <w:sz w:val="28"/>
    </w:rPr>
  </w:style>
  <w:style w:type="paragraph" w:styleId="berschrift2">
    <w:name w:val="heading 2"/>
    <w:aliases w:val="OGC Heading 2,h2,sub-clause 2,H2,H21,l2"/>
    <w:basedOn w:val="Standard"/>
    <w:next w:val="Standard"/>
    <w:link w:val="berschrift2Zchn"/>
    <w:qFormat/>
    <w:rsid w:val="00F27D5A"/>
    <w:pPr>
      <w:keepNext/>
      <w:numPr>
        <w:ilvl w:val="1"/>
        <w:numId w:val="1"/>
      </w:numPr>
      <w:spacing w:before="240" w:after="60"/>
      <w:outlineLvl w:val="1"/>
    </w:pPr>
    <w:rPr>
      <w:rFonts w:cs="Arial"/>
      <w:b/>
      <w:bCs/>
      <w:iCs/>
      <w:szCs w:val="28"/>
    </w:rPr>
  </w:style>
  <w:style w:type="paragraph" w:styleId="berschrift3">
    <w:name w:val="heading 3"/>
    <w:aliases w:val="OGC Heading 3,h3,sub-clause 3,H3,hd3"/>
    <w:basedOn w:val="Standard"/>
    <w:next w:val="Standard"/>
    <w:link w:val="berschrift3Zchn"/>
    <w:qFormat/>
    <w:rsid w:val="00F27D5A"/>
    <w:pPr>
      <w:keepNext/>
      <w:numPr>
        <w:ilvl w:val="2"/>
        <w:numId w:val="1"/>
      </w:numPr>
      <w:spacing w:before="240" w:after="60"/>
      <w:outlineLvl w:val="2"/>
    </w:pPr>
    <w:rPr>
      <w:rFonts w:cs="Arial"/>
      <w:b/>
      <w:bCs/>
      <w:szCs w:val="26"/>
    </w:rPr>
  </w:style>
  <w:style w:type="paragraph" w:styleId="berschrift4">
    <w:name w:val="heading 4"/>
    <w:aliases w:val="OGC Heading 4,h4,sub-clause 4,H4"/>
    <w:basedOn w:val="Standard"/>
    <w:next w:val="Standard"/>
    <w:link w:val="berschrift4Zchn"/>
    <w:qFormat/>
    <w:rsid w:val="00F27D5A"/>
    <w:pPr>
      <w:keepNext/>
      <w:numPr>
        <w:ilvl w:val="3"/>
        <w:numId w:val="1"/>
      </w:numPr>
      <w:spacing w:before="240" w:after="60"/>
      <w:outlineLvl w:val="3"/>
    </w:pPr>
    <w:rPr>
      <w:b/>
      <w:bCs/>
      <w:szCs w:val="28"/>
    </w:rPr>
  </w:style>
  <w:style w:type="paragraph" w:styleId="berschrift5">
    <w:name w:val="heading 5"/>
    <w:aliases w:val="H5"/>
    <w:basedOn w:val="Standard"/>
    <w:next w:val="Standard"/>
    <w:qFormat/>
    <w:rsid w:val="00F27D5A"/>
    <w:pPr>
      <w:numPr>
        <w:ilvl w:val="4"/>
        <w:numId w:val="1"/>
      </w:numPr>
      <w:spacing w:before="240" w:after="60"/>
      <w:outlineLvl w:val="4"/>
    </w:pPr>
    <w:rPr>
      <w:b/>
      <w:bCs/>
      <w:i/>
      <w:iCs/>
      <w:sz w:val="26"/>
      <w:szCs w:val="26"/>
    </w:rPr>
  </w:style>
  <w:style w:type="paragraph" w:styleId="berschrift6">
    <w:name w:val="heading 6"/>
    <w:aliases w:val="H6"/>
    <w:basedOn w:val="Standard"/>
    <w:next w:val="Standard"/>
    <w:qFormat/>
    <w:rsid w:val="00F27D5A"/>
    <w:pPr>
      <w:numPr>
        <w:ilvl w:val="5"/>
        <w:numId w:val="1"/>
      </w:numPr>
      <w:spacing w:before="240" w:after="60"/>
      <w:outlineLvl w:val="5"/>
    </w:pPr>
    <w:rPr>
      <w:b/>
      <w:bCs/>
      <w:sz w:val="22"/>
      <w:szCs w:val="22"/>
    </w:rPr>
  </w:style>
  <w:style w:type="paragraph" w:styleId="berschrift7">
    <w:name w:val="heading 7"/>
    <w:basedOn w:val="Standard"/>
    <w:next w:val="Standard"/>
    <w:qFormat/>
    <w:rsid w:val="00F27D5A"/>
    <w:pPr>
      <w:numPr>
        <w:ilvl w:val="6"/>
        <w:numId w:val="1"/>
      </w:numPr>
      <w:spacing w:before="240" w:after="60"/>
      <w:outlineLvl w:val="6"/>
    </w:pPr>
  </w:style>
  <w:style w:type="paragraph" w:styleId="berschrift8">
    <w:name w:val="heading 8"/>
    <w:basedOn w:val="Standard"/>
    <w:next w:val="Standard"/>
    <w:qFormat/>
    <w:rsid w:val="00F27D5A"/>
    <w:pPr>
      <w:numPr>
        <w:ilvl w:val="7"/>
        <w:numId w:val="1"/>
      </w:numPr>
      <w:spacing w:before="240" w:after="60"/>
      <w:outlineLvl w:val="7"/>
    </w:pPr>
    <w:rPr>
      <w:i/>
      <w:iCs/>
    </w:rPr>
  </w:style>
  <w:style w:type="paragraph" w:styleId="berschrift9">
    <w:name w:val="heading 9"/>
    <w:aliases w:val="Appendix Heading 1"/>
    <w:basedOn w:val="Standard"/>
    <w:next w:val="Standard"/>
    <w:qFormat/>
    <w:rsid w:val="00F27D5A"/>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2">
    <w:name w:val="p2"/>
    <w:basedOn w:val="Standard"/>
    <w:next w:val="Standard"/>
    <w:rsid w:val="00F27D5A"/>
    <w:pPr>
      <w:tabs>
        <w:tab w:val="left" w:pos="560"/>
      </w:tabs>
    </w:pPr>
    <w:rPr>
      <w:szCs w:val="20"/>
      <w:lang w:val="en-GB"/>
    </w:rPr>
  </w:style>
  <w:style w:type="paragraph" w:customStyle="1" w:styleId="OGCClause">
    <w:name w:val="OGC Clause"/>
    <w:basedOn w:val="Standard"/>
    <w:next w:val="Standard"/>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Standard"/>
    <w:next w:val="Standard"/>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Standard"/>
    <w:rsid w:val="00F27D5A"/>
    <w:pPr>
      <w:spacing w:after="220"/>
      <w:jc w:val="right"/>
    </w:pPr>
    <w:rPr>
      <w:b/>
      <w:color w:val="000000"/>
      <w:szCs w:val="20"/>
      <w:lang w:val="en-GB"/>
    </w:rPr>
  </w:style>
  <w:style w:type="character" w:styleId="Hyperlink">
    <w:name w:val="Hyperlink"/>
    <w:basedOn w:val="Absatz-Standardschriftart"/>
    <w:uiPriority w:val="99"/>
    <w:rsid w:val="00F27D5A"/>
    <w:rPr>
      <w:rFonts w:cs="Times New Roman"/>
      <w:color w:val="0000FF"/>
      <w:u w:val="single"/>
    </w:rPr>
  </w:style>
  <w:style w:type="paragraph" w:customStyle="1" w:styleId="OGCtableheader">
    <w:name w:val="OGC table header"/>
    <w:basedOn w:val="Standard"/>
    <w:autoRedefine/>
    <w:qFormat/>
    <w:rsid w:val="00C66441"/>
    <w:pPr>
      <w:spacing w:before="60" w:after="60" w:line="211" w:lineRule="auto"/>
      <w:jc w:val="both"/>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Standard"/>
    <w:qFormat/>
    <w:rsid w:val="00F27D5A"/>
    <w:pPr>
      <w:numPr>
        <w:numId w:val="3"/>
      </w:numPr>
    </w:pPr>
    <w:rPr>
      <w:szCs w:val="20"/>
      <w:lang w:val="en-GB"/>
    </w:rPr>
  </w:style>
  <w:style w:type="paragraph" w:styleId="Funotentext">
    <w:name w:val="footnote text"/>
    <w:basedOn w:val="Standard"/>
    <w:link w:val="FunotentextZchn"/>
    <w:semiHidden/>
    <w:rsid w:val="00F27D5A"/>
    <w:rPr>
      <w:sz w:val="20"/>
      <w:szCs w:val="20"/>
    </w:rPr>
  </w:style>
  <w:style w:type="character" w:customStyle="1" w:styleId="Codefragment">
    <w:name w:val="Codefragment"/>
    <w:basedOn w:val="Absatz-Standardschriftart"/>
    <w:rsid w:val="00F27D5A"/>
    <w:rPr>
      <w:rFonts w:ascii="Courier New" w:hAnsi="Courier New" w:cs="Courier New"/>
      <w:noProof/>
      <w:sz w:val="22"/>
      <w:szCs w:val="22"/>
      <w:lang w:val="en-US"/>
    </w:rPr>
  </w:style>
  <w:style w:type="paragraph" w:customStyle="1" w:styleId="List2OGCbullets">
    <w:name w:val="List 2 OGC bullets"/>
    <w:basedOn w:val="Standard"/>
    <w:qFormat/>
    <w:rsid w:val="00D44A9D"/>
    <w:pPr>
      <w:numPr>
        <w:numId w:val="4"/>
      </w:numPr>
      <w:jc w:val="both"/>
    </w:pPr>
  </w:style>
  <w:style w:type="paragraph" w:customStyle="1" w:styleId="Definition">
    <w:name w:val="Definition"/>
    <w:basedOn w:val="Standard"/>
    <w:next w:val="TermNum"/>
    <w:qFormat/>
    <w:rsid w:val="00F27D5A"/>
    <w:rPr>
      <w:szCs w:val="20"/>
      <w:lang w:val="en-GB"/>
    </w:rPr>
  </w:style>
  <w:style w:type="paragraph" w:customStyle="1" w:styleId="Terms">
    <w:name w:val="Term(s)"/>
    <w:basedOn w:val="Standard"/>
    <w:next w:val="Definition"/>
    <w:uiPriority w:val="99"/>
    <w:qFormat/>
    <w:rsid w:val="00F27D5A"/>
    <w:pPr>
      <w:keepNext/>
      <w:suppressAutoHyphens/>
      <w:spacing w:after="0"/>
    </w:pPr>
    <w:rPr>
      <w:b/>
      <w:szCs w:val="20"/>
      <w:lang w:val="en-GB"/>
    </w:rPr>
  </w:style>
  <w:style w:type="paragraph" w:customStyle="1" w:styleId="TermNum">
    <w:name w:val="TermNum"/>
    <w:basedOn w:val="Standard"/>
    <w:next w:val="Terms"/>
    <w:uiPriority w:val="99"/>
    <w:qFormat/>
    <w:rsid w:val="00F27D5A"/>
    <w:pPr>
      <w:keepNext/>
      <w:numPr>
        <w:numId w:val="5"/>
      </w:numPr>
      <w:spacing w:after="0"/>
    </w:pPr>
    <w:rPr>
      <w:b/>
      <w:szCs w:val="20"/>
      <w:lang w:val="en-GB"/>
    </w:rPr>
  </w:style>
  <w:style w:type="paragraph" w:customStyle="1" w:styleId="Requirement">
    <w:name w:val="Requirement"/>
    <w:basedOn w:val="Standard"/>
    <w:next w:val="Standard"/>
    <w:qFormat/>
    <w:rsid w:val="00F27D5A"/>
    <w:pPr>
      <w:numPr>
        <w:numId w:val="6"/>
      </w:numPr>
      <w:tabs>
        <w:tab w:val="left" w:pos="964"/>
      </w:tabs>
    </w:pPr>
    <w:rPr>
      <w:noProof/>
      <w:sz w:val="23"/>
      <w:lang w:val="en-GB"/>
    </w:rPr>
  </w:style>
  <w:style w:type="paragraph" w:customStyle="1" w:styleId="AnnexLevel1main">
    <w:name w:val="Annex Level 1 (main)"/>
    <w:basedOn w:val="Standard"/>
    <w:next w:val="Standard"/>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berschrift3"/>
    <w:next w:val="Standard"/>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KeinLeerraum">
    <w:name w:val="No Spacing"/>
    <w:uiPriority w:val="1"/>
    <w:qFormat/>
    <w:rsid w:val="004A5507"/>
  </w:style>
  <w:style w:type="paragraph" w:customStyle="1" w:styleId="AnnexLevel2">
    <w:name w:val="Annex Level 2"/>
    <w:basedOn w:val="berschrift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Aufzhlungszeichen">
    <w:name w:val="List Bullet"/>
    <w:basedOn w:val="Liste"/>
    <w:autoRedefine/>
    <w:rsid w:val="00671237"/>
    <w:pPr>
      <w:keepLines/>
      <w:spacing w:after="120"/>
      <w:ind w:left="0" w:firstLine="0"/>
    </w:pPr>
    <w:rPr>
      <w:szCs w:val="20"/>
      <w:lang w:val="en-GB"/>
    </w:rPr>
  </w:style>
  <w:style w:type="paragraph" w:styleId="Liste">
    <w:name w:val="List"/>
    <w:basedOn w:val="Standard"/>
    <w:rsid w:val="00F27D5A"/>
    <w:pPr>
      <w:ind w:left="360" w:hanging="360"/>
    </w:pPr>
  </w:style>
  <w:style w:type="paragraph" w:customStyle="1" w:styleId="Annex">
    <w:name w:val="Annex"/>
    <w:basedOn w:val="AnnexLevel1main"/>
    <w:next w:val="Standard"/>
    <w:link w:val="AnnexChar"/>
    <w:qFormat/>
    <w:rsid w:val="004A5507"/>
  </w:style>
  <w:style w:type="paragraph" w:customStyle="1" w:styleId="AnnexNumbered">
    <w:name w:val="Annex Numbered"/>
    <w:basedOn w:val="AnnexLevel2"/>
    <w:next w:val="Standard"/>
    <w:link w:val="AnnexNumberedChar"/>
    <w:qFormat/>
    <w:rsid w:val="002F6FCF"/>
    <w:pPr>
      <w:tabs>
        <w:tab w:val="clear" w:pos="720"/>
      </w:tabs>
    </w:pPr>
  </w:style>
  <w:style w:type="character" w:customStyle="1" w:styleId="AnnexLevel1mainChar">
    <w:name w:val="Annex Level 1 (main) Char"/>
    <w:basedOn w:val="Absatz-Standardschriftar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berschrift4"/>
    <w:next w:val="Standard"/>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berschrift2Zchn">
    <w:name w:val="Überschrift 2 Zchn"/>
    <w:aliases w:val="OGC Heading 2 Zchn,h2 Zchn,sub-clause 2 Zchn,H2 Zchn,H21 Zchn,l2 Zchn"/>
    <w:basedOn w:val="Absatz-Standardschriftart"/>
    <w:link w:val="berschrift2"/>
    <w:rsid w:val="004A5507"/>
    <w:rPr>
      <w:rFonts w:cs="Arial"/>
      <w:b/>
      <w:bCs/>
      <w:iCs/>
      <w:szCs w:val="28"/>
    </w:rPr>
  </w:style>
  <w:style w:type="character" w:customStyle="1" w:styleId="AnnexLevel2Char">
    <w:name w:val="Annex Level 2 Char"/>
    <w:basedOn w:val="berschrift2Zchn"/>
    <w:link w:val="AnnexLevel2"/>
    <w:rsid w:val="004A5507"/>
    <w:rPr>
      <w:rFonts w:cs="Arial"/>
      <w:b/>
      <w:bCs w:val="0"/>
      <w:iCs w:val="0"/>
      <w:sz w:val="22"/>
      <w:szCs w:val="20"/>
      <w:lang w:val="en-AU" w:eastAsia="en-AU"/>
    </w:rPr>
  </w:style>
  <w:style w:type="character" w:customStyle="1" w:styleId="AnnexNumberedChar">
    <w:name w:val="Annex Numbered Char"/>
    <w:basedOn w:val="AnnexLevel2Char"/>
    <w:link w:val="AnnexNumbered"/>
    <w:rsid w:val="00910EA3"/>
    <w:rPr>
      <w:rFonts w:cs="Arial"/>
      <w:b/>
      <w:bCs w:val="0"/>
      <w:iCs w:val="0"/>
      <w:sz w:val="22"/>
      <w:szCs w:val="20"/>
      <w:lang w:val="en-AU" w:eastAsia="en-AU"/>
    </w:rPr>
  </w:style>
  <w:style w:type="paragraph" w:styleId="Inhaltsverzeichnisberschrift">
    <w:name w:val="TOC Heading"/>
    <w:basedOn w:val="berschrift1"/>
    <w:next w:val="Standard"/>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Verzeichnis1">
    <w:name w:val="toc 1"/>
    <w:basedOn w:val="Standard"/>
    <w:next w:val="Standard"/>
    <w:autoRedefine/>
    <w:uiPriority w:val="39"/>
    <w:unhideWhenUsed/>
    <w:rsid w:val="00F60CB2"/>
  </w:style>
  <w:style w:type="paragraph" w:styleId="Verzeichnis2">
    <w:name w:val="toc 2"/>
    <w:basedOn w:val="Standard"/>
    <w:next w:val="Standard"/>
    <w:autoRedefine/>
    <w:uiPriority w:val="39"/>
    <w:unhideWhenUsed/>
    <w:rsid w:val="00F60CB2"/>
    <w:pPr>
      <w:ind w:left="240"/>
    </w:pPr>
  </w:style>
  <w:style w:type="paragraph" w:styleId="Verzeichnis3">
    <w:name w:val="toc 3"/>
    <w:basedOn w:val="Standard"/>
    <w:next w:val="Standard"/>
    <w:autoRedefine/>
    <w:uiPriority w:val="39"/>
    <w:unhideWhenUsed/>
    <w:rsid w:val="00F60CB2"/>
    <w:pPr>
      <w:ind w:left="480"/>
    </w:pPr>
  </w:style>
  <w:style w:type="paragraph" w:styleId="Kopfzeile">
    <w:name w:val="header"/>
    <w:basedOn w:val="Standard"/>
    <w:link w:val="KopfzeileZchn"/>
    <w:uiPriority w:val="99"/>
    <w:unhideWhenUsed/>
    <w:rsid w:val="0079517D"/>
    <w:pPr>
      <w:tabs>
        <w:tab w:val="center" w:pos="4680"/>
        <w:tab w:val="right" w:pos="9360"/>
      </w:tabs>
      <w:spacing w:after="0"/>
    </w:pPr>
  </w:style>
  <w:style w:type="character" w:customStyle="1" w:styleId="KopfzeileZchn">
    <w:name w:val="Kopfzeile Zchn"/>
    <w:basedOn w:val="Absatz-Standardschriftart"/>
    <w:link w:val="Kopfzeile"/>
    <w:uiPriority w:val="99"/>
    <w:rsid w:val="0079517D"/>
    <w:rPr>
      <w:sz w:val="24"/>
      <w:szCs w:val="24"/>
    </w:rPr>
  </w:style>
  <w:style w:type="paragraph" w:styleId="Fuzeile">
    <w:name w:val="footer"/>
    <w:basedOn w:val="Standard"/>
    <w:link w:val="FuzeileZchn"/>
    <w:uiPriority w:val="99"/>
    <w:unhideWhenUsed/>
    <w:rsid w:val="0079517D"/>
    <w:pPr>
      <w:tabs>
        <w:tab w:val="center" w:pos="4680"/>
        <w:tab w:val="right" w:pos="9360"/>
      </w:tabs>
      <w:spacing w:after="0"/>
    </w:pPr>
  </w:style>
  <w:style w:type="character" w:customStyle="1" w:styleId="FuzeileZchn">
    <w:name w:val="Fußzeile Zchn"/>
    <w:basedOn w:val="Absatz-Standardschriftart"/>
    <w:link w:val="Fuzeile"/>
    <w:uiPriority w:val="99"/>
    <w:rsid w:val="0079517D"/>
    <w:rPr>
      <w:sz w:val="24"/>
      <w:szCs w:val="24"/>
    </w:rPr>
  </w:style>
  <w:style w:type="paragraph" w:styleId="Textkrper-Zeileneinzug">
    <w:name w:val="Body Text Indent"/>
    <w:basedOn w:val="Standard"/>
    <w:link w:val="Textkrper-ZeileneinzugZchn"/>
    <w:rsid w:val="00FE0219"/>
    <w:pPr>
      <w:spacing w:before="40" w:after="40" w:line="211" w:lineRule="auto"/>
      <w:ind w:left="144" w:hanging="144"/>
    </w:pPr>
    <w:rPr>
      <w:sz w:val="22"/>
      <w:szCs w:val="22"/>
    </w:rPr>
  </w:style>
  <w:style w:type="character" w:customStyle="1" w:styleId="Textkrper-ZeileneinzugZchn">
    <w:name w:val="Textkörper-Zeileneinzug Zchn"/>
    <w:basedOn w:val="Absatz-Standardschriftart"/>
    <w:link w:val="Textkrper-Zeileneinzug"/>
    <w:rsid w:val="00FE0219"/>
    <w:rPr>
      <w:sz w:val="22"/>
      <w:szCs w:val="22"/>
    </w:rPr>
  </w:style>
  <w:style w:type="paragraph" w:customStyle="1" w:styleId="TablefootnoteChar">
    <w:name w:val="Table footnote Char"/>
    <w:basedOn w:val="Standard"/>
    <w:rsid w:val="00FE0219"/>
    <w:pPr>
      <w:tabs>
        <w:tab w:val="left" w:pos="340"/>
      </w:tabs>
      <w:spacing w:before="60" w:after="60" w:line="210" w:lineRule="auto"/>
    </w:pPr>
    <w:rPr>
      <w:sz w:val="18"/>
      <w:szCs w:val="18"/>
    </w:rPr>
  </w:style>
  <w:style w:type="paragraph" w:styleId="Listenabsatz">
    <w:name w:val="List Paragraph"/>
    <w:basedOn w:val="Standard"/>
    <w:uiPriority w:val="34"/>
    <w:qFormat/>
    <w:rsid w:val="00FA590F"/>
    <w:pPr>
      <w:ind w:left="720"/>
      <w:contextualSpacing/>
    </w:pPr>
  </w:style>
  <w:style w:type="character" w:customStyle="1" w:styleId="hps">
    <w:name w:val="hps"/>
    <w:basedOn w:val="Absatz-Standardschriftart"/>
    <w:rsid w:val="00F7066B"/>
  </w:style>
  <w:style w:type="character" w:customStyle="1" w:styleId="atn">
    <w:name w:val="atn"/>
    <w:basedOn w:val="Absatz-Standardschriftart"/>
    <w:rsid w:val="00F7066B"/>
  </w:style>
  <w:style w:type="character" w:customStyle="1" w:styleId="st">
    <w:name w:val="st"/>
    <w:basedOn w:val="Absatz-Standardschriftart"/>
    <w:rsid w:val="006A541A"/>
  </w:style>
  <w:style w:type="paragraph" w:styleId="StandardWeb">
    <w:name w:val="Normal (Web)"/>
    <w:basedOn w:val="Standard"/>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lang w:val="en-GB" w:eastAsia="en-GB"/>
    </w:rPr>
  </w:style>
  <w:style w:type="numbering" w:styleId="ArtikelAbschnitt">
    <w:name w:val="Outline List 3"/>
    <w:basedOn w:val="KeineListe"/>
    <w:rsid w:val="0015168C"/>
    <w:pPr>
      <w:numPr>
        <w:numId w:val="7"/>
      </w:numPr>
    </w:pPr>
  </w:style>
  <w:style w:type="paragraph" w:customStyle="1" w:styleId="Note">
    <w:name w:val="Note"/>
    <w:basedOn w:val="Standard"/>
    <w:next w:val="Standard"/>
    <w:link w:val="NoteZchn"/>
    <w:uiPriority w:val="99"/>
    <w:rsid w:val="001A30DA"/>
    <w:pPr>
      <w:numPr>
        <w:numId w:val="8"/>
      </w:numPr>
      <w:tabs>
        <w:tab w:val="left" w:pos="960"/>
      </w:tabs>
      <w:spacing w:line="211" w:lineRule="auto"/>
    </w:pPr>
    <w:rPr>
      <w:sz w:val="18"/>
      <w:szCs w:val="18"/>
    </w:rPr>
  </w:style>
  <w:style w:type="character" w:customStyle="1" w:styleId="NoteZchn">
    <w:name w:val="Note Zchn"/>
    <w:link w:val="Note"/>
    <w:uiPriority w:val="99"/>
    <w:rsid w:val="001A30DA"/>
    <w:rPr>
      <w:sz w:val="18"/>
      <w:szCs w:val="18"/>
    </w:rPr>
  </w:style>
  <w:style w:type="table" w:styleId="Tabellenraster">
    <w:name w:val="Table Grid"/>
    <w:basedOn w:val="NormaleTabelle"/>
    <w:rsid w:val="00D21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title">
    <w:name w:val="Figure title"/>
    <w:basedOn w:val="Standard"/>
    <w:next w:val="Standard"/>
    <w:rsid w:val="003247A2"/>
    <w:pPr>
      <w:tabs>
        <w:tab w:val="num" w:pos="3338"/>
      </w:tabs>
      <w:suppressAutoHyphens/>
      <w:spacing w:before="220" w:after="220"/>
      <w:ind w:left="714" w:hanging="357"/>
      <w:jc w:val="center"/>
    </w:pPr>
    <w:rPr>
      <w:b/>
      <w:bCs/>
    </w:rPr>
  </w:style>
  <w:style w:type="paragraph" w:styleId="Sprechblasentext">
    <w:name w:val="Balloon Text"/>
    <w:basedOn w:val="Standard"/>
    <w:link w:val="SprechblasentextZchn"/>
    <w:semiHidden/>
    <w:unhideWhenUsed/>
    <w:rsid w:val="003247A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247A2"/>
    <w:rPr>
      <w:rFonts w:ascii="Tahoma" w:hAnsi="Tahoma" w:cs="Tahoma"/>
      <w:sz w:val="16"/>
      <w:szCs w:val="16"/>
    </w:rPr>
  </w:style>
  <w:style w:type="character" w:styleId="Kommentarzeichen">
    <w:name w:val="annotation reference"/>
    <w:basedOn w:val="Absatz-Standardschriftart"/>
    <w:semiHidden/>
    <w:unhideWhenUsed/>
    <w:rsid w:val="005E0E03"/>
    <w:rPr>
      <w:sz w:val="16"/>
      <w:szCs w:val="16"/>
    </w:rPr>
  </w:style>
  <w:style w:type="paragraph" w:styleId="Kommentartext">
    <w:name w:val="annotation text"/>
    <w:basedOn w:val="Standard"/>
    <w:link w:val="KommentartextZchn"/>
    <w:semiHidden/>
    <w:unhideWhenUsed/>
    <w:rsid w:val="005E0E03"/>
    <w:rPr>
      <w:sz w:val="20"/>
      <w:szCs w:val="20"/>
    </w:rPr>
  </w:style>
  <w:style w:type="character" w:customStyle="1" w:styleId="KommentartextZchn">
    <w:name w:val="Kommentartext Zchn"/>
    <w:basedOn w:val="Absatz-Standardschriftart"/>
    <w:link w:val="Kommentartext"/>
    <w:semiHidden/>
    <w:rsid w:val="005E0E03"/>
  </w:style>
  <w:style w:type="paragraph" w:styleId="Kommentarthema">
    <w:name w:val="annotation subject"/>
    <w:basedOn w:val="Kommentartext"/>
    <w:next w:val="Kommentartext"/>
    <w:link w:val="KommentarthemaZchn"/>
    <w:semiHidden/>
    <w:unhideWhenUsed/>
    <w:rsid w:val="005E0E03"/>
    <w:rPr>
      <w:b/>
      <w:bCs/>
    </w:rPr>
  </w:style>
  <w:style w:type="character" w:customStyle="1" w:styleId="KommentarthemaZchn">
    <w:name w:val="Kommentarthema Zchn"/>
    <w:basedOn w:val="KommentartextZchn"/>
    <w:link w:val="Kommentarthema"/>
    <w:uiPriority w:val="99"/>
    <w:semiHidden/>
    <w:rsid w:val="005E0E03"/>
    <w:rPr>
      <w:b/>
      <w:bCs/>
    </w:rPr>
  </w:style>
  <w:style w:type="character" w:customStyle="1" w:styleId="hpsalt-edited">
    <w:name w:val="hps alt-edited"/>
    <w:basedOn w:val="Absatz-Standardschriftart"/>
    <w:rsid w:val="00EF78FF"/>
  </w:style>
  <w:style w:type="paragraph" w:styleId="berarbeitung">
    <w:name w:val="Revision"/>
    <w:hidden/>
    <w:uiPriority w:val="99"/>
    <w:semiHidden/>
    <w:rsid w:val="00E916E1"/>
  </w:style>
  <w:style w:type="paragraph" w:customStyle="1" w:styleId="Listing">
    <w:name w:val="Listing"/>
    <w:basedOn w:val="Standard"/>
    <w:next w:val="Standard"/>
    <w:rsid w:val="00E60305"/>
    <w:pPr>
      <w:spacing w:after="0"/>
    </w:pPr>
    <w:rPr>
      <w:rFonts w:ascii="Arial" w:hAnsi="Arial"/>
      <w:snapToGrid w:val="0"/>
      <w:sz w:val="16"/>
    </w:rPr>
  </w:style>
  <w:style w:type="paragraph" w:styleId="Beschriftung">
    <w:name w:val="caption"/>
    <w:basedOn w:val="Standard"/>
    <w:next w:val="Standard"/>
    <w:link w:val="BeschriftungZchn"/>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berschrift4Zchn">
    <w:name w:val="Überschrift 4 Zchn"/>
    <w:aliases w:val="OGC Heading 4 Zchn,h4 Zchn,sub-clause 4 Zchn,H4 Zchn"/>
    <w:basedOn w:val="Absatz-Standardschriftart"/>
    <w:link w:val="berschrift4"/>
    <w:rsid w:val="00424A26"/>
    <w:rPr>
      <w:b/>
      <w:bCs/>
      <w:szCs w:val="28"/>
    </w:rPr>
  </w:style>
  <w:style w:type="character" w:customStyle="1" w:styleId="shorttext">
    <w:name w:val="short_text"/>
    <w:basedOn w:val="Absatz-Standardschriftart"/>
    <w:rsid w:val="0061311A"/>
  </w:style>
  <w:style w:type="character" w:customStyle="1" w:styleId="berschrift1Zchn">
    <w:name w:val="Überschrift 1 Zchn"/>
    <w:aliases w:val="OGC Header Level 1 Zchn,numbered Zchn,h1 Zchn,clause Zchn,H1 Zchn"/>
    <w:basedOn w:val="Absatz-Standardschriftart"/>
    <w:link w:val="berschrift1"/>
    <w:locked/>
    <w:rsid w:val="00766EA5"/>
    <w:rPr>
      <w:b/>
      <w:bCs/>
      <w:sz w:val="28"/>
    </w:rPr>
  </w:style>
  <w:style w:type="paragraph" w:customStyle="1" w:styleId="Heading2notnumbered">
    <w:name w:val="Heading 2 not numbered"/>
    <w:basedOn w:val="berschrift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Abbildungsverzeichnis">
    <w:name w:val="table of figures"/>
    <w:basedOn w:val="Standard"/>
    <w:next w:val="Standard"/>
    <w:uiPriority w:val="99"/>
    <w:rsid w:val="001155BB"/>
    <w:pPr>
      <w:spacing w:before="120" w:after="120"/>
      <w:ind w:right="851"/>
    </w:pPr>
    <w:rPr>
      <w:lang w:val="en-GB" w:eastAsia="en-GB"/>
    </w:rPr>
  </w:style>
  <w:style w:type="paragraph" w:styleId="Listennummer">
    <w:name w:val="List Number"/>
    <w:basedOn w:val="Standard"/>
    <w:rsid w:val="00D078F8"/>
    <w:pPr>
      <w:numPr>
        <w:numId w:val="10"/>
      </w:numPr>
      <w:spacing w:after="0"/>
    </w:pPr>
    <w:rPr>
      <w:lang w:val="en-GB" w:eastAsia="en-GB"/>
    </w:rPr>
  </w:style>
  <w:style w:type="character" w:customStyle="1" w:styleId="BeschriftungZchn">
    <w:name w:val="Beschriftung Zchn"/>
    <w:basedOn w:val="Absatz-Standardschriftart"/>
    <w:link w:val="Beschriftung"/>
    <w:rsid w:val="00152486"/>
    <w:rPr>
      <w:b/>
      <w:bCs/>
      <w:szCs w:val="24"/>
      <w:lang w:val="en-GB"/>
    </w:rPr>
  </w:style>
  <w:style w:type="character" w:styleId="Hervorhebung">
    <w:name w:val="Emphasis"/>
    <w:basedOn w:val="Absatz-Standardschriftart"/>
    <w:uiPriority w:val="20"/>
    <w:qFormat/>
    <w:rsid w:val="00152486"/>
    <w:rPr>
      <w:i/>
      <w:iCs/>
    </w:rPr>
  </w:style>
  <w:style w:type="character" w:styleId="Fett">
    <w:name w:val="Strong"/>
    <w:basedOn w:val="Absatz-Standardschriftart"/>
    <w:uiPriority w:val="22"/>
    <w:qFormat/>
    <w:rsid w:val="00152486"/>
    <w:rPr>
      <w:b/>
      <w:bCs/>
    </w:rPr>
  </w:style>
  <w:style w:type="paragraph" w:styleId="Titel">
    <w:name w:val="Title"/>
    <w:basedOn w:val="Standard"/>
    <w:link w:val="TitelZchn"/>
    <w:qFormat/>
    <w:rsid w:val="00152486"/>
    <w:pPr>
      <w:spacing w:before="240" w:after="60"/>
      <w:jc w:val="center"/>
      <w:outlineLvl w:val="0"/>
    </w:pPr>
    <w:rPr>
      <w:rFonts w:ascii="Arial" w:hAnsi="Arial" w:cs="Arial"/>
      <w:b/>
      <w:bCs/>
      <w:kern w:val="28"/>
      <w:sz w:val="32"/>
      <w:szCs w:val="32"/>
      <w:lang w:val="en-GB"/>
    </w:rPr>
  </w:style>
  <w:style w:type="character" w:customStyle="1" w:styleId="TitelZchn">
    <w:name w:val="Titel Zchn"/>
    <w:basedOn w:val="Absatz-Standardschriftart"/>
    <w:link w:val="Titel"/>
    <w:rsid w:val="00152486"/>
    <w:rPr>
      <w:rFonts w:ascii="Arial" w:hAnsi="Arial" w:cs="Arial"/>
      <w:b/>
      <w:bCs/>
      <w:kern w:val="28"/>
      <w:sz w:val="32"/>
      <w:szCs w:val="32"/>
      <w:lang w:val="en-GB"/>
    </w:rPr>
  </w:style>
  <w:style w:type="character" w:styleId="Seitenzahl">
    <w:name w:val="page number"/>
    <w:basedOn w:val="Absatz-Standardschriftart"/>
    <w:rsid w:val="00152486"/>
  </w:style>
  <w:style w:type="paragraph" w:styleId="Textkrper">
    <w:name w:val="Body Text"/>
    <w:basedOn w:val="Standard"/>
    <w:link w:val="TextkrperZchn"/>
    <w:rsid w:val="00152486"/>
    <w:pPr>
      <w:spacing w:after="120"/>
    </w:pPr>
    <w:rPr>
      <w:lang w:val="en-GB"/>
    </w:rPr>
  </w:style>
  <w:style w:type="character" w:customStyle="1" w:styleId="TextkrperZchn">
    <w:name w:val="Textkörper Zchn"/>
    <w:basedOn w:val="Absatz-Standardschriftart"/>
    <w:link w:val="Textkrper"/>
    <w:rsid w:val="00152486"/>
    <w:rPr>
      <w:sz w:val="24"/>
      <w:szCs w:val="24"/>
      <w:lang w:val="en-GB"/>
    </w:rPr>
  </w:style>
  <w:style w:type="table" w:styleId="TabelleProfessionell">
    <w:name w:val="Table Professional"/>
    <w:basedOn w:val="NormaleTabelle"/>
    <w:rsid w:val="00152486"/>
    <w:pPr>
      <w:spacing w:after="120"/>
      <w:jc w:val="both"/>
    </w:pPr>
    <w:rPr>
      <w:sz w:val="16"/>
      <w:lang w:val="en-GB" w:eastAsia="en-GB"/>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Standard"/>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Standard"/>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Standard"/>
    <w:rsid w:val="00152486"/>
    <w:pPr>
      <w:tabs>
        <w:tab w:val="left" w:pos="1247"/>
      </w:tabs>
      <w:spacing w:after="0" w:line="500" w:lineRule="exact"/>
    </w:pPr>
    <w:rPr>
      <w:position w:val="12"/>
      <w:sz w:val="22"/>
      <w:szCs w:val="20"/>
      <w:lang w:val="de-DE" w:eastAsia="de-DE"/>
    </w:rPr>
  </w:style>
  <w:style w:type="character" w:styleId="BesuchterHyperlink">
    <w:name w:val="FollowedHyperlink"/>
    <w:basedOn w:val="Absatz-Standardschriftart"/>
    <w:rsid w:val="00152486"/>
    <w:rPr>
      <w:color w:val="800080"/>
      <w:u w:val="single"/>
    </w:rPr>
  </w:style>
  <w:style w:type="character" w:customStyle="1" w:styleId="berschrift3Zchn">
    <w:name w:val="Überschrift 3 Zchn"/>
    <w:aliases w:val="OGC Heading 3 Zchn,h3 Zchn,sub-clause 3 Zchn,H3 Zchn,hd3 Zchn"/>
    <w:basedOn w:val="Absatz-Standardschriftart"/>
    <w:link w:val="berschrift3"/>
    <w:rsid w:val="00152486"/>
    <w:rPr>
      <w:rFonts w:cs="Arial"/>
      <w:b/>
      <w:bCs/>
      <w:szCs w:val="26"/>
    </w:rPr>
  </w:style>
  <w:style w:type="numbering" w:styleId="111111">
    <w:name w:val="Outline List 2"/>
    <w:basedOn w:val="KeineListe"/>
    <w:rsid w:val="00152486"/>
    <w:pPr>
      <w:numPr>
        <w:numId w:val="11"/>
      </w:numPr>
    </w:pPr>
  </w:style>
  <w:style w:type="character" w:styleId="Funotenzeichen">
    <w:name w:val="footnote reference"/>
    <w:basedOn w:val="Absatz-Standardschriftart"/>
    <w:semiHidden/>
    <w:rsid w:val="00152486"/>
    <w:rPr>
      <w:vertAlign w:val="superscript"/>
    </w:rPr>
  </w:style>
  <w:style w:type="paragraph" w:styleId="Anrede">
    <w:name w:val="Salutation"/>
    <w:basedOn w:val="Standard"/>
    <w:next w:val="Standard"/>
    <w:link w:val="AnredeZchn"/>
    <w:rsid w:val="00152486"/>
    <w:pPr>
      <w:spacing w:after="0"/>
    </w:pPr>
    <w:rPr>
      <w:lang w:val="en-GB" w:eastAsia="en-GB"/>
    </w:rPr>
  </w:style>
  <w:style w:type="character" w:customStyle="1" w:styleId="AnredeZchn">
    <w:name w:val="Anrede Zchn"/>
    <w:basedOn w:val="Absatz-Standardschriftart"/>
    <w:link w:val="Anrede"/>
    <w:rsid w:val="00152486"/>
    <w:rPr>
      <w:sz w:val="24"/>
      <w:szCs w:val="24"/>
      <w:lang w:val="en-GB" w:eastAsia="en-GB"/>
    </w:rPr>
  </w:style>
  <w:style w:type="paragraph" w:styleId="Aufzhlungszeichen2">
    <w:name w:val="List Bullet 2"/>
    <w:basedOn w:val="Standard"/>
    <w:rsid w:val="00152486"/>
    <w:pPr>
      <w:numPr>
        <w:numId w:val="12"/>
      </w:numPr>
      <w:spacing w:after="0"/>
    </w:pPr>
    <w:rPr>
      <w:lang w:val="en-GB" w:eastAsia="en-GB"/>
    </w:rPr>
  </w:style>
  <w:style w:type="paragraph" w:styleId="Aufzhlungszeichen3">
    <w:name w:val="List Bullet 3"/>
    <w:basedOn w:val="Standard"/>
    <w:rsid w:val="00152486"/>
    <w:pPr>
      <w:numPr>
        <w:numId w:val="13"/>
      </w:numPr>
      <w:spacing w:after="0"/>
    </w:pPr>
    <w:rPr>
      <w:lang w:val="en-GB" w:eastAsia="en-GB"/>
    </w:rPr>
  </w:style>
  <w:style w:type="paragraph" w:styleId="Aufzhlungszeichen4">
    <w:name w:val="List Bullet 4"/>
    <w:basedOn w:val="Standard"/>
    <w:rsid w:val="00152486"/>
    <w:pPr>
      <w:numPr>
        <w:numId w:val="14"/>
      </w:numPr>
      <w:spacing w:after="0"/>
    </w:pPr>
    <w:rPr>
      <w:lang w:val="en-GB" w:eastAsia="en-GB"/>
    </w:rPr>
  </w:style>
  <w:style w:type="paragraph" w:styleId="Aufzhlungszeichen5">
    <w:name w:val="List Bullet 5"/>
    <w:basedOn w:val="Standard"/>
    <w:rsid w:val="00152486"/>
    <w:pPr>
      <w:numPr>
        <w:numId w:val="15"/>
      </w:numPr>
      <w:spacing w:after="0"/>
    </w:pPr>
    <w:rPr>
      <w:lang w:val="en-GB" w:eastAsia="en-GB"/>
    </w:rPr>
  </w:style>
  <w:style w:type="paragraph" w:styleId="Blocktext">
    <w:name w:val="Block Text"/>
    <w:basedOn w:val="Standard"/>
    <w:rsid w:val="00152486"/>
    <w:pPr>
      <w:spacing w:after="120"/>
      <w:ind w:left="1440" w:right="1440"/>
    </w:pPr>
    <w:rPr>
      <w:lang w:val="en-GB" w:eastAsia="en-GB"/>
    </w:rPr>
  </w:style>
  <w:style w:type="paragraph" w:styleId="Datum">
    <w:name w:val="Date"/>
    <w:basedOn w:val="Standard"/>
    <w:next w:val="Standard"/>
    <w:link w:val="DatumZchn"/>
    <w:rsid w:val="00152486"/>
    <w:pPr>
      <w:spacing w:after="0"/>
    </w:pPr>
    <w:rPr>
      <w:lang w:val="en-GB" w:eastAsia="en-GB"/>
    </w:rPr>
  </w:style>
  <w:style w:type="character" w:customStyle="1" w:styleId="DatumZchn">
    <w:name w:val="Datum Zchn"/>
    <w:basedOn w:val="Absatz-Standardschriftart"/>
    <w:link w:val="Datum"/>
    <w:rsid w:val="00152486"/>
    <w:rPr>
      <w:sz w:val="24"/>
      <w:szCs w:val="24"/>
      <w:lang w:val="en-GB" w:eastAsia="en-GB"/>
    </w:rPr>
  </w:style>
  <w:style w:type="paragraph" w:styleId="Dokumentstruktur">
    <w:name w:val="Document Map"/>
    <w:basedOn w:val="Standard"/>
    <w:link w:val="DokumentstrukturZchn"/>
    <w:semiHidden/>
    <w:rsid w:val="00152486"/>
    <w:pPr>
      <w:shd w:val="clear" w:color="auto" w:fill="000080"/>
      <w:spacing w:after="0"/>
    </w:pPr>
    <w:rPr>
      <w:rFonts w:ascii="Tahoma" w:hAnsi="Tahoma" w:cs="Tahoma"/>
      <w:sz w:val="20"/>
      <w:szCs w:val="20"/>
      <w:lang w:val="en-GB" w:eastAsia="en-GB"/>
    </w:rPr>
  </w:style>
  <w:style w:type="character" w:customStyle="1" w:styleId="DokumentstrukturZchn">
    <w:name w:val="Dokumentstruktur Zchn"/>
    <w:basedOn w:val="Absatz-Standardschriftart"/>
    <w:link w:val="Dokumentstruktur"/>
    <w:semiHidden/>
    <w:rsid w:val="00152486"/>
    <w:rPr>
      <w:rFonts w:ascii="Tahoma" w:hAnsi="Tahoma" w:cs="Tahoma"/>
      <w:shd w:val="clear" w:color="auto" w:fill="000080"/>
      <w:lang w:val="en-GB" w:eastAsia="en-GB"/>
    </w:rPr>
  </w:style>
  <w:style w:type="paragraph" w:styleId="E-Mail-Signatur">
    <w:name w:val="E-mail Signature"/>
    <w:basedOn w:val="Standard"/>
    <w:link w:val="E-Mail-SignaturZchn"/>
    <w:rsid w:val="00152486"/>
    <w:pPr>
      <w:spacing w:after="0"/>
    </w:pPr>
    <w:rPr>
      <w:lang w:val="en-GB" w:eastAsia="en-GB"/>
    </w:rPr>
  </w:style>
  <w:style w:type="character" w:customStyle="1" w:styleId="E-Mail-SignaturZchn">
    <w:name w:val="E-Mail-Signatur Zchn"/>
    <w:basedOn w:val="Absatz-Standardschriftart"/>
    <w:link w:val="E-Mail-Signatur"/>
    <w:rsid w:val="00152486"/>
    <w:rPr>
      <w:sz w:val="24"/>
      <w:szCs w:val="24"/>
      <w:lang w:val="en-GB" w:eastAsia="en-GB"/>
    </w:rPr>
  </w:style>
  <w:style w:type="paragraph" w:styleId="Endnotentext">
    <w:name w:val="endnote text"/>
    <w:basedOn w:val="Standard"/>
    <w:link w:val="EndnotentextZchn"/>
    <w:semiHidden/>
    <w:rsid w:val="00152486"/>
    <w:pPr>
      <w:spacing w:after="0"/>
    </w:pPr>
    <w:rPr>
      <w:sz w:val="20"/>
      <w:szCs w:val="20"/>
      <w:lang w:val="en-GB" w:eastAsia="en-GB"/>
    </w:rPr>
  </w:style>
  <w:style w:type="character" w:customStyle="1" w:styleId="EndnotentextZchn">
    <w:name w:val="Endnotentext Zchn"/>
    <w:basedOn w:val="Absatz-Standardschriftart"/>
    <w:link w:val="Endnotentext"/>
    <w:semiHidden/>
    <w:rsid w:val="00152486"/>
    <w:rPr>
      <w:lang w:val="en-GB" w:eastAsia="en-GB"/>
    </w:rPr>
  </w:style>
  <w:style w:type="paragraph" w:styleId="Fu-Endnotenberschrift">
    <w:name w:val="Note Heading"/>
    <w:basedOn w:val="Standard"/>
    <w:next w:val="Standard"/>
    <w:link w:val="Fu-EndnotenberschriftZchn"/>
    <w:rsid w:val="00152486"/>
    <w:pPr>
      <w:spacing w:after="0"/>
    </w:pPr>
    <w:rPr>
      <w:lang w:val="en-GB" w:eastAsia="en-GB"/>
    </w:rPr>
  </w:style>
  <w:style w:type="character" w:customStyle="1" w:styleId="Fu-EndnotenberschriftZchn">
    <w:name w:val="Fuß/-Endnotenüberschrift Zchn"/>
    <w:basedOn w:val="Absatz-Standardschriftart"/>
    <w:link w:val="Fu-Endnotenberschrift"/>
    <w:rsid w:val="00152486"/>
    <w:rPr>
      <w:sz w:val="24"/>
      <w:szCs w:val="24"/>
      <w:lang w:val="en-GB" w:eastAsia="en-GB"/>
    </w:rPr>
  </w:style>
  <w:style w:type="paragraph" w:styleId="Gruformel">
    <w:name w:val="Closing"/>
    <w:basedOn w:val="Standard"/>
    <w:link w:val="GruformelZchn"/>
    <w:rsid w:val="00152486"/>
    <w:pPr>
      <w:spacing w:after="0"/>
      <w:ind w:left="4252"/>
    </w:pPr>
    <w:rPr>
      <w:lang w:val="en-GB" w:eastAsia="en-GB"/>
    </w:rPr>
  </w:style>
  <w:style w:type="character" w:customStyle="1" w:styleId="GruformelZchn">
    <w:name w:val="Grußformel Zchn"/>
    <w:basedOn w:val="Absatz-Standardschriftart"/>
    <w:link w:val="Gruformel"/>
    <w:rsid w:val="00152486"/>
    <w:rPr>
      <w:sz w:val="24"/>
      <w:szCs w:val="24"/>
      <w:lang w:val="en-GB" w:eastAsia="en-GB"/>
    </w:rPr>
  </w:style>
  <w:style w:type="paragraph" w:styleId="HTMLAdresse">
    <w:name w:val="HTML Address"/>
    <w:basedOn w:val="Standard"/>
    <w:link w:val="HTMLAdresseZchn"/>
    <w:rsid w:val="00152486"/>
    <w:pPr>
      <w:spacing w:after="0"/>
    </w:pPr>
    <w:rPr>
      <w:i/>
      <w:iCs/>
      <w:lang w:val="en-GB" w:eastAsia="en-GB"/>
    </w:rPr>
  </w:style>
  <w:style w:type="character" w:customStyle="1" w:styleId="HTMLAdresseZchn">
    <w:name w:val="HTML Adresse Zchn"/>
    <w:basedOn w:val="Absatz-Standardschriftart"/>
    <w:link w:val="HTMLAdresse"/>
    <w:rsid w:val="00152486"/>
    <w:rPr>
      <w:i/>
      <w:iCs/>
      <w:sz w:val="24"/>
      <w:szCs w:val="24"/>
      <w:lang w:val="en-GB" w:eastAsia="en-GB"/>
    </w:rPr>
  </w:style>
  <w:style w:type="paragraph" w:styleId="HTMLVorformatiert">
    <w:name w:val="HTML Preformatted"/>
    <w:basedOn w:val="Standard"/>
    <w:link w:val="HTMLVorformatiertZchn"/>
    <w:rsid w:val="00152486"/>
    <w:pPr>
      <w:spacing w:after="0"/>
    </w:pPr>
    <w:rPr>
      <w:rFonts w:ascii="Courier New" w:hAnsi="Courier New" w:cs="Courier New"/>
      <w:sz w:val="20"/>
      <w:szCs w:val="20"/>
      <w:lang w:val="en-GB" w:eastAsia="en-GB"/>
    </w:rPr>
  </w:style>
  <w:style w:type="character" w:customStyle="1" w:styleId="HTMLVorformatiertZchn">
    <w:name w:val="HTML Vorformatiert Zchn"/>
    <w:basedOn w:val="Absatz-Standardschriftart"/>
    <w:link w:val="HTMLVorformatiert"/>
    <w:rsid w:val="00152486"/>
    <w:rPr>
      <w:rFonts w:ascii="Courier New" w:hAnsi="Courier New" w:cs="Courier New"/>
      <w:lang w:val="en-GB" w:eastAsia="en-GB"/>
    </w:rPr>
  </w:style>
  <w:style w:type="paragraph" w:styleId="Index1">
    <w:name w:val="index 1"/>
    <w:basedOn w:val="Standard"/>
    <w:next w:val="Standard"/>
    <w:autoRedefine/>
    <w:uiPriority w:val="99"/>
    <w:semiHidden/>
    <w:rsid w:val="00152486"/>
    <w:pPr>
      <w:spacing w:after="0"/>
      <w:ind w:left="240" w:hanging="240"/>
    </w:pPr>
    <w:rPr>
      <w:lang w:val="en-GB" w:eastAsia="en-GB"/>
    </w:rPr>
  </w:style>
  <w:style w:type="paragraph" w:styleId="Index2">
    <w:name w:val="index 2"/>
    <w:basedOn w:val="Standard"/>
    <w:next w:val="Standard"/>
    <w:autoRedefine/>
    <w:uiPriority w:val="99"/>
    <w:semiHidden/>
    <w:rsid w:val="00152486"/>
    <w:pPr>
      <w:spacing w:after="0"/>
      <w:ind w:left="480" w:hanging="240"/>
    </w:pPr>
    <w:rPr>
      <w:lang w:val="en-GB" w:eastAsia="en-GB"/>
    </w:rPr>
  </w:style>
  <w:style w:type="paragraph" w:styleId="Index3">
    <w:name w:val="index 3"/>
    <w:basedOn w:val="Standard"/>
    <w:next w:val="Standard"/>
    <w:autoRedefine/>
    <w:semiHidden/>
    <w:rsid w:val="00152486"/>
    <w:pPr>
      <w:spacing w:after="0"/>
      <w:ind w:left="720" w:hanging="240"/>
    </w:pPr>
    <w:rPr>
      <w:lang w:val="en-GB" w:eastAsia="en-GB"/>
    </w:rPr>
  </w:style>
  <w:style w:type="paragraph" w:styleId="Index4">
    <w:name w:val="index 4"/>
    <w:basedOn w:val="Standard"/>
    <w:next w:val="Standard"/>
    <w:autoRedefine/>
    <w:semiHidden/>
    <w:rsid w:val="00152486"/>
    <w:pPr>
      <w:spacing w:after="0"/>
      <w:ind w:left="960" w:hanging="240"/>
    </w:pPr>
    <w:rPr>
      <w:lang w:val="en-GB" w:eastAsia="en-GB"/>
    </w:rPr>
  </w:style>
  <w:style w:type="paragraph" w:styleId="Index5">
    <w:name w:val="index 5"/>
    <w:basedOn w:val="Standard"/>
    <w:next w:val="Standard"/>
    <w:autoRedefine/>
    <w:semiHidden/>
    <w:rsid w:val="00152486"/>
    <w:pPr>
      <w:spacing w:after="0"/>
      <w:ind w:left="1200" w:hanging="240"/>
    </w:pPr>
    <w:rPr>
      <w:lang w:val="en-GB" w:eastAsia="en-GB"/>
    </w:rPr>
  </w:style>
  <w:style w:type="paragraph" w:styleId="Index6">
    <w:name w:val="index 6"/>
    <w:basedOn w:val="Standard"/>
    <w:next w:val="Standard"/>
    <w:autoRedefine/>
    <w:semiHidden/>
    <w:rsid w:val="00152486"/>
    <w:pPr>
      <w:spacing w:after="0"/>
      <w:ind w:left="1440" w:hanging="240"/>
    </w:pPr>
    <w:rPr>
      <w:lang w:val="en-GB" w:eastAsia="en-GB"/>
    </w:rPr>
  </w:style>
  <w:style w:type="paragraph" w:styleId="Index7">
    <w:name w:val="index 7"/>
    <w:basedOn w:val="Standard"/>
    <w:next w:val="Standard"/>
    <w:autoRedefine/>
    <w:semiHidden/>
    <w:rsid w:val="00152486"/>
    <w:pPr>
      <w:spacing w:after="0"/>
      <w:ind w:left="1680" w:hanging="240"/>
    </w:pPr>
    <w:rPr>
      <w:lang w:val="en-GB" w:eastAsia="en-GB"/>
    </w:rPr>
  </w:style>
  <w:style w:type="paragraph" w:styleId="Index8">
    <w:name w:val="index 8"/>
    <w:basedOn w:val="Standard"/>
    <w:next w:val="Standard"/>
    <w:autoRedefine/>
    <w:semiHidden/>
    <w:rsid w:val="00152486"/>
    <w:pPr>
      <w:spacing w:after="0"/>
      <w:ind w:left="1920" w:hanging="240"/>
    </w:pPr>
    <w:rPr>
      <w:lang w:val="en-GB" w:eastAsia="en-GB"/>
    </w:rPr>
  </w:style>
  <w:style w:type="paragraph" w:styleId="Index9">
    <w:name w:val="index 9"/>
    <w:basedOn w:val="Standard"/>
    <w:next w:val="Standard"/>
    <w:autoRedefine/>
    <w:semiHidden/>
    <w:rsid w:val="00152486"/>
    <w:pPr>
      <w:spacing w:after="0"/>
      <w:ind w:left="2160" w:hanging="240"/>
    </w:pPr>
    <w:rPr>
      <w:lang w:val="en-GB" w:eastAsia="en-GB"/>
    </w:rPr>
  </w:style>
  <w:style w:type="paragraph" w:styleId="Indexberschrift">
    <w:name w:val="index heading"/>
    <w:basedOn w:val="Standard"/>
    <w:next w:val="Index1"/>
    <w:semiHidden/>
    <w:rsid w:val="00152486"/>
    <w:pPr>
      <w:spacing w:after="0"/>
    </w:pPr>
    <w:rPr>
      <w:rFonts w:ascii="Arial" w:hAnsi="Arial" w:cs="Arial"/>
      <w:b/>
      <w:bCs/>
      <w:lang w:val="en-GB" w:eastAsia="en-GB"/>
    </w:rPr>
  </w:style>
  <w:style w:type="paragraph" w:styleId="Liste2">
    <w:name w:val="List 2"/>
    <w:basedOn w:val="Standard"/>
    <w:rsid w:val="00152486"/>
    <w:pPr>
      <w:spacing w:after="0"/>
      <w:ind w:left="566" w:hanging="283"/>
    </w:pPr>
    <w:rPr>
      <w:lang w:val="en-GB" w:eastAsia="en-GB"/>
    </w:rPr>
  </w:style>
  <w:style w:type="paragraph" w:styleId="Liste3">
    <w:name w:val="List 3"/>
    <w:basedOn w:val="Standard"/>
    <w:rsid w:val="00152486"/>
    <w:pPr>
      <w:spacing w:after="0"/>
      <w:ind w:left="849" w:hanging="283"/>
    </w:pPr>
    <w:rPr>
      <w:lang w:val="en-GB" w:eastAsia="en-GB"/>
    </w:rPr>
  </w:style>
  <w:style w:type="paragraph" w:styleId="Liste4">
    <w:name w:val="List 4"/>
    <w:basedOn w:val="Standard"/>
    <w:rsid w:val="00152486"/>
    <w:pPr>
      <w:spacing w:after="0"/>
      <w:ind w:left="1132" w:hanging="283"/>
    </w:pPr>
    <w:rPr>
      <w:lang w:val="en-GB" w:eastAsia="en-GB"/>
    </w:rPr>
  </w:style>
  <w:style w:type="paragraph" w:styleId="Liste5">
    <w:name w:val="List 5"/>
    <w:basedOn w:val="Standard"/>
    <w:rsid w:val="00152486"/>
    <w:pPr>
      <w:spacing w:after="0"/>
      <w:ind w:left="1415" w:hanging="283"/>
    </w:pPr>
    <w:rPr>
      <w:lang w:val="en-GB" w:eastAsia="en-GB"/>
    </w:rPr>
  </w:style>
  <w:style w:type="paragraph" w:styleId="Listenfortsetzung">
    <w:name w:val="List Continue"/>
    <w:basedOn w:val="Standard"/>
    <w:rsid w:val="00152486"/>
    <w:pPr>
      <w:spacing w:after="120"/>
      <w:ind w:left="283"/>
    </w:pPr>
    <w:rPr>
      <w:lang w:val="en-GB" w:eastAsia="en-GB"/>
    </w:rPr>
  </w:style>
  <w:style w:type="paragraph" w:styleId="Listenfortsetzung2">
    <w:name w:val="List Continue 2"/>
    <w:basedOn w:val="Standard"/>
    <w:rsid w:val="00152486"/>
    <w:pPr>
      <w:spacing w:after="120"/>
      <w:ind w:left="566"/>
    </w:pPr>
    <w:rPr>
      <w:lang w:val="en-GB" w:eastAsia="en-GB"/>
    </w:rPr>
  </w:style>
  <w:style w:type="paragraph" w:styleId="Listenfortsetzung3">
    <w:name w:val="List Continue 3"/>
    <w:basedOn w:val="Standard"/>
    <w:rsid w:val="00152486"/>
    <w:pPr>
      <w:spacing w:after="120"/>
      <w:ind w:left="849"/>
    </w:pPr>
    <w:rPr>
      <w:lang w:val="en-GB" w:eastAsia="en-GB"/>
    </w:rPr>
  </w:style>
  <w:style w:type="paragraph" w:styleId="Listenfortsetzung4">
    <w:name w:val="List Continue 4"/>
    <w:basedOn w:val="Standard"/>
    <w:rsid w:val="00152486"/>
    <w:pPr>
      <w:spacing w:after="120"/>
      <w:ind w:left="1132"/>
    </w:pPr>
    <w:rPr>
      <w:lang w:val="en-GB" w:eastAsia="en-GB"/>
    </w:rPr>
  </w:style>
  <w:style w:type="paragraph" w:styleId="Listenfortsetzung5">
    <w:name w:val="List Continue 5"/>
    <w:basedOn w:val="Standard"/>
    <w:rsid w:val="00152486"/>
    <w:pPr>
      <w:spacing w:after="120"/>
      <w:ind w:left="1415"/>
    </w:pPr>
    <w:rPr>
      <w:lang w:val="en-GB" w:eastAsia="en-GB"/>
    </w:rPr>
  </w:style>
  <w:style w:type="paragraph" w:styleId="Listennummer2">
    <w:name w:val="List Number 2"/>
    <w:basedOn w:val="Standard"/>
    <w:rsid w:val="00152486"/>
    <w:pPr>
      <w:numPr>
        <w:numId w:val="16"/>
      </w:numPr>
      <w:spacing w:after="0"/>
    </w:pPr>
    <w:rPr>
      <w:lang w:val="en-GB" w:eastAsia="en-GB"/>
    </w:rPr>
  </w:style>
  <w:style w:type="paragraph" w:styleId="Listennummer3">
    <w:name w:val="List Number 3"/>
    <w:basedOn w:val="Standard"/>
    <w:rsid w:val="00152486"/>
    <w:pPr>
      <w:numPr>
        <w:numId w:val="17"/>
      </w:numPr>
      <w:spacing w:after="0"/>
    </w:pPr>
    <w:rPr>
      <w:lang w:val="en-GB" w:eastAsia="en-GB"/>
    </w:rPr>
  </w:style>
  <w:style w:type="paragraph" w:styleId="Listennummer4">
    <w:name w:val="List Number 4"/>
    <w:basedOn w:val="Standard"/>
    <w:rsid w:val="00152486"/>
    <w:pPr>
      <w:numPr>
        <w:numId w:val="18"/>
      </w:numPr>
      <w:spacing w:after="0"/>
    </w:pPr>
    <w:rPr>
      <w:lang w:val="en-GB" w:eastAsia="en-GB"/>
    </w:rPr>
  </w:style>
  <w:style w:type="paragraph" w:styleId="Listennummer5">
    <w:name w:val="List Number 5"/>
    <w:basedOn w:val="Standard"/>
    <w:rsid w:val="00152486"/>
    <w:pPr>
      <w:numPr>
        <w:numId w:val="19"/>
      </w:numPr>
      <w:spacing w:after="0"/>
    </w:pPr>
    <w:rPr>
      <w:lang w:val="en-GB" w:eastAsia="en-GB"/>
    </w:rPr>
  </w:style>
  <w:style w:type="paragraph" w:styleId="Makrotext">
    <w:name w:val="macro"/>
    <w:link w:val="MakrotextZchn"/>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krotextZchn">
    <w:name w:val="Makrotext Zchn"/>
    <w:basedOn w:val="Absatz-Standardschriftart"/>
    <w:link w:val="Makrotext"/>
    <w:semiHidden/>
    <w:rsid w:val="00152486"/>
    <w:rPr>
      <w:rFonts w:ascii="Courier New" w:hAnsi="Courier New" w:cs="Courier New"/>
      <w:lang w:val="en-GB" w:eastAsia="en-GB"/>
    </w:rPr>
  </w:style>
  <w:style w:type="paragraph" w:styleId="Nachrichtenkopf">
    <w:name w:val="Message Header"/>
    <w:basedOn w:val="Standard"/>
    <w:link w:val="NachrichtenkopfZchn"/>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NachrichtenkopfZchn">
    <w:name w:val="Nachrichtenkopf Zchn"/>
    <w:basedOn w:val="Absatz-Standardschriftart"/>
    <w:link w:val="Nachrichtenkopf"/>
    <w:rsid w:val="00152486"/>
    <w:rPr>
      <w:rFonts w:ascii="Arial" w:hAnsi="Arial" w:cs="Arial"/>
      <w:sz w:val="24"/>
      <w:szCs w:val="24"/>
      <w:shd w:val="pct20" w:color="auto" w:fill="auto"/>
      <w:lang w:val="en-GB" w:eastAsia="en-GB"/>
    </w:rPr>
  </w:style>
  <w:style w:type="paragraph" w:styleId="NurText">
    <w:name w:val="Plain Text"/>
    <w:basedOn w:val="Standard"/>
    <w:link w:val="NurTextZchn"/>
    <w:rsid w:val="00152486"/>
    <w:pPr>
      <w:spacing w:after="0"/>
    </w:pPr>
    <w:rPr>
      <w:rFonts w:ascii="Courier New" w:hAnsi="Courier New" w:cs="Courier New"/>
      <w:sz w:val="20"/>
      <w:szCs w:val="20"/>
      <w:lang w:val="en-GB" w:eastAsia="en-GB"/>
    </w:rPr>
  </w:style>
  <w:style w:type="character" w:customStyle="1" w:styleId="NurTextZchn">
    <w:name w:val="Nur Text Zchn"/>
    <w:basedOn w:val="Absatz-Standardschriftart"/>
    <w:link w:val="NurText"/>
    <w:rsid w:val="00152486"/>
    <w:rPr>
      <w:rFonts w:ascii="Courier New" w:hAnsi="Courier New" w:cs="Courier New"/>
      <w:lang w:val="en-GB" w:eastAsia="en-GB"/>
    </w:rPr>
  </w:style>
  <w:style w:type="paragraph" w:styleId="Rechtsgrundlagenverzeichnis">
    <w:name w:val="table of authorities"/>
    <w:basedOn w:val="Standard"/>
    <w:next w:val="Standard"/>
    <w:semiHidden/>
    <w:rsid w:val="00152486"/>
    <w:pPr>
      <w:spacing w:after="0"/>
      <w:ind w:left="240" w:hanging="240"/>
    </w:pPr>
    <w:rPr>
      <w:lang w:val="en-GB" w:eastAsia="en-GB"/>
    </w:rPr>
  </w:style>
  <w:style w:type="paragraph" w:styleId="RGV-berschrift">
    <w:name w:val="toa heading"/>
    <w:basedOn w:val="Standard"/>
    <w:next w:val="Standard"/>
    <w:semiHidden/>
    <w:rsid w:val="00152486"/>
    <w:pPr>
      <w:spacing w:before="120" w:after="0"/>
    </w:pPr>
    <w:rPr>
      <w:rFonts w:ascii="Arial" w:hAnsi="Arial" w:cs="Arial"/>
      <w:b/>
      <w:bCs/>
      <w:lang w:val="en-GB" w:eastAsia="en-GB"/>
    </w:rPr>
  </w:style>
  <w:style w:type="paragraph" w:styleId="Standardeinzug">
    <w:name w:val="Normal Indent"/>
    <w:basedOn w:val="Standard"/>
    <w:rsid w:val="00152486"/>
    <w:pPr>
      <w:spacing w:after="0"/>
      <w:ind w:left="720"/>
    </w:pPr>
    <w:rPr>
      <w:lang w:val="en-GB" w:eastAsia="en-GB"/>
    </w:rPr>
  </w:style>
  <w:style w:type="paragraph" w:styleId="Textkrper2">
    <w:name w:val="Body Text 2"/>
    <w:basedOn w:val="Standard"/>
    <w:link w:val="Textkrper2Zchn"/>
    <w:rsid w:val="00152486"/>
    <w:pPr>
      <w:spacing w:after="120" w:line="480" w:lineRule="auto"/>
    </w:pPr>
    <w:rPr>
      <w:lang w:val="en-GB" w:eastAsia="en-GB"/>
    </w:rPr>
  </w:style>
  <w:style w:type="character" w:customStyle="1" w:styleId="Textkrper2Zchn">
    <w:name w:val="Textkörper 2 Zchn"/>
    <w:basedOn w:val="Absatz-Standardschriftart"/>
    <w:link w:val="Textkrper2"/>
    <w:rsid w:val="00152486"/>
    <w:rPr>
      <w:sz w:val="24"/>
      <w:szCs w:val="24"/>
      <w:lang w:val="en-GB" w:eastAsia="en-GB"/>
    </w:rPr>
  </w:style>
  <w:style w:type="paragraph" w:styleId="Textkrper3">
    <w:name w:val="Body Text 3"/>
    <w:basedOn w:val="Standard"/>
    <w:link w:val="Textkrper3Zchn"/>
    <w:rsid w:val="00152486"/>
    <w:pPr>
      <w:spacing w:after="120"/>
    </w:pPr>
    <w:rPr>
      <w:sz w:val="16"/>
      <w:szCs w:val="16"/>
      <w:lang w:val="en-GB" w:eastAsia="en-GB"/>
    </w:rPr>
  </w:style>
  <w:style w:type="character" w:customStyle="1" w:styleId="Textkrper3Zchn">
    <w:name w:val="Textkörper 3 Zchn"/>
    <w:basedOn w:val="Absatz-Standardschriftart"/>
    <w:link w:val="Textkrper3"/>
    <w:rsid w:val="00152486"/>
    <w:rPr>
      <w:sz w:val="16"/>
      <w:szCs w:val="16"/>
      <w:lang w:val="en-GB" w:eastAsia="en-GB"/>
    </w:rPr>
  </w:style>
  <w:style w:type="paragraph" w:styleId="Textkrper-Einzug2">
    <w:name w:val="Body Text Indent 2"/>
    <w:basedOn w:val="Standard"/>
    <w:link w:val="Textkrper-Einzug2Zchn"/>
    <w:rsid w:val="00152486"/>
    <w:pPr>
      <w:spacing w:after="120" w:line="480" w:lineRule="auto"/>
      <w:ind w:left="283"/>
    </w:pPr>
    <w:rPr>
      <w:lang w:val="en-GB" w:eastAsia="en-GB"/>
    </w:rPr>
  </w:style>
  <w:style w:type="character" w:customStyle="1" w:styleId="Textkrper-Einzug2Zchn">
    <w:name w:val="Textkörper-Einzug 2 Zchn"/>
    <w:basedOn w:val="Absatz-Standardschriftart"/>
    <w:link w:val="Textkrper-Einzug2"/>
    <w:rsid w:val="00152486"/>
    <w:rPr>
      <w:sz w:val="24"/>
      <w:szCs w:val="24"/>
      <w:lang w:val="en-GB" w:eastAsia="en-GB"/>
    </w:rPr>
  </w:style>
  <w:style w:type="paragraph" w:styleId="Textkrper-Einzug3">
    <w:name w:val="Body Text Indent 3"/>
    <w:basedOn w:val="Standard"/>
    <w:link w:val="Textkrper-Einzug3Zchn"/>
    <w:rsid w:val="00152486"/>
    <w:pPr>
      <w:spacing w:after="120"/>
      <w:ind w:left="283"/>
    </w:pPr>
    <w:rPr>
      <w:sz w:val="16"/>
      <w:szCs w:val="16"/>
      <w:lang w:val="en-GB" w:eastAsia="en-GB"/>
    </w:rPr>
  </w:style>
  <w:style w:type="character" w:customStyle="1" w:styleId="Textkrper-Einzug3Zchn">
    <w:name w:val="Textkörper-Einzug 3 Zchn"/>
    <w:basedOn w:val="Absatz-Standardschriftart"/>
    <w:link w:val="Textkrper-Einzug3"/>
    <w:rsid w:val="00152486"/>
    <w:rPr>
      <w:sz w:val="16"/>
      <w:szCs w:val="16"/>
      <w:lang w:val="en-GB" w:eastAsia="en-GB"/>
    </w:rPr>
  </w:style>
  <w:style w:type="paragraph" w:styleId="Textkrper-Erstzeileneinzug">
    <w:name w:val="Body Text First Indent"/>
    <w:basedOn w:val="Textkrper"/>
    <w:link w:val="Textkrper-ErstzeileneinzugZchn"/>
    <w:rsid w:val="00152486"/>
    <w:pPr>
      <w:ind w:firstLine="210"/>
    </w:pPr>
    <w:rPr>
      <w:lang w:eastAsia="en-GB"/>
    </w:rPr>
  </w:style>
  <w:style w:type="character" w:customStyle="1" w:styleId="Textkrper-ErstzeileneinzugZchn">
    <w:name w:val="Textkörper-Erstzeileneinzug Zchn"/>
    <w:basedOn w:val="TextkrperZchn"/>
    <w:link w:val="Textkrper-Erstzeileneinzug"/>
    <w:rsid w:val="00152486"/>
    <w:rPr>
      <w:sz w:val="24"/>
      <w:szCs w:val="24"/>
      <w:lang w:val="en-GB" w:eastAsia="en-GB"/>
    </w:rPr>
  </w:style>
  <w:style w:type="paragraph" w:styleId="Textkrper-Erstzeileneinzug2">
    <w:name w:val="Body Text First Indent 2"/>
    <w:basedOn w:val="Textkrper-Zeileneinzug"/>
    <w:link w:val="Textkrper-Erstzeileneinzug2Zchn"/>
    <w:rsid w:val="00152486"/>
    <w:pPr>
      <w:spacing w:before="0" w:after="120" w:line="240" w:lineRule="auto"/>
      <w:ind w:left="283" w:firstLine="210"/>
    </w:pPr>
    <w:rPr>
      <w:sz w:val="24"/>
      <w:szCs w:val="24"/>
      <w:lang w:val="en-GB" w:eastAsia="en-GB"/>
    </w:rPr>
  </w:style>
  <w:style w:type="character" w:customStyle="1" w:styleId="Textkrper-Erstzeileneinzug2Zchn">
    <w:name w:val="Textkörper-Erstzeileneinzug 2 Zchn"/>
    <w:basedOn w:val="Textkrper-ZeileneinzugZchn"/>
    <w:link w:val="Textkrper-Erstzeileneinzug2"/>
    <w:rsid w:val="00152486"/>
    <w:rPr>
      <w:sz w:val="24"/>
      <w:szCs w:val="24"/>
      <w:lang w:val="en-GB" w:eastAsia="en-GB"/>
    </w:rPr>
  </w:style>
  <w:style w:type="paragraph" w:styleId="Umschlagabsenderadresse">
    <w:name w:val="envelope return"/>
    <w:basedOn w:val="Standard"/>
    <w:rsid w:val="00152486"/>
    <w:pPr>
      <w:spacing w:after="0"/>
    </w:pPr>
    <w:rPr>
      <w:rFonts w:ascii="Arial" w:hAnsi="Arial" w:cs="Arial"/>
      <w:sz w:val="20"/>
      <w:szCs w:val="20"/>
      <w:lang w:val="en-GB" w:eastAsia="en-GB"/>
    </w:rPr>
  </w:style>
  <w:style w:type="paragraph" w:styleId="Umschlagadresse">
    <w:name w:val="envelope address"/>
    <w:basedOn w:val="Standard"/>
    <w:rsid w:val="00152486"/>
    <w:pPr>
      <w:framePr w:w="7920" w:h="1980" w:hRule="exact" w:hSpace="180" w:wrap="auto" w:hAnchor="page" w:xAlign="center" w:yAlign="bottom"/>
      <w:spacing w:after="0"/>
      <w:ind w:left="2880"/>
    </w:pPr>
    <w:rPr>
      <w:rFonts w:ascii="Arial" w:hAnsi="Arial" w:cs="Arial"/>
      <w:lang w:val="en-GB" w:eastAsia="en-GB"/>
    </w:rPr>
  </w:style>
  <w:style w:type="paragraph" w:styleId="Unterschrift">
    <w:name w:val="Signature"/>
    <w:basedOn w:val="Standard"/>
    <w:link w:val="UnterschriftZchn"/>
    <w:rsid w:val="00152486"/>
    <w:pPr>
      <w:spacing w:after="0"/>
      <w:ind w:left="4252"/>
    </w:pPr>
    <w:rPr>
      <w:lang w:val="en-GB" w:eastAsia="en-GB"/>
    </w:rPr>
  </w:style>
  <w:style w:type="character" w:customStyle="1" w:styleId="UnterschriftZchn">
    <w:name w:val="Unterschrift Zchn"/>
    <w:basedOn w:val="Absatz-Standardschriftart"/>
    <w:link w:val="Unterschrift"/>
    <w:rsid w:val="00152486"/>
    <w:rPr>
      <w:sz w:val="24"/>
      <w:szCs w:val="24"/>
      <w:lang w:val="en-GB" w:eastAsia="en-GB"/>
    </w:rPr>
  </w:style>
  <w:style w:type="paragraph" w:styleId="Untertitel">
    <w:name w:val="Subtitle"/>
    <w:basedOn w:val="Standard"/>
    <w:link w:val="UntertitelZchn"/>
    <w:qFormat/>
    <w:rsid w:val="00152486"/>
    <w:pPr>
      <w:spacing w:after="60"/>
      <w:jc w:val="center"/>
      <w:outlineLvl w:val="1"/>
    </w:pPr>
    <w:rPr>
      <w:rFonts w:ascii="Arial" w:hAnsi="Arial" w:cs="Arial"/>
      <w:lang w:val="en-GB" w:eastAsia="en-GB"/>
    </w:rPr>
  </w:style>
  <w:style w:type="character" w:customStyle="1" w:styleId="UntertitelZchn">
    <w:name w:val="Untertitel Zchn"/>
    <w:basedOn w:val="Absatz-Standardschriftart"/>
    <w:link w:val="Untertitel"/>
    <w:rsid w:val="00152486"/>
    <w:rPr>
      <w:rFonts w:ascii="Arial" w:hAnsi="Arial" w:cs="Arial"/>
      <w:sz w:val="24"/>
      <w:szCs w:val="24"/>
      <w:lang w:val="en-GB" w:eastAsia="en-GB"/>
    </w:rPr>
  </w:style>
  <w:style w:type="paragraph" w:styleId="Verzeichnis4">
    <w:name w:val="toc 4"/>
    <w:basedOn w:val="Standard"/>
    <w:next w:val="Standard"/>
    <w:autoRedefine/>
    <w:uiPriority w:val="39"/>
    <w:rsid w:val="00152486"/>
    <w:pPr>
      <w:spacing w:after="0"/>
      <w:ind w:left="720"/>
    </w:pPr>
    <w:rPr>
      <w:lang w:val="en-GB" w:eastAsia="en-GB"/>
    </w:rPr>
  </w:style>
  <w:style w:type="paragraph" w:styleId="Verzeichnis5">
    <w:name w:val="toc 5"/>
    <w:basedOn w:val="Standard"/>
    <w:next w:val="Standard"/>
    <w:autoRedefine/>
    <w:uiPriority w:val="39"/>
    <w:rsid w:val="00152486"/>
    <w:pPr>
      <w:spacing w:after="0"/>
      <w:ind w:left="960"/>
    </w:pPr>
    <w:rPr>
      <w:lang w:val="en-GB" w:eastAsia="en-GB"/>
    </w:rPr>
  </w:style>
  <w:style w:type="paragraph" w:styleId="Verzeichnis6">
    <w:name w:val="toc 6"/>
    <w:basedOn w:val="Standard"/>
    <w:next w:val="Standard"/>
    <w:autoRedefine/>
    <w:uiPriority w:val="39"/>
    <w:rsid w:val="00152486"/>
    <w:pPr>
      <w:spacing w:after="0"/>
      <w:ind w:left="1200"/>
    </w:pPr>
    <w:rPr>
      <w:lang w:val="en-GB" w:eastAsia="en-GB"/>
    </w:rPr>
  </w:style>
  <w:style w:type="paragraph" w:styleId="Verzeichnis7">
    <w:name w:val="toc 7"/>
    <w:basedOn w:val="Standard"/>
    <w:next w:val="Standard"/>
    <w:autoRedefine/>
    <w:uiPriority w:val="39"/>
    <w:rsid w:val="00152486"/>
    <w:pPr>
      <w:spacing w:after="0"/>
      <w:ind w:left="1440"/>
    </w:pPr>
    <w:rPr>
      <w:lang w:val="en-GB" w:eastAsia="en-GB"/>
    </w:rPr>
  </w:style>
  <w:style w:type="paragraph" w:styleId="Verzeichnis8">
    <w:name w:val="toc 8"/>
    <w:basedOn w:val="Standard"/>
    <w:next w:val="Standard"/>
    <w:autoRedefine/>
    <w:uiPriority w:val="39"/>
    <w:rsid w:val="00152486"/>
    <w:pPr>
      <w:spacing w:after="0"/>
      <w:ind w:left="1680"/>
    </w:pPr>
    <w:rPr>
      <w:lang w:val="en-GB" w:eastAsia="en-GB"/>
    </w:rPr>
  </w:style>
  <w:style w:type="paragraph" w:styleId="Verzeichnis9">
    <w:name w:val="toc 9"/>
    <w:basedOn w:val="Standard"/>
    <w:next w:val="Standard"/>
    <w:autoRedefine/>
    <w:uiPriority w:val="39"/>
    <w:rsid w:val="00152486"/>
    <w:pPr>
      <w:spacing w:after="0"/>
      <w:ind w:left="1920"/>
    </w:pPr>
    <w:rPr>
      <w:lang w:val="en-GB" w:eastAsia="en-GB"/>
    </w:rPr>
  </w:style>
  <w:style w:type="character" w:customStyle="1" w:styleId="FunotentextZchn">
    <w:name w:val="Fußnotentext Zchn"/>
    <w:basedOn w:val="Absatz-Standardschriftart"/>
    <w:link w:val="Funotentext"/>
    <w:semiHidden/>
    <w:locked/>
    <w:rsid w:val="00152486"/>
  </w:style>
  <w:style w:type="paragraph" w:customStyle="1" w:styleId="bodytextpara">
    <w:name w:val="body text para"/>
    <w:basedOn w:val="Standard"/>
    <w:rsid w:val="00152486"/>
    <w:pPr>
      <w:spacing w:after="0"/>
      <w:ind w:firstLine="480"/>
      <w:jc w:val="both"/>
    </w:pPr>
    <w:rPr>
      <w:rFonts w:eastAsia="Batang"/>
      <w:sz w:val="22"/>
      <w:szCs w:val="20"/>
    </w:rPr>
  </w:style>
  <w:style w:type="paragraph" w:customStyle="1" w:styleId="font5">
    <w:name w:val="font5"/>
    <w:basedOn w:val="Standard"/>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Standard"/>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Standard"/>
    <w:rsid w:val="00152486"/>
    <w:pPr>
      <w:spacing w:before="100" w:beforeAutospacing="1" w:after="100" w:afterAutospacing="1"/>
      <w:textAlignment w:val="top"/>
    </w:pPr>
    <w:rPr>
      <w:rFonts w:ascii="Arial" w:hAnsi="Arial"/>
      <w:lang w:val="de-DE" w:eastAsia="ko-KR"/>
    </w:rPr>
  </w:style>
  <w:style w:type="paragraph" w:customStyle="1" w:styleId="xl54">
    <w:name w:val="xl54"/>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Standard"/>
    <w:rsid w:val="00152486"/>
    <w:pPr>
      <w:numPr>
        <w:numId w:val="20"/>
      </w:numPr>
    </w:pPr>
    <w:rPr>
      <w:color w:val="0000FF"/>
    </w:rPr>
  </w:style>
  <w:style w:type="paragraph" w:customStyle="1" w:styleId="bottomentry">
    <w:name w:val="bottom_entry"/>
    <w:basedOn w:val="Standard"/>
    <w:rsid w:val="00152486"/>
    <w:pPr>
      <w:spacing w:before="100" w:beforeAutospacing="1" w:after="100" w:afterAutospacing="1"/>
    </w:pPr>
    <w:rPr>
      <w:lang w:val="de-DE" w:eastAsia="ko-KR"/>
    </w:rPr>
  </w:style>
  <w:style w:type="paragraph" w:customStyle="1" w:styleId="Citation">
    <w:name w:val="Citation"/>
    <w:basedOn w:val="Standard"/>
    <w:next w:val="Standard"/>
    <w:link w:val="CitationZchn"/>
    <w:rsid w:val="00152486"/>
    <w:pPr>
      <w:spacing w:after="0"/>
    </w:pPr>
    <w:rPr>
      <w:bCs/>
      <w:i/>
      <w:iCs/>
      <w:lang w:val="en-GB" w:eastAsia="en-GB"/>
    </w:rPr>
  </w:style>
  <w:style w:type="paragraph" w:customStyle="1" w:styleId="citation0">
    <w:name w:val="citation"/>
    <w:basedOn w:val="Standard"/>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StandardWeb"/>
    <w:link w:val="FormatvorlageCitationLateinFettZchn"/>
    <w:rsid w:val="00152486"/>
    <w:rPr>
      <w:b/>
    </w:rPr>
  </w:style>
  <w:style w:type="character" w:customStyle="1" w:styleId="CitationZchn">
    <w:name w:val="Citation Zchn"/>
    <w:basedOn w:val="Absatz-Standardschriftar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Absatz-Standardschriftart"/>
    <w:link w:val="citation0"/>
    <w:rsid w:val="00152486"/>
    <w:rPr>
      <w:bCs/>
      <w:i/>
      <w:sz w:val="24"/>
      <w:szCs w:val="24"/>
      <w:lang w:val="en-GB" w:eastAsia="en-GB"/>
    </w:rPr>
  </w:style>
  <w:style w:type="paragraph" w:customStyle="1" w:styleId="spec">
    <w:name w:val="spec"/>
    <w:basedOn w:val="Standard"/>
    <w:rsid w:val="000F2914"/>
    <w:pPr>
      <w:spacing w:before="100" w:beforeAutospacing="1" w:after="100" w:afterAutospacing="1"/>
    </w:pPr>
    <w:rPr>
      <w:lang w:val="en-GB" w:eastAsia="en-GB"/>
    </w:rPr>
  </w:style>
  <w:style w:type="paragraph" w:customStyle="1" w:styleId="OGCFigure">
    <w:name w:val="OGC Figure"/>
    <w:basedOn w:val="Beschriftung"/>
    <w:link w:val="OGCFigureZchn"/>
    <w:qFormat/>
    <w:rsid w:val="006D2CB5"/>
    <w:rPr>
      <w:lang w:val="en-US"/>
    </w:rPr>
  </w:style>
  <w:style w:type="character" w:customStyle="1" w:styleId="OGCFigureZchn">
    <w:name w:val="OGC Figure Zchn"/>
    <w:basedOn w:val="BeschriftungZchn"/>
    <w:link w:val="OGCFigure"/>
    <w:rsid w:val="006D2CB5"/>
    <w:rPr>
      <w:b/>
      <w:bCs/>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3171">
      <w:bodyDiv w:val="1"/>
      <w:marLeft w:val="0"/>
      <w:marRight w:val="0"/>
      <w:marTop w:val="0"/>
      <w:marBottom w:val="0"/>
      <w:divBdr>
        <w:top w:val="none" w:sz="0" w:space="0" w:color="auto"/>
        <w:left w:val="none" w:sz="0" w:space="0" w:color="auto"/>
        <w:bottom w:val="none" w:sz="0" w:space="0" w:color="auto"/>
        <w:right w:val="none" w:sz="0" w:space="0" w:color="auto"/>
      </w:divBdr>
    </w:div>
    <w:div w:id="49154048">
      <w:bodyDiv w:val="1"/>
      <w:marLeft w:val="0"/>
      <w:marRight w:val="0"/>
      <w:marTop w:val="0"/>
      <w:marBottom w:val="0"/>
      <w:divBdr>
        <w:top w:val="none" w:sz="0" w:space="0" w:color="auto"/>
        <w:left w:val="none" w:sz="0" w:space="0" w:color="auto"/>
        <w:bottom w:val="none" w:sz="0" w:space="0" w:color="auto"/>
        <w:right w:val="none" w:sz="0" w:space="0" w:color="auto"/>
      </w:divBdr>
    </w:div>
    <w:div w:id="59330078">
      <w:bodyDiv w:val="1"/>
      <w:marLeft w:val="0"/>
      <w:marRight w:val="0"/>
      <w:marTop w:val="0"/>
      <w:marBottom w:val="0"/>
      <w:divBdr>
        <w:top w:val="none" w:sz="0" w:space="0" w:color="auto"/>
        <w:left w:val="none" w:sz="0" w:space="0" w:color="auto"/>
        <w:bottom w:val="none" w:sz="0" w:space="0" w:color="auto"/>
        <w:right w:val="none" w:sz="0" w:space="0" w:color="auto"/>
      </w:divBdr>
    </w:div>
    <w:div w:id="102312832">
      <w:bodyDiv w:val="1"/>
      <w:marLeft w:val="0"/>
      <w:marRight w:val="0"/>
      <w:marTop w:val="0"/>
      <w:marBottom w:val="0"/>
      <w:divBdr>
        <w:top w:val="none" w:sz="0" w:space="0" w:color="auto"/>
        <w:left w:val="none" w:sz="0" w:space="0" w:color="auto"/>
        <w:bottom w:val="none" w:sz="0" w:space="0" w:color="auto"/>
        <w:right w:val="none" w:sz="0" w:space="0" w:color="auto"/>
      </w:divBdr>
    </w:div>
    <w:div w:id="115299423">
      <w:bodyDiv w:val="1"/>
      <w:marLeft w:val="0"/>
      <w:marRight w:val="0"/>
      <w:marTop w:val="0"/>
      <w:marBottom w:val="0"/>
      <w:divBdr>
        <w:top w:val="none" w:sz="0" w:space="0" w:color="auto"/>
        <w:left w:val="none" w:sz="0" w:space="0" w:color="auto"/>
        <w:bottom w:val="none" w:sz="0" w:space="0" w:color="auto"/>
        <w:right w:val="none" w:sz="0" w:space="0" w:color="auto"/>
      </w:divBdr>
    </w:div>
    <w:div w:id="134183900">
      <w:bodyDiv w:val="1"/>
      <w:marLeft w:val="0"/>
      <w:marRight w:val="0"/>
      <w:marTop w:val="0"/>
      <w:marBottom w:val="0"/>
      <w:divBdr>
        <w:top w:val="none" w:sz="0" w:space="0" w:color="auto"/>
        <w:left w:val="none" w:sz="0" w:space="0" w:color="auto"/>
        <w:bottom w:val="none" w:sz="0" w:space="0" w:color="auto"/>
        <w:right w:val="none" w:sz="0" w:space="0" w:color="auto"/>
      </w:divBdr>
    </w:div>
    <w:div w:id="135879509">
      <w:bodyDiv w:val="1"/>
      <w:marLeft w:val="0"/>
      <w:marRight w:val="0"/>
      <w:marTop w:val="0"/>
      <w:marBottom w:val="0"/>
      <w:divBdr>
        <w:top w:val="none" w:sz="0" w:space="0" w:color="auto"/>
        <w:left w:val="none" w:sz="0" w:space="0" w:color="auto"/>
        <w:bottom w:val="none" w:sz="0" w:space="0" w:color="auto"/>
        <w:right w:val="none" w:sz="0" w:space="0" w:color="auto"/>
      </w:divBdr>
      <w:divsChild>
        <w:div w:id="279654003">
          <w:marLeft w:val="446"/>
          <w:marRight w:val="0"/>
          <w:marTop w:val="0"/>
          <w:marBottom w:val="0"/>
          <w:divBdr>
            <w:top w:val="none" w:sz="0" w:space="0" w:color="auto"/>
            <w:left w:val="none" w:sz="0" w:space="0" w:color="auto"/>
            <w:bottom w:val="none" w:sz="0" w:space="0" w:color="auto"/>
            <w:right w:val="none" w:sz="0" w:space="0" w:color="auto"/>
          </w:divBdr>
        </w:div>
      </w:divsChild>
    </w:div>
    <w:div w:id="144782957">
      <w:bodyDiv w:val="1"/>
      <w:marLeft w:val="0"/>
      <w:marRight w:val="0"/>
      <w:marTop w:val="0"/>
      <w:marBottom w:val="0"/>
      <w:divBdr>
        <w:top w:val="none" w:sz="0" w:space="0" w:color="auto"/>
        <w:left w:val="none" w:sz="0" w:space="0" w:color="auto"/>
        <w:bottom w:val="none" w:sz="0" w:space="0" w:color="auto"/>
        <w:right w:val="none" w:sz="0" w:space="0" w:color="auto"/>
      </w:divBdr>
    </w:div>
    <w:div w:id="219439474">
      <w:bodyDiv w:val="1"/>
      <w:marLeft w:val="0"/>
      <w:marRight w:val="0"/>
      <w:marTop w:val="0"/>
      <w:marBottom w:val="0"/>
      <w:divBdr>
        <w:top w:val="none" w:sz="0" w:space="0" w:color="auto"/>
        <w:left w:val="none" w:sz="0" w:space="0" w:color="auto"/>
        <w:bottom w:val="none" w:sz="0" w:space="0" w:color="auto"/>
        <w:right w:val="none" w:sz="0" w:space="0" w:color="auto"/>
      </w:divBdr>
    </w:div>
    <w:div w:id="263851784">
      <w:bodyDiv w:val="1"/>
      <w:marLeft w:val="0"/>
      <w:marRight w:val="0"/>
      <w:marTop w:val="0"/>
      <w:marBottom w:val="0"/>
      <w:divBdr>
        <w:top w:val="none" w:sz="0" w:space="0" w:color="auto"/>
        <w:left w:val="none" w:sz="0" w:space="0" w:color="auto"/>
        <w:bottom w:val="none" w:sz="0" w:space="0" w:color="auto"/>
        <w:right w:val="none" w:sz="0" w:space="0" w:color="auto"/>
      </w:divBdr>
    </w:div>
    <w:div w:id="281421301">
      <w:bodyDiv w:val="1"/>
      <w:marLeft w:val="0"/>
      <w:marRight w:val="0"/>
      <w:marTop w:val="0"/>
      <w:marBottom w:val="0"/>
      <w:divBdr>
        <w:top w:val="none" w:sz="0" w:space="0" w:color="auto"/>
        <w:left w:val="none" w:sz="0" w:space="0" w:color="auto"/>
        <w:bottom w:val="none" w:sz="0" w:space="0" w:color="auto"/>
        <w:right w:val="none" w:sz="0" w:space="0" w:color="auto"/>
      </w:divBdr>
    </w:div>
    <w:div w:id="321273306">
      <w:bodyDiv w:val="1"/>
      <w:marLeft w:val="0"/>
      <w:marRight w:val="0"/>
      <w:marTop w:val="0"/>
      <w:marBottom w:val="0"/>
      <w:divBdr>
        <w:top w:val="none" w:sz="0" w:space="0" w:color="auto"/>
        <w:left w:val="none" w:sz="0" w:space="0" w:color="auto"/>
        <w:bottom w:val="none" w:sz="0" w:space="0" w:color="auto"/>
        <w:right w:val="none" w:sz="0" w:space="0" w:color="auto"/>
      </w:divBdr>
    </w:div>
    <w:div w:id="332684119">
      <w:bodyDiv w:val="1"/>
      <w:marLeft w:val="0"/>
      <w:marRight w:val="0"/>
      <w:marTop w:val="0"/>
      <w:marBottom w:val="0"/>
      <w:divBdr>
        <w:top w:val="none" w:sz="0" w:space="0" w:color="auto"/>
        <w:left w:val="none" w:sz="0" w:space="0" w:color="auto"/>
        <w:bottom w:val="none" w:sz="0" w:space="0" w:color="auto"/>
        <w:right w:val="none" w:sz="0" w:space="0" w:color="auto"/>
      </w:divBdr>
    </w:div>
    <w:div w:id="336617001">
      <w:bodyDiv w:val="1"/>
      <w:marLeft w:val="0"/>
      <w:marRight w:val="0"/>
      <w:marTop w:val="0"/>
      <w:marBottom w:val="0"/>
      <w:divBdr>
        <w:top w:val="none" w:sz="0" w:space="0" w:color="auto"/>
        <w:left w:val="none" w:sz="0" w:space="0" w:color="auto"/>
        <w:bottom w:val="none" w:sz="0" w:space="0" w:color="auto"/>
        <w:right w:val="none" w:sz="0" w:space="0" w:color="auto"/>
      </w:divBdr>
    </w:div>
    <w:div w:id="349339327">
      <w:bodyDiv w:val="1"/>
      <w:marLeft w:val="0"/>
      <w:marRight w:val="0"/>
      <w:marTop w:val="0"/>
      <w:marBottom w:val="0"/>
      <w:divBdr>
        <w:top w:val="none" w:sz="0" w:space="0" w:color="auto"/>
        <w:left w:val="none" w:sz="0" w:space="0" w:color="auto"/>
        <w:bottom w:val="none" w:sz="0" w:space="0" w:color="auto"/>
        <w:right w:val="none" w:sz="0" w:space="0" w:color="auto"/>
      </w:divBdr>
    </w:div>
    <w:div w:id="382799456">
      <w:bodyDiv w:val="1"/>
      <w:marLeft w:val="0"/>
      <w:marRight w:val="0"/>
      <w:marTop w:val="0"/>
      <w:marBottom w:val="0"/>
      <w:divBdr>
        <w:top w:val="none" w:sz="0" w:space="0" w:color="auto"/>
        <w:left w:val="none" w:sz="0" w:space="0" w:color="auto"/>
        <w:bottom w:val="none" w:sz="0" w:space="0" w:color="auto"/>
        <w:right w:val="none" w:sz="0" w:space="0" w:color="auto"/>
      </w:divBdr>
    </w:div>
    <w:div w:id="392973146">
      <w:bodyDiv w:val="1"/>
      <w:marLeft w:val="0"/>
      <w:marRight w:val="0"/>
      <w:marTop w:val="0"/>
      <w:marBottom w:val="0"/>
      <w:divBdr>
        <w:top w:val="none" w:sz="0" w:space="0" w:color="auto"/>
        <w:left w:val="none" w:sz="0" w:space="0" w:color="auto"/>
        <w:bottom w:val="none" w:sz="0" w:space="0" w:color="auto"/>
        <w:right w:val="none" w:sz="0" w:space="0" w:color="auto"/>
      </w:divBdr>
    </w:div>
    <w:div w:id="413430288">
      <w:bodyDiv w:val="1"/>
      <w:marLeft w:val="0"/>
      <w:marRight w:val="0"/>
      <w:marTop w:val="0"/>
      <w:marBottom w:val="0"/>
      <w:divBdr>
        <w:top w:val="none" w:sz="0" w:space="0" w:color="auto"/>
        <w:left w:val="none" w:sz="0" w:space="0" w:color="auto"/>
        <w:bottom w:val="none" w:sz="0" w:space="0" w:color="auto"/>
        <w:right w:val="none" w:sz="0" w:space="0" w:color="auto"/>
      </w:divBdr>
    </w:div>
    <w:div w:id="473376114">
      <w:bodyDiv w:val="1"/>
      <w:marLeft w:val="0"/>
      <w:marRight w:val="0"/>
      <w:marTop w:val="0"/>
      <w:marBottom w:val="0"/>
      <w:divBdr>
        <w:top w:val="none" w:sz="0" w:space="0" w:color="auto"/>
        <w:left w:val="none" w:sz="0" w:space="0" w:color="auto"/>
        <w:bottom w:val="none" w:sz="0" w:space="0" w:color="auto"/>
        <w:right w:val="none" w:sz="0" w:space="0" w:color="auto"/>
      </w:divBdr>
      <w:divsChild>
        <w:div w:id="494302574">
          <w:marLeft w:val="446"/>
          <w:marRight w:val="0"/>
          <w:marTop w:val="0"/>
          <w:marBottom w:val="0"/>
          <w:divBdr>
            <w:top w:val="none" w:sz="0" w:space="0" w:color="auto"/>
            <w:left w:val="none" w:sz="0" w:space="0" w:color="auto"/>
            <w:bottom w:val="none" w:sz="0" w:space="0" w:color="auto"/>
            <w:right w:val="none" w:sz="0" w:space="0" w:color="auto"/>
          </w:divBdr>
        </w:div>
      </w:divsChild>
    </w:div>
    <w:div w:id="531309063">
      <w:bodyDiv w:val="1"/>
      <w:marLeft w:val="0"/>
      <w:marRight w:val="0"/>
      <w:marTop w:val="0"/>
      <w:marBottom w:val="0"/>
      <w:divBdr>
        <w:top w:val="none" w:sz="0" w:space="0" w:color="auto"/>
        <w:left w:val="none" w:sz="0" w:space="0" w:color="auto"/>
        <w:bottom w:val="none" w:sz="0" w:space="0" w:color="auto"/>
        <w:right w:val="none" w:sz="0" w:space="0" w:color="auto"/>
      </w:divBdr>
    </w:div>
    <w:div w:id="546142022">
      <w:bodyDiv w:val="1"/>
      <w:marLeft w:val="0"/>
      <w:marRight w:val="0"/>
      <w:marTop w:val="0"/>
      <w:marBottom w:val="0"/>
      <w:divBdr>
        <w:top w:val="none" w:sz="0" w:space="0" w:color="auto"/>
        <w:left w:val="none" w:sz="0" w:space="0" w:color="auto"/>
        <w:bottom w:val="none" w:sz="0" w:space="0" w:color="auto"/>
        <w:right w:val="none" w:sz="0" w:space="0" w:color="auto"/>
      </w:divBdr>
    </w:div>
    <w:div w:id="548297613">
      <w:bodyDiv w:val="1"/>
      <w:marLeft w:val="0"/>
      <w:marRight w:val="0"/>
      <w:marTop w:val="0"/>
      <w:marBottom w:val="0"/>
      <w:divBdr>
        <w:top w:val="none" w:sz="0" w:space="0" w:color="auto"/>
        <w:left w:val="none" w:sz="0" w:space="0" w:color="auto"/>
        <w:bottom w:val="none" w:sz="0" w:space="0" w:color="auto"/>
        <w:right w:val="none" w:sz="0" w:space="0" w:color="auto"/>
      </w:divBdr>
    </w:div>
    <w:div w:id="576483052">
      <w:bodyDiv w:val="1"/>
      <w:marLeft w:val="0"/>
      <w:marRight w:val="0"/>
      <w:marTop w:val="0"/>
      <w:marBottom w:val="0"/>
      <w:divBdr>
        <w:top w:val="none" w:sz="0" w:space="0" w:color="auto"/>
        <w:left w:val="none" w:sz="0" w:space="0" w:color="auto"/>
        <w:bottom w:val="none" w:sz="0" w:space="0" w:color="auto"/>
        <w:right w:val="none" w:sz="0" w:space="0" w:color="auto"/>
      </w:divBdr>
    </w:div>
    <w:div w:id="590045826">
      <w:bodyDiv w:val="1"/>
      <w:marLeft w:val="0"/>
      <w:marRight w:val="0"/>
      <w:marTop w:val="0"/>
      <w:marBottom w:val="0"/>
      <w:divBdr>
        <w:top w:val="none" w:sz="0" w:space="0" w:color="auto"/>
        <w:left w:val="none" w:sz="0" w:space="0" w:color="auto"/>
        <w:bottom w:val="none" w:sz="0" w:space="0" w:color="auto"/>
        <w:right w:val="none" w:sz="0" w:space="0" w:color="auto"/>
      </w:divBdr>
    </w:div>
    <w:div w:id="636032167">
      <w:bodyDiv w:val="1"/>
      <w:marLeft w:val="0"/>
      <w:marRight w:val="0"/>
      <w:marTop w:val="0"/>
      <w:marBottom w:val="0"/>
      <w:divBdr>
        <w:top w:val="none" w:sz="0" w:space="0" w:color="auto"/>
        <w:left w:val="none" w:sz="0" w:space="0" w:color="auto"/>
        <w:bottom w:val="none" w:sz="0" w:space="0" w:color="auto"/>
        <w:right w:val="none" w:sz="0" w:space="0" w:color="auto"/>
      </w:divBdr>
    </w:div>
    <w:div w:id="636423204">
      <w:bodyDiv w:val="1"/>
      <w:marLeft w:val="0"/>
      <w:marRight w:val="0"/>
      <w:marTop w:val="0"/>
      <w:marBottom w:val="0"/>
      <w:divBdr>
        <w:top w:val="none" w:sz="0" w:space="0" w:color="auto"/>
        <w:left w:val="none" w:sz="0" w:space="0" w:color="auto"/>
        <w:bottom w:val="none" w:sz="0" w:space="0" w:color="auto"/>
        <w:right w:val="none" w:sz="0" w:space="0" w:color="auto"/>
      </w:divBdr>
    </w:div>
    <w:div w:id="645204210">
      <w:bodyDiv w:val="1"/>
      <w:marLeft w:val="0"/>
      <w:marRight w:val="0"/>
      <w:marTop w:val="0"/>
      <w:marBottom w:val="0"/>
      <w:divBdr>
        <w:top w:val="none" w:sz="0" w:space="0" w:color="auto"/>
        <w:left w:val="none" w:sz="0" w:space="0" w:color="auto"/>
        <w:bottom w:val="none" w:sz="0" w:space="0" w:color="auto"/>
        <w:right w:val="none" w:sz="0" w:space="0" w:color="auto"/>
      </w:divBdr>
    </w:div>
    <w:div w:id="652563296">
      <w:bodyDiv w:val="1"/>
      <w:marLeft w:val="0"/>
      <w:marRight w:val="0"/>
      <w:marTop w:val="0"/>
      <w:marBottom w:val="0"/>
      <w:divBdr>
        <w:top w:val="none" w:sz="0" w:space="0" w:color="auto"/>
        <w:left w:val="none" w:sz="0" w:space="0" w:color="auto"/>
        <w:bottom w:val="none" w:sz="0" w:space="0" w:color="auto"/>
        <w:right w:val="none" w:sz="0" w:space="0" w:color="auto"/>
      </w:divBdr>
    </w:div>
    <w:div w:id="680663127">
      <w:bodyDiv w:val="1"/>
      <w:marLeft w:val="0"/>
      <w:marRight w:val="0"/>
      <w:marTop w:val="0"/>
      <w:marBottom w:val="0"/>
      <w:divBdr>
        <w:top w:val="none" w:sz="0" w:space="0" w:color="auto"/>
        <w:left w:val="none" w:sz="0" w:space="0" w:color="auto"/>
        <w:bottom w:val="none" w:sz="0" w:space="0" w:color="auto"/>
        <w:right w:val="none" w:sz="0" w:space="0" w:color="auto"/>
      </w:divBdr>
    </w:div>
    <w:div w:id="682434928">
      <w:bodyDiv w:val="1"/>
      <w:marLeft w:val="0"/>
      <w:marRight w:val="0"/>
      <w:marTop w:val="0"/>
      <w:marBottom w:val="0"/>
      <w:divBdr>
        <w:top w:val="none" w:sz="0" w:space="0" w:color="auto"/>
        <w:left w:val="none" w:sz="0" w:space="0" w:color="auto"/>
        <w:bottom w:val="none" w:sz="0" w:space="0" w:color="auto"/>
        <w:right w:val="none" w:sz="0" w:space="0" w:color="auto"/>
      </w:divBdr>
    </w:div>
    <w:div w:id="705375182">
      <w:bodyDiv w:val="1"/>
      <w:marLeft w:val="0"/>
      <w:marRight w:val="0"/>
      <w:marTop w:val="0"/>
      <w:marBottom w:val="0"/>
      <w:divBdr>
        <w:top w:val="none" w:sz="0" w:space="0" w:color="auto"/>
        <w:left w:val="none" w:sz="0" w:space="0" w:color="auto"/>
        <w:bottom w:val="none" w:sz="0" w:space="0" w:color="auto"/>
        <w:right w:val="none" w:sz="0" w:space="0" w:color="auto"/>
      </w:divBdr>
    </w:div>
    <w:div w:id="720204583">
      <w:bodyDiv w:val="1"/>
      <w:marLeft w:val="0"/>
      <w:marRight w:val="0"/>
      <w:marTop w:val="0"/>
      <w:marBottom w:val="0"/>
      <w:divBdr>
        <w:top w:val="none" w:sz="0" w:space="0" w:color="auto"/>
        <w:left w:val="none" w:sz="0" w:space="0" w:color="auto"/>
        <w:bottom w:val="none" w:sz="0" w:space="0" w:color="auto"/>
        <w:right w:val="none" w:sz="0" w:space="0" w:color="auto"/>
      </w:divBdr>
    </w:div>
    <w:div w:id="755908213">
      <w:bodyDiv w:val="1"/>
      <w:marLeft w:val="0"/>
      <w:marRight w:val="0"/>
      <w:marTop w:val="0"/>
      <w:marBottom w:val="0"/>
      <w:divBdr>
        <w:top w:val="none" w:sz="0" w:space="0" w:color="auto"/>
        <w:left w:val="none" w:sz="0" w:space="0" w:color="auto"/>
        <w:bottom w:val="none" w:sz="0" w:space="0" w:color="auto"/>
        <w:right w:val="none" w:sz="0" w:space="0" w:color="auto"/>
      </w:divBdr>
    </w:div>
    <w:div w:id="758331961">
      <w:bodyDiv w:val="1"/>
      <w:marLeft w:val="0"/>
      <w:marRight w:val="0"/>
      <w:marTop w:val="0"/>
      <w:marBottom w:val="0"/>
      <w:divBdr>
        <w:top w:val="none" w:sz="0" w:space="0" w:color="auto"/>
        <w:left w:val="none" w:sz="0" w:space="0" w:color="auto"/>
        <w:bottom w:val="none" w:sz="0" w:space="0" w:color="auto"/>
        <w:right w:val="none" w:sz="0" w:space="0" w:color="auto"/>
      </w:divBdr>
    </w:div>
    <w:div w:id="795174064">
      <w:bodyDiv w:val="1"/>
      <w:marLeft w:val="0"/>
      <w:marRight w:val="0"/>
      <w:marTop w:val="0"/>
      <w:marBottom w:val="0"/>
      <w:divBdr>
        <w:top w:val="none" w:sz="0" w:space="0" w:color="auto"/>
        <w:left w:val="none" w:sz="0" w:space="0" w:color="auto"/>
        <w:bottom w:val="none" w:sz="0" w:space="0" w:color="auto"/>
        <w:right w:val="none" w:sz="0" w:space="0" w:color="auto"/>
      </w:divBdr>
    </w:div>
    <w:div w:id="816146286">
      <w:bodyDiv w:val="1"/>
      <w:marLeft w:val="0"/>
      <w:marRight w:val="0"/>
      <w:marTop w:val="0"/>
      <w:marBottom w:val="0"/>
      <w:divBdr>
        <w:top w:val="none" w:sz="0" w:space="0" w:color="auto"/>
        <w:left w:val="none" w:sz="0" w:space="0" w:color="auto"/>
        <w:bottom w:val="none" w:sz="0" w:space="0" w:color="auto"/>
        <w:right w:val="none" w:sz="0" w:space="0" w:color="auto"/>
      </w:divBdr>
    </w:div>
    <w:div w:id="878590129">
      <w:bodyDiv w:val="1"/>
      <w:marLeft w:val="0"/>
      <w:marRight w:val="0"/>
      <w:marTop w:val="0"/>
      <w:marBottom w:val="0"/>
      <w:divBdr>
        <w:top w:val="none" w:sz="0" w:space="0" w:color="auto"/>
        <w:left w:val="none" w:sz="0" w:space="0" w:color="auto"/>
        <w:bottom w:val="none" w:sz="0" w:space="0" w:color="auto"/>
        <w:right w:val="none" w:sz="0" w:space="0" w:color="auto"/>
      </w:divBdr>
    </w:div>
    <w:div w:id="887108571">
      <w:bodyDiv w:val="1"/>
      <w:marLeft w:val="0"/>
      <w:marRight w:val="0"/>
      <w:marTop w:val="0"/>
      <w:marBottom w:val="0"/>
      <w:divBdr>
        <w:top w:val="none" w:sz="0" w:space="0" w:color="auto"/>
        <w:left w:val="none" w:sz="0" w:space="0" w:color="auto"/>
        <w:bottom w:val="none" w:sz="0" w:space="0" w:color="auto"/>
        <w:right w:val="none" w:sz="0" w:space="0" w:color="auto"/>
      </w:divBdr>
    </w:div>
    <w:div w:id="904069278">
      <w:bodyDiv w:val="1"/>
      <w:marLeft w:val="0"/>
      <w:marRight w:val="0"/>
      <w:marTop w:val="0"/>
      <w:marBottom w:val="0"/>
      <w:divBdr>
        <w:top w:val="none" w:sz="0" w:space="0" w:color="auto"/>
        <w:left w:val="none" w:sz="0" w:space="0" w:color="auto"/>
        <w:bottom w:val="none" w:sz="0" w:space="0" w:color="auto"/>
        <w:right w:val="none" w:sz="0" w:space="0" w:color="auto"/>
      </w:divBdr>
    </w:div>
    <w:div w:id="985744696">
      <w:bodyDiv w:val="1"/>
      <w:marLeft w:val="0"/>
      <w:marRight w:val="0"/>
      <w:marTop w:val="0"/>
      <w:marBottom w:val="0"/>
      <w:divBdr>
        <w:top w:val="none" w:sz="0" w:space="0" w:color="auto"/>
        <w:left w:val="none" w:sz="0" w:space="0" w:color="auto"/>
        <w:bottom w:val="none" w:sz="0" w:space="0" w:color="auto"/>
        <w:right w:val="none" w:sz="0" w:space="0" w:color="auto"/>
      </w:divBdr>
    </w:div>
    <w:div w:id="1016152029">
      <w:bodyDiv w:val="1"/>
      <w:marLeft w:val="0"/>
      <w:marRight w:val="0"/>
      <w:marTop w:val="0"/>
      <w:marBottom w:val="0"/>
      <w:divBdr>
        <w:top w:val="none" w:sz="0" w:space="0" w:color="auto"/>
        <w:left w:val="none" w:sz="0" w:space="0" w:color="auto"/>
        <w:bottom w:val="none" w:sz="0" w:space="0" w:color="auto"/>
        <w:right w:val="none" w:sz="0" w:space="0" w:color="auto"/>
      </w:divBdr>
    </w:div>
    <w:div w:id="1025712253">
      <w:bodyDiv w:val="1"/>
      <w:marLeft w:val="0"/>
      <w:marRight w:val="0"/>
      <w:marTop w:val="0"/>
      <w:marBottom w:val="0"/>
      <w:divBdr>
        <w:top w:val="none" w:sz="0" w:space="0" w:color="auto"/>
        <w:left w:val="none" w:sz="0" w:space="0" w:color="auto"/>
        <w:bottom w:val="none" w:sz="0" w:space="0" w:color="auto"/>
        <w:right w:val="none" w:sz="0" w:space="0" w:color="auto"/>
      </w:divBdr>
    </w:div>
    <w:div w:id="1095906106">
      <w:bodyDiv w:val="1"/>
      <w:marLeft w:val="0"/>
      <w:marRight w:val="0"/>
      <w:marTop w:val="0"/>
      <w:marBottom w:val="0"/>
      <w:divBdr>
        <w:top w:val="none" w:sz="0" w:space="0" w:color="auto"/>
        <w:left w:val="none" w:sz="0" w:space="0" w:color="auto"/>
        <w:bottom w:val="none" w:sz="0" w:space="0" w:color="auto"/>
        <w:right w:val="none" w:sz="0" w:space="0" w:color="auto"/>
      </w:divBdr>
      <w:divsChild>
        <w:div w:id="72316642">
          <w:marLeft w:val="446"/>
          <w:marRight w:val="0"/>
          <w:marTop w:val="0"/>
          <w:marBottom w:val="0"/>
          <w:divBdr>
            <w:top w:val="none" w:sz="0" w:space="0" w:color="auto"/>
            <w:left w:val="none" w:sz="0" w:space="0" w:color="auto"/>
            <w:bottom w:val="none" w:sz="0" w:space="0" w:color="auto"/>
            <w:right w:val="none" w:sz="0" w:space="0" w:color="auto"/>
          </w:divBdr>
        </w:div>
        <w:div w:id="1519612204">
          <w:marLeft w:val="446"/>
          <w:marRight w:val="0"/>
          <w:marTop w:val="0"/>
          <w:marBottom w:val="0"/>
          <w:divBdr>
            <w:top w:val="none" w:sz="0" w:space="0" w:color="auto"/>
            <w:left w:val="none" w:sz="0" w:space="0" w:color="auto"/>
            <w:bottom w:val="none" w:sz="0" w:space="0" w:color="auto"/>
            <w:right w:val="none" w:sz="0" w:space="0" w:color="auto"/>
          </w:divBdr>
        </w:div>
      </w:divsChild>
    </w:div>
    <w:div w:id="1126653783">
      <w:bodyDiv w:val="1"/>
      <w:marLeft w:val="0"/>
      <w:marRight w:val="0"/>
      <w:marTop w:val="0"/>
      <w:marBottom w:val="0"/>
      <w:divBdr>
        <w:top w:val="none" w:sz="0" w:space="0" w:color="auto"/>
        <w:left w:val="none" w:sz="0" w:space="0" w:color="auto"/>
        <w:bottom w:val="none" w:sz="0" w:space="0" w:color="auto"/>
        <w:right w:val="none" w:sz="0" w:space="0" w:color="auto"/>
      </w:divBdr>
    </w:div>
    <w:div w:id="1166821845">
      <w:bodyDiv w:val="1"/>
      <w:marLeft w:val="0"/>
      <w:marRight w:val="0"/>
      <w:marTop w:val="0"/>
      <w:marBottom w:val="0"/>
      <w:divBdr>
        <w:top w:val="none" w:sz="0" w:space="0" w:color="auto"/>
        <w:left w:val="none" w:sz="0" w:space="0" w:color="auto"/>
        <w:bottom w:val="none" w:sz="0" w:space="0" w:color="auto"/>
        <w:right w:val="none" w:sz="0" w:space="0" w:color="auto"/>
      </w:divBdr>
    </w:div>
    <w:div w:id="1197743183">
      <w:bodyDiv w:val="1"/>
      <w:marLeft w:val="0"/>
      <w:marRight w:val="0"/>
      <w:marTop w:val="0"/>
      <w:marBottom w:val="0"/>
      <w:divBdr>
        <w:top w:val="none" w:sz="0" w:space="0" w:color="auto"/>
        <w:left w:val="none" w:sz="0" w:space="0" w:color="auto"/>
        <w:bottom w:val="none" w:sz="0" w:space="0" w:color="auto"/>
        <w:right w:val="none" w:sz="0" w:space="0" w:color="auto"/>
      </w:divBdr>
    </w:div>
    <w:div w:id="1198935914">
      <w:bodyDiv w:val="1"/>
      <w:marLeft w:val="0"/>
      <w:marRight w:val="0"/>
      <w:marTop w:val="0"/>
      <w:marBottom w:val="0"/>
      <w:divBdr>
        <w:top w:val="none" w:sz="0" w:space="0" w:color="auto"/>
        <w:left w:val="none" w:sz="0" w:space="0" w:color="auto"/>
        <w:bottom w:val="none" w:sz="0" w:space="0" w:color="auto"/>
        <w:right w:val="none" w:sz="0" w:space="0" w:color="auto"/>
      </w:divBdr>
    </w:div>
    <w:div w:id="1204293918">
      <w:bodyDiv w:val="1"/>
      <w:marLeft w:val="0"/>
      <w:marRight w:val="0"/>
      <w:marTop w:val="0"/>
      <w:marBottom w:val="0"/>
      <w:divBdr>
        <w:top w:val="none" w:sz="0" w:space="0" w:color="auto"/>
        <w:left w:val="none" w:sz="0" w:space="0" w:color="auto"/>
        <w:bottom w:val="none" w:sz="0" w:space="0" w:color="auto"/>
        <w:right w:val="none" w:sz="0" w:space="0" w:color="auto"/>
      </w:divBdr>
    </w:div>
    <w:div w:id="1243222597">
      <w:bodyDiv w:val="1"/>
      <w:marLeft w:val="0"/>
      <w:marRight w:val="0"/>
      <w:marTop w:val="0"/>
      <w:marBottom w:val="0"/>
      <w:divBdr>
        <w:top w:val="none" w:sz="0" w:space="0" w:color="auto"/>
        <w:left w:val="none" w:sz="0" w:space="0" w:color="auto"/>
        <w:bottom w:val="none" w:sz="0" w:space="0" w:color="auto"/>
        <w:right w:val="none" w:sz="0" w:space="0" w:color="auto"/>
      </w:divBdr>
    </w:div>
    <w:div w:id="1250579941">
      <w:bodyDiv w:val="1"/>
      <w:marLeft w:val="0"/>
      <w:marRight w:val="0"/>
      <w:marTop w:val="0"/>
      <w:marBottom w:val="0"/>
      <w:divBdr>
        <w:top w:val="none" w:sz="0" w:space="0" w:color="auto"/>
        <w:left w:val="none" w:sz="0" w:space="0" w:color="auto"/>
        <w:bottom w:val="none" w:sz="0" w:space="0" w:color="auto"/>
        <w:right w:val="none" w:sz="0" w:space="0" w:color="auto"/>
      </w:divBdr>
      <w:divsChild>
        <w:div w:id="231081916">
          <w:marLeft w:val="0"/>
          <w:marRight w:val="0"/>
          <w:marTop w:val="0"/>
          <w:marBottom w:val="0"/>
          <w:divBdr>
            <w:top w:val="none" w:sz="0" w:space="0" w:color="auto"/>
            <w:left w:val="none" w:sz="0" w:space="0" w:color="auto"/>
            <w:bottom w:val="none" w:sz="0" w:space="0" w:color="auto"/>
            <w:right w:val="none" w:sz="0" w:space="0" w:color="auto"/>
          </w:divBdr>
          <w:divsChild>
            <w:div w:id="1200169833">
              <w:marLeft w:val="0"/>
              <w:marRight w:val="0"/>
              <w:marTop w:val="0"/>
              <w:marBottom w:val="0"/>
              <w:divBdr>
                <w:top w:val="none" w:sz="0" w:space="0" w:color="auto"/>
                <w:left w:val="none" w:sz="0" w:space="0" w:color="auto"/>
                <w:bottom w:val="none" w:sz="0" w:space="0" w:color="auto"/>
                <w:right w:val="none" w:sz="0" w:space="0" w:color="auto"/>
              </w:divBdr>
              <w:divsChild>
                <w:div w:id="1239748731">
                  <w:marLeft w:val="0"/>
                  <w:marRight w:val="0"/>
                  <w:marTop w:val="0"/>
                  <w:marBottom w:val="0"/>
                  <w:divBdr>
                    <w:top w:val="none" w:sz="0" w:space="0" w:color="auto"/>
                    <w:left w:val="none" w:sz="0" w:space="0" w:color="auto"/>
                    <w:bottom w:val="none" w:sz="0" w:space="0" w:color="auto"/>
                    <w:right w:val="none" w:sz="0" w:space="0" w:color="auto"/>
                  </w:divBdr>
                  <w:divsChild>
                    <w:div w:id="1000935597">
                      <w:marLeft w:val="0"/>
                      <w:marRight w:val="0"/>
                      <w:marTop w:val="0"/>
                      <w:marBottom w:val="0"/>
                      <w:divBdr>
                        <w:top w:val="none" w:sz="0" w:space="0" w:color="auto"/>
                        <w:left w:val="none" w:sz="0" w:space="0" w:color="auto"/>
                        <w:bottom w:val="none" w:sz="0" w:space="0" w:color="auto"/>
                        <w:right w:val="none" w:sz="0" w:space="0" w:color="auto"/>
                      </w:divBdr>
                      <w:divsChild>
                        <w:div w:id="483357819">
                          <w:marLeft w:val="0"/>
                          <w:marRight w:val="0"/>
                          <w:marTop w:val="0"/>
                          <w:marBottom w:val="0"/>
                          <w:divBdr>
                            <w:top w:val="none" w:sz="0" w:space="0" w:color="auto"/>
                            <w:left w:val="none" w:sz="0" w:space="0" w:color="auto"/>
                            <w:bottom w:val="none" w:sz="0" w:space="0" w:color="auto"/>
                            <w:right w:val="none" w:sz="0" w:space="0" w:color="auto"/>
                          </w:divBdr>
                          <w:divsChild>
                            <w:div w:id="213039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8252543">
      <w:bodyDiv w:val="1"/>
      <w:marLeft w:val="0"/>
      <w:marRight w:val="0"/>
      <w:marTop w:val="0"/>
      <w:marBottom w:val="0"/>
      <w:divBdr>
        <w:top w:val="none" w:sz="0" w:space="0" w:color="auto"/>
        <w:left w:val="none" w:sz="0" w:space="0" w:color="auto"/>
        <w:bottom w:val="none" w:sz="0" w:space="0" w:color="auto"/>
        <w:right w:val="none" w:sz="0" w:space="0" w:color="auto"/>
      </w:divBdr>
      <w:divsChild>
        <w:div w:id="960771348">
          <w:marLeft w:val="446"/>
          <w:marRight w:val="0"/>
          <w:marTop w:val="0"/>
          <w:marBottom w:val="0"/>
          <w:divBdr>
            <w:top w:val="none" w:sz="0" w:space="0" w:color="auto"/>
            <w:left w:val="none" w:sz="0" w:space="0" w:color="auto"/>
            <w:bottom w:val="none" w:sz="0" w:space="0" w:color="auto"/>
            <w:right w:val="none" w:sz="0" w:space="0" w:color="auto"/>
          </w:divBdr>
        </w:div>
      </w:divsChild>
    </w:div>
    <w:div w:id="1311864555">
      <w:bodyDiv w:val="1"/>
      <w:marLeft w:val="0"/>
      <w:marRight w:val="0"/>
      <w:marTop w:val="0"/>
      <w:marBottom w:val="0"/>
      <w:divBdr>
        <w:top w:val="none" w:sz="0" w:space="0" w:color="auto"/>
        <w:left w:val="none" w:sz="0" w:space="0" w:color="auto"/>
        <w:bottom w:val="none" w:sz="0" w:space="0" w:color="auto"/>
        <w:right w:val="none" w:sz="0" w:space="0" w:color="auto"/>
      </w:divBdr>
    </w:div>
    <w:div w:id="1317343537">
      <w:bodyDiv w:val="1"/>
      <w:marLeft w:val="0"/>
      <w:marRight w:val="0"/>
      <w:marTop w:val="0"/>
      <w:marBottom w:val="0"/>
      <w:divBdr>
        <w:top w:val="none" w:sz="0" w:space="0" w:color="auto"/>
        <w:left w:val="none" w:sz="0" w:space="0" w:color="auto"/>
        <w:bottom w:val="none" w:sz="0" w:space="0" w:color="auto"/>
        <w:right w:val="none" w:sz="0" w:space="0" w:color="auto"/>
      </w:divBdr>
    </w:div>
    <w:div w:id="1320310262">
      <w:bodyDiv w:val="1"/>
      <w:marLeft w:val="0"/>
      <w:marRight w:val="0"/>
      <w:marTop w:val="0"/>
      <w:marBottom w:val="0"/>
      <w:divBdr>
        <w:top w:val="none" w:sz="0" w:space="0" w:color="auto"/>
        <w:left w:val="none" w:sz="0" w:space="0" w:color="auto"/>
        <w:bottom w:val="none" w:sz="0" w:space="0" w:color="auto"/>
        <w:right w:val="none" w:sz="0" w:space="0" w:color="auto"/>
      </w:divBdr>
    </w:div>
    <w:div w:id="1368215800">
      <w:bodyDiv w:val="1"/>
      <w:marLeft w:val="0"/>
      <w:marRight w:val="0"/>
      <w:marTop w:val="0"/>
      <w:marBottom w:val="0"/>
      <w:divBdr>
        <w:top w:val="none" w:sz="0" w:space="0" w:color="auto"/>
        <w:left w:val="none" w:sz="0" w:space="0" w:color="auto"/>
        <w:bottom w:val="none" w:sz="0" w:space="0" w:color="auto"/>
        <w:right w:val="none" w:sz="0" w:space="0" w:color="auto"/>
      </w:divBdr>
    </w:div>
    <w:div w:id="1371494684">
      <w:bodyDiv w:val="1"/>
      <w:marLeft w:val="0"/>
      <w:marRight w:val="0"/>
      <w:marTop w:val="0"/>
      <w:marBottom w:val="0"/>
      <w:divBdr>
        <w:top w:val="none" w:sz="0" w:space="0" w:color="auto"/>
        <w:left w:val="none" w:sz="0" w:space="0" w:color="auto"/>
        <w:bottom w:val="none" w:sz="0" w:space="0" w:color="auto"/>
        <w:right w:val="none" w:sz="0" w:space="0" w:color="auto"/>
      </w:divBdr>
    </w:div>
    <w:div w:id="1435243036">
      <w:bodyDiv w:val="1"/>
      <w:marLeft w:val="0"/>
      <w:marRight w:val="0"/>
      <w:marTop w:val="0"/>
      <w:marBottom w:val="0"/>
      <w:divBdr>
        <w:top w:val="none" w:sz="0" w:space="0" w:color="auto"/>
        <w:left w:val="none" w:sz="0" w:space="0" w:color="auto"/>
        <w:bottom w:val="none" w:sz="0" w:space="0" w:color="auto"/>
        <w:right w:val="none" w:sz="0" w:space="0" w:color="auto"/>
      </w:divBdr>
    </w:div>
    <w:div w:id="1462453940">
      <w:bodyDiv w:val="1"/>
      <w:marLeft w:val="0"/>
      <w:marRight w:val="0"/>
      <w:marTop w:val="0"/>
      <w:marBottom w:val="0"/>
      <w:divBdr>
        <w:top w:val="none" w:sz="0" w:space="0" w:color="auto"/>
        <w:left w:val="none" w:sz="0" w:space="0" w:color="auto"/>
        <w:bottom w:val="none" w:sz="0" w:space="0" w:color="auto"/>
        <w:right w:val="none" w:sz="0" w:space="0" w:color="auto"/>
      </w:divBdr>
    </w:div>
    <w:div w:id="1489786342">
      <w:bodyDiv w:val="1"/>
      <w:marLeft w:val="0"/>
      <w:marRight w:val="0"/>
      <w:marTop w:val="0"/>
      <w:marBottom w:val="0"/>
      <w:divBdr>
        <w:top w:val="none" w:sz="0" w:space="0" w:color="auto"/>
        <w:left w:val="none" w:sz="0" w:space="0" w:color="auto"/>
        <w:bottom w:val="none" w:sz="0" w:space="0" w:color="auto"/>
        <w:right w:val="none" w:sz="0" w:space="0" w:color="auto"/>
      </w:divBdr>
    </w:div>
    <w:div w:id="1491827640">
      <w:bodyDiv w:val="1"/>
      <w:marLeft w:val="0"/>
      <w:marRight w:val="0"/>
      <w:marTop w:val="0"/>
      <w:marBottom w:val="0"/>
      <w:divBdr>
        <w:top w:val="none" w:sz="0" w:space="0" w:color="auto"/>
        <w:left w:val="none" w:sz="0" w:space="0" w:color="auto"/>
        <w:bottom w:val="none" w:sz="0" w:space="0" w:color="auto"/>
        <w:right w:val="none" w:sz="0" w:space="0" w:color="auto"/>
      </w:divBdr>
    </w:div>
    <w:div w:id="1606226623">
      <w:bodyDiv w:val="1"/>
      <w:marLeft w:val="0"/>
      <w:marRight w:val="0"/>
      <w:marTop w:val="0"/>
      <w:marBottom w:val="0"/>
      <w:divBdr>
        <w:top w:val="none" w:sz="0" w:space="0" w:color="auto"/>
        <w:left w:val="none" w:sz="0" w:space="0" w:color="auto"/>
        <w:bottom w:val="none" w:sz="0" w:space="0" w:color="auto"/>
        <w:right w:val="none" w:sz="0" w:space="0" w:color="auto"/>
      </w:divBdr>
    </w:div>
    <w:div w:id="1728334806">
      <w:bodyDiv w:val="1"/>
      <w:marLeft w:val="0"/>
      <w:marRight w:val="0"/>
      <w:marTop w:val="0"/>
      <w:marBottom w:val="0"/>
      <w:divBdr>
        <w:top w:val="none" w:sz="0" w:space="0" w:color="auto"/>
        <w:left w:val="none" w:sz="0" w:space="0" w:color="auto"/>
        <w:bottom w:val="none" w:sz="0" w:space="0" w:color="auto"/>
        <w:right w:val="none" w:sz="0" w:space="0" w:color="auto"/>
      </w:divBdr>
    </w:div>
    <w:div w:id="1729255543">
      <w:bodyDiv w:val="1"/>
      <w:marLeft w:val="0"/>
      <w:marRight w:val="0"/>
      <w:marTop w:val="0"/>
      <w:marBottom w:val="0"/>
      <w:divBdr>
        <w:top w:val="none" w:sz="0" w:space="0" w:color="auto"/>
        <w:left w:val="none" w:sz="0" w:space="0" w:color="auto"/>
        <w:bottom w:val="none" w:sz="0" w:space="0" w:color="auto"/>
        <w:right w:val="none" w:sz="0" w:space="0" w:color="auto"/>
      </w:divBdr>
    </w:div>
    <w:div w:id="1762797862">
      <w:bodyDiv w:val="1"/>
      <w:marLeft w:val="0"/>
      <w:marRight w:val="0"/>
      <w:marTop w:val="0"/>
      <w:marBottom w:val="0"/>
      <w:divBdr>
        <w:top w:val="none" w:sz="0" w:space="0" w:color="auto"/>
        <w:left w:val="none" w:sz="0" w:space="0" w:color="auto"/>
        <w:bottom w:val="none" w:sz="0" w:space="0" w:color="auto"/>
        <w:right w:val="none" w:sz="0" w:space="0" w:color="auto"/>
      </w:divBdr>
    </w:div>
    <w:div w:id="1768042063">
      <w:bodyDiv w:val="1"/>
      <w:marLeft w:val="0"/>
      <w:marRight w:val="0"/>
      <w:marTop w:val="0"/>
      <w:marBottom w:val="0"/>
      <w:divBdr>
        <w:top w:val="none" w:sz="0" w:space="0" w:color="auto"/>
        <w:left w:val="none" w:sz="0" w:space="0" w:color="auto"/>
        <w:bottom w:val="none" w:sz="0" w:space="0" w:color="auto"/>
        <w:right w:val="none" w:sz="0" w:space="0" w:color="auto"/>
      </w:divBdr>
    </w:div>
    <w:div w:id="1785077843">
      <w:bodyDiv w:val="1"/>
      <w:marLeft w:val="0"/>
      <w:marRight w:val="0"/>
      <w:marTop w:val="0"/>
      <w:marBottom w:val="0"/>
      <w:divBdr>
        <w:top w:val="none" w:sz="0" w:space="0" w:color="auto"/>
        <w:left w:val="none" w:sz="0" w:space="0" w:color="auto"/>
        <w:bottom w:val="none" w:sz="0" w:space="0" w:color="auto"/>
        <w:right w:val="none" w:sz="0" w:space="0" w:color="auto"/>
      </w:divBdr>
    </w:div>
    <w:div w:id="1786463622">
      <w:bodyDiv w:val="1"/>
      <w:marLeft w:val="0"/>
      <w:marRight w:val="0"/>
      <w:marTop w:val="0"/>
      <w:marBottom w:val="0"/>
      <w:divBdr>
        <w:top w:val="none" w:sz="0" w:space="0" w:color="auto"/>
        <w:left w:val="none" w:sz="0" w:space="0" w:color="auto"/>
        <w:bottom w:val="none" w:sz="0" w:space="0" w:color="auto"/>
        <w:right w:val="none" w:sz="0" w:space="0" w:color="auto"/>
      </w:divBdr>
    </w:div>
    <w:div w:id="1809544256">
      <w:bodyDiv w:val="1"/>
      <w:marLeft w:val="0"/>
      <w:marRight w:val="0"/>
      <w:marTop w:val="0"/>
      <w:marBottom w:val="0"/>
      <w:divBdr>
        <w:top w:val="none" w:sz="0" w:space="0" w:color="auto"/>
        <w:left w:val="none" w:sz="0" w:space="0" w:color="auto"/>
        <w:bottom w:val="none" w:sz="0" w:space="0" w:color="auto"/>
        <w:right w:val="none" w:sz="0" w:space="0" w:color="auto"/>
      </w:divBdr>
    </w:div>
    <w:div w:id="1810896753">
      <w:bodyDiv w:val="1"/>
      <w:marLeft w:val="0"/>
      <w:marRight w:val="0"/>
      <w:marTop w:val="0"/>
      <w:marBottom w:val="0"/>
      <w:divBdr>
        <w:top w:val="none" w:sz="0" w:space="0" w:color="auto"/>
        <w:left w:val="none" w:sz="0" w:space="0" w:color="auto"/>
        <w:bottom w:val="none" w:sz="0" w:space="0" w:color="auto"/>
        <w:right w:val="none" w:sz="0" w:space="0" w:color="auto"/>
      </w:divBdr>
    </w:div>
    <w:div w:id="1825202478">
      <w:bodyDiv w:val="1"/>
      <w:marLeft w:val="0"/>
      <w:marRight w:val="0"/>
      <w:marTop w:val="0"/>
      <w:marBottom w:val="0"/>
      <w:divBdr>
        <w:top w:val="none" w:sz="0" w:space="0" w:color="auto"/>
        <w:left w:val="none" w:sz="0" w:space="0" w:color="auto"/>
        <w:bottom w:val="none" w:sz="0" w:space="0" w:color="auto"/>
        <w:right w:val="none" w:sz="0" w:space="0" w:color="auto"/>
      </w:divBdr>
    </w:div>
    <w:div w:id="1838375538">
      <w:bodyDiv w:val="1"/>
      <w:marLeft w:val="0"/>
      <w:marRight w:val="0"/>
      <w:marTop w:val="0"/>
      <w:marBottom w:val="0"/>
      <w:divBdr>
        <w:top w:val="none" w:sz="0" w:space="0" w:color="auto"/>
        <w:left w:val="none" w:sz="0" w:space="0" w:color="auto"/>
        <w:bottom w:val="none" w:sz="0" w:space="0" w:color="auto"/>
        <w:right w:val="none" w:sz="0" w:space="0" w:color="auto"/>
      </w:divBdr>
    </w:div>
    <w:div w:id="1845896323">
      <w:bodyDiv w:val="1"/>
      <w:marLeft w:val="0"/>
      <w:marRight w:val="0"/>
      <w:marTop w:val="0"/>
      <w:marBottom w:val="0"/>
      <w:divBdr>
        <w:top w:val="none" w:sz="0" w:space="0" w:color="auto"/>
        <w:left w:val="none" w:sz="0" w:space="0" w:color="auto"/>
        <w:bottom w:val="none" w:sz="0" w:space="0" w:color="auto"/>
        <w:right w:val="none" w:sz="0" w:space="0" w:color="auto"/>
      </w:divBdr>
    </w:div>
    <w:div w:id="1860700919">
      <w:bodyDiv w:val="1"/>
      <w:marLeft w:val="0"/>
      <w:marRight w:val="0"/>
      <w:marTop w:val="0"/>
      <w:marBottom w:val="0"/>
      <w:divBdr>
        <w:top w:val="none" w:sz="0" w:space="0" w:color="auto"/>
        <w:left w:val="none" w:sz="0" w:space="0" w:color="auto"/>
        <w:bottom w:val="none" w:sz="0" w:space="0" w:color="auto"/>
        <w:right w:val="none" w:sz="0" w:space="0" w:color="auto"/>
      </w:divBdr>
    </w:div>
    <w:div w:id="1900096141">
      <w:bodyDiv w:val="1"/>
      <w:marLeft w:val="0"/>
      <w:marRight w:val="0"/>
      <w:marTop w:val="0"/>
      <w:marBottom w:val="0"/>
      <w:divBdr>
        <w:top w:val="none" w:sz="0" w:space="0" w:color="auto"/>
        <w:left w:val="none" w:sz="0" w:space="0" w:color="auto"/>
        <w:bottom w:val="none" w:sz="0" w:space="0" w:color="auto"/>
        <w:right w:val="none" w:sz="0" w:space="0" w:color="auto"/>
      </w:divBdr>
    </w:div>
    <w:div w:id="1937250903">
      <w:bodyDiv w:val="1"/>
      <w:marLeft w:val="0"/>
      <w:marRight w:val="0"/>
      <w:marTop w:val="0"/>
      <w:marBottom w:val="0"/>
      <w:divBdr>
        <w:top w:val="none" w:sz="0" w:space="0" w:color="auto"/>
        <w:left w:val="none" w:sz="0" w:space="0" w:color="auto"/>
        <w:bottom w:val="none" w:sz="0" w:space="0" w:color="auto"/>
        <w:right w:val="none" w:sz="0" w:space="0" w:color="auto"/>
      </w:divBdr>
    </w:div>
    <w:div w:id="1963729627">
      <w:bodyDiv w:val="1"/>
      <w:marLeft w:val="0"/>
      <w:marRight w:val="0"/>
      <w:marTop w:val="0"/>
      <w:marBottom w:val="0"/>
      <w:divBdr>
        <w:top w:val="none" w:sz="0" w:space="0" w:color="auto"/>
        <w:left w:val="none" w:sz="0" w:space="0" w:color="auto"/>
        <w:bottom w:val="none" w:sz="0" w:space="0" w:color="auto"/>
        <w:right w:val="none" w:sz="0" w:space="0" w:color="auto"/>
      </w:divBdr>
    </w:div>
    <w:div w:id="1973441194">
      <w:bodyDiv w:val="1"/>
      <w:marLeft w:val="0"/>
      <w:marRight w:val="0"/>
      <w:marTop w:val="0"/>
      <w:marBottom w:val="0"/>
      <w:divBdr>
        <w:top w:val="none" w:sz="0" w:space="0" w:color="auto"/>
        <w:left w:val="none" w:sz="0" w:space="0" w:color="auto"/>
        <w:bottom w:val="none" w:sz="0" w:space="0" w:color="auto"/>
        <w:right w:val="none" w:sz="0" w:space="0" w:color="auto"/>
      </w:divBdr>
      <w:divsChild>
        <w:div w:id="933555">
          <w:marLeft w:val="446"/>
          <w:marRight w:val="0"/>
          <w:marTop w:val="0"/>
          <w:marBottom w:val="0"/>
          <w:divBdr>
            <w:top w:val="none" w:sz="0" w:space="0" w:color="auto"/>
            <w:left w:val="none" w:sz="0" w:space="0" w:color="auto"/>
            <w:bottom w:val="none" w:sz="0" w:space="0" w:color="auto"/>
            <w:right w:val="none" w:sz="0" w:space="0" w:color="auto"/>
          </w:divBdr>
        </w:div>
      </w:divsChild>
    </w:div>
    <w:div w:id="1984041298">
      <w:bodyDiv w:val="1"/>
      <w:marLeft w:val="0"/>
      <w:marRight w:val="0"/>
      <w:marTop w:val="0"/>
      <w:marBottom w:val="0"/>
      <w:divBdr>
        <w:top w:val="none" w:sz="0" w:space="0" w:color="auto"/>
        <w:left w:val="none" w:sz="0" w:space="0" w:color="auto"/>
        <w:bottom w:val="none" w:sz="0" w:space="0" w:color="auto"/>
        <w:right w:val="none" w:sz="0" w:space="0" w:color="auto"/>
      </w:divBdr>
    </w:div>
    <w:div w:id="1989241245">
      <w:bodyDiv w:val="1"/>
      <w:marLeft w:val="0"/>
      <w:marRight w:val="0"/>
      <w:marTop w:val="0"/>
      <w:marBottom w:val="0"/>
      <w:divBdr>
        <w:top w:val="none" w:sz="0" w:space="0" w:color="auto"/>
        <w:left w:val="none" w:sz="0" w:space="0" w:color="auto"/>
        <w:bottom w:val="none" w:sz="0" w:space="0" w:color="auto"/>
        <w:right w:val="none" w:sz="0" w:space="0" w:color="auto"/>
      </w:divBdr>
    </w:div>
    <w:div w:id="2116516818">
      <w:bodyDiv w:val="1"/>
      <w:marLeft w:val="0"/>
      <w:marRight w:val="0"/>
      <w:marTop w:val="0"/>
      <w:marBottom w:val="0"/>
      <w:divBdr>
        <w:top w:val="none" w:sz="0" w:space="0" w:color="auto"/>
        <w:left w:val="none" w:sz="0" w:space="0" w:color="auto"/>
        <w:bottom w:val="none" w:sz="0" w:space="0" w:color="auto"/>
        <w:right w:val="none" w:sz="0" w:space="0" w:color="auto"/>
      </w:divBdr>
    </w:div>
    <w:div w:id="2118059705">
      <w:bodyDiv w:val="1"/>
      <w:marLeft w:val="0"/>
      <w:marRight w:val="0"/>
      <w:marTop w:val="0"/>
      <w:marBottom w:val="0"/>
      <w:divBdr>
        <w:top w:val="none" w:sz="0" w:space="0" w:color="auto"/>
        <w:left w:val="none" w:sz="0" w:space="0" w:color="auto"/>
        <w:bottom w:val="none" w:sz="0" w:space="0" w:color="auto"/>
        <w:right w:val="none" w:sz="0" w:space="0" w:color="auto"/>
      </w:divBdr>
    </w:div>
    <w:div w:id="2129006797">
      <w:bodyDiv w:val="1"/>
      <w:marLeft w:val="0"/>
      <w:marRight w:val="0"/>
      <w:marTop w:val="0"/>
      <w:marBottom w:val="0"/>
      <w:divBdr>
        <w:top w:val="none" w:sz="0" w:space="0" w:color="auto"/>
        <w:left w:val="none" w:sz="0" w:space="0" w:color="auto"/>
        <w:bottom w:val="none" w:sz="0" w:space="0" w:color="auto"/>
        <w:right w:val="none" w:sz="0" w:space="0" w:color="auto"/>
      </w:divBdr>
      <w:divsChild>
        <w:div w:id="1821772290">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eader" Target="header3.xml"/><Relationship Id="rId68" Type="http://schemas.openxmlformats.org/officeDocument/2006/relationships/footer" Target="footer8.xml"/><Relationship Id="rId76" Type="http://schemas.openxmlformats.org/officeDocument/2006/relationships/footer" Target="footer15.xml"/><Relationship Id="rId84" Type="http://schemas.openxmlformats.org/officeDocument/2006/relationships/footer" Target="footer17.xml"/><Relationship Id="rId7" Type="http://schemas.openxmlformats.org/officeDocument/2006/relationships/footnotes" Target="footnotes.xml"/><Relationship Id="rId71" Type="http://schemas.openxmlformats.org/officeDocument/2006/relationships/footer" Target="footer11.xml"/><Relationship Id="rId2" Type="http://schemas.openxmlformats.org/officeDocument/2006/relationships/numbering" Target="numbering.xml"/><Relationship Id="rId16" Type="http://schemas.openxmlformats.org/officeDocument/2006/relationships/hyperlink" Target="http://www.opengis.net/spec/%7Bstandard%7D/%7Bm.n%7D" TargetMode="Externa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inspire-twg.jrc.it/svn/iso" TargetMode="Externa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footer" Target="footer6.xml"/><Relationship Id="rId74" Type="http://schemas.openxmlformats.org/officeDocument/2006/relationships/footer" Target="footer13.xml"/><Relationship Id="rId79" Type="http://schemas.openxmlformats.org/officeDocument/2006/relationships/hyperlink" Target="https://portal.opengeospatial.org/files/?artifact_id=57222" TargetMode="External"/><Relationship Id="rId5" Type="http://schemas.openxmlformats.org/officeDocument/2006/relationships/settings" Target="settings.xml"/><Relationship Id="rId61" Type="http://schemas.openxmlformats.org/officeDocument/2006/relationships/image" Target="media/image45.png"/><Relationship Id="rId82" Type="http://schemas.openxmlformats.org/officeDocument/2006/relationships/hyperlink" Target="http://www.whycos.org/chy/guide/168_Vol_I_en.pdf" TargetMode="External"/><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hyperlink" Target="http://www.opengeospatial.org/legal/" TargetMode="Externa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oter" Target="footer4.xml"/><Relationship Id="rId69" Type="http://schemas.openxmlformats.org/officeDocument/2006/relationships/footer" Target="footer9.xml"/><Relationship Id="rId77" Type="http://schemas.openxmlformats.org/officeDocument/2006/relationships/hyperlink" Target="http://inspire.ec.europa.eu/documents/Data_Specifications/INSPIRE_DataSpecification_HY_v3.1.pdf" TargetMode="Externa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header" Target="header4.xml"/><Relationship Id="rId80" Type="http://schemas.openxmlformats.org/officeDocument/2006/relationships/hyperlink" Target="https://portal.opengeospatial.org/files/?artifact_id=55157"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footer" Target="footer7.xml"/><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footer" Target="footer10.xml"/><Relationship Id="rId75" Type="http://schemas.openxmlformats.org/officeDocument/2006/relationships/footer" Target="footer14.xml"/><Relationship Id="rId83" Type="http://schemas.openxmlformats.org/officeDocument/2006/relationships/footer" Target="footer16.xml"/><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footer" Target="footer5.xml"/><Relationship Id="rId73" Type="http://schemas.openxmlformats.org/officeDocument/2006/relationships/footer" Target="footer12.xml"/><Relationship Id="rId78" Type="http://schemas.openxmlformats.org/officeDocument/2006/relationships/hyperlink" Target="https://portal.opengeospatial.org/files/?artifact_id=59773" TargetMode="External"/><Relationship Id="rId81" Type="http://schemas.openxmlformats.org/officeDocument/2006/relationships/hyperlink" Target="https://water.usgs.gov/nawqa/sparrow/wrr97/geograp/hucs.txt" TargetMode="External"/><Relationship Id="rId86"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Dornblut\OGC_HDWG\_HY2_Standard\OGC_Standard_Document_Template_10-176r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00BCD3-7286-47DA-B062-F9BE8B555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OGC_Standard_Document_Template_10-176r4.dotx</Template>
  <TotalTime>0</TotalTime>
  <Pages>123</Pages>
  <Words>25990</Words>
  <Characters>169544</Characters>
  <Application>Microsoft Office Word</Application>
  <DocSecurity>0</DocSecurity>
  <Lines>1412</Lines>
  <Paragraphs>390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195144</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HydroFeatures SWG</dc:creator>
  <cp:lastModifiedBy>GRDC/ID</cp:lastModifiedBy>
  <cp:revision>54</cp:revision>
  <cp:lastPrinted>2017-01-03T14:43:00Z</cp:lastPrinted>
  <dcterms:created xsi:type="dcterms:W3CDTF">2016-12-07T15:24:00Z</dcterms:created>
  <dcterms:modified xsi:type="dcterms:W3CDTF">2017-01-09T15:15:00Z</dcterms:modified>
</cp:coreProperties>
</file>